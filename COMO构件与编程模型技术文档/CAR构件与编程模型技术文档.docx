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A72" w:rsidRDefault="0097535E" w:rsidP="00175D51">
      <w:pPr>
        <w:pStyle w:val="TOC1"/>
        <w:jc w:val="right"/>
        <w:rPr>
          <w:rFonts w:hint="eastAsia"/>
        </w:rPr>
      </w:pPr>
      <w:bookmarkStart w:id="0" w:name="_GoBack"/>
      <w:bookmarkEnd w:id="0"/>
      <w:r>
        <w:rPr>
          <w:rFonts w:hint="eastAsia"/>
          <w:noProof/>
        </w:rPr>
        <w:drawing>
          <wp:inline distT="0" distB="0" distL="0" distR="0">
            <wp:extent cx="2750820" cy="723900"/>
            <wp:effectExtent l="0" t="0" r="0" b="0"/>
            <wp:docPr id="22" name="图片 22" descr="科泰世纪LOGO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科泰世纪LOGO [转换]"/>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0820" cy="723900"/>
                    </a:xfrm>
                    <a:prstGeom prst="rect">
                      <a:avLst/>
                    </a:prstGeom>
                    <a:noFill/>
                    <a:ln>
                      <a:noFill/>
                    </a:ln>
                  </pic:spPr>
                </pic:pic>
              </a:graphicData>
            </a:graphic>
          </wp:inline>
        </w:drawing>
      </w:r>
    </w:p>
    <w:p w:rsidR="009F4A72" w:rsidRDefault="009F4A72" w:rsidP="009F4A72">
      <w:pPr>
        <w:pStyle w:val="TOC1"/>
        <w:rPr>
          <w:rFonts w:hint="eastAsia"/>
        </w:rPr>
      </w:pPr>
    </w:p>
    <w:p w:rsidR="009F4A72" w:rsidRDefault="009F4A72" w:rsidP="009F4A72">
      <w:pPr>
        <w:rPr>
          <w:rFonts w:hint="eastAsia"/>
        </w:rPr>
      </w:pPr>
    </w:p>
    <w:p w:rsidR="009F4A72" w:rsidRDefault="009F4A72" w:rsidP="009F4A72">
      <w:pPr>
        <w:rPr>
          <w:rFonts w:hint="eastAsia"/>
        </w:rPr>
      </w:pPr>
    </w:p>
    <w:p w:rsidR="009F4A72" w:rsidRPr="009D513D" w:rsidRDefault="009F4A72" w:rsidP="009F4A72">
      <w:pPr>
        <w:rPr>
          <w:rFonts w:hint="eastAsia"/>
        </w:rPr>
      </w:pPr>
    </w:p>
    <w:p w:rsidR="009F4A72" w:rsidRDefault="009F4A72" w:rsidP="009F4A72">
      <w:pPr>
        <w:pStyle w:val="TOC1"/>
        <w:rPr>
          <w:rFonts w:hint="eastAsia"/>
        </w:rPr>
      </w:pPr>
    </w:p>
    <w:p w:rsidR="00E43909" w:rsidRPr="00E43909" w:rsidRDefault="0097535E" w:rsidP="00432A08">
      <w:pPr>
        <w:jc w:val="center"/>
        <w:rPr>
          <w:rFonts w:hint="eastAsia"/>
        </w:rPr>
      </w:pPr>
      <w:r w:rsidRPr="00845CA0">
        <w:rPr>
          <w:b/>
          <w:bCs/>
          <w:noProof/>
          <w:sz w:val="96"/>
          <w:szCs w:val="96"/>
        </w:rPr>
        <w:drawing>
          <wp:inline distT="0" distB="0" distL="0" distR="0">
            <wp:extent cx="3124200" cy="655320"/>
            <wp:effectExtent l="0" t="0" r="0" b="0"/>
            <wp:docPr id="23" name="图片 23" descr="ELA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ASTOS"/>
                    <pic:cNvPicPr>
                      <a:picLocks noChangeAspect="1" noChangeArrowheads="1"/>
                    </pic:cNvPicPr>
                  </pic:nvPicPr>
                  <pic:blipFill>
                    <a:blip r:embed="rId8">
                      <a:extLst>
                        <a:ext uri="{28A0092B-C50C-407E-A947-70E740481C1C}">
                          <a14:useLocalDpi xmlns:a14="http://schemas.microsoft.com/office/drawing/2010/main" val="0"/>
                        </a:ext>
                      </a:extLst>
                    </a:blip>
                    <a:srcRect l="12817" t="43483" r="9196" b="45064"/>
                    <a:stretch>
                      <a:fillRect/>
                    </a:stretch>
                  </pic:blipFill>
                  <pic:spPr bwMode="auto">
                    <a:xfrm>
                      <a:off x="0" y="0"/>
                      <a:ext cx="3124200" cy="655320"/>
                    </a:xfrm>
                    <a:prstGeom prst="rect">
                      <a:avLst/>
                    </a:prstGeom>
                    <a:noFill/>
                    <a:ln>
                      <a:noFill/>
                    </a:ln>
                  </pic:spPr>
                </pic:pic>
              </a:graphicData>
            </a:graphic>
          </wp:inline>
        </w:drawing>
      </w:r>
    </w:p>
    <w:p w:rsidR="00E43909" w:rsidRDefault="00E43909" w:rsidP="00E43909">
      <w:pPr>
        <w:jc w:val="center"/>
        <w:rPr>
          <w:rFonts w:ascii="黑体" w:eastAsia="黑体" w:hint="eastAsia"/>
          <w:b/>
          <w:sz w:val="72"/>
          <w:szCs w:val="72"/>
        </w:rPr>
      </w:pPr>
    </w:p>
    <w:p w:rsidR="00C204B0" w:rsidRDefault="00C204B0" w:rsidP="00BA4562">
      <w:pPr>
        <w:jc w:val="center"/>
        <w:outlineLvl w:val="0"/>
        <w:rPr>
          <w:rFonts w:ascii="黑体" w:eastAsia="黑体" w:hAnsi="宋体" w:hint="eastAsia"/>
          <w:b/>
          <w:sz w:val="72"/>
          <w:szCs w:val="72"/>
        </w:rPr>
      </w:pPr>
      <w:r>
        <w:rPr>
          <w:rFonts w:ascii="黑体" w:eastAsia="黑体" w:hAnsi="宋体" w:hint="eastAsia"/>
          <w:b/>
          <w:sz w:val="72"/>
          <w:szCs w:val="72"/>
        </w:rPr>
        <w:t>CAR构件与编程模型</w:t>
      </w:r>
    </w:p>
    <w:p w:rsidR="00E43909" w:rsidRPr="00394E89" w:rsidRDefault="00E43909" w:rsidP="00BA4562">
      <w:pPr>
        <w:jc w:val="center"/>
        <w:outlineLvl w:val="0"/>
        <w:rPr>
          <w:rFonts w:ascii="黑体" w:eastAsia="黑体" w:hAnsi="宋体" w:hint="eastAsia"/>
          <w:sz w:val="72"/>
          <w:szCs w:val="72"/>
        </w:rPr>
      </w:pPr>
      <w:r w:rsidRPr="00394E89">
        <w:rPr>
          <w:rFonts w:ascii="黑体" w:eastAsia="黑体" w:hAnsi="宋体" w:hint="eastAsia"/>
          <w:b/>
          <w:sz w:val="72"/>
          <w:szCs w:val="72"/>
        </w:rPr>
        <w:t>技术文档</w:t>
      </w:r>
    </w:p>
    <w:p w:rsidR="00E43909" w:rsidRDefault="00E43909" w:rsidP="00E43909">
      <w:pPr>
        <w:rPr>
          <w:rFonts w:hint="eastAsia"/>
        </w:rPr>
      </w:pPr>
    </w:p>
    <w:p w:rsidR="009F4A72" w:rsidRDefault="009F4A72" w:rsidP="009F4A72">
      <w:pPr>
        <w:jc w:val="center"/>
        <w:rPr>
          <w:rFonts w:hint="eastAsia"/>
          <w:b/>
          <w:sz w:val="32"/>
          <w:szCs w:val="32"/>
        </w:rPr>
      </w:pPr>
    </w:p>
    <w:p w:rsidR="00432A08" w:rsidRDefault="00432A08" w:rsidP="009F4A72">
      <w:pPr>
        <w:jc w:val="center"/>
        <w:rPr>
          <w:rFonts w:hint="eastAsia"/>
          <w:b/>
          <w:sz w:val="32"/>
          <w:szCs w:val="32"/>
        </w:rPr>
      </w:pPr>
    </w:p>
    <w:p w:rsidR="009F4A72" w:rsidRDefault="009F4A72" w:rsidP="009F4A72">
      <w:pPr>
        <w:jc w:val="center"/>
        <w:rPr>
          <w:rFonts w:hint="eastAsia"/>
          <w:b/>
          <w:sz w:val="32"/>
          <w:szCs w:val="32"/>
        </w:rPr>
      </w:pPr>
    </w:p>
    <w:p w:rsidR="009F4A72" w:rsidRDefault="009F4A72" w:rsidP="009F4A72">
      <w:pPr>
        <w:jc w:val="center"/>
        <w:rPr>
          <w:rFonts w:hint="eastAsia"/>
          <w:b/>
          <w:sz w:val="32"/>
          <w:szCs w:val="32"/>
        </w:rPr>
      </w:pPr>
    </w:p>
    <w:p w:rsidR="009F4A72" w:rsidRDefault="009F4A72" w:rsidP="009F4A72">
      <w:pPr>
        <w:jc w:val="center"/>
        <w:rPr>
          <w:rFonts w:hint="eastAsia"/>
          <w:b/>
          <w:sz w:val="32"/>
          <w:szCs w:val="32"/>
        </w:rPr>
      </w:pPr>
    </w:p>
    <w:p w:rsidR="009F4A72" w:rsidRDefault="009F4A72" w:rsidP="009F4A72">
      <w:pPr>
        <w:jc w:val="center"/>
        <w:rPr>
          <w:rFonts w:hint="eastAsia"/>
          <w:b/>
          <w:sz w:val="32"/>
          <w:szCs w:val="32"/>
        </w:rPr>
      </w:pPr>
    </w:p>
    <w:p w:rsidR="009F4A72" w:rsidRDefault="009F4A72" w:rsidP="009F4A72">
      <w:pPr>
        <w:jc w:val="center"/>
        <w:rPr>
          <w:rFonts w:hint="eastAsia"/>
          <w:b/>
          <w:sz w:val="32"/>
          <w:szCs w:val="32"/>
        </w:rPr>
      </w:pPr>
    </w:p>
    <w:p w:rsidR="009F4A72" w:rsidRDefault="009F4A72" w:rsidP="009F4A72">
      <w:pPr>
        <w:jc w:val="center"/>
        <w:rPr>
          <w:rFonts w:hint="eastAsia"/>
          <w:b/>
          <w:sz w:val="32"/>
          <w:szCs w:val="32"/>
        </w:rPr>
      </w:pPr>
    </w:p>
    <w:p w:rsidR="009F4A72" w:rsidRDefault="009F4A72" w:rsidP="009F4A72">
      <w:pPr>
        <w:jc w:val="center"/>
        <w:rPr>
          <w:rFonts w:hint="eastAsia"/>
          <w:b/>
          <w:sz w:val="32"/>
          <w:szCs w:val="32"/>
        </w:rPr>
      </w:pPr>
    </w:p>
    <w:p w:rsidR="009F4A72" w:rsidRDefault="009F4A72" w:rsidP="009F4A72">
      <w:pPr>
        <w:jc w:val="center"/>
        <w:rPr>
          <w:rFonts w:hint="eastAsia"/>
          <w:b/>
          <w:sz w:val="32"/>
          <w:szCs w:val="32"/>
        </w:rPr>
      </w:pPr>
    </w:p>
    <w:p w:rsidR="009F4A72" w:rsidRDefault="009F4A72" w:rsidP="009F4A72">
      <w:pPr>
        <w:rPr>
          <w:rFonts w:hint="eastAsia"/>
          <w:b/>
          <w:sz w:val="32"/>
          <w:szCs w:val="32"/>
        </w:rPr>
      </w:pPr>
    </w:p>
    <w:p w:rsidR="009F4A72" w:rsidRDefault="009F4A72" w:rsidP="009F4A72">
      <w:pPr>
        <w:jc w:val="center"/>
        <w:rPr>
          <w:rFonts w:hint="eastAsia"/>
          <w:b/>
          <w:sz w:val="32"/>
          <w:szCs w:val="32"/>
        </w:rPr>
      </w:pPr>
    </w:p>
    <w:p w:rsidR="009F4A72" w:rsidRPr="00931624" w:rsidRDefault="001A1BB4" w:rsidP="009F4A72">
      <w:pPr>
        <w:spacing w:line="360" w:lineRule="auto"/>
        <w:jc w:val="center"/>
        <w:rPr>
          <w:rFonts w:ascii="华文行楷" w:eastAsia="华文行楷" w:hint="eastAsia"/>
          <w:sz w:val="44"/>
          <w:szCs w:val="44"/>
        </w:rPr>
      </w:pPr>
      <w:r w:rsidRPr="00931624">
        <w:rPr>
          <w:rFonts w:ascii="华文行楷" w:eastAsia="华文行楷" w:hint="eastAsia"/>
          <w:sz w:val="44"/>
          <w:szCs w:val="44"/>
        </w:rPr>
        <w:t>上海</w:t>
      </w:r>
      <w:r w:rsidR="009F4A72" w:rsidRPr="00931624">
        <w:rPr>
          <w:rFonts w:ascii="华文行楷" w:eastAsia="华文行楷" w:hint="eastAsia"/>
          <w:sz w:val="44"/>
          <w:szCs w:val="44"/>
        </w:rPr>
        <w:t>科泰世纪科技有限公司</w:t>
      </w:r>
    </w:p>
    <w:p w:rsidR="004E59AB" w:rsidRDefault="009F4A72" w:rsidP="009F4A72">
      <w:pPr>
        <w:spacing w:line="360" w:lineRule="auto"/>
        <w:jc w:val="center"/>
        <w:rPr>
          <w:sz w:val="36"/>
          <w:szCs w:val="36"/>
        </w:rPr>
      </w:pPr>
      <w:r w:rsidRPr="00824207">
        <w:rPr>
          <w:rFonts w:hint="eastAsia"/>
          <w:sz w:val="36"/>
          <w:szCs w:val="36"/>
        </w:rPr>
        <w:t>200</w:t>
      </w:r>
      <w:r w:rsidR="00175D51">
        <w:rPr>
          <w:rFonts w:hint="eastAsia"/>
          <w:sz w:val="36"/>
          <w:szCs w:val="36"/>
        </w:rPr>
        <w:t>8</w:t>
      </w:r>
      <w:r w:rsidRPr="00824207">
        <w:rPr>
          <w:rFonts w:hint="eastAsia"/>
          <w:sz w:val="36"/>
          <w:szCs w:val="36"/>
        </w:rPr>
        <w:t>年</w:t>
      </w:r>
      <w:r w:rsidR="00175D51">
        <w:rPr>
          <w:rFonts w:hint="eastAsia"/>
          <w:sz w:val="36"/>
          <w:szCs w:val="36"/>
        </w:rPr>
        <w:t>5</w:t>
      </w:r>
      <w:r w:rsidRPr="00824207">
        <w:rPr>
          <w:rFonts w:hint="eastAsia"/>
          <w:sz w:val="36"/>
          <w:szCs w:val="36"/>
        </w:rPr>
        <w:t>月</w:t>
      </w:r>
    </w:p>
    <w:p w:rsidR="00397D10" w:rsidRDefault="00397D10" w:rsidP="00397D10">
      <w:pPr>
        <w:pageBreakBefore/>
        <w:jc w:val="center"/>
        <w:rPr>
          <w:rFonts w:hint="eastAsia"/>
          <w:sz w:val="28"/>
        </w:rPr>
      </w:pPr>
      <w:r>
        <w:rPr>
          <w:rFonts w:hint="eastAsia"/>
          <w:sz w:val="28"/>
        </w:rPr>
        <w:lastRenderedPageBreak/>
        <w:t>版</w:t>
      </w:r>
      <w:r>
        <w:rPr>
          <w:rFonts w:hint="eastAsia"/>
          <w:sz w:val="28"/>
        </w:rPr>
        <w:t xml:space="preserve"> </w:t>
      </w:r>
      <w:r>
        <w:rPr>
          <w:rFonts w:hint="eastAsia"/>
          <w:sz w:val="28"/>
        </w:rPr>
        <w:t>本</w:t>
      </w:r>
      <w:r>
        <w:rPr>
          <w:rFonts w:hint="eastAsia"/>
          <w:sz w:val="28"/>
        </w:rPr>
        <w:t xml:space="preserve"> </w:t>
      </w:r>
      <w:r>
        <w:rPr>
          <w:rFonts w:hint="eastAsia"/>
          <w:sz w:val="28"/>
        </w:rPr>
        <w:t>历</w:t>
      </w:r>
      <w:r>
        <w:rPr>
          <w:rFonts w:hint="eastAsia"/>
          <w:sz w:val="28"/>
        </w:rPr>
        <w:t xml:space="preserve"> </w:t>
      </w:r>
      <w:r>
        <w:rPr>
          <w:rFonts w:hint="eastAsia"/>
          <w:sz w:val="28"/>
        </w:rPr>
        <w:t>史</w:t>
      </w:r>
    </w:p>
    <w:p w:rsidR="00397D10" w:rsidRDefault="00397D10" w:rsidP="00397D10">
      <w:pPr>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0"/>
        <w:gridCol w:w="985"/>
        <w:gridCol w:w="1200"/>
        <w:gridCol w:w="1553"/>
        <w:gridCol w:w="3154"/>
      </w:tblGrid>
      <w:tr w:rsidR="0073676F" w:rsidRPr="00397D10">
        <w:tblPrEx>
          <w:tblCellMar>
            <w:top w:w="0" w:type="dxa"/>
            <w:bottom w:w="0" w:type="dxa"/>
          </w:tblCellMar>
        </w:tblPrEx>
        <w:tc>
          <w:tcPr>
            <w:tcW w:w="1630" w:type="dxa"/>
          </w:tcPr>
          <w:p w:rsidR="00397D10" w:rsidRPr="00397D10" w:rsidRDefault="00397D10" w:rsidP="00397D10">
            <w:pPr>
              <w:widowControl w:val="0"/>
              <w:jc w:val="center"/>
              <w:rPr>
                <w:rFonts w:hint="eastAsia"/>
                <w:kern w:val="2"/>
                <w:sz w:val="21"/>
              </w:rPr>
            </w:pPr>
            <w:r w:rsidRPr="00397D10">
              <w:rPr>
                <w:rFonts w:hint="eastAsia"/>
                <w:kern w:val="2"/>
                <w:sz w:val="21"/>
              </w:rPr>
              <w:t>版本</w:t>
            </w:r>
            <w:r w:rsidRPr="00397D10">
              <w:rPr>
                <w:kern w:val="2"/>
                <w:sz w:val="21"/>
              </w:rPr>
              <w:t>/</w:t>
            </w:r>
            <w:r w:rsidRPr="00397D10">
              <w:rPr>
                <w:rFonts w:hint="eastAsia"/>
                <w:kern w:val="2"/>
                <w:sz w:val="21"/>
              </w:rPr>
              <w:t>状态</w:t>
            </w:r>
          </w:p>
        </w:tc>
        <w:tc>
          <w:tcPr>
            <w:tcW w:w="985" w:type="dxa"/>
          </w:tcPr>
          <w:p w:rsidR="00397D10" w:rsidRPr="00397D10" w:rsidRDefault="00397D10" w:rsidP="00397D10">
            <w:pPr>
              <w:widowControl w:val="0"/>
              <w:jc w:val="center"/>
              <w:rPr>
                <w:rFonts w:hint="eastAsia"/>
                <w:kern w:val="2"/>
                <w:sz w:val="21"/>
              </w:rPr>
            </w:pPr>
            <w:r w:rsidRPr="00397D10">
              <w:rPr>
                <w:rFonts w:hint="eastAsia"/>
                <w:kern w:val="2"/>
                <w:sz w:val="21"/>
              </w:rPr>
              <w:t>作者</w:t>
            </w:r>
          </w:p>
        </w:tc>
        <w:tc>
          <w:tcPr>
            <w:tcW w:w="1200" w:type="dxa"/>
          </w:tcPr>
          <w:p w:rsidR="00397D10" w:rsidRPr="00397D10" w:rsidRDefault="00397D10" w:rsidP="00397D10">
            <w:pPr>
              <w:widowControl w:val="0"/>
              <w:jc w:val="center"/>
              <w:rPr>
                <w:rFonts w:hint="eastAsia"/>
                <w:kern w:val="2"/>
                <w:sz w:val="21"/>
              </w:rPr>
            </w:pPr>
            <w:r w:rsidRPr="00397D10">
              <w:rPr>
                <w:rFonts w:hint="eastAsia"/>
                <w:kern w:val="2"/>
                <w:sz w:val="21"/>
              </w:rPr>
              <w:t>参与者</w:t>
            </w:r>
          </w:p>
        </w:tc>
        <w:tc>
          <w:tcPr>
            <w:tcW w:w="1553" w:type="dxa"/>
          </w:tcPr>
          <w:p w:rsidR="00397D10" w:rsidRPr="00397D10" w:rsidRDefault="00397D10" w:rsidP="00397D10">
            <w:pPr>
              <w:widowControl w:val="0"/>
              <w:jc w:val="center"/>
              <w:rPr>
                <w:rFonts w:hint="eastAsia"/>
                <w:kern w:val="2"/>
                <w:sz w:val="21"/>
              </w:rPr>
            </w:pPr>
            <w:r w:rsidRPr="00397D10">
              <w:rPr>
                <w:rFonts w:hint="eastAsia"/>
                <w:kern w:val="2"/>
                <w:sz w:val="21"/>
              </w:rPr>
              <w:t>起止日期</w:t>
            </w:r>
          </w:p>
        </w:tc>
        <w:tc>
          <w:tcPr>
            <w:tcW w:w="3154" w:type="dxa"/>
          </w:tcPr>
          <w:p w:rsidR="00397D10" w:rsidRPr="00397D10" w:rsidRDefault="00397D10" w:rsidP="00397D10">
            <w:pPr>
              <w:widowControl w:val="0"/>
              <w:jc w:val="center"/>
              <w:rPr>
                <w:rFonts w:hint="eastAsia"/>
                <w:kern w:val="2"/>
                <w:sz w:val="21"/>
              </w:rPr>
            </w:pPr>
            <w:r w:rsidRPr="00397D10">
              <w:rPr>
                <w:rFonts w:hint="eastAsia"/>
                <w:kern w:val="2"/>
                <w:sz w:val="21"/>
              </w:rPr>
              <w:t>备注</w:t>
            </w:r>
          </w:p>
        </w:tc>
      </w:tr>
      <w:tr w:rsidR="0073676F" w:rsidRPr="00397D10">
        <w:tblPrEx>
          <w:tblCellMar>
            <w:top w:w="0" w:type="dxa"/>
            <w:bottom w:w="0" w:type="dxa"/>
          </w:tblCellMar>
        </w:tblPrEx>
        <w:tc>
          <w:tcPr>
            <w:tcW w:w="1630" w:type="dxa"/>
          </w:tcPr>
          <w:p w:rsidR="00397D10" w:rsidRPr="00397D10" w:rsidRDefault="00397D10" w:rsidP="00BA4562">
            <w:pPr>
              <w:widowControl w:val="0"/>
              <w:jc w:val="both"/>
              <w:outlineLvl w:val="0"/>
              <w:rPr>
                <w:rFonts w:hint="eastAsia"/>
                <w:kern w:val="2"/>
                <w:sz w:val="21"/>
              </w:rPr>
            </w:pPr>
            <w:r w:rsidRPr="00397D10">
              <w:rPr>
                <w:rFonts w:hint="eastAsia"/>
                <w:kern w:val="2"/>
                <w:sz w:val="21"/>
              </w:rPr>
              <w:t xml:space="preserve">1.0 / </w:t>
            </w:r>
            <w:r w:rsidRPr="00397D10">
              <w:rPr>
                <w:rFonts w:ascii="宋体" w:hAnsi="宋体" w:hint="eastAsia"/>
                <w:kern w:val="2"/>
                <w:sz w:val="21"/>
              </w:rPr>
              <w:t>草稿</w:t>
            </w:r>
          </w:p>
          <w:p w:rsidR="00397D10" w:rsidRPr="00397D10" w:rsidRDefault="00397D10" w:rsidP="00397D10">
            <w:pPr>
              <w:widowControl w:val="0"/>
              <w:jc w:val="both"/>
              <w:rPr>
                <w:rFonts w:hint="eastAsia"/>
                <w:kern w:val="2"/>
                <w:sz w:val="21"/>
              </w:rPr>
            </w:pPr>
          </w:p>
        </w:tc>
        <w:tc>
          <w:tcPr>
            <w:tcW w:w="985" w:type="dxa"/>
          </w:tcPr>
          <w:p w:rsidR="00397D10" w:rsidRPr="00397D10" w:rsidRDefault="00397D10" w:rsidP="00397D10">
            <w:pPr>
              <w:widowControl w:val="0"/>
              <w:jc w:val="both"/>
              <w:rPr>
                <w:rFonts w:hint="eastAsia"/>
                <w:kern w:val="2"/>
                <w:sz w:val="21"/>
              </w:rPr>
            </w:pPr>
            <w:r w:rsidRPr="00397D10">
              <w:rPr>
                <w:rFonts w:hint="eastAsia"/>
                <w:kern w:val="2"/>
                <w:sz w:val="21"/>
              </w:rPr>
              <w:t>蒋伊婷</w:t>
            </w:r>
          </w:p>
        </w:tc>
        <w:tc>
          <w:tcPr>
            <w:tcW w:w="1200" w:type="dxa"/>
          </w:tcPr>
          <w:p w:rsidR="00397D10" w:rsidRPr="00397D10" w:rsidRDefault="00397D10" w:rsidP="00397D10">
            <w:pPr>
              <w:widowControl w:val="0"/>
              <w:jc w:val="both"/>
              <w:rPr>
                <w:rFonts w:hint="eastAsia"/>
                <w:kern w:val="2"/>
                <w:sz w:val="21"/>
              </w:rPr>
            </w:pPr>
          </w:p>
        </w:tc>
        <w:tc>
          <w:tcPr>
            <w:tcW w:w="1553" w:type="dxa"/>
          </w:tcPr>
          <w:p w:rsidR="00397D10" w:rsidRPr="00397D10" w:rsidRDefault="00397D10" w:rsidP="00397D10">
            <w:pPr>
              <w:widowControl w:val="0"/>
              <w:jc w:val="both"/>
              <w:rPr>
                <w:rFonts w:hint="eastAsia"/>
                <w:kern w:val="2"/>
                <w:sz w:val="21"/>
              </w:rPr>
            </w:pPr>
            <w:smartTag w:uri="urn:schemas-microsoft-com:office:smarttags" w:element="chsdate">
              <w:smartTagPr>
                <w:attr w:name="Year" w:val="2007"/>
                <w:attr w:name="Month" w:val="7"/>
                <w:attr w:name="Day" w:val="5"/>
                <w:attr w:name="IsLunarDate" w:val="False"/>
                <w:attr w:name="IsROCDate" w:val="False"/>
              </w:smartTagPr>
              <w:r>
                <w:rPr>
                  <w:kern w:val="2"/>
                  <w:sz w:val="21"/>
                </w:rPr>
                <w:t>2007-</w:t>
              </w:r>
              <w:r>
                <w:rPr>
                  <w:rFonts w:hint="eastAsia"/>
                  <w:kern w:val="2"/>
                  <w:sz w:val="21"/>
                </w:rPr>
                <w:t>7</w:t>
              </w:r>
              <w:r w:rsidRPr="00397D10">
                <w:rPr>
                  <w:kern w:val="2"/>
                  <w:sz w:val="21"/>
                </w:rPr>
                <w:t>-</w:t>
              </w:r>
              <w:r>
                <w:rPr>
                  <w:rFonts w:hint="eastAsia"/>
                  <w:kern w:val="2"/>
                  <w:sz w:val="21"/>
                </w:rPr>
                <w:t>5</w:t>
              </w:r>
            </w:smartTag>
          </w:p>
        </w:tc>
        <w:tc>
          <w:tcPr>
            <w:tcW w:w="3154" w:type="dxa"/>
          </w:tcPr>
          <w:p w:rsidR="00397D10" w:rsidRPr="00397D10" w:rsidRDefault="00397D10" w:rsidP="00397D10">
            <w:pPr>
              <w:widowControl w:val="0"/>
              <w:jc w:val="both"/>
              <w:rPr>
                <w:rFonts w:hint="eastAsia"/>
                <w:kern w:val="2"/>
                <w:sz w:val="21"/>
              </w:rPr>
            </w:pPr>
            <w:r w:rsidRPr="00397D10">
              <w:rPr>
                <w:rFonts w:hint="eastAsia"/>
                <w:kern w:val="2"/>
                <w:sz w:val="21"/>
              </w:rPr>
              <w:t>初版</w:t>
            </w:r>
          </w:p>
        </w:tc>
      </w:tr>
      <w:tr w:rsidR="0073676F" w:rsidRPr="00397D10">
        <w:tblPrEx>
          <w:tblCellMar>
            <w:top w:w="0" w:type="dxa"/>
            <w:bottom w:w="0" w:type="dxa"/>
          </w:tblCellMar>
        </w:tblPrEx>
        <w:tc>
          <w:tcPr>
            <w:tcW w:w="1630" w:type="dxa"/>
          </w:tcPr>
          <w:p w:rsidR="00397D10" w:rsidRPr="00397D10" w:rsidRDefault="00DD1990" w:rsidP="00397D10">
            <w:pPr>
              <w:widowControl w:val="0"/>
              <w:jc w:val="both"/>
              <w:rPr>
                <w:rFonts w:hint="eastAsia"/>
                <w:kern w:val="2"/>
                <w:sz w:val="21"/>
              </w:rPr>
            </w:pPr>
            <w:r>
              <w:rPr>
                <w:rFonts w:hint="eastAsia"/>
                <w:kern w:val="2"/>
                <w:sz w:val="21"/>
              </w:rPr>
              <w:t xml:space="preserve">1.1 / </w:t>
            </w:r>
            <w:r>
              <w:rPr>
                <w:rFonts w:hint="eastAsia"/>
                <w:kern w:val="2"/>
                <w:sz w:val="21"/>
              </w:rPr>
              <w:t>修改稿</w:t>
            </w:r>
          </w:p>
          <w:p w:rsidR="00397D10" w:rsidRPr="00397D10" w:rsidRDefault="00397D10" w:rsidP="00397D10">
            <w:pPr>
              <w:widowControl w:val="0"/>
              <w:jc w:val="both"/>
              <w:rPr>
                <w:rFonts w:hint="eastAsia"/>
                <w:kern w:val="2"/>
                <w:sz w:val="21"/>
              </w:rPr>
            </w:pPr>
          </w:p>
        </w:tc>
        <w:tc>
          <w:tcPr>
            <w:tcW w:w="985" w:type="dxa"/>
          </w:tcPr>
          <w:p w:rsidR="00397D10" w:rsidRPr="00397D10" w:rsidRDefault="00DD1990" w:rsidP="00DD1990">
            <w:pPr>
              <w:widowControl w:val="0"/>
              <w:jc w:val="both"/>
              <w:rPr>
                <w:rFonts w:hint="eastAsia"/>
                <w:kern w:val="2"/>
                <w:sz w:val="21"/>
              </w:rPr>
            </w:pPr>
            <w:r w:rsidRPr="00397D10">
              <w:rPr>
                <w:rFonts w:hint="eastAsia"/>
                <w:kern w:val="2"/>
                <w:sz w:val="21"/>
              </w:rPr>
              <w:t>蒋伊婷</w:t>
            </w:r>
          </w:p>
        </w:tc>
        <w:tc>
          <w:tcPr>
            <w:tcW w:w="1200" w:type="dxa"/>
          </w:tcPr>
          <w:p w:rsidR="00397D10" w:rsidRPr="00397D10" w:rsidRDefault="00397D10" w:rsidP="00397D10">
            <w:pPr>
              <w:widowControl w:val="0"/>
              <w:jc w:val="both"/>
              <w:rPr>
                <w:rFonts w:hint="eastAsia"/>
                <w:kern w:val="2"/>
                <w:sz w:val="21"/>
              </w:rPr>
            </w:pPr>
          </w:p>
        </w:tc>
        <w:tc>
          <w:tcPr>
            <w:tcW w:w="1553" w:type="dxa"/>
          </w:tcPr>
          <w:p w:rsidR="00397D10" w:rsidRPr="00397D10" w:rsidRDefault="00DD1990" w:rsidP="00397D10">
            <w:pPr>
              <w:widowControl w:val="0"/>
              <w:jc w:val="both"/>
              <w:rPr>
                <w:rFonts w:hint="eastAsia"/>
                <w:kern w:val="2"/>
                <w:sz w:val="21"/>
              </w:rPr>
            </w:pPr>
            <w:smartTag w:uri="urn:schemas-microsoft-com:office:smarttags" w:element="chsdate">
              <w:smartTagPr>
                <w:attr w:name="Year" w:val="2007"/>
                <w:attr w:name="Month" w:val="9"/>
                <w:attr w:name="Day" w:val="20"/>
                <w:attr w:name="IsLunarDate" w:val="False"/>
                <w:attr w:name="IsROCDate" w:val="False"/>
              </w:smartTagPr>
              <w:r>
                <w:rPr>
                  <w:kern w:val="2"/>
                  <w:sz w:val="21"/>
                </w:rPr>
                <w:t>2007-9-20</w:t>
              </w:r>
            </w:smartTag>
          </w:p>
        </w:tc>
        <w:tc>
          <w:tcPr>
            <w:tcW w:w="3154" w:type="dxa"/>
          </w:tcPr>
          <w:p w:rsidR="00397D10" w:rsidRDefault="00DD1990" w:rsidP="00397D10">
            <w:pPr>
              <w:widowControl w:val="0"/>
              <w:jc w:val="both"/>
              <w:rPr>
                <w:rFonts w:hint="eastAsia"/>
                <w:kern w:val="2"/>
                <w:sz w:val="21"/>
              </w:rPr>
            </w:pPr>
            <w:r>
              <w:rPr>
                <w:rFonts w:hint="eastAsia"/>
                <w:kern w:val="2"/>
                <w:sz w:val="21"/>
              </w:rPr>
              <w:t>1</w:t>
            </w:r>
            <w:r>
              <w:rPr>
                <w:rFonts w:hint="eastAsia"/>
                <w:kern w:val="2"/>
                <w:sz w:val="21"/>
              </w:rPr>
              <w:t>、增加部分数据类型的方法和使用的简单示例程序</w:t>
            </w:r>
          </w:p>
          <w:p w:rsidR="00DD1990" w:rsidRPr="00397D10" w:rsidRDefault="00DD1990" w:rsidP="00397D10">
            <w:pPr>
              <w:widowControl w:val="0"/>
              <w:jc w:val="both"/>
              <w:rPr>
                <w:rFonts w:hint="eastAsia"/>
                <w:kern w:val="2"/>
                <w:sz w:val="21"/>
              </w:rPr>
            </w:pPr>
            <w:r>
              <w:rPr>
                <w:rFonts w:hint="eastAsia"/>
                <w:kern w:val="2"/>
                <w:sz w:val="21"/>
              </w:rPr>
              <w:t>2</w:t>
            </w:r>
            <w:r>
              <w:rPr>
                <w:rFonts w:hint="eastAsia"/>
                <w:kern w:val="2"/>
                <w:sz w:val="21"/>
              </w:rPr>
              <w:t>、同步</w:t>
            </w:r>
            <w:r>
              <w:rPr>
                <w:rFonts w:hint="eastAsia"/>
                <w:kern w:val="2"/>
                <w:sz w:val="21"/>
              </w:rPr>
              <w:t>9.5</w:t>
            </w:r>
            <w:r>
              <w:rPr>
                <w:rFonts w:hint="eastAsia"/>
                <w:kern w:val="2"/>
                <w:sz w:val="21"/>
              </w:rPr>
              <w:t>对象工厂部分的代码</w:t>
            </w:r>
          </w:p>
        </w:tc>
      </w:tr>
      <w:tr w:rsidR="0073676F" w:rsidRPr="00397D10">
        <w:tblPrEx>
          <w:tblCellMar>
            <w:top w:w="0" w:type="dxa"/>
            <w:bottom w:w="0" w:type="dxa"/>
          </w:tblCellMar>
        </w:tblPrEx>
        <w:tc>
          <w:tcPr>
            <w:tcW w:w="1630" w:type="dxa"/>
          </w:tcPr>
          <w:p w:rsidR="00397D10" w:rsidRPr="00397D10" w:rsidRDefault="0073676F" w:rsidP="00397D10">
            <w:pPr>
              <w:widowControl w:val="0"/>
              <w:jc w:val="both"/>
              <w:rPr>
                <w:kern w:val="2"/>
                <w:sz w:val="21"/>
              </w:rPr>
            </w:pPr>
            <w:r>
              <w:rPr>
                <w:rFonts w:hint="eastAsia"/>
                <w:kern w:val="2"/>
                <w:sz w:val="21"/>
              </w:rPr>
              <w:t xml:space="preserve">1.2 / </w:t>
            </w:r>
            <w:r>
              <w:rPr>
                <w:rFonts w:hint="eastAsia"/>
                <w:kern w:val="2"/>
                <w:sz w:val="21"/>
              </w:rPr>
              <w:t>修改稿</w:t>
            </w:r>
          </w:p>
        </w:tc>
        <w:tc>
          <w:tcPr>
            <w:tcW w:w="985" w:type="dxa"/>
          </w:tcPr>
          <w:p w:rsidR="00397D10" w:rsidRPr="00397D10" w:rsidRDefault="0073676F" w:rsidP="00397D10">
            <w:pPr>
              <w:widowControl w:val="0"/>
              <w:jc w:val="both"/>
              <w:rPr>
                <w:rFonts w:hint="eastAsia"/>
                <w:kern w:val="2"/>
                <w:sz w:val="21"/>
              </w:rPr>
            </w:pPr>
            <w:r>
              <w:rPr>
                <w:rFonts w:hint="eastAsia"/>
                <w:kern w:val="2"/>
                <w:sz w:val="21"/>
              </w:rPr>
              <w:t>蒋伊婷</w:t>
            </w:r>
          </w:p>
        </w:tc>
        <w:tc>
          <w:tcPr>
            <w:tcW w:w="1200" w:type="dxa"/>
          </w:tcPr>
          <w:p w:rsidR="00397D10" w:rsidRPr="00397D10" w:rsidRDefault="00397D10" w:rsidP="00397D10">
            <w:pPr>
              <w:widowControl w:val="0"/>
              <w:jc w:val="both"/>
              <w:rPr>
                <w:rFonts w:hint="eastAsia"/>
                <w:kern w:val="2"/>
                <w:sz w:val="21"/>
              </w:rPr>
            </w:pPr>
          </w:p>
        </w:tc>
        <w:tc>
          <w:tcPr>
            <w:tcW w:w="1553" w:type="dxa"/>
          </w:tcPr>
          <w:p w:rsidR="00397D10" w:rsidRPr="00397D10" w:rsidRDefault="0073676F" w:rsidP="00397D10">
            <w:pPr>
              <w:widowControl w:val="0"/>
              <w:jc w:val="both"/>
              <w:rPr>
                <w:rFonts w:hint="eastAsia"/>
                <w:kern w:val="2"/>
                <w:sz w:val="21"/>
              </w:rPr>
            </w:pPr>
            <w:smartTag w:uri="urn:schemas-microsoft-com:office:smarttags" w:element="chsdate">
              <w:smartTagPr>
                <w:attr w:name="Year" w:val="2007"/>
                <w:attr w:name="Month" w:val="11"/>
                <w:attr w:name="Day" w:val="17"/>
                <w:attr w:name="IsLunarDate" w:val="False"/>
                <w:attr w:name="IsROCDate" w:val="False"/>
              </w:smartTagPr>
              <w:r>
                <w:rPr>
                  <w:kern w:val="2"/>
                  <w:sz w:val="21"/>
                </w:rPr>
                <w:t>2007-11-1</w:t>
              </w:r>
              <w:r>
                <w:rPr>
                  <w:rFonts w:hint="eastAsia"/>
                  <w:kern w:val="2"/>
                  <w:sz w:val="21"/>
                </w:rPr>
                <w:t>7</w:t>
              </w:r>
            </w:smartTag>
          </w:p>
        </w:tc>
        <w:tc>
          <w:tcPr>
            <w:tcW w:w="3154" w:type="dxa"/>
          </w:tcPr>
          <w:p w:rsidR="00397D10" w:rsidRPr="00397D10" w:rsidRDefault="0073676F" w:rsidP="00397D10">
            <w:pPr>
              <w:widowControl w:val="0"/>
              <w:jc w:val="both"/>
              <w:rPr>
                <w:rFonts w:hint="eastAsia"/>
                <w:kern w:val="2"/>
                <w:sz w:val="21"/>
              </w:rPr>
            </w:pPr>
            <w:r>
              <w:rPr>
                <w:rFonts w:hint="eastAsia"/>
                <w:kern w:val="2"/>
                <w:sz w:val="21"/>
              </w:rPr>
              <w:t>增加</w:t>
            </w:r>
            <w:smartTag w:uri="urn:schemas-microsoft-com:office:smarttags" w:element="chsdate">
              <w:smartTagPr>
                <w:attr w:name="Year" w:val="1899"/>
                <w:attr w:name="Month" w:val="12"/>
                <w:attr w:name="Day" w:val="30"/>
                <w:attr w:name="IsLunarDate" w:val="False"/>
                <w:attr w:name="IsROCDate" w:val="False"/>
              </w:smartTagPr>
              <w:r w:rsidR="00247F69">
                <w:rPr>
                  <w:rFonts w:hint="eastAsia"/>
                  <w:kern w:val="2"/>
                  <w:sz w:val="21"/>
                </w:rPr>
                <w:t>5.3.8</w:t>
              </w:r>
            </w:smartTag>
            <w:r>
              <w:rPr>
                <w:rFonts w:hint="eastAsia"/>
                <w:kern w:val="2"/>
                <w:sz w:val="21"/>
              </w:rPr>
              <w:t>GUID</w:t>
            </w:r>
            <w:r>
              <w:rPr>
                <w:rFonts w:hint="eastAsia"/>
                <w:kern w:val="2"/>
                <w:sz w:val="21"/>
              </w:rPr>
              <w:t>生成算法描述</w:t>
            </w:r>
          </w:p>
        </w:tc>
      </w:tr>
      <w:tr w:rsidR="00D21CDB" w:rsidRPr="00397D10">
        <w:tblPrEx>
          <w:tblCellMar>
            <w:top w:w="0" w:type="dxa"/>
            <w:bottom w:w="0" w:type="dxa"/>
          </w:tblCellMar>
        </w:tblPrEx>
        <w:tc>
          <w:tcPr>
            <w:tcW w:w="1630" w:type="dxa"/>
          </w:tcPr>
          <w:p w:rsidR="00D21CDB" w:rsidRPr="00D21CDB" w:rsidRDefault="00D21CDB" w:rsidP="00397D10">
            <w:pPr>
              <w:widowControl w:val="0"/>
              <w:jc w:val="both"/>
              <w:rPr>
                <w:rFonts w:hint="eastAsia"/>
                <w:kern w:val="2"/>
                <w:sz w:val="21"/>
              </w:rPr>
            </w:pPr>
            <w:r>
              <w:rPr>
                <w:rFonts w:hint="eastAsia"/>
                <w:kern w:val="2"/>
                <w:sz w:val="21"/>
              </w:rPr>
              <w:t xml:space="preserve">1.3 / </w:t>
            </w:r>
            <w:r>
              <w:rPr>
                <w:rFonts w:hint="eastAsia"/>
                <w:kern w:val="2"/>
                <w:sz w:val="21"/>
              </w:rPr>
              <w:t>修改稿</w:t>
            </w:r>
          </w:p>
        </w:tc>
        <w:tc>
          <w:tcPr>
            <w:tcW w:w="985" w:type="dxa"/>
          </w:tcPr>
          <w:p w:rsidR="00D21CDB" w:rsidRDefault="00D21CDB" w:rsidP="00397D10">
            <w:pPr>
              <w:widowControl w:val="0"/>
              <w:jc w:val="both"/>
              <w:rPr>
                <w:rFonts w:hint="eastAsia"/>
                <w:kern w:val="2"/>
                <w:sz w:val="21"/>
              </w:rPr>
            </w:pPr>
            <w:smartTag w:uri="urn:schemas-microsoft-com:office:smarttags" w:element="PersonName">
              <w:r>
                <w:rPr>
                  <w:rFonts w:hint="eastAsia"/>
                  <w:kern w:val="2"/>
                  <w:sz w:val="21"/>
                </w:rPr>
                <w:t>裴喜龙</w:t>
              </w:r>
            </w:smartTag>
          </w:p>
        </w:tc>
        <w:tc>
          <w:tcPr>
            <w:tcW w:w="1200" w:type="dxa"/>
          </w:tcPr>
          <w:p w:rsidR="00D21CDB" w:rsidRPr="00397D10" w:rsidRDefault="00D21CDB" w:rsidP="00397D10">
            <w:pPr>
              <w:widowControl w:val="0"/>
              <w:jc w:val="both"/>
              <w:rPr>
                <w:rFonts w:hint="eastAsia"/>
                <w:kern w:val="2"/>
                <w:sz w:val="21"/>
              </w:rPr>
            </w:pPr>
          </w:p>
        </w:tc>
        <w:tc>
          <w:tcPr>
            <w:tcW w:w="1553" w:type="dxa"/>
          </w:tcPr>
          <w:p w:rsidR="00D21CDB" w:rsidRDefault="00D21CDB" w:rsidP="00397D10">
            <w:pPr>
              <w:widowControl w:val="0"/>
              <w:jc w:val="both"/>
              <w:rPr>
                <w:rFonts w:hint="eastAsia"/>
                <w:kern w:val="2"/>
                <w:sz w:val="21"/>
              </w:rPr>
            </w:pPr>
            <w:smartTag w:uri="urn:schemas-microsoft-com:office:smarttags" w:element="chsdate">
              <w:smartTagPr>
                <w:attr w:name="Year" w:val="2008"/>
                <w:attr w:name="Month" w:val="4"/>
                <w:attr w:name="Day" w:val="23"/>
                <w:attr w:name="IsLunarDate" w:val="False"/>
                <w:attr w:name="IsROCDate" w:val="False"/>
              </w:smartTagPr>
              <w:r>
                <w:rPr>
                  <w:kern w:val="2"/>
                  <w:sz w:val="21"/>
                </w:rPr>
                <w:t>2008-4-2</w:t>
              </w:r>
              <w:r>
                <w:rPr>
                  <w:rFonts w:hint="eastAsia"/>
                  <w:kern w:val="2"/>
                  <w:sz w:val="21"/>
                </w:rPr>
                <w:t>3</w:t>
              </w:r>
            </w:smartTag>
          </w:p>
        </w:tc>
        <w:tc>
          <w:tcPr>
            <w:tcW w:w="3154" w:type="dxa"/>
          </w:tcPr>
          <w:p w:rsidR="00D21CDB" w:rsidRDefault="00D13C3F" w:rsidP="00397D10">
            <w:pPr>
              <w:widowControl w:val="0"/>
              <w:jc w:val="both"/>
              <w:rPr>
                <w:rFonts w:hint="eastAsia"/>
                <w:kern w:val="2"/>
                <w:sz w:val="21"/>
              </w:rPr>
            </w:pPr>
            <w:r>
              <w:rPr>
                <w:rFonts w:hint="eastAsia"/>
                <w:kern w:val="2"/>
                <w:sz w:val="21"/>
              </w:rPr>
              <w:t>增加对</w:t>
            </w:r>
            <w:r>
              <w:rPr>
                <w:rFonts w:hint="eastAsia"/>
                <w:kern w:val="2"/>
                <w:sz w:val="21"/>
              </w:rPr>
              <w:t>applet</w:t>
            </w:r>
            <w:r>
              <w:rPr>
                <w:rFonts w:hint="eastAsia"/>
                <w:kern w:val="2"/>
                <w:sz w:val="21"/>
              </w:rPr>
              <w:t>关键字的说明</w:t>
            </w:r>
          </w:p>
        </w:tc>
      </w:tr>
      <w:tr w:rsidR="003E613D" w:rsidRPr="00397D10">
        <w:tblPrEx>
          <w:tblCellMar>
            <w:top w:w="0" w:type="dxa"/>
            <w:bottom w:w="0" w:type="dxa"/>
          </w:tblCellMar>
        </w:tblPrEx>
        <w:tc>
          <w:tcPr>
            <w:tcW w:w="1630" w:type="dxa"/>
          </w:tcPr>
          <w:p w:rsidR="003E613D" w:rsidRDefault="003E613D" w:rsidP="00397D10">
            <w:pPr>
              <w:widowControl w:val="0"/>
              <w:jc w:val="both"/>
              <w:rPr>
                <w:rFonts w:hint="eastAsia"/>
                <w:kern w:val="2"/>
                <w:sz w:val="21"/>
              </w:rPr>
            </w:pPr>
            <w:r>
              <w:rPr>
                <w:rFonts w:hint="eastAsia"/>
                <w:kern w:val="2"/>
                <w:sz w:val="21"/>
              </w:rPr>
              <w:t xml:space="preserve">1.4 / </w:t>
            </w:r>
            <w:r>
              <w:rPr>
                <w:rFonts w:hint="eastAsia"/>
                <w:kern w:val="2"/>
                <w:sz w:val="21"/>
              </w:rPr>
              <w:t>修改稿</w:t>
            </w:r>
          </w:p>
        </w:tc>
        <w:tc>
          <w:tcPr>
            <w:tcW w:w="985" w:type="dxa"/>
          </w:tcPr>
          <w:p w:rsidR="003E613D" w:rsidRDefault="003E613D" w:rsidP="00397D10">
            <w:pPr>
              <w:widowControl w:val="0"/>
              <w:jc w:val="both"/>
              <w:rPr>
                <w:rFonts w:hint="eastAsia"/>
                <w:kern w:val="2"/>
                <w:sz w:val="21"/>
              </w:rPr>
            </w:pPr>
            <w:smartTag w:uri="urn:schemas-microsoft-com:office:smarttags" w:element="PersonName">
              <w:r>
                <w:rPr>
                  <w:rFonts w:hint="eastAsia"/>
                  <w:kern w:val="2"/>
                  <w:sz w:val="21"/>
                </w:rPr>
                <w:t>裴喜龙</w:t>
              </w:r>
            </w:smartTag>
          </w:p>
        </w:tc>
        <w:tc>
          <w:tcPr>
            <w:tcW w:w="1200" w:type="dxa"/>
          </w:tcPr>
          <w:p w:rsidR="003E613D" w:rsidRPr="00397D10" w:rsidRDefault="003E613D" w:rsidP="00397D10">
            <w:pPr>
              <w:widowControl w:val="0"/>
              <w:jc w:val="both"/>
              <w:rPr>
                <w:rFonts w:hint="eastAsia"/>
                <w:kern w:val="2"/>
                <w:sz w:val="21"/>
              </w:rPr>
            </w:pPr>
          </w:p>
        </w:tc>
        <w:tc>
          <w:tcPr>
            <w:tcW w:w="1553" w:type="dxa"/>
          </w:tcPr>
          <w:p w:rsidR="003E613D" w:rsidRDefault="003E613D" w:rsidP="00397D10">
            <w:pPr>
              <w:widowControl w:val="0"/>
              <w:jc w:val="both"/>
              <w:rPr>
                <w:rFonts w:hint="eastAsia"/>
                <w:kern w:val="2"/>
                <w:sz w:val="21"/>
              </w:rPr>
            </w:pPr>
            <w:smartTag w:uri="urn:schemas-microsoft-com:office:smarttags" w:element="chsdate">
              <w:smartTagPr>
                <w:attr w:name="Year" w:val="2008"/>
                <w:attr w:name="Month" w:val="4"/>
                <w:attr w:name="Day" w:val="28"/>
                <w:attr w:name="IsLunarDate" w:val="False"/>
                <w:attr w:name="IsROCDate" w:val="False"/>
              </w:smartTagPr>
              <w:r>
                <w:rPr>
                  <w:kern w:val="2"/>
                  <w:sz w:val="21"/>
                </w:rPr>
                <w:t>2008-4-28</w:t>
              </w:r>
            </w:smartTag>
          </w:p>
        </w:tc>
        <w:tc>
          <w:tcPr>
            <w:tcW w:w="3154" w:type="dxa"/>
          </w:tcPr>
          <w:p w:rsidR="003E613D" w:rsidRDefault="003E613D" w:rsidP="00397D10">
            <w:pPr>
              <w:widowControl w:val="0"/>
              <w:jc w:val="both"/>
              <w:rPr>
                <w:rFonts w:hint="eastAsia"/>
                <w:kern w:val="2"/>
                <w:sz w:val="21"/>
              </w:rPr>
            </w:pPr>
            <w:r>
              <w:rPr>
                <w:rFonts w:hint="eastAsia"/>
                <w:kern w:val="2"/>
                <w:sz w:val="21"/>
              </w:rPr>
              <w:t>把文档中未载明的</w:t>
            </w:r>
            <w:r>
              <w:rPr>
                <w:rFonts w:hint="eastAsia"/>
                <w:kern w:val="2"/>
                <w:sz w:val="21"/>
              </w:rPr>
              <w:t>CAR</w:t>
            </w:r>
            <w:r>
              <w:rPr>
                <w:rFonts w:hint="eastAsia"/>
                <w:kern w:val="2"/>
                <w:sz w:val="21"/>
              </w:rPr>
              <w:t>关键字及</w:t>
            </w:r>
            <w:r>
              <w:rPr>
                <w:rFonts w:hint="eastAsia"/>
                <w:kern w:val="2"/>
                <w:sz w:val="21"/>
              </w:rPr>
              <w:t>CAR</w:t>
            </w:r>
            <w:r>
              <w:rPr>
                <w:rFonts w:hint="eastAsia"/>
                <w:kern w:val="2"/>
                <w:sz w:val="21"/>
              </w:rPr>
              <w:t>属性补全</w:t>
            </w:r>
          </w:p>
        </w:tc>
      </w:tr>
      <w:tr w:rsidR="004C4E13">
        <w:tblPrEx>
          <w:tblCellMar>
            <w:top w:w="0" w:type="dxa"/>
            <w:bottom w:w="0" w:type="dxa"/>
          </w:tblCellMar>
        </w:tblPrEx>
        <w:tc>
          <w:tcPr>
            <w:tcW w:w="1630" w:type="dxa"/>
          </w:tcPr>
          <w:p w:rsidR="004C4E13" w:rsidRDefault="004C4E13" w:rsidP="00C60F09">
            <w:pPr>
              <w:widowControl w:val="0"/>
              <w:jc w:val="both"/>
              <w:rPr>
                <w:rFonts w:hint="eastAsia"/>
                <w:kern w:val="2"/>
                <w:sz w:val="21"/>
              </w:rPr>
            </w:pPr>
            <w:r>
              <w:rPr>
                <w:rFonts w:hint="eastAsia"/>
                <w:kern w:val="2"/>
                <w:sz w:val="21"/>
              </w:rPr>
              <w:t xml:space="preserve">1.5 / </w:t>
            </w:r>
            <w:r>
              <w:rPr>
                <w:rFonts w:hint="eastAsia"/>
                <w:kern w:val="2"/>
                <w:sz w:val="21"/>
              </w:rPr>
              <w:t>修改稿</w:t>
            </w:r>
          </w:p>
        </w:tc>
        <w:tc>
          <w:tcPr>
            <w:tcW w:w="985" w:type="dxa"/>
          </w:tcPr>
          <w:p w:rsidR="004C4E13" w:rsidRDefault="004C4E13" w:rsidP="00C60F09">
            <w:pPr>
              <w:widowControl w:val="0"/>
              <w:jc w:val="both"/>
              <w:rPr>
                <w:rFonts w:hint="eastAsia"/>
                <w:kern w:val="2"/>
                <w:sz w:val="21"/>
              </w:rPr>
            </w:pPr>
            <w:smartTag w:uri="urn:schemas-microsoft-com:office:smarttags" w:element="PersonName">
              <w:r>
                <w:rPr>
                  <w:rFonts w:hint="eastAsia"/>
                  <w:kern w:val="2"/>
                  <w:sz w:val="21"/>
                </w:rPr>
                <w:t>裴喜龙</w:t>
              </w:r>
            </w:smartTag>
          </w:p>
        </w:tc>
        <w:tc>
          <w:tcPr>
            <w:tcW w:w="1200" w:type="dxa"/>
          </w:tcPr>
          <w:p w:rsidR="004C4E13" w:rsidRPr="00397D10" w:rsidRDefault="004C4E13" w:rsidP="00C60F09">
            <w:pPr>
              <w:widowControl w:val="0"/>
              <w:jc w:val="both"/>
              <w:rPr>
                <w:rFonts w:hint="eastAsia"/>
                <w:kern w:val="2"/>
                <w:sz w:val="21"/>
              </w:rPr>
            </w:pPr>
          </w:p>
        </w:tc>
        <w:tc>
          <w:tcPr>
            <w:tcW w:w="1553" w:type="dxa"/>
          </w:tcPr>
          <w:p w:rsidR="004C4E13" w:rsidRDefault="004C4E13" w:rsidP="00C60F09">
            <w:pPr>
              <w:widowControl w:val="0"/>
              <w:jc w:val="both"/>
              <w:rPr>
                <w:rFonts w:hint="eastAsia"/>
                <w:kern w:val="2"/>
                <w:sz w:val="21"/>
              </w:rPr>
            </w:pPr>
            <w:smartTag w:uri="urn:schemas-microsoft-com:office:smarttags" w:element="chsdate">
              <w:smartTagPr>
                <w:attr w:name="Year" w:val="2008"/>
                <w:attr w:name="Month" w:val="4"/>
                <w:attr w:name="Day" w:val="29"/>
                <w:attr w:name="IsLunarDate" w:val="False"/>
                <w:attr w:name="IsROCDate" w:val="False"/>
              </w:smartTagPr>
              <w:r>
                <w:rPr>
                  <w:kern w:val="2"/>
                  <w:sz w:val="21"/>
                </w:rPr>
                <w:t>2008-4-2</w:t>
              </w:r>
              <w:r>
                <w:rPr>
                  <w:rFonts w:hint="eastAsia"/>
                  <w:kern w:val="2"/>
                  <w:sz w:val="21"/>
                </w:rPr>
                <w:t>9</w:t>
              </w:r>
            </w:smartTag>
          </w:p>
        </w:tc>
        <w:tc>
          <w:tcPr>
            <w:tcW w:w="3154" w:type="dxa"/>
          </w:tcPr>
          <w:p w:rsidR="004C4E13" w:rsidRDefault="004C4E13" w:rsidP="00C60F09">
            <w:pPr>
              <w:widowControl w:val="0"/>
              <w:jc w:val="both"/>
              <w:rPr>
                <w:rFonts w:hint="eastAsia"/>
                <w:kern w:val="2"/>
                <w:sz w:val="21"/>
              </w:rPr>
            </w:pPr>
            <w:r>
              <w:rPr>
                <w:rFonts w:hint="eastAsia"/>
                <w:kern w:val="2"/>
                <w:sz w:val="21"/>
              </w:rPr>
              <w:t>增加</w:t>
            </w:r>
            <w:r>
              <w:rPr>
                <w:rFonts w:hint="eastAsia"/>
                <w:kern w:val="2"/>
                <w:sz w:val="21"/>
              </w:rPr>
              <w:t>CAR</w:t>
            </w:r>
            <w:r>
              <w:rPr>
                <w:rFonts w:hint="eastAsia"/>
                <w:kern w:val="2"/>
                <w:sz w:val="21"/>
              </w:rPr>
              <w:t>基础类库编程示例</w:t>
            </w:r>
          </w:p>
        </w:tc>
      </w:tr>
      <w:tr w:rsidR="004C4E13" w:rsidRPr="00397D10">
        <w:tblPrEx>
          <w:tblCellMar>
            <w:top w:w="0" w:type="dxa"/>
            <w:bottom w:w="0" w:type="dxa"/>
          </w:tblCellMar>
        </w:tblPrEx>
        <w:tc>
          <w:tcPr>
            <w:tcW w:w="1630" w:type="dxa"/>
          </w:tcPr>
          <w:p w:rsidR="004C4E13" w:rsidRPr="004C4E13" w:rsidRDefault="00F65D03" w:rsidP="00397D10">
            <w:pPr>
              <w:widowControl w:val="0"/>
              <w:jc w:val="both"/>
              <w:rPr>
                <w:rFonts w:hint="eastAsia"/>
                <w:kern w:val="2"/>
                <w:sz w:val="21"/>
              </w:rPr>
            </w:pPr>
            <w:r>
              <w:rPr>
                <w:rFonts w:hint="eastAsia"/>
                <w:kern w:val="2"/>
                <w:sz w:val="21"/>
              </w:rPr>
              <w:t xml:space="preserve">1.6/ </w:t>
            </w:r>
            <w:r>
              <w:rPr>
                <w:rFonts w:hint="eastAsia"/>
                <w:kern w:val="2"/>
                <w:sz w:val="21"/>
              </w:rPr>
              <w:t>修改稿</w:t>
            </w:r>
          </w:p>
        </w:tc>
        <w:tc>
          <w:tcPr>
            <w:tcW w:w="985" w:type="dxa"/>
          </w:tcPr>
          <w:p w:rsidR="004C4E13" w:rsidRDefault="00F65D03" w:rsidP="00397D10">
            <w:pPr>
              <w:widowControl w:val="0"/>
              <w:jc w:val="both"/>
              <w:rPr>
                <w:rFonts w:hint="eastAsia"/>
                <w:kern w:val="2"/>
                <w:sz w:val="21"/>
              </w:rPr>
            </w:pPr>
            <w:r>
              <w:rPr>
                <w:rFonts w:hint="eastAsia"/>
                <w:kern w:val="2"/>
                <w:sz w:val="21"/>
              </w:rPr>
              <w:t>张金焕</w:t>
            </w:r>
          </w:p>
        </w:tc>
        <w:tc>
          <w:tcPr>
            <w:tcW w:w="1200" w:type="dxa"/>
          </w:tcPr>
          <w:p w:rsidR="004C4E13" w:rsidRPr="00397D10" w:rsidRDefault="004C4E13" w:rsidP="00397D10">
            <w:pPr>
              <w:widowControl w:val="0"/>
              <w:jc w:val="both"/>
              <w:rPr>
                <w:rFonts w:hint="eastAsia"/>
                <w:kern w:val="2"/>
                <w:sz w:val="21"/>
              </w:rPr>
            </w:pPr>
          </w:p>
        </w:tc>
        <w:tc>
          <w:tcPr>
            <w:tcW w:w="1553" w:type="dxa"/>
          </w:tcPr>
          <w:p w:rsidR="004C4E13" w:rsidRDefault="00F65D03" w:rsidP="00397D10">
            <w:pPr>
              <w:widowControl w:val="0"/>
              <w:jc w:val="both"/>
              <w:rPr>
                <w:rFonts w:hint="eastAsia"/>
                <w:kern w:val="2"/>
                <w:sz w:val="21"/>
              </w:rPr>
            </w:pPr>
            <w:smartTag w:uri="urn:schemas-microsoft-com:office:smarttags" w:element="chsdate">
              <w:smartTagPr>
                <w:attr w:name="Year" w:val="2008"/>
                <w:attr w:name="Month" w:val="4"/>
                <w:attr w:name="Day" w:val="29"/>
                <w:attr w:name="IsLunarDate" w:val="False"/>
                <w:attr w:name="IsROCDate" w:val="False"/>
              </w:smartTagPr>
              <w:r>
                <w:rPr>
                  <w:kern w:val="2"/>
                  <w:sz w:val="21"/>
                </w:rPr>
                <w:t>2008-4-</w:t>
              </w:r>
              <w:r w:rsidR="000E282B">
                <w:rPr>
                  <w:rFonts w:hint="eastAsia"/>
                  <w:kern w:val="2"/>
                  <w:sz w:val="21"/>
                </w:rPr>
                <w:t>29</w:t>
              </w:r>
            </w:smartTag>
          </w:p>
        </w:tc>
        <w:tc>
          <w:tcPr>
            <w:tcW w:w="3154" w:type="dxa"/>
          </w:tcPr>
          <w:p w:rsidR="004C4E13" w:rsidRDefault="00F65D03" w:rsidP="00397D10">
            <w:pPr>
              <w:widowControl w:val="0"/>
              <w:jc w:val="both"/>
              <w:rPr>
                <w:rFonts w:hint="eastAsia"/>
                <w:kern w:val="2"/>
                <w:sz w:val="21"/>
              </w:rPr>
            </w:pPr>
            <w:r>
              <w:rPr>
                <w:rFonts w:hint="eastAsia"/>
                <w:kern w:val="2"/>
                <w:sz w:val="21"/>
              </w:rPr>
              <w:t>增加各</w:t>
            </w:r>
            <w:r>
              <w:rPr>
                <w:rFonts w:hint="eastAsia"/>
                <w:kern w:val="2"/>
                <w:sz w:val="21"/>
              </w:rPr>
              <w:t>CAR</w:t>
            </w:r>
            <w:r>
              <w:rPr>
                <w:rFonts w:hint="eastAsia"/>
                <w:kern w:val="2"/>
                <w:sz w:val="21"/>
              </w:rPr>
              <w:t>数据类型构造函数、方法、操作符及宏定义描述</w:t>
            </w:r>
            <w:r w:rsidR="000E282B">
              <w:rPr>
                <w:rFonts w:hint="eastAsia"/>
                <w:kern w:val="2"/>
                <w:sz w:val="21"/>
              </w:rPr>
              <w:t>;</w:t>
            </w:r>
            <w:r w:rsidR="000E282B" w:rsidRPr="000E282B">
              <w:rPr>
                <w:sz w:val="21"/>
                <w:szCs w:val="21"/>
              </w:rPr>
              <w:t xml:space="preserve"> </w:t>
            </w:r>
            <w:r w:rsidR="000E282B" w:rsidRPr="000E282B">
              <w:rPr>
                <w:sz w:val="21"/>
                <w:szCs w:val="21"/>
              </w:rPr>
              <w:t>五元组成员</w:t>
            </w:r>
            <w:r w:rsidR="000E282B" w:rsidRPr="000E282B">
              <w:rPr>
                <w:sz w:val="21"/>
                <w:szCs w:val="21"/>
              </w:rPr>
              <w:t>m_locks</w:t>
            </w:r>
            <w:r w:rsidR="000E282B" w:rsidRPr="000E282B">
              <w:rPr>
                <w:sz w:val="21"/>
                <w:szCs w:val="21"/>
              </w:rPr>
              <w:t>改成</w:t>
            </w:r>
            <w:r w:rsidR="000E282B" w:rsidRPr="000E282B">
              <w:rPr>
                <w:sz w:val="21"/>
                <w:szCs w:val="21"/>
              </w:rPr>
              <w:t>m_reserve</w:t>
            </w:r>
          </w:p>
        </w:tc>
      </w:tr>
      <w:tr w:rsidR="00FD408D" w:rsidRPr="00397D10">
        <w:tblPrEx>
          <w:tblCellMar>
            <w:top w:w="0" w:type="dxa"/>
            <w:bottom w:w="0" w:type="dxa"/>
          </w:tblCellMar>
        </w:tblPrEx>
        <w:tc>
          <w:tcPr>
            <w:tcW w:w="1630" w:type="dxa"/>
          </w:tcPr>
          <w:p w:rsidR="00FD408D" w:rsidRDefault="00FD408D" w:rsidP="00B90883">
            <w:pPr>
              <w:widowControl w:val="0"/>
              <w:jc w:val="both"/>
              <w:rPr>
                <w:rFonts w:hint="eastAsia"/>
                <w:kern w:val="2"/>
                <w:sz w:val="21"/>
              </w:rPr>
            </w:pPr>
            <w:r>
              <w:rPr>
                <w:rFonts w:hint="eastAsia"/>
                <w:kern w:val="2"/>
                <w:sz w:val="21"/>
              </w:rPr>
              <w:t xml:space="preserve">1.7 / </w:t>
            </w:r>
            <w:r>
              <w:rPr>
                <w:rFonts w:hint="eastAsia"/>
                <w:kern w:val="2"/>
                <w:sz w:val="21"/>
              </w:rPr>
              <w:t>修改稿</w:t>
            </w:r>
          </w:p>
        </w:tc>
        <w:tc>
          <w:tcPr>
            <w:tcW w:w="985" w:type="dxa"/>
          </w:tcPr>
          <w:p w:rsidR="00FD408D" w:rsidRDefault="00FD408D" w:rsidP="00B90883">
            <w:pPr>
              <w:widowControl w:val="0"/>
              <w:jc w:val="both"/>
              <w:rPr>
                <w:rFonts w:hint="eastAsia"/>
                <w:kern w:val="2"/>
                <w:sz w:val="21"/>
              </w:rPr>
            </w:pPr>
            <w:smartTag w:uri="urn:schemas-microsoft-com:office:smarttags" w:element="PersonName">
              <w:r>
                <w:rPr>
                  <w:rFonts w:hint="eastAsia"/>
                  <w:kern w:val="2"/>
                  <w:sz w:val="21"/>
                </w:rPr>
                <w:t>裴喜龙</w:t>
              </w:r>
            </w:smartTag>
          </w:p>
        </w:tc>
        <w:tc>
          <w:tcPr>
            <w:tcW w:w="1200" w:type="dxa"/>
          </w:tcPr>
          <w:p w:rsidR="00FD408D" w:rsidRPr="00397D10" w:rsidRDefault="00FD408D" w:rsidP="00B90883">
            <w:pPr>
              <w:widowControl w:val="0"/>
              <w:jc w:val="both"/>
              <w:rPr>
                <w:rFonts w:hint="eastAsia"/>
                <w:kern w:val="2"/>
                <w:sz w:val="21"/>
              </w:rPr>
            </w:pPr>
          </w:p>
        </w:tc>
        <w:tc>
          <w:tcPr>
            <w:tcW w:w="1553" w:type="dxa"/>
          </w:tcPr>
          <w:p w:rsidR="00FD408D" w:rsidRDefault="00FD408D" w:rsidP="00B90883">
            <w:pPr>
              <w:widowControl w:val="0"/>
              <w:jc w:val="both"/>
              <w:rPr>
                <w:rFonts w:hint="eastAsia"/>
                <w:kern w:val="2"/>
                <w:sz w:val="21"/>
              </w:rPr>
            </w:pPr>
            <w:smartTag w:uri="urn:schemas-microsoft-com:office:smarttags" w:element="chsdate">
              <w:smartTagPr>
                <w:attr w:name="Year" w:val="2008"/>
                <w:attr w:name="Month" w:val="5"/>
                <w:attr w:name="Day" w:val="7"/>
                <w:attr w:name="IsLunarDate" w:val="False"/>
                <w:attr w:name="IsROCDate" w:val="False"/>
              </w:smartTagPr>
              <w:r>
                <w:rPr>
                  <w:kern w:val="2"/>
                  <w:sz w:val="21"/>
                </w:rPr>
                <w:t>2008-</w:t>
              </w:r>
              <w:r>
                <w:rPr>
                  <w:rFonts w:hint="eastAsia"/>
                  <w:kern w:val="2"/>
                  <w:sz w:val="21"/>
                </w:rPr>
                <w:t>5</w:t>
              </w:r>
              <w:r>
                <w:rPr>
                  <w:kern w:val="2"/>
                  <w:sz w:val="21"/>
                </w:rPr>
                <w:t>-</w:t>
              </w:r>
              <w:r>
                <w:rPr>
                  <w:rFonts w:hint="eastAsia"/>
                  <w:kern w:val="2"/>
                  <w:sz w:val="21"/>
                </w:rPr>
                <w:t>7</w:t>
              </w:r>
            </w:smartTag>
          </w:p>
        </w:tc>
        <w:tc>
          <w:tcPr>
            <w:tcW w:w="3154" w:type="dxa"/>
          </w:tcPr>
          <w:p w:rsidR="00FD408D" w:rsidRDefault="00FD408D" w:rsidP="00B90883">
            <w:pPr>
              <w:widowControl w:val="0"/>
              <w:jc w:val="both"/>
              <w:rPr>
                <w:rFonts w:hint="eastAsia"/>
                <w:kern w:val="2"/>
                <w:sz w:val="21"/>
              </w:rPr>
            </w:pPr>
            <w:r>
              <w:rPr>
                <w:rFonts w:hint="eastAsia"/>
                <w:kern w:val="2"/>
                <w:sz w:val="21"/>
              </w:rPr>
              <w:t>把基于</w:t>
            </w:r>
            <w:r>
              <w:rPr>
                <w:rFonts w:hint="eastAsia"/>
                <w:kern w:val="2"/>
                <w:sz w:val="21"/>
              </w:rPr>
              <w:t>IObject</w:t>
            </w:r>
            <w:r>
              <w:rPr>
                <w:rFonts w:hint="eastAsia"/>
                <w:kern w:val="2"/>
                <w:sz w:val="21"/>
              </w:rPr>
              <w:t>的说法换为</w:t>
            </w:r>
            <w:r>
              <w:rPr>
                <w:rFonts w:hint="eastAsia"/>
                <w:kern w:val="2"/>
                <w:sz w:val="21"/>
              </w:rPr>
              <w:t>IInterface</w:t>
            </w:r>
            <w:r>
              <w:rPr>
                <w:rFonts w:hint="eastAsia"/>
                <w:kern w:val="2"/>
                <w:sz w:val="21"/>
              </w:rPr>
              <w:t>的说法</w:t>
            </w:r>
          </w:p>
        </w:tc>
      </w:tr>
    </w:tbl>
    <w:p w:rsidR="00397D10" w:rsidRDefault="00397D10" w:rsidP="00397D10"/>
    <w:p w:rsidR="00397D10" w:rsidRDefault="00397D10" w:rsidP="00397D10">
      <w:pPr>
        <w:jc w:val="center"/>
        <w:rPr>
          <w:rFonts w:hint="eastAsia"/>
          <w:sz w:val="28"/>
        </w:rPr>
      </w:pPr>
    </w:p>
    <w:p w:rsidR="009F4A72" w:rsidRPr="00824207" w:rsidRDefault="009F4A72" w:rsidP="009F4A72">
      <w:pPr>
        <w:spacing w:line="360" w:lineRule="auto"/>
        <w:jc w:val="center"/>
        <w:rPr>
          <w:rFonts w:hint="eastAsia"/>
          <w:sz w:val="36"/>
          <w:szCs w:val="36"/>
        </w:rPr>
      </w:pPr>
    </w:p>
    <w:p w:rsidR="00897959" w:rsidRPr="004E59AB" w:rsidRDefault="00897959" w:rsidP="00897959">
      <w:pPr>
        <w:rPr>
          <w:rFonts w:hint="eastAsia"/>
        </w:rPr>
        <w:sectPr w:rsidR="00897959" w:rsidRPr="004E59AB" w:rsidSect="00417783">
          <w:footerReference w:type="even" r:id="rId9"/>
          <w:footerReference w:type="default" r:id="rId10"/>
          <w:pgSz w:w="11906" w:h="16838"/>
          <w:pgMar w:top="1440" w:right="1800" w:bottom="1440" w:left="1800" w:header="708" w:footer="708" w:gutter="0"/>
          <w:pgNumType w:start="0"/>
          <w:cols w:space="708"/>
          <w:titlePg/>
          <w:docGrid w:linePitch="360"/>
        </w:sectPr>
      </w:pPr>
    </w:p>
    <w:p w:rsidR="00897959" w:rsidRPr="00897959" w:rsidRDefault="00897959" w:rsidP="00897959">
      <w:pPr>
        <w:rPr>
          <w:rFonts w:hint="eastAsia"/>
        </w:rPr>
      </w:pPr>
    </w:p>
    <w:p w:rsidR="008B5D47" w:rsidRPr="008B5D47" w:rsidRDefault="0063458C" w:rsidP="008B5D47">
      <w:pPr>
        <w:snapToGrid w:val="0"/>
        <w:spacing w:line="300" w:lineRule="auto"/>
        <w:jc w:val="center"/>
        <w:rPr>
          <w:rFonts w:hint="eastAsia"/>
          <w:b/>
          <w:sz w:val="32"/>
          <w:szCs w:val="32"/>
        </w:rPr>
      </w:pPr>
      <w:r w:rsidRPr="008B5D47">
        <w:rPr>
          <w:rFonts w:hint="eastAsia"/>
          <w:b/>
          <w:sz w:val="32"/>
          <w:szCs w:val="32"/>
        </w:rPr>
        <w:t>目</w:t>
      </w:r>
      <w:r w:rsidRPr="008B5D47">
        <w:rPr>
          <w:rFonts w:hint="eastAsia"/>
          <w:b/>
          <w:sz w:val="32"/>
          <w:szCs w:val="32"/>
        </w:rPr>
        <w:t xml:space="preserve">  </w:t>
      </w:r>
      <w:r w:rsidRPr="008B5D47">
        <w:rPr>
          <w:rFonts w:hint="eastAsia"/>
          <w:b/>
          <w:sz w:val="32"/>
          <w:szCs w:val="32"/>
        </w:rPr>
        <w:t>录</w:t>
      </w:r>
    </w:p>
    <w:p w:rsidR="008B5D47" w:rsidRDefault="008B5D47" w:rsidP="008B5D47">
      <w:pPr>
        <w:snapToGrid w:val="0"/>
        <w:spacing w:line="300" w:lineRule="auto"/>
        <w:rPr>
          <w:rFonts w:ascii="宋体" w:hAnsi="宋体" w:hint="eastAsia"/>
          <w:sz w:val="21"/>
          <w:szCs w:val="21"/>
        </w:rPr>
      </w:pPr>
    </w:p>
    <w:bookmarkStart w:id="1" w:name="_Toc148260988"/>
    <w:p w:rsidR="00B90883" w:rsidRDefault="00B3579F">
      <w:pPr>
        <w:pStyle w:val="TOC1"/>
        <w:tabs>
          <w:tab w:val="right" w:leader="dot" w:pos="8296"/>
        </w:tabs>
        <w:rPr>
          <w:b w:val="0"/>
          <w:bCs w:val="0"/>
          <w:caps w:val="0"/>
          <w:noProof/>
          <w:kern w:val="2"/>
          <w:sz w:val="21"/>
          <w:szCs w:val="24"/>
        </w:rPr>
      </w:pPr>
      <w:r w:rsidRPr="00BF32A9">
        <w:rPr>
          <w:b w:val="0"/>
          <w:sz w:val="21"/>
          <w:szCs w:val="44"/>
        </w:rPr>
        <w:fldChar w:fldCharType="begin"/>
      </w:r>
      <w:r w:rsidRPr="00BF32A9">
        <w:rPr>
          <w:b w:val="0"/>
          <w:sz w:val="21"/>
          <w:szCs w:val="44"/>
        </w:rPr>
        <w:instrText xml:space="preserve"> TOC \o "1-3" \u </w:instrText>
      </w:r>
      <w:r w:rsidRPr="00BF32A9">
        <w:rPr>
          <w:b w:val="0"/>
          <w:sz w:val="21"/>
          <w:szCs w:val="44"/>
        </w:rPr>
        <w:fldChar w:fldCharType="separate"/>
      </w:r>
      <w:r w:rsidR="00B90883">
        <w:rPr>
          <w:rFonts w:hint="eastAsia"/>
          <w:noProof/>
        </w:rPr>
        <w:t xml:space="preserve">第一篇　</w:t>
      </w:r>
      <w:r w:rsidR="00B90883">
        <w:rPr>
          <w:noProof/>
        </w:rPr>
        <w:t>CAR</w:t>
      </w:r>
      <w:r w:rsidR="00B90883">
        <w:rPr>
          <w:rFonts w:hint="eastAsia"/>
          <w:noProof/>
        </w:rPr>
        <w:t>的背景和规范</w:t>
      </w:r>
      <w:r w:rsidR="00B90883">
        <w:rPr>
          <w:noProof/>
        </w:rPr>
        <w:tab/>
      </w:r>
      <w:r w:rsidR="00B90883">
        <w:rPr>
          <w:noProof/>
        </w:rPr>
        <w:fldChar w:fldCharType="begin"/>
      </w:r>
      <w:r w:rsidR="00B90883">
        <w:rPr>
          <w:noProof/>
        </w:rPr>
        <w:instrText xml:space="preserve"> PAGEREF _Toc197918932 \h </w:instrText>
      </w:r>
      <w:r w:rsidR="00B90883">
        <w:rPr>
          <w:noProof/>
        </w:rPr>
      </w:r>
      <w:r w:rsidR="00B90883">
        <w:rPr>
          <w:noProof/>
        </w:rPr>
        <w:fldChar w:fldCharType="separate"/>
      </w:r>
      <w:r w:rsidR="00B90883">
        <w:rPr>
          <w:noProof/>
        </w:rPr>
        <w:t>6</w:t>
      </w:r>
      <w:r w:rsidR="00B90883">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第一章　</w:t>
      </w:r>
      <w:r>
        <w:rPr>
          <w:noProof/>
        </w:rPr>
        <w:t>CAR</w:t>
      </w:r>
      <w:r>
        <w:rPr>
          <w:rFonts w:hint="eastAsia"/>
          <w:noProof/>
        </w:rPr>
        <w:t>技术的起源</w:t>
      </w:r>
      <w:r>
        <w:rPr>
          <w:noProof/>
        </w:rPr>
        <w:tab/>
      </w:r>
      <w:r>
        <w:rPr>
          <w:noProof/>
        </w:rPr>
        <w:fldChar w:fldCharType="begin"/>
      </w:r>
      <w:r>
        <w:rPr>
          <w:noProof/>
        </w:rPr>
        <w:instrText xml:space="preserve"> PAGEREF _Toc197918933 \h </w:instrText>
      </w:r>
      <w:r>
        <w:rPr>
          <w:noProof/>
        </w:rPr>
      </w:r>
      <w:r>
        <w:rPr>
          <w:noProof/>
        </w:rPr>
        <w:fldChar w:fldCharType="separate"/>
      </w:r>
      <w:r>
        <w:rPr>
          <w:noProof/>
        </w:rPr>
        <w:t>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1.1 </w:t>
      </w:r>
      <w:r w:rsidRPr="00A30998">
        <w:rPr>
          <w:rFonts w:ascii="宋体" w:hAnsi="宋体" w:hint="eastAsia"/>
          <w:noProof/>
        </w:rPr>
        <w:t>构件的产生</w:t>
      </w:r>
      <w:r>
        <w:rPr>
          <w:noProof/>
        </w:rPr>
        <w:tab/>
      </w:r>
      <w:r>
        <w:rPr>
          <w:noProof/>
        </w:rPr>
        <w:fldChar w:fldCharType="begin"/>
      </w:r>
      <w:r>
        <w:rPr>
          <w:noProof/>
        </w:rPr>
        <w:instrText xml:space="preserve"> PAGEREF _Toc197918934 \h </w:instrText>
      </w:r>
      <w:r>
        <w:rPr>
          <w:noProof/>
        </w:rPr>
      </w:r>
      <w:r>
        <w:rPr>
          <w:noProof/>
        </w:rPr>
        <w:fldChar w:fldCharType="separate"/>
      </w:r>
      <w:r>
        <w:rPr>
          <w:noProof/>
        </w:rPr>
        <w:t>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1.2 </w:t>
      </w:r>
      <w:r w:rsidRPr="00A30998">
        <w:rPr>
          <w:rFonts w:ascii="宋体" w:hAnsi="宋体" w:hint="eastAsia"/>
          <w:noProof/>
        </w:rPr>
        <w:t>操作系统的演变</w:t>
      </w:r>
      <w:r>
        <w:rPr>
          <w:noProof/>
        </w:rPr>
        <w:tab/>
      </w:r>
      <w:r>
        <w:rPr>
          <w:noProof/>
        </w:rPr>
        <w:fldChar w:fldCharType="begin"/>
      </w:r>
      <w:r>
        <w:rPr>
          <w:noProof/>
        </w:rPr>
        <w:instrText xml:space="preserve"> PAGEREF _Toc197918935 \h </w:instrText>
      </w:r>
      <w:r>
        <w:rPr>
          <w:noProof/>
        </w:rPr>
      </w:r>
      <w:r>
        <w:rPr>
          <w:noProof/>
        </w:rPr>
        <w:fldChar w:fldCharType="separate"/>
      </w:r>
      <w:r>
        <w:rPr>
          <w:noProof/>
        </w:rPr>
        <w:t>8</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1.2.1 </w:t>
      </w:r>
      <w:r w:rsidRPr="00A30998">
        <w:rPr>
          <w:rFonts w:ascii="宋体" w:hAnsi="宋体" w:hint="eastAsia"/>
          <w:noProof/>
        </w:rPr>
        <w:t>第一代操作系统——</w:t>
      </w:r>
      <w:r w:rsidRPr="00A30998">
        <w:rPr>
          <w:rFonts w:ascii="宋体" w:hAnsi="宋体"/>
          <w:noProof/>
        </w:rPr>
        <w:t>DOS</w:t>
      </w:r>
      <w:r w:rsidRPr="00A30998">
        <w:rPr>
          <w:rFonts w:ascii="宋体" w:hAnsi="宋体" w:hint="eastAsia"/>
          <w:noProof/>
        </w:rPr>
        <w:t>计算模型</w:t>
      </w:r>
      <w:r>
        <w:rPr>
          <w:noProof/>
        </w:rPr>
        <w:tab/>
      </w:r>
      <w:r>
        <w:rPr>
          <w:noProof/>
        </w:rPr>
        <w:fldChar w:fldCharType="begin"/>
      </w:r>
      <w:r>
        <w:rPr>
          <w:noProof/>
        </w:rPr>
        <w:instrText xml:space="preserve"> PAGEREF _Toc197918936 \h </w:instrText>
      </w:r>
      <w:r>
        <w:rPr>
          <w:noProof/>
        </w:rPr>
      </w:r>
      <w:r>
        <w:rPr>
          <w:noProof/>
        </w:rPr>
        <w:fldChar w:fldCharType="separate"/>
      </w:r>
      <w:r>
        <w:rPr>
          <w:noProof/>
        </w:rPr>
        <w:t>8</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1.2.2 </w:t>
      </w:r>
      <w:r w:rsidRPr="00A30998">
        <w:rPr>
          <w:rFonts w:ascii="宋体" w:hAnsi="宋体" w:hint="eastAsia"/>
          <w:noProof/>
        </w:rPr>
        <w:t>第二代操作系统——</w:t>
      </w:r>
      <w:r w:rsidRPr="00A30998">
        <w:rPr>
          <w:rFonts w:ascii="宋体" w:hAnsi="宋体"/>
          <w:noProof/>
        </w:rPr>
        <w:t>Windows</w:t>
      </w:r>
      <w:r w:rsidRPr="00A30998">
        <w:rPr>
          <w:rFonts w:ascii="宋体" w:hAnsi="宋体" w:hint="eastAsia"/>
          <w:noProof/>
        </w:rPr>
        <w:t>计算模型</w:t>
      </w:r>
      <w:r>
        <w:rPr>
          <w:noProof/>
        </w:rPr>
        <w:tab/>
      </w:r>
      <w:r>
        <w:rPr>
          <w:noProof/>
        </w:rPr>
        <w:fldChar w:fldCharType="begin"/>
      </w:r>
      <w:r>
        <w:rPr>
          <w:noProof/>
        </w:rPr>
        <w:instrText xml:space="preserve"> PAGEREF _Toc197918937 \h </w:instrText>
      </w:r>
      <w:r>
        <w:rPr>
          <w:noProof/>
        </w:rPr>
      </w:r>
      <w:r>
        <w:rPr>
          <w:noProof/>
        </w:rPr>
        <w:fldChar w:fldCharType="separate"/>
      </w:r>
      <w:r>
        <w:rPr>
          <w:noProof/>
        </w:rPr>
        <w:t>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1.2.3 </w:t>
      </w:r>
      <w:r w:rsidRPr="00A30998">
        <w:rPr>
          <w:rFonts w:ascii="宋体" w:hAnsi="宋体" w:hint="eastAsia"/>
          <w:noProof/>
        </w:rPr>
        <w:t>第三代操作系统——</w:t>
      </w:r>
      <w:r w:rsidRPr="00A30998">
        <w:rPr>
          <w:rFonts w:ascii="宋体" w:hAnsi="宋体"/>
          <w:noProof/>
        </w:rPr>
        <w:t>WEB</w:t>
      </w:r>
      <w:r w:rsidRPr="00A30998">
        <w:rPr>
          <w:rFonts w:ascii="宋体" w:hAnsi="宋体" w:hint="eastAsia"/>
          <w:noProof/>
        </w:rPr>
        <w:t>服务计算模型</w:t>
      </w:r>
      <w:r>
        <w:rPr>
          <w:noProof/>
        </w:rPr>
        <w:tab/>
      </w:r>
      <w:r>
        <w:rPr>
          <w:noProof/>
        </w:rPr>
        <w:fldChar w:fldCharType="begin"/>
      </w:r>
      <w:r>
        <w:rPr>
          <w:noProof/>
        </w:rPr>
        <w:instrText xml:space="preserve"> PAGEREF _Toc197918938 \h </w:instrText>
      </w:r>
      <w:r>
        <w:rPr>
          <w:noProof/>
        </w:rPr>
      </w:r>
      <w:r>
        <w:rPr>
          <w:noProof/>
        </w:rPr>
        <w:fldChar w:fldCharType="separate"/>
      </w:r>
      <w:r>
        <w:rPr>
          <w:noProof/>
        </w:rPr>
        <w:t>10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1.3 </w:t>
      </w:r>
      <w:r w:rsidRPr="00A30998">
        <w:rPr>
          <w:rFonts w:ascii="宋体" w:hAnsi="宋体" w:hint="eastAsia"/>
          <w:noProof/>
        </w:rPr>
        <w:t>软件编程技术的演变</w:t>
      </w:r>
      <w:r>
        <w:rPr>
          <w:noProof/>
        </w:rPr>
        <w:tab/>
      </w:r>
      <w:r>
        <w:rPr>
          <w:noProof/>
        </w:rPr>
        <w:fldChar w:fldCharType="begin"/>
      </w:r>
      <w:r>
        <w:rPr>
          <w:noProof/>
        </w:rPr>
        <w:instrText xml:space="preserve"> PAGEREF _Toc197918939 \h </w:instrText>
      </w:r>
      <w:r>
        <w:rPr>
          <w:noProof/>
        </w:rPr>
      </w:r>
      <w:r>
        <w:rPr>
          <w:noProof/>
        </w:rPr>
        <w:fldChar w:fldCharType="separate"/>
      </w:r>
      <w:r>
        <w:rPr>
          <w:noProof/>
        </w:rPr>
        <w:t>11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1.3.1 </w:t>
      </w:r>
      <w:r w:rsidRPr="00A30998">
        <w:rPr>
          <w:rFonts w:ascii="宋体" w:hAnsi="宋体" w:hint="eastAsia"/>
          <w:noProof/>
        </w:rPr>
        <w:t>面向对象编程</w:t>
      </w:r>
      <w:r>
        <w:rPr>
          <w:noProof/>
        </w:rPr>
        <w:tab/>
      </w:r>
      <w:r>
        <w:rPr>
          <w:noProof/>
        </w:rPr>
        <w:fldChar w:fldCharType="begin"/>
      </w:r>
      <w:r>
        <w:rPr>
          <w:noProof/>
        </w:rPr>
        <w:instrText xml:space="preserve"> PAGEREF _Toc197918940 \h </w:instrText>
      </w:r>
      <w:r>
        <w:rPr>
          <w:noProof/>
        </w:rPr>
      </w:r>
      <w:r>
        <w:rPr>
          <w:noProof/>
        </w:rPr>
        <w:fldChar w:fldCharType="separate"/>
      </w:r>
      <w:r>
        <w:rPr>
          <w:noProof/>
        </w:rPr>
        <w:t>11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1.3.2 </w:t>
      </w:r>
      <w:r w:rsidRPr="00A30998">
        <w:rPr>
          <w:rFonts w:ascii="宋体" w:hAnsi="宋体" w:hint="eastAsia"/>
          <w:noProof/>
        </w:rPr>
        <w:t>面向构件编程</w:t>
      </w:r>
      <w:r>
        <w:rPr>
          <w:noProof/>
        </w:rPr>
        <w:tab/>
      </w:r>
      <w:r>
        <w:rPr>
          <w:noProof/>
        </w:rPr>
        <w:fldChar w:fldCharType="begin"/>
      </w:r>
      <w:r>
        <w:rPr>
          <w:noProof/>
        </w:rPr>
        <w:instrText xml:space="preserve"> PAGEREF _Toc197918941 \h </w:instrText>
      </w:r>
      <w:r>
        <w:rPr>
          <w:noProof/>
        </w:rPr>
      </w:r>
      <w:r>
        <w:rPr>
          <w:noProof/>
        </w:rPr>
        <w:fldChar w:fldCharType="separate"/>
      </w:r>
      <w:r>
        <w:rPr>
          <w:noProof/>
        </w:rPr>
        <w:t>11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1.3.3 </w:t>
      </w:r>
      <w:r w:rsidRPr="00A30998">
        <w:rPr>
          <w:rFonts w:ascii="宋体" w:hAnsi="宋体" w:hint="eastAsia"/>
          <w:noProof/>
        </w:rPr>
        <w:t>面向中间件编程</w:t>
      </w:r>
      <w:r>
        <w:rPr>
          <w:noProof/>
        </w:rPr>
        <w:tab/>
      </w:r>
      <w:r>
        <w:rPr>
          <w:noProof/>
        </w:rPr>
        <w:fldChar w:fldCharType="begin"/>
      </w:r>
      <w:r>
        <w:rPr>
          <w:noProof/>
        </w:rPr>
        <w:instrText xml:space="preserve"> PAGEREF _Toc197918942 \h </w:instrText>
      </w:r>
      <w:r>
        <w:rPr>
          <w:noProof/>
        </w:rPr>
      </w:r>
      <w:r>
        <w:rPr>
          <w:noProof/>
        </w:rPr>
        <w:fldChar w:fldCharType="separate"/>
      </w:r>
      <w:r>
        <w:rPr>
          <w:noProof/>
        </w:rPr>
        <w:t>12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1.4 CAR</w:t>
      </w:r>
      <w:r w:rsidRPr="00A30998">
        <w:rPr>
          <w:rFonts w:ascii="宋体" w:hAnsi="宋体" w:hint="eastAsia"/>
          <w:noProof/>
        </w:rPr>
        <w:t>技术的产生</w:t>
      </w:r>
      <w:r>
        <w:rPr>
          <w:noProof/>
        </w:rPr>
        <w:tab/>
      </w:r>
      <w:r>
        <w:rPr>
          <w:noProof/>
        </w:rPr>
        <w:fldChar w:fldCharType="begin"/>
      </w:r>
      <w:r>
        <w:rPr>
          <w:noProof/>
        </w:rPr>
        <w:instrText xml:space="preserve"> PAGEREF _Toc197918943 \h </w:instrText>
      </w:r>
      <w:r>
        <w:rPr>
          <w:noProof/>
        </w:rPr>
      </w:r>
      <w:r>
        <w:rPr>
          <w:noProof/>
        </w:rPr>
        <w:fldChar w:fldCharType="separate"/>
      </w:r>
      <w:r>
        <w:rPr>
          <w:noProof/>
        </w:rPr>
        <w:t>12</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第二章　</w:t>
      </w:r>
      <w:r>
        <w:rPr>
          <w:noProof/>
        </w:rPr>
        <w:t>CAR</w:t>
      </w:r>
      <w:r>
        <w:rPr>
          <w:rFonts w:hint="eastAsia"/>
          <w:noProof/>
        </w:rPr>
        <w:t>技术的发展</w:t>
      </w:r>
      <w:r>
        <w:rPr>
          <w:noProof/>
        </w:rPr>
        <w:tab/>
      </w:r>
      <w:r>
        <w:rPr>
          <w:noProof/>
        </w:rPr>
        <w:fldChar w:fldCharType="begin"/>
      </w:r>
      <w:r>
        <w:rPr>
          <w:noProof/>
        </w:rPr>
        <w:instrText xml:space="preserve"> PAGEREF _Toc197918944 \h </w:instrText>
      </w:r>
      <w:r>
        <w:rPr>
          <w:noProof/>
        </w:rPr>
      </w:r>
      <w:r>
        <w:rPr>
          <w:noProof/>
        </w:rPr>
        <w:fldChar w:fldCharType="separate"/>
      </w:r>
      <w:r>
        <w:rPr>
          <w:noProof/>
        </w:rPr>
        <w:t>14</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2.1 CAR</w:t>
      </w:r>
      <w:r w:rsidRPr="00A30998">
        <w:rPr>
          <w:rFonts w:ascii="宋体" w:hAnsi="宋体" w:hint="eastAsia"/>
          <w:noProof/>
        </w:rPr>
        <w:t>结构</w:t>
      </w:r>
      <w:r>
        <w:rPr>
          <w:noProof/>
        </w:rPr>
        <w:tab/>
      </w:r>
      <w:r>
        <w:rPr>
          <w:noProof/>
        </w:rPr>
        <w:fldChar w:fldCharType="begin"/>
      </w:r>
      <w:r>
        <w:rPr>
          <w:noProof/>
        </w:rPr>
        <w:instrText xml:space="preserve"> PAGEREF _Toc197918945 \h </w:instrText>
      </w:r>
      <w:r>
        <w:rPr>
          <w:noProof/>
        </w:rPr>
      </w:r>
      <w:r>
        <w:rPr>
          <w:noProof/>
        </w:rPr>
        <w:fldChar w:fldCharType="separate"/>
      </w:r>
      <w:r>
        <w:rPr>
          <w:noProof/>
        </w:rPr>
        <w:t>14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2.1.1 </w:t>
      </w:r>
      <w:r w:rsidRPr="00A30998">
        <w:rPr>
          <w:rFonts w:ascii="宋体" w:hAnsi="宋体" w:hint="eastAsia"/>
          <w:noProof/>
        </w:rPr>
        <w:t>对象与接口</w:t>
      </w:r>
      <w:r>
        <w:rPr>
          <w:noProof/>
        </w:rPr>
        <w:tab/>
      </w:r>
      <w:r>
        <w:rPr>
          <w:noProof/>
        </w:rPr>
        <w:fldChar w:fldCharType="begin"/>
      </w:r>
      <w:r>
        <w:rPr>
          <w:noProof/>
        </w:rPr>
        <w:instrText xml:space="preserve"> PAGEREF _Toc197918946 \h </w:instrText>
      </w:r>
      <w:r>
        <w:rPr>
          <w:noProof/>
        </w:rPr>
      </w:r>
      <w:r>
        <w:rPr>
          <w:noProof/>
        </w:rPr>
        <w:fldChar w:fldCharType="separate"/>
      </w:r>
      <w:r>
        <w:rPr>
          <w:noProof/>
        </w:rPr>
        <w:t>14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2.1.2 </w:t>
      </w:r>
      <w:r w:rsidRPr="00A30998">
        <w:rPr>
          <w:rFonts w:ascii="宋体" w:hAnsi="宋体" w:hint="eastAsia"/>
          <w:noProof/>
        </w:rPr>
        <w:t>客户</w:t>
      </w:r>
      <w:r w:rsidRPr="00A30998">
        <w:rPr>
          <w:rFonts w:ascii="宋体" w:hAnsi="宋体"/>
          <w:noProof/>
        </w:rPr>
        <w:t>/</w:t>
      </w:r>
      <w:r w:rsidRPr="00A30998">
        <w:rPr>
          <w:rFonts w:ascii="宋体" w:hAnsi="宋体" w:hint="eastAsia"/>
          <w:noProof/>
        </w:rPr>
        <w:t>服务器模型</w:t>
      </w:r>
      <w:r>
        <w:rPr>
          <w:noProof/>
        </w:rPr>
        <w:tab/>
      </w:r>
      <w:r>
        <w:rPr>
          <w:noProof/>
        </w:rPr>
        <w:fldChar w:fldCharType="begin"/>
      </w:r>
      <w:r>
        <w:rPr>
          <w:noProof/>
        </w:rPr>
        <w:instrText xml:space="preserve"> PAGEREF _Toc197918947 \h </w:instrText>
      </w:r>
      <w:r>
        <w:rPr>
          <w:noProof/>
        </w:rPr>
      </w:r>
      <w:r>
        <w:rPr>
          <w:noProof/>
        </w:rPr>
        <w:fldChar w:fldCharType="separate"/>
      </w:r>
      <w:r>
        <w:rPr>
          <w:noProof/>
        </w:rPr>
        <w:t>15</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2.2 CAR</w:t>
      </w:r>
      <w:r w:rsidRPr="00A30998">
        <w:rPr>
          <w:rFonts w:ascii="宋体" w:hAnsi="宋体" w:hint="eastAsia"/>
          <w:noProof/>
        </w:rPr>
        <w:t>发展简史</w:t>
      </w:r>
      <w:r>
        <w:rPr>
          <w:noProof/>
        </w:rPr>
        <w:tab/>
      </w:r>
      <w:r>
        <w:rPr>
          <w:noProof/>
        </w:rPr>
        <w:fldChar w:fldCharType="begin"/>
      </w:r>
      <w:r>
        <w:rPr>
          <w:noProof/>
        </w:rPr>
        <w:instrText xml:space="preserve"> PAGEREF _Toc197918948 \h </w:instrText>
      </w:r>
      <w:r>
        <w:rPr>
          <w:noProof/>
        </w:rPr>
      </w:r>
      <w:r>
        <w:rPr>
          <w:noProof/>
        </w:rPr>
        <w:fldChar w:fldCharType="separate"/>
      </w:r>
      <w:r>
        <w:rPr>
          <w:noProof/>
        </w:rPr>
        <w:t>16</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2.3 CAR</w:t>
      </w:r>
      <w:r w:rsidRPr="00A30998">
        <w:rPr>
          <w:rFonts w:ascii="宋体" w:hAnsi="宋体" w:hint="eastAsia"/>
          <w:noProof/>
        </w:rPr>
        <w:t>技术的深远影响</w:t>
      </w:r>
      <w:r>
        <w:rPr>
          <w:noProof/>
        </w:rPr>
        <w:tab/>
      </w:r>
      <w:r>
        <w:rPr>
          <w:noProof/>
        </w:rPr>
        <w:fldChar w:fldCharType="begin"/>
      </w:r>
      <w:r>
        <w:rPr>
          <w:noProof/>
        </w:rPr>
        <w:instrText xml:space="preserve"> PAGEREF _Toc197918949 \h </w:instrText>
      </w:r>
      <w:r>
        <w:rPr>
          <w:noProof/>
        </w:rPr>
      </w:r>
      <w:r>
        <w:rPr>
          <w:noProof/>
        </w:rPr>
        <w:fldChar w:fldCharType="separate"/>
      </w:r>
      <w:r>
        <w:rPr>
          <w:noProof/>
        </w:rPr>
        <w:t>17</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2.3.1 CAR</w:t>
      </w:r>
      <w:r w:rsidRPr="00A30998">
        <w:rPr>
          <w:rFonts w:ascii="宋体" w:hAnsi="宋体" w:hint="eastAsia"/>
          <w:noProof/>
        </w:rPr>
        <w:t>技术对软件工程的作用</w:t>
      </w:r>
      <w:r>
        <w:rPr>
          <w:noProof/>
        </w:rPr>
        <w:tab/>
      </w:r>
      <w:r>
        <w:rPr>
          <w:noProof/>
        </w:rPr>
        <w:fldChar w:fldCharType="begin"/>
      </w:r>
      <w:r>
        <w:rPr>
          <w:noProof/>
        </w:rPr>
        <w:instrText xml:space="preserve"> PAGEREF _Toc197918950 \h </w:instrText>
      </w:r>
      <w:r>
        <w:rPr>
          <w:noProof/>
        </w:rPr>
      </w:r>
      <w:r>
        <w:rPr>
          <w:noProof/>
        </w:rPr>
        <w:fldChar w:fldCharType="separate"/>
      </w:r>
      <w:r>
        <w:rPr>
          <w:noProof/>
        </w:rPr>
        <w:t>17</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2.3.2 CAR</w:t>
      </w:r>
      <w:r w:rsidRPr="00A30998">
        <w:rPr>
          <w:rFonts w:ascii="宋体" w:hAnsi="宋体" w:hint="eastAsia"/>
          <w:noProof/>
        </w:rPr>
        <w:t>技术的意义</w:t>
      </w:r>
      <w:r>
        <w:rPr>
          <w:noProof/>
        </w:rPr>
        <w:tab/>
      </w:r>
      <w:r>
        <w:rPr>
          <w:noProof/>
        </w:rPr>
        <w:fldChar w:fldCharType="begin"/>
      </w:r>
      <w:r>
        <w:rPr>
          <w:noProof/>
        </w:rPr>
        <w:instrText xml:space="preserve"> PAGEREF _Toc197918951 \h </w:instrText>
      </w:r>
      <w:r>
        <w:rPr>
          <w:noProof/>
        </w:rPr>
      </w:r>
      <w:r>
        <w:rPr>
          <w:noProof/>
        </w:rPr>
        <w:fldChar w:fldCharType="separate"/>
      </w:r>
      <w:r>
        <w:rPr>
          <w:noProof/>
        </w:rPr>
        <w:t>18</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第三章　</w:t>
      </w:r>
      <w:r>
        <w:rPr>
          <w:noProof/>
        </w:rPr>
        <w:t>CAR</w:t>
      </w:r>
      <w:r>
        <w:rPr>
          <w:rFonts w:hint="eastAsia"/>
          <w:noProof/>
        </w:rPr>
        <w:t>的基本知识</w:t>
      </w:r>
      <w:r>
        <w:rPr>
          <w:noProof/>
        </w:rPr>
        <w:tab/>
      </w:r>
      <w:r>
        <w:rPr>
          <w:noProof/>
        </w:rPr>
        <w:fldChar w:fldCharType="begin"/>
      </w:r>
      <w:r>
        <w:rPr>
          <w:noProof/>
        </w:rPr>
        <w:instrText xml:space="preserve"> PAGEREF _Toc197918952 \h </w:instrText>
      </w:r>
      <w:r>
        <w:rPr>
          <w:noProof/>
        </w:rPr>
      </w:r>
      <w:r>
        <w:rPr>
          <w:noProof/>
        </w:rPr>
        <w:fldChar w:fldCharType="separate"/>
      </w:r>
      <w:r>
        <w:rPr>
          <w:noProof/>
        </w:rPr>
        <w:t>19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3.1 CAR</w:t>
      </w:r>
      <w:r w:rsidRPr="00A30998">
        <w:rPr>
          <w:rFonts w:ascii="宋体" w:hAnsi="宋体" w:hint="eastAsia"/>
          <w:noProof/>
        </w:rPr>
        <w:t>基本定义</w:t>
      </w:r>
      <w:r>
        <w:rPr>
          <w:noProof/>
        </w:rPr>
        <w:tab/>
      </w:r>
      <w:r>
        <w:rPr>
          <w:noProof/>
        </w:rPr>
        <w:fldChar w:fldCharType="begin"/>
      </w:r>
      <w:r>
        <w:rPr>
          <w:noProof/>
        </w:rPr>
        <w:instrText xml:space="preserve"> PAGEREF _Toc197918953 \h </w:instrText>
      </w:r>
      <w:r>
        <w:rPr>
          <w:noProof/>
        </w:rPr>
      </w:r>
      <w:r>
        <w:rPr>
          <w:noProof/>
        </w:rPr>
        <w:fldChar w:fldCharType="separate"/>
      </w:r>
      <w:r>
        <w:rPr>
          <w:noProof/>
        </w:rPr>
        <w:t>19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3.2 CAR</w:t>
      </w:r>
      <w:r w:rsidRPr="00A30998">
        <w:rPr>
          <w:rFonts w:ascii="宋体" w:hAnsi="宋体" w:hint="eastAsia"/>
          <w:noProof/>
        </w:rPr>
        <w:t>构件技术</w:t>
      </w:r>
      <w:r>
        <w:rPr>
          <w:noProof/>
        </w:rPr>
        <w:tab/>
      </w:r>
      <w:r>
        <w:rPr>
          <w:noProof/>
        </w:rPr>
        <w:fldChar w:fldCharType="begin"/>
      </w:r>
      <w:r>
        <w:rPr>
          <w:noProof/>
        </w:rPr>
        <w:instrText xml:space="preserve"> PAGEREF _Toc197918954 \h </w:instrText>
      </w:r>
      <w:r>
        <w:rPr>
          <w:noProof/>
        </w:rPr>
      </w:r>
      <w:r>
        <w:rPr>
          <w:noProof/>
        </w:rPr>
        <w:fldChar w:fldCharType="separate"/>
      </w:r>
      <w:r>
        <w:rPr>
          <w:noProof/>
        </w:rPr>
        <w:t>19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3.3 </w:t>
      </w:r>
      <w:r w:rsidRPr="00A30998">
        <w:rPr>
          <w:rFonts w:ascii="宋体" w:hAnsi="宋体" w:hint="eastAsia"/>
          <w:noProof/>
        </w:rPr>
        <w:t>什么是接口</w:t>
      </w:r>
      <w:r>
        <w:rPr>
          <w:noProof/>
        </w:rPr>
        <w:tab/>
      </w:r>
      <w:r>
        <w:rPr>
          <w:noProof/>
        </w:rPr>
        <w:fldChar w:fldCharType="begin"/>
      </w:r>
      <w:r>
        <w:rPr>
          <w:noProof/>
        </w:rPr>
        <w:instrText xml:space="preserve"> PAGEREF _Toc197918955 \h </w:instrText>
      </w:r>
      <w:r>
        <w:rPr>
          <w:noProof/>
        </w:rPr>
      </w:r>
      <w:r>
        <w:rPr>
          <w:noProof/>
        </w:rPr>
        <w:fldChar w:fldCharType="separate"/>
      </w:r>
      <w:r>
        <w:rPr>
          <w:noProof/>
        </w:rPr>
        <w:t>20</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3.3.1 </w:t>
      </w:r>
      <w:r w:rsidRPr="00A30998">
        <w:rPr>
          <w:rFonts w:ascii="宋体" w:hAnsi="宋体" w:hint="eastAsia"/>
          <w:noProof/>
        </w:rPr>
        <w:t>接口的定义</w:t>
      </w:r>
      <w:r>
        <w:rPr>
          <w:noProof/>
        </w:rPr>
        <w:tab/>
      </w:r>
      <w:r>
        <w:rPr>
          <w:noProof/>
        </w:rPr>
        <w:fldChar w:fldCharType="begin"/>
      </w:r>
      <w:r>
        <w:rPr>
          <w:noProof/>
        </w:rPr>
        <w:instrText xml:space="preserve"> PAGEREF _Toc197918956 \h </w:instrText>
      </w:r>
      <w:r>
        <w:rPr>
          <w:noProof/>
        </w:rPr>
      </w:r>
      <w:r>
        <w:rPr>
          <w:noProof/>
        </w:rPr>
        <w:fldChar w:fldCharType="separate"/>
      </w:r>
      <w:r>
        <w:rPr>
          <w:noProof/>
        </w:rPr>
        <w:t>20</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3.3.2 </w:t>
      </w:r>
      <w:r w:rsidRPr="00A30998">
        <w:rPr>
          <w:rFonts w:ascii="宋体" w:hAnsi="宋体" w:hint="eastAsia"/>
          <w:noProof/>
        </w:rPr>
        <w:t>接口与构件</w:t>
      </w:r>
      <w:r>
        <w:rPr>
          <w:noProof/>
        </w:rPr>
        <w:tab/>
      </w:r>
      <w:r>
        <w:rPr>
          <w:noProof/>
        </w:rPr>
        <w:fldChar w:fldCharType="begin"/>
      </w:r>
      <w:r>
        <w:rPr>
          <w:noProof/>
        </w:rPr>
        <w:instrText xml:space="preserve"> PAGEREF _Toc197918957 \h </w:instrText>
      </w:r>
      <w:r>
        <w:rPr>
          <w:noProof/>
        </w:rPr>
      </w:r>
      <w:r>
        <w:rPr>
          <w:noProof/>
        </w:rPr>
        <w:fldChar w:fldCharType="separate"/>
      </w:r>
      <w:r>
        <w:rPr>
          <w:noProof/>
        </w:rPr>
        <w:t>21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3.3.3 </w:t>
      </w:r>
      <w:r w:rsidRPr="00A30998">
        <w:rPr>
          <w:rFonts w:ascii="宋体" w:hAnsi="宋体" w:hint="eastAsia"/>
          <w:noProof/>
        </w:rPr>
        <w:t>构件化程序设计</w:t>
      </w:r>
      <w:r>
        <w:rPr>
          <w:noProof/>
        </w:rPr>
        <w:tab/>
      </w:r>
      <w:r>
        <w:rPr>
          <w:noProof/>
        </w:rPr>
        <w:fldChar w:fldCharType="begin"/>
      </w:r>
      <w:r>
        <w:rPr>
          <w:noProof/>
        </w:rPr>
        <w:instrText xml:space="preserve"> PAGEREF _Toc197918958 \h </w:instrText>
      </w:r>
      <w:r>
        <w:rPr>
          <w:noProof/>
        </w:rPr>
      </w:r>
      <w:r>
        <w:rPr>
          <w:noProof/>
        </w:rPr>
        <w:fldChar w:fldCharType="separate"/>
      </w:r>
      <w:r>
        <w:rPr>
          <w:noProof/>
        </w:rPr>
        <w:t>21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3.4 CAR</w:t>
      </w:r>
      <w:r w:rsidRPr="00A30998">
        <w:rPr>
          <w:rFonts w:ascii="宋体" w:hAnsi="宋体" w:hint="eastAsia"/>
          <w:noProof/>
        </w:rPr>
        <w:t>构件技术在</w:t>
      </w:r>
      <w:r w:rsidRPr="00A30998">
        <w:rPr>
          <w:rFonts w:ascii="宋体" w:hAnsi="宋体"/>
          <w:noProof/>
        </w:rPr>
        <w:t>Elastos</w:t>
      </w:r>
      <w:r w:rsidRPr="00A30998">
        <w:rPr>
          <w:rFonts w:ascii="宋体" w:hAnsi="宋体" w:hint="eastAsia"/>
          <w:noProof/>
        </w:rPr>
        <w:t>中的作用</w:t>
      </w:r>
      <w:r>
        <w:rPr>
          <w:noProof/>
        </w:rPr>
        <w:tab/>
      </w:r>
      <w:r>
        <w:rPr>
          <w:noProof/>
        </w:rPr>
        <w:fldChar w:fldCharType="begin"/>
      </w:r>
      <w:r>
        <w:rPr>
          <w:noProof/>
        </w:rPr>
        <w:instrText xml:space="preserve"> PAGEREF _Toc197918959 \h </w:instrText>
      </w:r>
      <w:r>
        <w:rPr>
          <w:noProof/>
        </w:rPr>
      </w:r>
      <w:r>
        <w:rPr>
          <w:noProof/>
        </w:rPr>
        <w:fldChar w:fldCharType="separate"/>
      </w:r>
      <w:r>
        <w:rPr>
          <w:noProof/>
        </w:rPr>
        <w:t>22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3.5 CAR</w:t>
      </w:r>
      <w:r w:rsidRPr="00A30998">
        <w:rPr>
          <w:rFonts w:ascii="宋体" w:hAnsi="宋体" w:hint="eastAsia"/>
          <w:noProof/>
        </w:rPr>
        <w:t>的技术内涵</w:t>
      </w:r>
      <w:r>
        <w:rPr>
          <w:noProof/>
        </w:rPr>
        <w:tab/>
      </w:r>
      <w:r>
        <w:rPr>
          <w:noProof/>
        </w:rPr>
        <w:fldChar w:fldCharType="begin"/>
      </w:r>
      <w:r>
        <w:rPr>
          <w:noProof/>
        </w:rPr>
        <w:instrText xml:space="preserve"> PAGEREF _Toc197918960 \h </w:instrText>
      </w:r>
      <w:r>
        <w:rPr>
          <w:noProof/>
        </w:rPr>
      </w:r>
      <w:r>
        <w:rPr>
          <w:noProof/>
        </w:rPr>
        <w:fldChar w:fldCharType="separate"/>
      </w:r>
      <w:r>
        <w:rPr>
          <w:noProof/>
        </w:rPr>
        <w:t>22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3.6 CAR</w:t>
      </w:r>
      <w:r w:rsidRPr="00A30998">
        <w:rPr>
          <w:rFonts w:ascii="宋体" w:hAnsi="宋体" w:hint="eastAsia"/>
          <w:noProof/>
        </w:rPr>
        <w:t>的技术特性</w:t>
      </w:r>
      <w:r>
        <w:rPr>
          <w:noProof/>
        </w:rPr>
        <w:tab/>
      </w:r>
      <w:r>
        <w:rPr>
          <w:noProof/>
        </w:rPr>
        <w:fldChar w:fldCharType="begin"/>
      </w:r>
      <w:r>
        <w:rPr>
          <w:noProof/>
        </w:rPr>
        <w:instrText xml:space="preserve"> PAGEREF _Toc197918961 \h </w:instrText>
      </w:r>
      <w:r>
        <w:rPr>
          <w:noProof/>
        </w:rPr>
      </w:r>
      <w:r>
        <w:rPr>
          <w:noProof/>
        </w:rPr>
        <w:fldChar w:fldCharType="separate"/>
      </w:r>
      <w:r>
        <w:rPr>
          <w:noProof/>
        </w:rPr>
        <w:t>22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3.6.1 </w:t>
      </w:r>
      <w:r w:rsidRPr="00A30998">
        <w:rPr>
          <w:rFonts w:ascii="宋体" w:hAnsi="宋体" w:hint="eastAsia"/>
          <w:noProof/>
        </w:rPr>
        <w:t>构件自描述</w:t>
      </w:r>
      <w:r>
        <w:rPr>
          <w:noProof/>
        </w:rPr>
        <w:tab/>
      </w:r>
      <w:r>
        <w:rPr>
          <w:noProof/>
        </w:rPr>
        <w:fldChar w:fldCharType="begin"/>
      </w:r>
      <w:r>
        <w:rPr>
          <w:noProof/>
        </w:rPr>
        <w:instrText xml:space="preserve"> PAGEREF _Toc197918962 \h </w:instrText>
      </w:r>
      <w:r>
        <w:rPr>
          <w:noProof/>
        </w:rPr>
      </w:r>
      <w:r>
        <w:rPr>
          <w:noProof/>
        </w:rPr>
        <w:fldChar w:fldCharType="separate"/>
      </w:r>
      <w:r>
        <w:rPr>
          <w:noProof/>
        </w:rPr>
        <w:t>22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3.6.2 </w:t>
      </w:r>
      <w:r w:rsidRPr="00A30998">
        <w:rPr>
          <w:rFonts w:ascii="宋体" w:hAnsi="宋体" w:hint="eastAsia"/>
          <w:noProof/>
        </w:rPr>
        <w:t>可重用性</w:t>
      </w:r>
      <w:r>
        <w:rPr>
          <w:noProof/>
        </w:rPr>
        <w:tab/>
      </w:r>
      <w:r>
        <w:rPr>
          <w:noProof/>
        </w:rPr>
        <w:fldChar w:fldCharType="begin"/>
      </w:r>
      <w:r>
        <w:rPr>
          <w:noProof/>
        </w:rPr>
        <w:instrText xml:space="preserve"> PAGEREF _Toc197918963 \h </w:instrText>
      </w:r>
      <w:r>
        <w:rPr>
          <w:noProof/>
        </w:rPr>
      </w:r>
      <w:r>
        <w:rPr>
          <w:noProof/>
        </w:rPr>
        <w:fldChar w:fldCharType="separate"/>
      </w:r>
      <w:r>
        <w:rPr>
          <w:noProof/>
        </w:rPr>
        <w:t>23</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3.6.3 </w:t>
      </w:r>
      <w:r w:rsidRPr="00A30998">
        <w:rPr>
          <w:rFonts w:ascii="宋体" w:hAnsi="宋体" w:hint="eastAsia"/>
          <w:noProof/>
        </w:rPr>
        <w:t>面向方面的编程支持</w:t>
      </w:r>
      <w:r>
        <w:rPr>
          <w:noProof/>
        </w:rPr>
        <w:tab/>
      </w:r>
      <w:r>
        <w:rPr>
          <w:noProof/>
        </w:rPr>
        <w:fldChar w:fldCharType="begin"/>
      </w:r>
      <w:r>
        <w:rPr>
          <w:noProof/>
        </w:rPr>
        <w:instrText xml:space="preserve"> PAGEREF _Toc197918964 \h </w:instrText>
      </w:r>
      <w:r>
        <w:rPr>
          <w:noProof/>
        </w:rPr>
      </w:r>
      <w:r>
        <w:rPr>
          <w:noProof/>
        </w:rPr>
        <w:fldChar w:fldCharType="separate"/>
      </w:r>
      <w:r>
        <w:rPr>
          <w:noProof/>
        </w:rPr>
        <w:t>23</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3.6.4 </w:t>
      </w:r>
      <w:r w:rsidRPr="00A30998">
        <w:rPr>
          <w:rFonts w:ascii="宋体" w:hAnsi="宋体" w:hint="eastAsia"/>
          <w:noProof/>
        </w:rPr>
        <w:t>远程过程调用</w:t>
      </w:r>
      <w:r>
        <w:rPr>
          <w:noProof/>
        </w:rPr>
        <w:tab/>
      </w:r>
      <w:r>
        <w:rPr>
          <w:noProof/>
        </w:rPr>
        <w:fldChar w:fldCharType="begin"/>
      </w:r>
      <w:r>
        <w:rPr>
          <w:noProof/>
        </w:rPr>
        <w:instrText xml:space="preserve"> PAGEREF _Toc197918965 \h </w:instrText>
      </w:r>
      <w:r>
        <w:rPr>
          <w:noProof/>
        </w:rPr>
      </w:r>
      <w:r>
        <w:rPr>
          <w:noProof/>
        </w:rPr>
        <w:fldChar w:fldCharType="separate"/>
      </w:r>
      <w:r>
        <w:rPr>
          <w:noProof/>
        </w:rPr>
        <w:t>23</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3.6.5 </w:t>
      </w:r>
      <w:r w:rsidRPr="00A30998">
        <w:rPr>
          <w:rFonts w:ascii="宋体" w:hAnsi="宋体" w:hint="eastAsia"/>
          <w:noProof/>
        </w:rPr>
        <w:t>命名服务机制</w:t>
      </w:r>
      <w:r>
        <w:rPr>
          <w:noProof/>
        </w:rPr>
        <w:tab/>
      </w:r>
      <w:r>
        <w:rPr>
          <w:noProof/>
        </w:rPr>
        <w:fldChar w:fldCharType="begin"/>
      </w:r>
      <w:r>
        <w:rPr>
          <w:noProof/>
        </w:rPr>
        <w:instrText xml:space="preserve"> PAGEREF _Toc197918966 \h </w:instrText>
      </w:r>
      <w:r>
        <w:rPr>
          <w:noProof/>
        </w:rPr>
      </w:r>
      <w:r>
        <w:rPr>
          <w:noProof/>
        </w:rPr>
        <w:fldChar w:fldCharType="separate"/>
      </w:r>
      <w:r>
        <w:rPr>
          <w:noProof/>
        </w:rPr>
        <w:t>24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3.6.6 </w:t>
      </w:r>
      <w:r w:rsidRPr="00A30998">
        <w:rPr>
          <w:rFonts w:ascii="宋体" w:hAnsi="宋体" w:hint="eastAsia"/>
          <w:noProof/>
        </w:rPr>
        <w:t>回调事件机制</w:t>
      </w:r>
      <w:r>
        <w:rPr>
          <w:noProof/>
        </w:rPr>
        <w:tab/>
      </w:r>
      <w:r>
        <w:rPr>
          <w:noProof/>
        </w:rPr>
        <w:fldChar w:fldCharType="begin"/>
      </w:r>
      <w:r>
        <w:rPr>
          <w:noProof/>
        </w:rPr>
        <w:instrText xml:space="preserve"> PAGEREF _Toc197918967 \h </w:instrText>
      </w:r>
      <w:r>
        <w:rPr>
          <w:noProof/>
        </w:rPr>
      </w:r>
      <w:r>
        <w:rPr>
          <w:noProof/>
        </w:rPr>
        <w:fldChar w:fldCharType="separate"/>
      </w:r>
      <w:r>
        <w:rPr>
          <w:noProof/>
        </w:rPr>
        <w:t>24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3.6.7 </w:t>
      </w:r>
      <w:r w:rsidRPr="00A30998">
        <w:rPr>
          <w:rFonts w:ascii="宋体" w:hAnsi="宋体" w:hint="eastAsia"/>
          <w:noProof/>
        </w:rPr>
        <w:t>构件缓存机制</w:t>
      </w:r>
      <w:r>
        <w:rPr>
          <w:noProof/>
        </w:rPr>
        <w:tab/>
      </w:r>
      <w:r>
        <w:rPr>
          <w:noProof/>
        </w:rPr>
        <w:fldChar w:fldCharType="begin"/>
      </w:r>
      <w:r>
        <w:rPr>
          <w:noProof/>
        </w:rPr>
        <w:instrText xml:space="preserve"> PAGEREF _Toc197918968 \h </w:instrText>
      </w:r>
      <w:r>
        <w:rPr>
          <w:noProof/>
        </w:rPr>
      </w:r>
      <w:r>
        <w:rPr>
          <w:noProof/>
        </w:rPr>
        <w:fldChar w:fldCharType="separate"/>
      </w:r>
      <w:r>
        <w:rPr>
          <w:noProof/>
        </w:rPr>
        <w:t>24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3.6.8 </w:t>
      </w:r>
      <w:r w:rsidRPr="00A30998">
        <w:rPr>
          <w:rFonts w:ascii="宋体" w:hAnsi="宋体" w:hint="eastAsia"/>
          <w:noProof/>
        </w:rPr>
        <w:t>构件版本控制</w:t>
      </w:r>
      <w:r>
        <w:rPr>
          <w:noProof/>
        </w:rPr>
        <w:tab/>
      </w:r>
      <w:r>
        <w:rPr>
          <w:noProof/>
        </w:rPr>
        <w:fldChar w:fldCharType="begin"/>
      </w:r>
      <w:r>
        <w:rPr>
          <w:noProof/>
        </w:rPr>
        <w:instrText xml:space="preserve"> PAGEREF _Toc197918969 \h </w:instrText>
      </w:r>
      <w:r>
        <w:rPr>
          <w:noProof/>
        </w:rPr>
      </w:r>
      <w:r>
        <w:rPr>
          <w:noProof/>
        </w:rPr>
        <w:fldChar w:fldCharType="separate"/>
      </w:r>
      <w:r>
        <w:rPr>
          <w:noProof/>
        </w:rPr>
        <w:t>24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3.6.9 </w:t>
      </w:r>
      <w:r w:rsidRPr="00A30998">
        <w:rPr>
          <w:rFonts w:ascii="宋体" w:hAnsi="宋体" w:hint="eastAsia"/>
          <w:noProof/>
        </w:rPr>
        <w:t>点击运行机制</w:t>
      </w:r>
      <w:r>
        <w:rPr>
          <w:noProof/>
        </w:rPr>
        <w:tab/>
      </w:r>
      <w:r>
        <w:rPr>
          <w:noProof/>
        </w:rPr>
        <w:fldChar w:fldCharType="begin"/>
      </w:r>
      <w:r>
        <w:rPr>
          <w:noProof/>
        </w:rPr>
        <w:instrText xml:space="preserve"> PAGEREF _Toc197918970 \h </w:instrText>
      </w:r>
      <w:r>
        <w:rPr>
          <w:noProof/>
        </w:rPr>
      </w:r>
      <w:r>
        <w:rPr>
          <w:noProof/>
        </w:rPr>
        <w:fldChar w:fldCharType="separate"/>
      </w:r>
      <w:r>
        <w:rPr>
          <w:noProof/>
        </w:rPr>
        <w:t>25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3.6.10 CAR Web</w:t>
      </w:r>
      <w:r w:rsidRPr="00A30998">
        <w:rPr>
          <w:rFonts w:ascii="宋体" w:hAnsi="宋体" w:hint="eastAsia"/>
          <w:noProof/>
        </w:rPr>
        <w:t>服务</w:t>
      </w:r>
      <w:r>
        <w:rPr>
          <w:noProof/>
        </w:rPr>
        <w:tab/>
      </w:r>
      <w:r>
        <w:rPr>
          <w:noProof/>
        </w:rPr>
        <w:fldChar w:fldCharType="begin"/>
      </w:r>
      <w:r>
        <w:rPr>
          <w:noProof/>
        </w:rPr>
        <w:instrText xml:space="preserve"> PAGEREF _Toc197918971 \h </w:instrText>
      </w:r>
      <w:r>
        <w:rPr>
          <w:noProof/>
        </w:rPr>
      </w:r>
      <w:r>
        <w:rPr>
          <w:noProof/>
        </w:rPr>
        <w:fldChar w:fldCharType="separate"/>
      </w:r>
      <w:r>
        <w:rPr>
          <w:noProof/>
        </w:rPr>
        <w:t>25</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3.7 CAR</w:t>
      </w:r>
      <w:r w:rsidRPr="00A30998">
        <w:rPr>
          <w:rFonts w:ascii="宋体" w:hAnsi="宋体" w:hint="eastAsia"/>
          <w:noProof/>
        </w:rPr>
        <w:t>技术应用范围</w:t>
      </w:r>
      <w:r>
        <w:rPr>
          <w:noProof/>
        </w:rPr>
        <w:tab/>
      </w:r>
      <w:r>
        <w:rPr>
          <w:noProof/>
        </w:rPr>
        <w:fldChar w:fldCharType="begin"/>
      </w:r>
      <w:r>
        <w:rPr>
          <w:noProof/>
        </w:rPr>
        <w:instrText xml:space="preserve"> PAGEREF _Toc197918972 \h </w:instrText>
      </w:r>
      <w:r>
        <w:rPr>
          <w:noProof/>
        </w:rPr>
      </w:r>
      <w:r>
        <w:rPr>
          <w:noProof/>
        </w:rPr>
        <w:fldChar w:fldCharType="separate"/>
      </w:r>
      <w:r>
        <w:rPr>
          <w:noProof/>
        </w:rPr>
        <w:t>25</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3.8 </w:t>
      </w:r>
      <w:r w:rsidRPr="00A30998">
        <w:rPr>
          <w:rFonts w:ascii="宋体" w:hAnsi="宋体" w:hint="eastAsia"/>
          <w:noProof/>
        </w:rPr>
        <w:t>几个重要的</w:t>
      </w:r>
      <w:r w:rsidRPr="00A30998">
        <w:rPr>
          <w:rFonts w:ascii="宋体" w:hAnsi="宋体"/>
          <w:noProof/>
        </w:rPr>
        <w:t>CAR</w:t>
      </w:r>
      <w:r w:rsidRPr="00A30998">
        <w:rPr>
          <w:rFonts w:ascii="宋体" w:hAnsi="宋体" w:hint="eastAsia"/>
          <w:noProof/>
        </w:rPr>
        <w:t>关键字</w:t>
      </w:r>
      <w:r>
        <w:rPr>
          <w:noProof/>
        </w:rPr>
        <w:tab/>
      </w:r>
      <w:r>
        <w:rPr>
          <w:noProof/>
        </w:rPr>
        <w:fldChar w:fldCharType="begin"/>
      </w:r>
      <w:r>
        <w:rPr>
          <w:noProof/>
        </w:rPr>
        <w:instrText xml:space="preserve"> PAGEREF _Toc197918973 \h </w:instrText>
      </w:r>
      <w:r>
        <w:rPr>
          <w:noProof/>
        </w:rPr>
      </w:r>
      <w:r>
        <w:rPr>
          <w:noProof/>
        </w:rPr>
        <w:fldChar w:fldCharType="separate"/>
      </w:r>
      <w:r>
        <w:rPr>
          <w:noProof/>
        </w:rPr>
        <w:t>25</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第四章　</w:t>
      </w:r>
      <w:r>
        <w:rPr>
          <w:noProof/>
        </w:rPr>
        <w:t>CAR</w:t>
      </w:r>
      <w:r>
        <w:rPr>
          <w:rFonts w:hint="eastAsia"/>
          <w:noProof/>
        </w:rPr>
        <w:t>文件结构</w:t>
      </w:r>
      <w:r>
        <w:rPr>
          <w:noProof/>
        </w:rPr>
        <w:tab/>
      </w:r>
      <w:r>
        <w:rPr>
          <w:noProof/>
        </w:rPr>
        <w:fldChar w:fldCharType="begin"/>
      </w:r>
      <w:r>
        <w:rPr>
          <w:noProof/>
        </w:rPr>
        <w:instrText xml:space="preserve"> PAGEREF _Toc197918974 \h </w:instrText>
      </w:r>
      <w:r>
        <w:rPr>
          <w:noProof/>
        </w:rPr>
      </w:r>
      <w:r>
        <w:rPr>
          <w:noProof/>
        </w:rPr>
        <w:fldChar w:fldCharType="separate"/>
      </w:r>
      <w:r>
        <w:rPr>
          <w:noProof/>
        </w:rPr>
        <w:t>27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4.1 CAR</w:t>
      </w:r>
      <w:r w:rsidRPr="00A30998">
        <w:rPr>
          <w:rFonts w:ascii="宋体" w:hAnsi="宋体" w:hint="eastAsia"/>
          <w:noProof/>
        </w:rPr>
        <w:t>文件</w:t>
      </w:r>
      <w:r>
        <w:rPr>
          <w:noProof/>
        </w:rPr>
        <w:tab/>
      </w:r>
      <w:r>
        <w:rPr>
          <w:noProof/>
        </w:rPr>
        <w:fldChar w:fldCharType="begin"/>
      </w:r>
      <w:r>
        <w:rPr>
          <w:noProof/>
        </w:rPr>
        <w:instrText xml:space="preserve"> PAGEREF _Toc197918975 \h </w:instrText>
      </w:r>
      <w:r>
        <w:rPr>
          <w:noProof/>
        </w:rPr>
      </w:r>
      <w:r>
        <w:rPr>
          <w:noProof/>
        </w:rPr>
        <w:fldChar w:fldCharType="separate"/>
      </w:r>
      <w:r>
        <w:rPr>
          <w:noProof/>
        </w:rPr>
        <w:t>27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4.2 CAR</w:t>
      </w:r>
      <w:r w:rsidRPr="00A30998">
        <w:rPr>
          <w:rFonts w:ascii="宋体" w:hAnsi="宋体" w:hint="eastAsia"/>
          <w:noProof/>
        </w:rPr>
        <w:t>文件的基本构成</w:t>
      </w:r>
      <w:r>
        <w:rPr>
          <w:noProof/>
        </w:rPr>
        <w:tab/>
      </w:r>
      <w:r>
        <w:rPr>
          <w:noProof/>
        </w:rPr>
        <w:fldChar w:fldCharType="begin"/>
      </w:r>
      <w:r>
        <w:rPr>
          <w:noProof/>
        </w:rPr>
        <w:instrText xml:space="preserve"> PAGEREF _Toc197918976 \h </w:instrText>
      </w:r>
      <w:r>
        <w:rPr>
          <w:noProof/>
        </w:rPr>
      </w:r>
      <w:r>
        <w:rPr>
          <w:noProof/>
        </w:rPr>
        <w:fldChar w:fldCharType="separate"/>
      </w:r>
      <w:r>
        <w:rPr>
          <w:noProof/>
        </w:rPr>
        <w:t>27</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lastRenderedPageBreak/>
        <w:t xml:space="preserve">第五章　</w:t>
      </w:r>
      <w:r>
        <w:rPr>
          <w:noProof/>
        </w:rPr>
        <w:t>CAR</w:t>
      </w:r>
      <w:r>
        <w:rPr>
          <w:rFonts w:hint="eastAsia"/>
          <w:noProof/>
        </w:rPr>
        <w:t>数据类型</w:t>
      </w:r>
      <w:r>
        <w:rPr>
          <w:noProof/>
        </w:rPr>
        <w:tab/>
      </w:r>
      <w:r>
        <w:rPr>
          <w:noProof/>
        </w:rPr>
        <w:fldChar w:fldCharType="begin"/>
      </w:r>
      <w:r>
        <w:rPr>
          <w:noProof/>
        </w:rPr>
        <w:instrText xml:space="preserve"> PAGEREF _Toc197918977 \h </w:instrText>
      </w:r>
      <w:r>
        <w:rPr>
          <w:noProof/>
        </w:rPr>
      </w:r>
      <w:r>
        <w:rPr>
          <w:noProof/>
        </w:rPr>
        <w:fldChar w:fldCharType="separate"/>
      </w:r>
      <w:r>
        <w:rPr>
          <w:noProof/>
        </w:rPr>
        <w:t>29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5.1 CAR</w:t>
      </w:r>
      <w:r w:rsidRPr="00A30998">
        <w:rPr>
          <w:rFonts w:ascii="宋体" w:hAnsi="宋体" w:hint="eastAsia"/>
          <w:noProof/>
        </w:rPr>
        <w:t>支持的数据类型</w:t>
      </w:r>
      <w:r>
        <w:rPr>
          <w:noProof/>
        </w:rPr>
        <w:tab/>
      </w:r>
      <w:r>
        <w:rPr>
          <w:noProof/>
        </w:rPr>
        <w:fldChar w:fldCharType="begin"/>
      </w:r>
      <w:r>
        <w:rPr>
          <w:noProof/>
        </w:rPr>
        <w:instrText xml:space="preserve"> PAGEREF _Toc197918978 \h </w:instrText>
      </w:r>
      <w:r>
        <w:rPr>
          <w:noProof/>
        </w:rPr>
      </w:r>
      <w:r>
        <w:rPr>
          <w:noProof/>
        </w:rPr>
        <w:fldChar w:fldCharType="separate"/>
      </w:r>
      <w:r>
        <w:rPr>
          <w:noProof/>
        </w:rPr>
        <w:t>29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5.2 CAR</w:t>
      </w:r>
      <w:r w:rsidRPr="00A30998">
        <w:rPr>
          <w:rFonts w:ascii="宋体" w:hAnsi="宋体" w:hint="eastAsia"/>
          <w:noProof/>
        </w:rPr>
        <w:t>自描述数据</w:t>
      </w:r>
      <w:r>
        <w:rPr>
          <w:noProof/>
        </w:rPr>
        <w:tab/>
      </w:r>
      <w:r>
        <w:rPr>
          <w:noProof/>
        </w:rPr>
        <w:fldChar w:fldCharType="begin"/>
      </w:r>
      <w:r>
        <w:rPr>
          <w:noProof/>
        </w:rPr>
        <w:instrText xml:space="preserve"> PAGEREF _Toc197918979 \h </w:instrText>
      </w:r>
      <w:r>
        <w:rPr>
          <w:noProof/>
        </w:rPr>
      </w:r>
      <w:r>
        <w:rPr>
          <w:noProof/>
        </w:rPr>
        <w:fldChar w:fldCharType="separate"/>
      </w:r>
      <w:r>
        <w:rPr>
          <w:noProof/>
        </w:rPr>
        <w:t>30</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5.2.1</w:t>
      </w:r>
      <w:r w:rsidRPr="00A30998">
        <w:rPr>
          <w:rFonts w:ascii="宋体" w:hAnsi="宋体" w:hint="eastAsia"/>
          <w:noProof/>
        </w:rPr>
        <w:t>自描述数据类型的必要性</w:t>
      </w:r>
      <w:r>
        <w:rPr>
          <w:noProof/>
        </w:rPr>
        <w:tab/>
      </w:r>
      <w:r>
        <w:rPr>
          <w:noProof/>
        </w:rPr>
        <w:fldChar w:fldCharType="begin"/>
      </w:r>
      <w:r>
        <w:rPr>
          <w:noProof/>
        </w:rPr>
        <w:instrText xml:space="preserve"> PAGEREF _Toc197918980 \h </w:instrText>
      </w:r>
      <w:r>
        <w:rPr>
          <w:noProof/>
        </w:rPr>
      </w:r>
      <w:r>
        <w:rPr>
          <w:noProof/>
        </w:rPr>
        <w:fldChar w:fldCharType="separate"/>
      </w:r>
      <w:r>
        <w:rPr>
          <w:noProof/>
        </w:rPr>
        <w:t>30</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5.2.2</w:t>
      </w:r>
      <w:r w:rsidRPr="00A30998">
        <w:rPr>
          <w:rFonts w:ascii="宋体" w:hAnsi="宋体" w:hint="eastAsia"/>
          <w:noProof/>
        </w:rPr>
        <w:t>自描述数据类型</w:t>
      </w:r>
      <w:r>
        <w:rPr>
          <w:noProof/>
        </w:rPr>
        <w:tab/>
      </w:r>
      <w:r>
        <w:rPr>
          <w:noProof/>
        </w:rPr>
        <w:fldChar w:fldCharType="begin"/>
      </w:r>
      <w:r>
        <w:rPr>
          <w:noProof/>
        </w:rPr>
        <w:instrText xml:space="preserve"> PAGEREF _Toc197918981 \h </w:instrText>
      </w:r>
      <w:r>
        <w:rPr>
          <w:noProof/>
        </w:rPr>
      </w:r>
      <w:r>
        <w:rPr>
          <w:noProof/>
        </w:rPr>
        <w:fldChar w:fldCharType="separate"/>
      </w:r>
      <w:r>
        <w:rPr>
          <w:noProof/>
        </w:rPr>
        <w:t>31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5.2.3</w:t>
      </w:r>
      <w:r w:rsidRPr="00A30998">
        <w:rPr>
          <w:rFonts w:ascii="宋体" w:hAnsi="宋体" w:hint="eastAsia"/>
          <w:noProof/>
        </w:rPr>
        <w:t>自描述数据类型在</w:t>
      </w:r>
      <w:r w:rsidRPr="00A30998">
        <w:rPr>
          <w:rFonts w:ascii="宋体" w:hAnsi="宋体"/>
          <w:noProof/>
        </w:rPr>
        <w:t>CAR</w:t>
      </w:r>
      <w:r w:rsidRPr="00A30998">
        <w:rPr>
          <w:rFonts w:ascii="宋体" w:hAnsi="宋体" w:hint="eastAsia"/>
          <w:noProof/>
        </w:rPr>
        <w:t>构件开发中的重要性</w:t>
      </w:r>
      <w:r>
        <w:rPr>
          <w:noProof/>
        </w:rPr>
        <w:tab/>
      </w:r>
      <w:r>
        <w:rPr>
          <w:noProof/>
        </w:rPr>
        <w:fldChar w:fldCharType="begin"/>
      </w:r>
      <w:r>
        <w:rPr>
          <w:noProof/>
        </w:rPr>
        <w:instrText xml:space="preserve"> PAGEREF _Toc197918982 \h </w:instrText>
      </w:r>
      <w:r>
        <w:rPr>
          <w:noProof/>
        </w:rPr>
      </w:r>
      <w:r>
        <w:rPr>
          <w:noProof/>
        </w:rPr>
        <w:fldChar w:fldCharType="separate"/>
      </w:r>
      <w:r>
        <w:rPr>
          <w:noProof/>
        </w:rPr>
        <w:t>32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5.3 CAR</w:t>
      </w:r>
      <w:r w:rsidRPr="00A30998">
        <w:rPr>
          <w:rFonts w:ascii="宋体" w:hAnsi="宋体" w:hint="eastAsia"/>
          <w:noProof/>
        </w:rPr>
        <w:t>常用数据结构的详细介绍</w:t>
      </w:r>
      <w:r>
        <w:rPr>
          <w:noProof/>
        </w:rPr>
        <w:tab/>
      </w:r>
      <w:r>
        <w:rPr>
          <w:noProof/>
        </w:rPr>
        <w:fldChar w:fldCharType="begin"/>
      </w:r>
      <w:r>
        <w:rPr>
          <w:noProof/>
        </w:rPr>
        <w:instrText xml:space="preserve"> PAGEREF _Toc197918983 \h </w:instrText>
      </w:r>
      <w:r>
        <w:rPr>
          <w:noProof/>
        </w:rPr>
      </w:r>
      <w:r>
        <w:rPr>
          <w:noProof/>
        </w:rPr>
        <w:fldChar w:fldCharType="separate"/>
      </w:r>
      <w:r>
        <w:rPr>
          <w:noProof/>
        </w:rPr>
        <w:t>32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5.3.1 CarQuintet</w:t>
      </w:r>
      <w:r w:rsidRPr="00A30998">
        <w:rPr>
          <w:rFonts w:ascii="宋体" w:hAnsi="宋体" w:hint="eastAsia"/>
          <w:noProof/>
        </w:rPr>
        <w:t>五元组</w:t>
      </w:r>
      <w:r>
        <w:rPr>
          <w:noProof/>
        </w:rPr>
        <w:tab/>
      </w:r>
      <w:r>
        <w:rPr>
          <w:noProof/>
        </w:rPr>
        <w:fldChar w:fldCharType="begin"/>
      </w:r>
      <w:r>
        <w:rPr>
          <w:noProof/>
        </w:rPr>
        <w:instrText xml:space="preserve"> PAGEREF _Toc197918984 \h </w:instrText>
      </w:r>
      <w:r>
        <w:rPr>
          <w:noProof/>
        </w:rPr>
      </w:r>
      <w:r>
        <w:rPr>
          <w:noProof/>
        </w:rPr>
        <w:fldChar w:fldCharType="separate"/>
      </w:r>
      <w:r>
        <w:rPr>
          <w:noProof/>
        </w:rPr>
        <w:t>32</w:t>
      </w:r>
      <w:r>
        <w:rPr>
          <w:noProof/>
        </w:rPr>
        <w:fldChar w:fldCharType="end"/>
      </w:r>
    </w:p>
    <w:p w:rsidR="00B90883" w:rsidRDefault="00B90883">
      <w:pPr>
        <w:pStyle w:val="TOC3"/>
        <w:tabs>
          <w:tab w:val="right" w:leader="dot" w:pos="8296"/>
        </w:tabs>
        <w:rPr>
          <w:i w:val="0"/>
          <w:iCs w:val="0"/>
          <w:noProof/>
          <w:kern w:val="2"/>
          <w:sz w:val="21"/>
          <w:szCs w:val="24"/>
        </w:rPr>
      </w:pPr>
      <w:r>
        <w:rPr>
          <w:noProof/>
        </w:rPr>
        <w:t>5.3.2 BufferOf</w:t>
      </w:r>
      <w:r>
        <w:rPr>
          <w:noProof/>
        </w:rPr>
        <w:tab/>
      </w:r>
      <w:r>
        <w:rPr>
          <w:noProof/>
        </w:rPr>
        <w:fldChar w:fldCharType="begin"/>
      </w:r>
      <w:r>
        <w:rPr>
          <w:noProof/>
        </w:rPr>
        <w:instrText xml:space="preserve"> PAGEREF _Toc197918985 \h </w:instrText>
      </w:r>
      <w:r>
        <w:rPr>
          <w:noProof/>
        </w:rPr>
      </w:r>
      <w:r>
        <w:rPr>
          <w:noProof/>
        </w:rPr>
        <w:fldChar w:fldCharType="separate"/>
      </w:r>
      <w:r>
        <w:rPr>
          <w:noProof/>
        </w:rPr>
        <w:t>33</w:t>
      </w:r>
      <w:r>
        <w:rPr>
          <w:noProof/>
        </w:rPr>
        <w:fldChar w:fldCharType="end"/>
      </w:r>
    </w:p>
    <w:p w:rsidR="00B90883" w:rsidRDefault="00B90883">
      <w:pPr>
        <w:pStyle w:val="TOC3"/>
        <w:tabs>
          <w:tab w:val="right" w:leader="dot" w:pos="8296"/>
        </w:tabs>
        <w:rPr>
          <w:i w:val="0"/>
          <w:iCs w:val="0"/>
          <w:noProof/>
          <w:kern w:val="2"/>
          <w:sz w:val="21"/>
          <w:szCs w:val="24"/>
        </w:rPr>
      </w:pPr>
      <w:r>
        <w:rPr>
          <w:noProof/>
        </w:rPr>
        <w:t>5.3.3 ArrayOf</w:t>
      </w:r>
      <w:r>
        <w:rPr>
          <w:noProof/>
        </w:rPr>
        <w:tab/>
      </w:r>
      <w:r>
        <w:rPr>
          <w:noProof/>
        </w:rPr>
        <w:fldChar w:fldCharType="begin"/>
      </w:r>
      <w:r>
        <w:rPr>
          <w:noProof/>
        </w:rPr>
        <w:instrText xml:space="preserve"> PAGEREF _Toc197918986 \h </w:instrText>
      </w:r>
      <w:r>
        <w:rPr>
          <w:noProof/>
        </w:rPr>
      </w:r>
      <w:r>
        <w:rPr>
          <w:noProof/>
        </w:rPr>
        <w:fldChar w:fldCharType="separate"/>
      </w:r>
      <w:r>
        <w:rPr>
          <w:noProof/>
        </w:rPr>
        <w:t>43</w:t>
      </w:r>
      <w:r>
        <w:rPr>
          <w:noProof/>
        </w:rPr>
        <w:fldChar w:fldCharType="end"/>
      </w:r>
    </w:p>
    <w:p w:rsidR="00B90883" w:rsidRDefault="00B90883">
      <w:pPr>
        <w:pStyle w:val="TOC3"/>
        <w:tabs>
          <w:tab w:val="right" w:leader="dot" w:pos="8296"/>
        </w:tabs>
        <w:rPr>
          <w:i w:val="0"/>
          <w:iCs w:val="0"/>
          <w:noProof/>
          <w:kern w:val="2"/>
          <w:sz w:val="21"/>
          <w:szCs w:val="24"/>
        </w:rPr>
      </w:pPr>
      <w:r>
        <w:rPr>
          <w:noProof/>
        </w:rPr>
        <w:t>5.3.4 AStringBuf/WStringBuf</w:t>
      </w:r>
      <w:r>
        <w:rPr>
          <w:noProof/>
        </w:rPr>
        <w:tab/>
      </w:r>
      <w:r>
        <w:rPr>
          <w:noProof/>
        </w:rPr>
        <w:fldChar w:fldCharType="begin"/>
      </w:r>
      <w:r>
        <w:rPr>
          <w:noProof/>
        </w:rPr>
        <w:instrText xml:space="preserve"> PAGEREF _Toc197918987 \h </w:instrText>
      </w:r>
      <w:r>
        <w:rPr>
          <w:noProof/>
        </w:rPr>
      </w:r>
      <w:r>
        <w:rPr>
          <w:noProof/>
        </w:rPr>
        <w:fldChar w:fldCharType="separate"/>
      </w:r>
      <w:r>
        <w:rPr>
          <w:noProof/>
        </w:rPr>
        <w:t>49</w:t>
      </w:r>
      <w:r>
        <w:rPr>
          <w:noProof/>
        </w:rPr>
        <w:fldChar w:fldCharType="end"/>
      </w:r>
    </w:p>
    <w:p w:rsidR="00B90883" w:rsidRDefault="00B90883">
      <w:pPr>
        <w:pStyle w:val="TOC3"/>
        <w:tabs>
          <w:tab w:val="right" w:leader="dot" w:pos="8296"/>
        </w:tabs>
        <w:rPr>
          <w:i w:val="0"/>
          <w:iCs w:val="0"/>
          <w:noProof/>
          <w:kern w:val="2"/>
          <w:sz w:val="21"/>
          <w:szCs w:val="24"/>
        </w:rPr>
      </w:pPr>
      <w:r>
        <w:rPr>
          <w:noProof/>
        </w:rPr>
        <w:t>5.3.5 AString/WString</w:t>
      </w:r>
      <w:r>
        <w:rPr>
          <w:noProof/>
        </w:rPr>
        <w:tab/>
      </w:r>
      <w:r>
        <w:rPr>
          <w:noProof/>
        </w:rPr>
        <w:fldChar w:fldCharType="begin"/>
      </w:r>
      <w:r>
        <w:rPr>
          <w:noProof/>
        </w:rPr>
        <w:instrText xml:space="preserve"> PAGEREF _Toc197918988 \h </w:instrText>
      </w:r>
      <w:r>
        <w:rPr>
          <w:noProof/>
        </w:rPr>
      </w:r>
      <w:r>
        <w:rPr>
          <w:noProof/>
        </w:rPr>
        <w:fldChar w:fldCharType="separate"/>
      </w:r>
      <w:r>
        <w:rPr>
          <w:noProof/>
        </w:rPr>
        <w:t>57</w:t>
      </w:r>
      <w:r>
        <w:rPr>
          <w:noProof/>
        </w:rPr>
        <w:fldChar w:fldCharType="end"/>
      </w:r>
    </w:p>
    <w:p w:rsidR="00B90883" w:rsidRDefault="00B90883">
      <w:pPr>
        <w:pStyle w:val="TOC3"/>
        <w:tabs>
          <w:tab w:val="right" w:leader="dot" w:pos="8296"/>
        </w:tabs>
        <w:rPr>
          <w:i w:val="0"/>
          <w:iCs w:val="0"/>
          <w:noProof/>
          <w:kern w:val="2"/>
          <w:sz w:val="21"/>
          <w:szCs w:val="24"/>
        </w:rPr>
      </w:pPr>
      <w:r>
        <w:rPr>
          <w:noProof/>
        </w:rPr>
        <w:t>5.3.6 MemoryBuf</w:t>
      </w:r>
      <w:r>
        <w:rPr>
          <w:noProof/>
        </w:rPr>
        <w:tab/>
      </w:r>
      <w:r>
        <w:rPr>
          <w:noProof/>
        </w:rPr>
        <w:fldChar w:fldCharType="begin"/>
      </w:r>
      <w:r>
        <w:rPr>
          <w:noProof/>
        </w:rPr>
        <w:instrText xml:space="preserve"> PAGEREF _Toc197918989 \h </w:instrText>
      </w:r>
      <w:r>
        <w:rPr>
          <w:noProof/>
        </w:rPr>
      </w:r>
      <w:r>
        <w:rPr>
          <w:noProof/>
        </w:rPr>
        <w:fldChar w:fldCharType="separate"/>
      </w:r>
      <w:r>
        <w:rPr>
          <w:noProof/>
        </w:rPr>
        <w:t>74</w:t>
      </w:r>
      <w:r>
        <w:rPr>
          <w:noProof/>
        </w:rPr>
        <w:fldChar w:fldCharType="end"/>
      </w:r>
    </w:p>
    <w:p w:rsidR="00B90883" w:rsidRDefault="00B90883">
      <w:pPr>
        <w:pStyle w:val="TOC3"/>
        <w:tabs>
          <w:tab w:val="right" w:leader="dot" w:pos="8296"/>
        </w:tabs>
        <w:rPr>
          <w:i w:val="0"/>
          <w:iCs w:val="0"/>
          <w:noProof/>
          <w:kern w:val="2"/>
          <w:sz w:val="21"/>
          <w:szCs w:val="24"/>
        </w:rPr>
      </w:pPr>
      <w:r>
        <w:rPr>
          <w:noProof/>
        </w:rPr>
        <w:t>5.3.7 ECode</w:t>
      </w:r>
      <w:r>
        <w:rPr>
          <w:rFonts w:hint="eastAsia"/>
          <w:noProof/>
        </w:rPr>
        <w:t>返回值</w:t>
      </w:r>
      <w:r>
        <w:rPr>
          <w:noProof/>
        </w:rPr>
        <w:tab/>
      </w:r>
      <w:r>
        <w:rPr>
          <w:noProof/>
        </w:rPr>
        <w:fldChar w:fldCharType="begin"/>
      </w:r>
      <w:r>
        <w:rPr>
          <w:noProof/>
        </w:rPr>
        <w:instrText xml:space="preserve"> PAGEREF _Toc197918990 \h </w:instrText>
      </w:r>
      <w:r>
        <w:rPr>
          <w:noProof/>
        </w:rPr>
      </w:r>
      <w:r>
        <w:rPr>
          <w:noProof/>
        </w:rPr>
        <w:fldChar w:fldCharType="separate"/>
      </w:r>
      <w:r>
        <w:rPr>
          <w:noProof/>
        </w:rPr>
        <w:t>76</w:t>
      </w:r>
      <w:r>
        <w:rPr>
          <w:noProof/>
        </w:rPr>
        <w:fldChar w:fldCharType="end"/>
      </w:r>
    </w:p>
    <w:p w:rsidR="00B90883" w:rsidRDefault="00B90883">
      <w:pPr>
        <w:pStyle w:val="TOC3"/>
        <w:tabs>
          <w:tab w:val="right" w:leader="dot" w:pos="8296"/>
        </w:tabs>
        <w:rPr>
          <w:i w:val="0"/>
          <w:iCs w:val="0"/>
          <w:noProof/>
          <w:kern w:val="2"/>
          <w:sz w:val="21"/>
          <w:szCs w:val="24"/>
        </w:rPr>
      </w:pPr>
      <w:r>
        <w:rPr>
          <w:noProof/>
        </w:rPr>
        <w:t>5.3.8 ClassId</w:t>
      </w:r>
      <w:r>
        <w:rPr>
          <w:noProof/>
        </w:rPr>
        <w:tab/>
      </w:r>
      <w:r>
        <w:rPr>
          <w:noProof/>
        </w:rPr>
        <w:fldChar w:fldCharType="begin"/>
      </w:r>
      <w:r>
        <w:rPr>
          <w:noProof/>
        </w:rPr>
        <w:instrText xml:space="preserve"> PAGEREF _Toc197918991 \h </w:instrText>
      </w:r>
      <w:r>
        <w:rPr>
          <w:noProof/>
        </w:rPr>
      </w:r>
      <w:r>
        <w:rPr>
          <w:noProof/>
        </w:rPr>
        <w:fldChar w:fldCharType="separate"/>
      </w:r>
      <w:r>
        <w:rPr>
          <w:noProof/>
        </w:rPr>
        <w:t>78</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第六章　</w:t>
      </w:r>
      <w:r>
        <w:rPr>
          <w:noProof/>
        </w:rPr>
        <w:t>CAR</w:t>
      </w:r>
      <w:r>
        <w:rPr>
          <w:rFonts w:hint="eastAsia"/>
          <w:noProof/>
        </w:rPr>
        <w:t>关键字</w:t>
      </w:r>
      <w:r>
        <w:rPr>
          <w:noProof/>
        </w:rPr>
        <w:tab/>
      </w:r>
      <w:r>
        <w:rPr>
          <w:noProof/>
        </w:rPr>
        <w:fldChar w:fldCharType="begin"/>
      </w:r>
      <w:r>
        <w:rPr>
          <w:noProof/>
        </w:rPr>
        <w:instrText xml:space="preserve"> PAGEREF _Toc197918992 \h </w:instrText>
      </w:r>
      <w:r>
        <w:rPr>
          <w:noProof/>
        </w:rPr>
      </w:r>
      <w:r>
        <w:rPr>
          <w:noProof/>
        </w:rPr>
        <w:fldChar w:fldCharType="separate"/>
      </w:r>
      <w:r>
        <w:rPr>
          <w:noProof/>
        </w:rPr>
        <w:t>81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 module</w:t>
      </w:r>
      <w:r>
        <w:rPr>
          <w:noProof/>
        </w:rPr>
        <w:tab/>
      </w:r>
      <w:r>
        <w:rPr>
          <w:noProof/>
        </w:rPr>
        <w:fldChar w:fldCharType="begin"/>
      </w:r>
      <w:r>
        <w:rPr>
          <w:noProof/>
        </w:rPr>
        <w:instrText xml:space="preserve"> PAGEREF _Toc197918993 \h </w:instrText>
      </w:r>
      <w:r>
        <w:rPr>
          <w:noProof/>
        </w:rPr>
      </w:r>
      <w:r>
        <w:rPr>
          <w:noProof/>
        </w:rPr>
        <w:fldChar w:fldCharType="separate"/>
      </w:r>
      <w:r>
        <w:rPr>
          <w:noProof/>
        </w:rPr>
        <w:t>81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6.2 library</w:t>
      </w:r>
      <w:r>
        <w:rPr>
          <w:noProof/>
        </w:rPr>
        <w:tab/>
      </w:r>
      <w:r>
        <w:rPr>
          <w:noProof/>
        </w:rPr>
        <w:fldChar w:fldCharType="begin"/>
      </w:r>
      <w:r>
        <w:rPr>
          <w:noProof/>
        </w:rPr>
        <w:instrText xml:space="preserve"> PAGEREF _Toc197918994 \h </w:instrText>
      </w:r>
      <w:r>
        <w:rPr>
          <w:noProof/>
        </w:rPr>
      </w:r>
      <w:r>
        <w:rPr>
          <w:noProof/>
        </w:rPr>
        <w:fldChar w:fldCharType="separate"/>
      </w:r>
      <w:r>
        <w:rPr>
          <w:noProof/>
        </w:rPr>
        <w:t>82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6.3 class</w:t>
      </w:r>
      <w:r>
        <w:rPr>
          <w:noProof/>
        </w:rPr>
        <w:tab/>
      </w:r>
      <w:r>
        <w:rPr>
          <w:noProof/>
        </w:rPr>
        <w:fldChar w:fldCharType="begin"/>
      </w:r>
      <w:r>
        <w:rPr>
          <w:noProof/>
        </w:rPr>
        <w:instrText xml:space="preserve"> PAGEREF _Toc197918995 \h </w:instrText>
      </w:r>
      <w:r>
        <w:rPr>
          <w:noProof/>
        </w:rPr>
      </w:r>
      <w:r>
        <w:rPr>
          <w:noProof/>
        </w:rPr>
        <w:fldChar w:fldCharType="separate"/>
      </w:r>
      <w:r>
        <w:rPr>
          <w:noProof/>
        </w:rPr>
        <w:t>82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6.4 interface</w:t>
      </w:r>
      <w:r>
        <w:rPr>
          <w:noProof/>
        </w:rPr>
        <w:tab/>
      </w:r>
      <w:r>
        <w:rPr>
          <w:noProof/>
        </w:rPr>
        <w:fldChar w:fldCharType="begin"/>
      </w:r>
      <w:r>
        <w:rPr>
          <w:noProof/>
        </w:rPr>
        <w:instrText xml:space="preserve"> PAGEREF _Toc197918996 \h </w:instrText>
      </w:r>
      <w:r>
        <w:rPr>
          <w:noProof/>
        </w:rPr>
      </w:r>
      <w:r>
        <w:rPr>
          <w:noProof/>
        </w:rPr>
        <w:fldChar w:fldCharType="separate"/>
      </w:r>
      <w:r>
        <w:rPr>
          <w:noProof/>
        </w:rPr>
        <w:t>83</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6.5 callback</w:t>
      </w:r>
      <w:r>
        <w:rPr>
          <w:noProof/>
        </w:rPr>
        <w:tab/>
      </w:r>
      <w:r>
        <w:rPr>
          <w:noProof/>
        </w:rPr>
        <w:fldChar w:fldCharType="begin"/>
      </w:r>
      <w:r>
        <w:rPr>
          <w:noProof/>
        </w:rPr>
        <w:instrText xml:space="preserve"> PAGEREF _Toc197918997 \h </w:instrText>
      </w:r>
      <w:r>
        <w:rPr>
          <w:noProof/>
        </w:rPr>
      </w:r>
      <w:r>
        <w:rPr>
          <w:noProof/>
        </w:rPr>
        <w:fldChar w:fldCharType="separate"/>
      </w:r>
      <w:r>
        <w:rPr>
          <w:noProof/>
        </w:rPr>
        <w:t>84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6.5.1</w:t>
      </w:r>
      <w:r w:rsidRPr="00A30998">
        <w:rPr>
          <w:rFonts w:ascii="宋体" w:hAnsi="宋体" w:hint="eastAsia"/>
          <w:noProof/>
        </w:rPr>
        <w:t xml:space="preserve">　回调机制</w:t>
      </w:r>
      <w:r>
        <w:rPr>
          <w:noProof/>
        </w:rPr>
        <w:tab/>
      </w:r>
      <w:r>
        <w:rPr>
          <w:noProof/>
        </w:rPr>
        <w:fldChar w:fldCharType="begin"/>
      </w:r>
      <w:r>
        <w:rPr>
          <w:noProof/>
        </w:rPr>
        <w:instrText xml:space="preserve"> PAGEREF _Toc197918998 \h </w:instrText>
      </w:r>
      <w:r>
        <w:rPr>
          <w:noProof/>
        </w:rPr>
      </w:r>
      <w:r>
        <w:rPr>
          <w:noProof/>
        </w:rPr>
        <w:fldChar w:fldCharType="separate"/>
      </w:r>
      <w:r>
        <w:rPr>
          <w:noProof/>
        </w:rPr>
        <w:t>85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6.5.2</w:t>
      </w:r>
      <w:r w:rsidRPr="00A30998">
        <w:rPr>
          <w:rFonts w:ascii="宋体" w:hAnsi="宋体" w:hint="eastAsia"/>
          <w:noProof/>
        </w:rPr>
        <w:t xml:space="preserve">　</w:t>
      </w:r>
      <w:r w:rsidRPr="00A30998">
        <w:rPr>
          <w:rFonts w:ascii="宋体" w:hAnsi="宋体"/>
          <w:noProof/>
        </w:rPr>
        <w:t>callback</w:t>
      </w:r>
      <w:r w:rsidRPr="00A30998">
        <w:rPr>
          <w:rFonts w:ascii="宋体" w:hAnsi="宋体" w:hint="eastAsia"/>
          <w:noProof/>
        </w:rPr>
        <w:t>的语义及实例讲解</w:t>
      </w:r>
      <w:r>
        <w:rPr>
          <w:noProof/>
        </w:rPr>
        <w:tab/>
      </w:r>
      <w:r>
        <w:rPr>
          <w:noProof/>
        </w:rPr>
        <w:fldChar w:fldCharType="begin"/>
      </w:r>
      <w:r>
        <w:rPr>
          <w:noProof/>
        </w:rPr>
        <w:instrText xml:space="preserve"> PAGEREF _Toc197918999 \h </w:instrText>
      </w:r>
      <w:r>
        <w:rPr>
          <w:noProof/>
        </w:rPr>
      </w:r>
      <w:r>
        <w:rPr>
          <w:noProof/>
        </w:rPr>
        <w:fldChar w:fldCharType="separate"/>
      </w:r>
      <w:r>
        <w:rPr>
          <w:noProof/>
        </w:rPr>
        <w:t>85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6.5.3</w:t>
      </w:r>
      <w:r w:rsidRPr="00A30998">
        <w:rPr>
          <w:rFonts w:ascii="宋体" w:hAnsi="宋体" w:hint="eastAsia"/>
          <w:noProof/>
        </w:rPr>
        <w:t xml:space="preserve">　</w:t>
      </w:r>
      <w:r w:rsidRPr="00A30998">
        <w:rPr>
          <w:rFonts w:ascii="宋体" w:hAnsi="宋体"/>
          <w:noProof/>
        </w:rPr>
        <w:t>callback</w:t>
      </w:r>
      <w:r w:rsidRPr="00A30998">
        <w:rPr>
          <w:rFonts w:ascii="宋体" w:hAnsi="宋体" w:hint="eastAsia"/>
          <w:noProof/>
        </w:rPr>
        <w:t>有关的几个</w:t>
      </w:r>
      <w:r w:rsidRPr="00A30998">
        <w:rPr>
          <w:rFonts w:ascii="宋体" w:hAnsi="宋体"/>
          <w:noProof/>
        </w:rPr>
        <w:t>API</w:t>
      </w:r>
      <w:r>
        <w:rPr>
          <w:noProof/>
        </w:rPr>
        <w:tab/>
      </w:r>
      <w:r>
        <w:rPr>
          <w:noProof/>
        </w:rPr>
        <w:fldChar w:fldCharType="begin"/>
      </w:r>
      <w:r>
        <w:rPr>
          <w:noProof/>
        </w:rPr>
        <w:instrText xml:space="preserve"> PAGEREF _Toc197919000 \h </w:instrText>
      </w:r>
      <w:r>
        <w:rPr>
          <w:noProof/>
        </w:rPr>
      </w:r>
      <w:r>
        <w:rPr>
          <w:noProof/>
        </w:rPr>
        <w:fldChar w:fldCharType="separate"/>
      </w:r>
      <w:r>
        <w:rPr>
          <w:noProof/>
        </w:rPr>
        <w:t>88</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6.6 constructor</w:t>
      </w:r>
      <w:r>
        <w:rPr>
          <w:noProof/>
        </w:rPr>
        <w:tab/>
      </w:r>
      <w:r>
        <w:rPr>
          <w:noProof/>
        </w:rPr>
        <w:fldChar w:fldCharType="begin"/>
      </w:r>
      <w:r>
        <w:rPr>
          <w:noProof/>
        </w:rPr>
        <w:instrText xml:space="preserve"> PAGEREF _Toc197919001 \h </w:instrText>
      </w:r>
      <w:r>
        <w:rPr>
          <w:noProof/>
        </w:rPr>
      </w:r>
      <w:r>
        <w:rPr>
          <w:noProof/>
        </w:rPr>
        <w:fldChar w:fldCharType="separate"/>
      </w:r>
      <w:r>
        <w:rPr>
          <w:noProof/>
        </w:rPr>
        <w:t>88</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6.7 aspect</w:t>
      </w:r>
      <w:r>
        <w:rPr>
          <w:noProof/>
        </w:rPr>
        <w:tab/>
      </w:r>
      <w:r>
        <w:rPr>
          <w:noProof/>
        </w:rPr>
        <w:fldChar w:fldCharType="begin"/>
      </w:r>
      <w:r>
        <w:rPr>
          <w:noProof/>
        </w:rPr>
        <w:instrText xml:space="preserve"> PAGEREF _Toc197919002 \h </w:instrText>
      </w:r>
      <w:r>
        <w:rPr>
          <w:noProof/>
        </w:rPr>
      </w:r>
      <w:r>
        <w:rPr>
          <w:noProof/>
        </w:rPr>
        <w:fldChar w:fldCharType="separate"/>
      </w:r>
      <w:r>
        <w:rPr>
          <w:noProof/>
        </w:rPr>
        <w:t>89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6.7.1 AOP(</w:t>
      </w:r>
      <w:r w:rsidRPr="00A30998">
        <w:rPr>
          <w:rFonts w:ascii="宋体" w:hAnsi="宋体" w:hint="eastAsia"/>
          <w:noProof/>
        </w:rPr>
        <w:t>面向方面编程</w:t>
      </w:r>
      <w:r w:rsidRPr="00A30998">
        <w:rPr>
          <w:rFonts w:ascii="宋体" w:hAnsi="宋体"/>
          <w:noProof/>
        </w:rPr>
        <w:t>)</w:t>
      </w:r>
      <w:r w:rsidRPr="00A30998">
        <w:rPr>
          <w:rFonts w:ascii="宋体" w:hAnsi="宋体" w:hint="eastAsia"/>
          <w:noProof/>
        </w:rPr>
        <w:t>概述</w:t>
      </w:r>
      <w:r>
        <w:rPr>
          <w:noProof/>
        </w:rPr>
        <w:tab/>
      </w:r>
      <w:r>
        <w:rPr>
          <w:noProof/>
        </w:rPr>
        <w:fldChar w:fldCharType="begin"/>
      </w:r>
      <w:r>
        <w:rPr>
          <w:noProof/>
        </w:rPr>
        <w:instrText xml:space="preserve"> PAGEREF _Toc197919003 \h </w:instrText>
      </w:r>
      <w:r>
        <w:rPr>
          <w:noProof/>
        </w:rPr>
      </w:r>
      <w:r>
        <w:rPr>
          <w:noProof/>
        </w:rPr>
        <w:fldChar w:fldCharType="separate"/>
      </w:r>
      <w:r>
        <w:rPr>
          <w:noProof/>
        </w:rPr>
        <w:t>89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6.7.2 aspect(</w:t>
      </w:r>
      <w:r w:rsidRPr="00A30998">
        <w:rPr>
          <w:rFonts w:ascii="宋体" w:hAnsi="宋体" w:hint="eastAsia"/>
          <w:noProof/>
        </w:rPr>
        <w:t>方面</w:t>
      </w:r>
      <w:r w:rsidRPr="00A30998">
        <w:rPr>
          <w:rFonts w:ascii="宋体" w:hAnsi="宋体"/>
          <w:noProof/>
        </w:rPr>
        <w:t>)</w:t>
      </w:r>
      <w:r>
        <w:rPr>
          <w:noProof/>
        </w:rPr>
        <w:tab/>
      </w:r>
      <w:r>
        <w:rPr>
          <w:noProof/>
        </w:rPr>
        <w:fldChar w:fldCharType="begin"/>
      </w:r>
      <w:r>
        <w:rPr>
          <w:noProof/>
        </w:rPr>
        <w:instrText xml:space="preserve"> PAGEREF _Toc197919004 \h </w:instrText>
      </w:r>
      <w:r>
        <w:rPr>
          <w:noProof/>
        </w:rPr>
      </w:r>
      <w:r>
        <w:rPr>
          <w:noProof/>
        </w:rPr>
        <w:fldChar w:fldCharType="separate"/>
      </w:r>
      <w:r>
        <w:rPr>
          <w:noProof/>
        </w:rPr>
        <w:t>89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6.7.3 </w:t>
      </w:r>
      <w:r w:rsidRPr="00A30998">
        <w:rPr>
          <w:rFonts w:ascii="宋体" w:hAnsi="宋体" w:hint="eastAsia"/>
          <w:noProof/>
        </w:rPr>
        <w:t>动态聚合</w:t>
      </w:r>
      <w:r>
        <w:rPr>
          <w:noProof/>
        </w:rPr>
        <w:tab/>
      </w:r>
      <w:r>
        <w:rPr>
          <w:noProof/>
        </w:rPr>
        <w:fldChar w:fldCharType="begin"/>
      </w:r>
      <w:r>
        <w:rPr>
          <w:noProof/>
        </w:rPr>
        <w:instrText xml:space="preserve"> PAGEREF _Toc197919005 \h </w:instrText>
      </w:r>
      <w:r>
        <w:rPr>
          <w:noProof/>
        </w:rPr>
      </w:r>
      <w:r>
        <w:rPr>
          <w:noProof/>
        </w:rPr>
        <w:fldChar w:fldCharType="separate"/>
      </w:r>
      <w:r>
        <w:rPr>
          <w:noProof/>
        </w:rPr>
        <w:t>91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6.8 context</w:t>
      </w:r>
      <w:r>
        <w:rPr>
          <w:noProof/>
        </w:rPr>
        <w:tab/>
      </w:r>
      <w:r>
        <w:rPr>
          <w:noProof/>
        </w:rPr>
        <w:fldChar w:fldCharType="begin"/>
      </w:r>
      <w:r>
        <w:rPr>
          <w:noProof/>
        </w:rPr>
        <w:instrText xml:space="preserve"> PAGEREF _Toc197919006 \h </w:instrText>
      </w:r>
      <w:r>
        <w:rPr>
          <w:noProof/>
        </w:rPr>
      </w:r>
      <w:r>
        <w:rPr>
          <w:noProof/>
        </w:rPr>
        <w:fldChar w:fldCharType="separate"/>
      </w:r>
      <w:r>
        <w:rPr>
          <w:noProof/>
        </w:rPr>
        <w:t>95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6.8.1 </w:t>
      </w:r>
      <w:r w:rsidRPr="00A30998">
        <w:rPr>
          <w:rFonts w:ascii="宋体" w:hAnsi="宋体" w:hint="eastAsia"/>
          <w:noProof/>
        </w:rPr>
        <w:t>什么是语境</w:t>
      </w:r>
      <w:r>
        <w:rPr>
          <w:noProof/>
        </w:rPr>
        <w:tab/>
      </w:r>
      <w:r>
        <w:rPr>
          <w:noProof/>
        </w:rPr>
        <w:fldChar w:fldCharType="begin"/>
      </w:r>
      <w:r>
        <w:rPr>
          <w:noProof/>
        </w:rPr>
        <w:instrText xml:space="preserve"> PAGEREF _Toc197919007 \h </w:instrText>
      </w:r>
      <w:r>
        <w:rPr>
          <w:noProof/>
        </w:rPr>
      </w:r>
      <w:r>
        <w:rPr>
          <w:noProof/>
        </w:rPr>
        <w:fldChar w:fldCharType="separate"/>
      </w:r>
      <w:r>
        <w:rPr>
          <w:noProof/>
        </w:rPr>
        <w:t>95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6.8.2 context</w:t>
      </w:r>
      <w:r w:rsidRPr="00A30998">
        <w:rPr>
          <w:rFonts w:ascii="宋体" w:hAnsi="宋体" w:hint="eastAsia"/>
          <w:noProof/>
        </w:rPr>
        <w:t>语义及实例讲解</w:t>
      </w:r>
      <w:r>
        <w:rPr>
          <w:noProof/>
        </w:rPr>
        <w:tab/>
      </w:r>
      <w:r>
        <w:rPr>
          <w:noProof/>
        </w:rPr>
        <w:fldChar w:fldCharType="begin"/>
      </w:r>
      <w:r>
        <w:rPr>
          <w:noProof/>
        </w:rPr>
        <w:instrText xml:space="preserve"> PAGEREF _Toc197919008 \h </w:instrText>
      </w:r>
      <w:r>
        <w:rPr>
          <w:noProof/>
        </w:rPr>
      </w:r>
      <w:r>
        <w:rPr>
          <w:noProof/>
        </w:rPr>
        <w:fldChar w:fldCharType="separate"/>
      </w:r>
      <w:r>
        <w:rPr>
          <w:noProof/>
        </w:rPr>
        <w:t>95</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6.9 generic</w:t>
      </w:r>
      <w:r>
        <w:rPr>
          <w:noProof/>
        </w:rPr>
        <w:tab/>
      </w:r>
      <w:r>
        <w:rPr>
          <w:noProof/>
        </w:rPr>
        <w:fldChar w:fldCharType="begin"/>
      </w:r>
      <w:r>
        <w:rPr>
          <w:noProof/>
        </w:rPr>
        <w:instrText xml:space="preserve"> PAGEREF _Toc197919009 \h </w:instrText>
      </w:r>
      <w:r>
        <w:rPr>
          <w:noProof/>
        </w:rPr>
      </w:r>
      <w:r>
        <w:rPr>
          <w:noProof/>
        </w:rPr>
        <w:fldChar w:fldCharType="separate"/>
      </w:r>
      <w:r>
        <w:rPr>
          <w:noProof/>
        </w:rPr>
        <w:t>103</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6.9.1 generic</w:t>
      </w:r>
      <w:r w:rsidRPr="00A30998">
        <w:rPr>
          <w:rFonts w:ascii="宋体" w:hAnsi="宋体" w:hint="eastAsia"/>
          <w:noProof/>
        </w:rPr>
        <w:t>机制</w:t>
      </w:r>
      <w:r>
        <w:rPr>
          <w:noProof/>
        </w:rPr>
        <w:tab/>
      </w:r>
      <w:r>
        <w:rPr>
          <w:noProof/>
        </w:rPr>
        <w:fldChar w:fldCharType="begin"/>
      </w:r>
      <w:r>
        <w:rPr>
          <w:noProof/>
        </w:rPr>
        <w:instrText xml:space="preserve"> PAGEREF _Toc197919010 \h </w:instrText>
      </w:r>
      <w:r>
        <w:rPr>
          <w:noProof/>
        </w:rPr>
      </w:r>
      <w:r>
        <w:rPr>
          <w:noProof/>
        </w:rPr>
        <w:fldChar w:fldCharType="separate"/>
      </w:r>
      <w:r>
        <w:rPr>
          <w:noProof/>
        </w:rPr>
        <w:t>103</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6.9.2 generic</w:t>
      </w:r>
      <w:r w:rsidRPr="00A30998">
        <w:rPr>
          <w:rFonts w:ascii="宋体" w:hAnsi="宋体" w:hint="eastAsia"/>
          <w:noProof/>
        </w:rPr>
        <w:t>语义及实例讲解</w:t>
      </w:r>
      <w:r>
        <w:rPr>
          <w:noProof/>
        </w:rPr>
        <w:tab/>
      </w:r>
      <w:r>
        <w:rPr>
          <w:noProof/>
        </w:rPr>
        <w:fldChar w:fldCharType="begin"/>
      </w:r>
      <w:r>
        <w:rPr>
          <w:noProof/>
        </w:rPr>
        <w:instrText xml:space="preserve"> PAGEREF _Toc197919011 \h </w:instrText>
      </w:r>
      <w:r>
        <w:rPr>
          <w:noProof/>
        </w:rPr>
      </w:r>
      <w:r>
        <w:rPr>
          <w:noProof/>
        </w:rPr>
        <w:fldChar w:fldCharType="separate"/>
      </w:r>
      <w:r>
        <w:rPr>
          <w:noProof/>
        </w:rPr>
        <w:t>104</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6.10 struct</w:t>
      </w:r>
      <w:r>
        <w:rPr>
          <w:noProof/>
        </w:rPr>
        <w:tab/>
      </w:r>
      <w:r>
        <w:rPr>
          <w:noProof/>
        </w:rPr>
        <w:fldChar w:fldCharType="begin"/>
      </w:r>
      <w:r>
        <w:rPr>
          <w:noProof/>
        </w:rPr>
        <w:instrText xml:space="preserve"> PAGEREF _Toc197919012 \h </w:instrText>
      </w:r>
      <w:r>
        <w:rPr>
          <w:noProof/>
        </w:rPr>
      </w:r>
      <w:r>
        <w:rPr>
          <w:noProof/>
        </w:rPr>
        <w:fldChar w:fldCharType="separate"/>
      </w:r>
      <w:r>
        <w:rPr>
          <w:noProof/>
        </w:rPr>
        <w:t>108</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6.11 enum</w:t>
      </w:r>
      <w:r>
        <w:rPr>
          <w:noProof/>
        </w:rPr>
        <w:tab/>
      </w:r>
      <w:r>
        <w:rPr>
          <w:noProof/>
        </w:rPr>
        <w:fldChar w:fldCharType="begin"/>
      </w:r>
      <w:r>
        <w:rPr>
          <w:noProof/>
        </w:rPr>
        <w:instrText xml:space="preserve"> PAGEREF _Toc197919013 \h </w:instrText>
      </w:r>
      <w:r>
        <w:rPr>
          <w:noProof/>
        </w:rPr>
      </w:r>
      <w:r>
        <w:rPr>
          <w:noProof/>
        </w:rPr>
        <w:fldChar w:fldCharType="separate"/>
      </w:r>
      <w:r>
        <w:rPr>
          <w:noProof/>
        </w:rPr>
        <w:t>109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6.12 typedef</w:t>
      </w:r>
      <w:r>
        <w:rPr>
          <w:noProof/>
        </w:rPr>
        <w:tab/>
      </w:r>
      <w:r>
        <w:rPr>
          <w:noProof/>
        </w:rPr>
        <w:fldChar w:fldCharType="begin"/>
      </w:r>
      <w:r>
        <w:rPr>
          <w:noProof/>
        </w:rPr>
        <w:instrText xml:space="preserve"> PAGEREF _Toc197919014 \h </w:instrText>
      </w:r>
      <w:r>
        <w:rPr>
          <w:noProof/>
        </w:rPr>
      </w:r>
      <w:r>
        <w:rPr>
          <w:noProof/>
        </w:rPr>
        <w:fldChar w:fldCharType="separate"/>
      </w:r>
      <w:r>
        <w:rPr>
          <w:noProof/>
        </w:rPr>
        <w:t>109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6.13 const</w:t>
      </w:r>
      <w:r>
        <w:rPr>
          <w:noProof/>
        </w:rPr>
        <w:tab/>
      </w:r>
      <w:r>
        <w:rPr>
          <w:noProof/>
        </w:rPr>
        <w:fldChar w:fldCharType="begin"/>
      </w:r>
      <w:r>
        <w:rPr>
          <w:noProof/>
        </w:rPr>
        <w:instrText xml:space="preserve"> PAGEREF _Toc197919015 \h </w:instrText>
      </w:r>
      <w:r>
        <w:rPr>
          <w:noProof/>
        </w:rPr>
      </w:r>
      <w:r>
        <w:rPr>
          <w:noProof/>
        </w:rPr>
        <w:fldChar w:fldCharType="separate"/>
      </w:r>
      <w:r>
        <w:rPr>
          <w:noProof/>
        </w:rPr>
        <w:t>110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6.14 import</w:t>
      </w:r>
      <w:r>
        <w:rPr>
          <w:noProof/>
        </w:rPr>
        <w:tab/>
      </w:r>
      <w:r>
        <w:rPr>
          <w:noProof/>
        </w:rPr>
        <w:fldChar w:fldCharType="begin"/>
      </w:r>
      <w:r>
        <w:rPr>
          <w:noProof/>
        </w:rPr>
        <w:instrText xml:space="preserve"> PAGEREF _Toc197919016 \h </w:instrText>
      </w:r>
      <w:r>
        <w:rPr>
          <w:noProof/>
        </w:rPr>
      </w:r>
      <w:r>
        <w:rPr>
          <w:noProof/>
        </w:rPr>
        <w:fldChar w:fldCharType="separate"/>
      </w:r>
      <w:r>
        <w:rPr>
          <w:noProof/>
        </w:rPr>
        <w:t>110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6.15 importlib</w:t>
      </w:r>
      <w:r>
        <w:rPr>
          <w:noProof/>
        </w:rPr>
        <w:tab/>
      </w:r>
      <w:r>
        <w:rPr>
          <w:noProof/>
        </w:rPr>
        <w:fldChar w:fldCharType="begin"/>
      </w:r>
      <w:r>
        <w:rPr>
          <w:noProof/>
        </w:rPr>
        <w:instrText xml:space="preserve"> PAGEREF _Toc197919017 \h </w:instrText>
      </w:r>
      <w:r>
        <w:rPr>
          <w:noProof/>
        </w:rPr>
      </w:r>
      <w:r>
        <w:rPr>
          <w:noProof/>
        </w:rPr>
        <w:fldChar w:fldCharType="separate"/>
      </w:r>
      <w:r>
        <w:rPr>
          <w:noProof/>
        </w:rPr>
        <w:t>111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6.16 merge</w:t>
      </w:r>
      <w:r>
        <w:rPr>
          <w:noProof/>
        </w:rPr>
        <w:tab/>
      </w:r>
      <w:r>
        <w:rPr>
          <w:noProof/>
        </w:rPr>
        <w:fldChar w:fldCharType="begin"/>
      </w:r>
      <w:r>
        <w:rPr>
          <w:noProof/>
        </w:rPr>
        <w:instrText xml:space="preserve"> PAGEREF _Toc197919018 \h </w:instrText>
      </w:r>
      <w:r>
        <w:rPr>
          <w:noProof/>
        </w:rPr>
      </w:r>
      <w:r>
        <w:rPr>
          <w:noProof/>
        </w:rPr>
        <w:fldChar w:fldCharType="separate"/>
      </w:r>
      <w:r>
        <w:rPr>
          <w:noProof/>
        </w:rPr>
        <w:t>111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6.17 mergelib</w:t>
      </w:r>
      <w:r>
        <w:rPr>
          <w:noProof/>
        </w:rPr>
        <w:tab/>
      </w:r>
      <w:r>
        <w:rPr>
          <w:noProof/>
        </w:rPr>
        <w:fldChar w:fldCharType="begin"/>
      </w:r>
      <w:r>
        <w:rPr>
          <w:noProof/>
        </w:rPr>
        <w:instrText xml:space="preserve"> PAGEREF _Toc197919019 \h </w:instrText>
      </w:r>
      <w:r>
        <w:rPr>
          <w:noProof/>
        </w:rPr>
      </w:r>
      <w:r>
        <w:rPr>
          <w:noProof/>
        </w:rPr>
        <w:fldChar w:fldCharType="separate"/>
      </w:r>
      <w:r>
        <w:rPr>
          <w:noProof/>
        </w:rPr>
        <w:t>112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6.18 pragma</w:t>
      </w:r>
      <w:r>
        <w:rPr>
          <w:noProof/>
        </w:rPr>
        <w:tab/>
      </w:r>
      <w:r>
        <w:rPr>
          <w:noProof/>
        </w:rPr>
        <w:fldChar w:fldCharType="begin"/>
      </w:r>
      <w:r>
        <w:rPr>
          <w:noProof/>
        </w:rPr>
        <w:instrText xml:space="preserve"> PAGEREF _Toc197919020 \h </w:instrText>
      </w:r>
      <w:r>
        <w:rPr>
          <w:noProof/>
        </w:rPr>
      </w:r>
      <w:r>
        <w:rPr>
          <w:noProof/>
        </w:rPr>
        <w:fldChar w:fldCharType="separate"/>
      </w:r>
      <w:r>
        <w:rPr>
          <w:noProof/>
        </w:rPr>
        <w:t>112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6.19 applet</w:t>
      </w:r>
      <w:r>
        <w:rPr>
          <w:noProof/>
        </w:rPr>
        <w:tab/>
      </w:r>
      <w:r>
        <w:rPr>
          <w:noProof/>
        </w:rPr>
        <w:fldChar w:fldCharType="begin"/>
      </w:r>
      <w:r>
        <w:rPr>
          <w:noProof/>
        </w:rPr>
        <w:instrText xml:space="preserve"> PAGEREF _Toc197919021 \h </w:instrText>
      </w:r>
      <w:r>
        <w:rPr>
          <w:noProof/>
        </w:rPr>
      </w:r>
      <w:r>
        <w:rPr>
          <w:noProof/>
        </w:rPr>
        <w:fldChar w:fldCharType="separate"/>
      </w:r>
      <w:r>
        <w:rPr>
          <w:noProof/>
        </w:rPr>
        <w:t>113</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第七章　</w:t>
      </w:r>
      <w:r>
        <w:rPr>
          <w:noProof/>
        </w:rPr>
        <w:t>CAR</w:t>
      </w:r>
      <w:r>
        <w:rPr>
          <w:rFonts w:hint="eastAsia"/>
          <w:noProof/>
        </w:rPr>
        <w:t>属性</w:t>
      </w:r>
      <w:r>
        <w:rPr>
          <w:noProof/>
        </w:rPr>
        <w:tab/>
      </w:r>
      <w:r>
        <w:rPr>
          <w:noProof/>
        </w:rPr>
        <w:fldChar w:fldCharType="begin"/>
      </w:r>
      <w:r>
        <w:rPr>
          <w:noProof/>
        </w:rPr>
        <w:instrText xml:space="preserve"> PAGEREF _Toc197919022 \h </w:instrText>
      </w:r>
      <w:r>
        <w:rPr>
          <w:noProof/>
        </w:rPr>
      </w:r>
      <w:r>
        <w:rPr>
          <w:noProof/>
        </w:rPr>
        <w:fldChar w:fldCharType="separate"/>
      </w:r>
      <w:r>
        <w:rPr>
          <w:noProof/>
        </w:rPr>
        <w:t>118</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7.1 version</w:t>
      </w:r>
      <w:r>
        <w:rPr>
          <w:noProof/>
        </w:rPr>
        <w:tab/>
      </w:r>
      <w:r>
        <w:rPr>
          <w:noProof/>
        </w:rPr>
        <w:fldChar w:fldCharType="begin"/>
      </w:r>
      <w:r>
        <w:rPr>
          <w:noProof/>
        </w:rPr>
        <w:instrText xml:space="preserve"> PAGEREF _Toc197919023 \h </w:instrText>
      </w:r>
      <w:r>
        <w:rPr>
          <w:noProof/>
        </w:rPr>
      </w:r>
      <w:r>
        <w:rPr>
          <w:noProof/>
        </w:rPr>
        <w:fldChar w:fldCharType="separate"/>
      </w:r>
      <w:r>
        <w:rPr>
          <w:noProof/>
        </w:rPr>
        <w:t>118</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7.2 main(</w:t>
      </w:r>
      <w:r w:rsidRPr="00A30998">
        <w:rPr>
          <w:rFonts w:ascii="宋体" w:hAnsi="宋体" w:hint="eastAsia"/>
          <w:noProof/>
        </w:rPr>
        <w:t>准备删</w:t>
      </w:r>
      <w:r w:rsidRPr="00A30998">
        <w:rPr>
          <w:rFonts w:ascii="宋体" w:hAnsi="宋体"/>
          <w:noProof/>
        </w:rPr>
        <w:t>)</w:t>
      </w:r>
      <w:r>
        <w:rPr>
          <w:noProof/>
        </w:rPr>
        <w:tab/>
      </w:r>
      <w:r>
        <w:rPr>
          <w:noProof/>
        </w:rPr>
        <w:fldChar w:fldCharType="begin"/>
      </w:r>
      <w:r>
        <w:rPr>
          <w:noProof/>
        </w:rPr>
        <w:instrText xml:space="preserve"> PAGEREF _Toc197919024 \h </w:instrText>
      </w:r>
      <w:r>
        <w:rPr>
          <w:noProof/>
        </w:rPr>
      </w:r>
      <w:r>
        <w:rPr>
          <w:noProof/>
        </w:rPr>
        <w:fldChar w:fldCharType="separate"/>
      </w:r>
      <w:r>
        <w:rPr>
          <w:noProof/>
        </w:rPr>
        <w:t>119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7.3 singleton</w:t>
      </w:r>
      <w:r>
        <w:rPr>
          <w:noProof/>
        </w:rPr>
        <w:tab/>
      </w:r>
      <w:r>
        <w:rPr>
          <w:noProof/>
        </w:rPr>
        <w:fldChar w:fldCharType="begin"/>
      </w:r>
      <w:r>
        <w:rPr>
          <w:noProof/>
        </w:rPr>
        <w:instrText xml:space="preserve"> PAGEREF _Toc197919025 \h </w:instrText>
      </w:r>
      <w:r>
        <w:rPr>
          <w:noProof/>
        </w:rPr>
      </w:r>
      <w:r>
        <w:rPr>
          <w:noProof/>
        </w:rPr>
        <w:fldChar w:fldCharType="separate"/>
      </w:r>
      <w:r>
        <w:rPr>
          <w:noProof/>
        </w:rPr>
        <w:t>120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7.4 aggregate</w:t>
      </w:r>
      <w:r>
        <w:rPr>
          <w:noProof/>
        </w:rPr>
        <w:tab/>
      </w:r>
      <w:r>
        <w:rPr>
          <w:noProof/>
        </w:rPr>
        <w:fldChar w:fldCharType="begin"/>
      </w:r>
      <w:r>
        <w:rPr>
          <w:noProof/>
        </w:rPr>
        <w:instrText xml:space="preserve"> PAGEREF _Toc197919026 \h </w:instrText>
      </w:r>
      <w:r>
        <w:rPr>
          <w:noProof/>
        </w:rPr>
      </w:r>
      <w:r>
        <w:rPr>
          <w:noProof/>
        </w:rPr>
        <w:fldChar w:fldCharType="separate"/>
      </w:r>
      <w:r>
        <w:rPr>
          <w:noProof/>
        </w:rPr>
        <w:t>122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7.4.1 aggregate</w:t>
      </w:r>
      <w:r w:rsidRPr="00A30998">
        <w:rPr>
          <w:rFonts w:ascii="宋体" w:hAnsi="宋体" w:hint="eastAsia"/>
          <w:noProof/>
        </w:rPr>
        <w:t>的含义和使用</w:t>
      </w:r>
      <w:r>
        <w:rPr>
          <w:noProof/>
        </w:rPr>
        <w:tab/>
      </w:r>
      <w:r>
        <w:rPr>
          <w:noProof/>
        </w:rPr>
        <w:fldChar w:fldCharType="begin"/>
      </w:r>
      <w:r>
        <w:rPr>
          <w:noProof/>
        </w:rPr>
        <w:instrText xml:space="preserve"> PAGEREF _Toc197919027 \h </w:instrText>
      </w:r>
      <w:r>
        <w:rPr>
          <w:noProof/>
        </w:rPr>
      </w:r>
      <w:r>
        <w:rPr>
          <w:noProof/>
        </w:rPr>
        <w:fldChar w:fldCharType="separate"/>
      </w:r>
      <w:r>
        <w:rPr>
          <w:noProof/>
        </w:rPr>
        <w:t>122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7.4.2 AObjectContainer(</w:t>
      </w:r>
      <w:r w:rsidRPr="00A30998">
        <w:rPr>
          <w:rFonts w:ascii="宋体" w:hAnsi="宋体" w:hint="eastAsia"/>
          <w:noProof/>
        </w:rPr>
        <w:t>包容</w:t>
      </w:r>
      <w:r w:rsidRPr="00A30998">
        <w:rPr>
          <w:rFonts w:ascii="宋体" w:hAnsi="宋体"/>
          <w:noProof/>
        </w:rPr>
        <w:t>)</w:t>
      </w:r>
      <w:r>
        <w:rPr>
          <w:noProof/>
        </w:rPr>
        <w:tab/>
      </w:r>
      <w:r>
        <w:rPr>
          <w:noProof/>
        </w:rPr>
        <w:fldChar w:fldCharType="begin"/>
      </w:r>
      <w:r>
        <w:rPr>
          <w:noProof/>
        </w:rPr>
        <w:instrText xml:space="preserve"> PAGEREF _Toc197919028 \h </w:instrText>
      </w:r>
      <w:r>
        <w:rPr>
          <w:noProof/>
        </w:rPr>
      </w:r>
      <w:r>
        <w:rPr>
          <w:noProof/>
        </w:rPr>
        <w:fldChar w:fldCharType="separate"/>
      </w:r>
      <w:r>
        <w:rPr>
          <w:noProof/>
        </w:rPr>
        <w:t>123</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lastRenderedPageBreak/>
        <w:t>7.5 aspect</w:t>
      </w:r>
      <w:r>
        <w:rPr>
          <w:noProof/>
        </w:rPr>
        <w:tab/>
      </w:r>
      <w:r>
        <w:rPr>
          <w:noProof/>
        </w:rPr>
        <w:fldChar w:fldCharType="begin"/>
      </w:r>
      <w:r>
        <w:rPr>
          <w:noProof/>
        </w:rPr>
        <w:instrText xml:space="preserve"> PAGEREF _Toc197919029 \h </w:instrText>
      </w:r>
      <w:r>
        <w:rPr>
          <w:noProof/>
        </w:rPr>
      </w:r>
      <w:r>
        <w:rPr>
          <w:noProof/>
        </w:rPr>
        <w:fldChar w:fldCharType="separate"/>
      </w:r>
      <w:r>
        <w:rPr>
          <w:noProof/>
        </w:rPr>
        <w:t>127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7.6 synchronized &amp; sequenced</w:t>
      </w:r>
      <w:r>
        <w:rPr>
          <w:noProof/>
        </w:rPr>
        <w:tab/>
      </w:r>
      <w:r>
        <w:rPr>
          <w:noProof/>
        </w:rPr>
        <w:fldChar w:fldCharType="begin"/>
      </w:r>
      <w:r>
        <w:rPr>
          <w:noProof/>
        </w:rPr>
        <w:instrText xml:space="preserve"> PAGEREF _Toc197919030 \h </w:instrText>
      </w:r>
      <w:r>
        <w:rPr>
          <w:noProof/>
        </w:rPr>
      </w:r>
      <w:r>
        <w:rPr>
          <w:noProof/>
        </w:rPr>
        <w:fldChar w:fldCharType="separate"/>
      </w:r>
      <w:r>
        <w:rPr>
          <w:noProof/>
        </w:rPr>
        <w:t>128</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7.6.1 synchronized &amp; sequenced</w:t>
      </w:r>
      <w:r w:rsidRPr="00A30998">
        <w:rPr>
          <w:rFonts w:ascii="宋体" w:hAnsi="宋体" w:hint="eastAsia"/>
          <w:noProof/>
        </w:rPr>
        <w:t>的含义与区别</w:t>
      </w:r>
      <w:r>
        <w:rPr>
          <w:noProof/>
        </w:rPr>
        <w:tab/>
      </w:r>
      <w:r>
        <w:rPr>
          <w:noProof/>
        </w:rPr>
        <w:fldChar w:fldCharType="begin"/>
      </w:r>
      <w:r>
        <w:rPr>
          <w:noProof/>
        </w:rPr>
        <w:instrText xml:space="preserve"> PAGEREF _Toc197919031 \h </w:instrText>
      </w:r>
      <w:r>
        <w:rPr>
          <w:noProof/>
        </w:rPr>
      </w:r>
      <w:r>
        <w:rPr>
          <w:noProof/>
        </w:rPr>
        <w:fldChar w:fldCharType="separate"/>
      </w:r>
      <w:r>
        <w:rPr>
          <w:noProof/>
        </w:rPr>
        <w:t>128</w:t>
      </w:r>
      <w:r>
        <w:rPr>
          <w:noProof/>
        </w:rPr>
        <w:fldChar w:fldCharType="end"/>
      </w:r>
    </w:p>
    <w:p w:rsidR="00B90883" w:rsidRDefault="00B90883">
      <w:pPr>
        <w:pStyle w:val="TOC3"/>
        <w:tabs>
          <w:tab w:val="right" w:leader="dot" w:pos="8296"/>
        </w:tabs>
        <w:rPr>
          <w:i w:val="0"/>
          <w:iCs w:val="0"/>
          <w:noProof/>
          <w:kern w:val="2"/>
          <w:sz w:val="21"/>
          <w:szCs w:val="24"/>
        </w:rPr>
      </w:pPr>
      <w:r>
        <w:rPr>
          <w:noProof/>
        </w:rPr>
        <w:t xml:space="preserve">7.6.2 synchronized &amp; sequenced </w:t>
      </w:r>
      <w:r>
        <w:rPr>
          <w:rFonts w:hint="eastAsia"/>
          <w:noProof/>
        </w:rPr>
        <w:t>与锁</w:t>
      </w:r>
      <w:r>
        <w:rPr>
          <w:noProof/>
        </w:rPr>
        <w:tab/>
      </w:r>
      <w:r>
        <w:rPr>
          <w:noProof/>
        </w:rPr>
        <w:fldChar w:fldCharType="begin"/>
      </w:r>
      <w:r>
        <w:rPr>
          <w:noProof/>
        </w:rPr>
        <w:instrText xml:space="preserve"> PAGEREF _Toc197919032 \h </w:instrText>
      </w:r>
      <w:r>
        <w:rPr>
          <w:noProof/>
        </w:rPr>
      </w:r>
      <w:r>
        <w:rPr>
          <w:noProof/>
        </w:rPr>
        <w:fldChar w:fldCharType="separate"/>
      </w:r>
      <w:r>
        <w:rPr>
          <w:noProof/>
        </w:rPr>
        <w:t>129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7.6.3 synchronized &amp; sequenced </w:t>
      </w:r>
      <w:r w:rsidRPr="00A30998">
        <w:rPr>
          <w:rFonts w:ascii="宋体" w:hAnsi="宋体" w:hint="eastAsia"/>
          <w:noProof/>
        </w:rPr>
        <w:t>实例讲解</w:t>
      </w:r>
      <w:r>
        <w:rPr>
          <w:noProof/>
        </w:rPr>
        <w:tab/>
      </w:r>
      <w:r>
        <w:rPr>
          <w:noProof/>
        </w:rPr>
        <w:fldChar w:fldCharType="begin"/>
      </w:r>
      <w:r>
        <w:rPr>
          <w:noProof/>
        </w:rPr>
        <w:instrText xml:space="preserve"> PAGEREF _Toc197919033 \h </w:instrText>
      </w:r>
      <w:r>
        <w:rPr>
          <w:noProof/>
        </w:rPr>
      </w:r>
      <w:r>
        <w:rPr>
          <w:noProof/>
        </w:rPr>
        <w:fldChar w:fldCharType="separate"/>
      </w:r>
      <w:r>
        <w:rPr>
          <w:noProof/>
        </w:rPr>
        <w:t>130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7.7 freethreaded</w:t>
      </w:r>
      <w:r>
        <w:rPr>
          <w:noProof/>
        </w:rPr>
        <w:tab/>
      </w:r>
      <w:r>
        <w:rPr>
          <w:noProof/>
        </w:rPr>
        <w:fldChar w:fldCharType="begin"/>
      </w:r>
      <w:r>
        <w:rPr>
          <w:noProof/>
        </w:rPr>
        <w:instrText xml:space="preserve"> PAGEREF _Toc197919034 \h </w:instrText>
      </w:r>
      <w:r>
        <w:rPr>
          <w:noProof/>
        </w:rPr>
      </w:r>
      <w:r>
        <w:rPr>
          <w:noProof/>
        </w:rPr>
        <w:fldChar w:fldCharType="separate"/>
      </w:r>
      <w:r>
        <w:rPr>
          <w:noProof/>
        </w:rPr>
        <w:t>133</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7.8 in &amp; out</w:t>
      </w:r>
      <w:r>
        <w:rPr>
          <w:noProof/>
        </w:rPr>
        <w:tab/>
      </w:r>
      <w:r>
        <w:rPr>
          <w:noProof/>
        </w:rPr>
        <w:fldChar w:fldCharType="begin"/>
      </w:r>
      <w:r>
        <w:rPr>
          <w:noProof/>
        </w:rPr>
        <w:instrText xml:space="preserve"> PAGEREF _Toc197919035 \h </w:instrText>
      </w:r>
      <w:r>
        <w:rPr>
          <w:noProof/>
        </w:rPr>
      </w:r>
      <w:r>
        <w:rPr>
          <w:noProof/>
        </w:rPr>
        <w:fldChar w:fldCharType="separate"/>
      </w:r>
      <w:r>
        <w:rPr>
          <w:noProof/>
        </w:rPr>
        <w:t>133</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7.9 private</w:t>
      </w:r>
      <w:r>
        <w:rPr>
          <w:noProof/>
        </w:rPr>
        <w:tab/>
      </w:r>
      <w:r>
        <w:rPr>
          <w:noProof/>
        </w:rPr>
        <w:fldChar w:fldCharType="begin"/>
      </w:r>
      <w:r>
        <w:rPr>
          <w:noProof/>
        </w:rPr>
        <w:instrText xml:space="preserve"> PAGEREF _Toc197919036 \h </w:instrText>
      </w:r>
      <w:r>
        <w:rPr>
          <w:noProof/>
        </w:rPr>
      </w:r>
      <w:r>
        <w:rPr>
          <w:noProof/>
        </w:rPr>
        <w:fldChar w:fldCharType="separate"/>
      </w:r>
      <w:r>
        <w:rPr>
          <w:noProof/>
        </w:rPr>
        <w:t>136</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7.10 protected</w:t>
      </w:r>
      <w:r>
        <w:rPr>
          <w:noProof/>
        </w:rPr>
        <w:tab/>
      </w:r>
      <w:r>
        <w:rPr>
          <w:noProof/>
        </w:rPr>
        <w:fldChar w:fldCharType="begin"/>
      </w:r>
      <w:r>
        <w:rPr>
          <w:noProof/>
        </w:rPr>
        <w:instrText xml:space="preserve"> PAGEREF _Toc197919037 \h </w:instrText>
      </w:r>
      <w:r>
        <w:rPr>
          <w:noProof/>
        </w:rPr>
      </w:r>
      <w:r>
        <w:rPr>
          <w:noProof/>
        </w:rPr>
        <w:fldChar w:fldCharType="separate"/>
      </w:r>
      <w:r>
        <w:rPr>
          <w:noProof/>
        </w:rPr>
        <w:t>137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7.11 virtual</w:t>
      </w:r>
      <w:r>
        <w:rPr>
          <w:noProof/>
        </w:rPr>
        <w:tab/>
      </w:r>
      <w:r>
        <w:rPr>
          <w:noProof/>
        </w:rPr>
        <w:fldChar w:fldCharType="begin"/>
      </w:r>
      <w:r>
        <w:rPr>
          <w:noProof/>
        </w:rPr>
        <w:instrText xml:space="preserve"> PAGEREF _Toc197919038 \h </w:instrText>
      </w:r>
      <w:r>
        <w:rPr>
          <w:noProof/>
        </w:rPr>
      </w:r>
      <w:r>
        <w:rPr>
          <w:noProof/>
        </w:rPr>
        <w:fldChar w:fldCharType="separate"/>
      </w:r>
      <w:r>
        <w:rPr>
          <w:noProof/>
        </w:rPr>
        <w:t>138</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7.12 local</w:t>
      </w:r>
      <w:r>
        <w:rPr>
          <w:noProof/>
        </w:rPr>
        <w:tab/>
      </w:r>
      <w:r>
        <w:rPr>
          <w:noProof/>
        </w:rPr>
        <w:fldChar w:fldCharType="begin"/>
      </w:r>
      <w:r>
        <w:rPr>
          <w:noProof/>
        </w:rPr>
        <w:instrText xml:space="preserve"> PAGEREF _Toc197919039 \h </w:instrText>
      </w:r>
      <w:r>
        <w:rPr>
          <w:noProof/>
        </w:rPr>
      </w:r>
      <w:r>
        <w:rPr>
          <w:noProof/>
        </w:rPr>
        <w:fldChar w:fldCharType="separate"/>
      </w:r>
      <w:r>
        <w:rPr>
          <w:noProof/>
        </w:rPr>
        <w:t>141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7.13 dummytype</w:t>
      </w:r>
      <w:r>
        <w:rPr>
          <w:noProof/>
        </w:rPr>
        <w:tab/>
      </w:r>
      <w:r>
        <w:rPr>
          <w:noProof/>
        </w:rPr>
        <w:fldChar w:fldCharType="begin"/>
      </w:r>
      <w:r>
        <w:rPr>
          <w:noProof/>
        </w:rPr>
        <w:instrText xml:space="preserve"> PAGEREF _Toc197919040 \h </w:instrText>
      </w:r>
      <w:r>
        <w:rPr>
          <w:noProof/>
        </w:rPr>
      </w:r>
      <w:r>
        <w:rPr>
          <w:noProof/>
        </w:rPr>
        <w:fldChar w:fldCharType="separate"/>
      </w:r>
      <w:r>
        <w:rPr>
          <w:noProof/>
        </w:rPr>
        <w:t>143</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第八章　</w:t>
      </w:r>
      <w:r>
        <w:rPr>
          <w:noProof/>
        </w:rPr>
        <w:t>CAR</w:t>
      </w:r>
      <w:r>
        <w:rPr>
          <w:rFonts w:hint="eastAsia"/>
          <w:noProof/>
        </w:rPr>
        <w:t>构件编程基础</w:t>
      </w:r>
      <w:r>
        <w:rPr>
          <w:noProof/>
        </w:rPr>
        <w:tab/>
      </w:r>
      <w:r>
        <w:rPr>
          <w:noProof/>
        </w:rPr>
        <w:fldChar w:fldCharType="begin"/>
      </w:r>
      <w:r>
        <w:rPr>
          <w:noProof/>
        </w:rPr>
        <w:instrText xml:space="preserve"> PAGEREF _Toc197919041 \h </w:instrText>
      </w:r>
      <w:r>
        <w:rPr>
          <w:noProof/>
        </w:rPr>
      </w:r>
      <w:r>
        <w:rPr>
          <w:noProof/>
        </w:rPr>
        <w:fldChar w:fldCharType="separate"/>
      </w:r>
      <w:r>
        <w:rPr>
          <w:noProof/>
        </w:rPr>
        <w:t>145</w:t>
      </w:r>
      <w:r>
        <w:rPr>
          <w:noProof/>
        </w:rPr>
        <w:fldChar w:fldCharType="end"/>
      </w:r>
    </w:p>
    <w:p w:rsidR="00B90883" w:rsidRDefault="00B90883">
      <w:pPr>
        <w:pStyle w:val="TOC2"/>
        <w:tabs>
          <w:tab w:val="left" w:pos="960"/>
          <w:tab w:val="right" w:leader="dot" w:pos="8296"/>
        </w:tabs>
        <w:rPr>
          <w:smallCaps w:val="0"/>
          <w:noProof/>
          <w:kern w:val="2"/>
          <w:sz w:val="21"/>
          <w:szCs w:val="24"/>
        </w:rPr>
      </w:pPr>
      <w:r w:rsidRPr="00A30998">
        <w:rPr>
          <w:rFonts w:ascii="宋体" w:hAnsi="宋体"/>
          <w:noProof/>
        </w:rPr>
        <w:t>8.1</w:t>
      </w:r>
      <w:r>
        <w:rPr>
          <w:smallCaps w:val="0"/>
          <w:noProof/>
          <w:kern w:val="2"/>
          <w:sz w:val="21"/>
          <w:szCs w:val="24"/>
        </w:rPr>
        <w:tab/>
      </w:r>
      <w:r w:rsidRPr="00A30998">
        <w:rPr>
          <w:rFonts w:ascii="宋体" w:hAnsi="宋体" w:hint="eastAsia"/>
          <w:noProof/>
        </w:rPr>
        <w:t>构件实例化</w:t>
      </w:r>
      <w:r>
        <w:rPr>
          <w:noProof/>
        </w:rPr>
        <w:tab/>
      </w:r>
      <w:r>
        <w:rPr>
          <w:noProof/>
        </w:rPr>
        <w:fldChar w:fldCharType="begin"/>
      </w:r>
      <w:r>
        <w:rPr>
          <w:noProof/>
        </w:rPr>
        <w:instrText xml:space="preserve"> PAGEREF _Toc197919042 \h </w:instrText>
      </w:r>
      <w:r>
        <w:rPr>
          <w:noProof/>
        </w:rPr>
      </w:r>
      <w:r>
        <w:rPr>
          <w:noProof/>
        </w:rPr>
        <w:fldChar w:fldCharType="separate"/>
      </w:r>
      <w:r>
        <w:rPr>
          <w:noProof/>
        </w:rPr>
        <w:t>145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8.1.1 New</w:t>
      </w:r>
      <w:r w:rsidRPr="00A30998">
        <w:rPr>
          <w:rFonts w:ascii="宋体" w:hAnsi="宋体" w:hint="eastAsia"/>
          <w:noProof/>
        </w:rPr>
        <w:t>（</w:t>
      </w:r>
      <w:r w:rsidRPr="00A30998">
        <w:rPr>
          <w:rFonts w:ascii="宋体" w:hAnsi="宋体"/>
          <w:noProof/>
        </w:rPr>
        <w:t>AcquireSingleton</w:t>
      </w:r>
      <w:r w:rsidRPr="00A30998">
        <w:rPr>
          <w:rFonts w:ascii="宋体" w:hAnsi="宋体" w:hint="eastAsia"/>
          <w:noProof/>
        </w:rPr>
        <w:t>）</w:t>
      </w:r>
      <w:r>
        <w:rPr>
          <w:noProof/>
        </w:rPr>
        <w:tab/>
      </w:r>
      <w:r>
        <w:rPr>
          <w:noProof/>
        </w:rPr>
        <w:fldChar w:fldCharType="begin"/>
      </w:r>
      <w:r>
        <w:rPr>
          <w:noProof/>
        </w:rPr>
        <w:instrText xml:space="preserve"> PAGEREF _Toc197919043 \h </w:instrText>
      </w:r>
      <w:r>
        <w:rPr>
          <w:noProof/>
        </w:rPr>
      </w:r>
      <w:r>
        <w:rPr>
          <w:noProof/>
        </w:rPr>
        <w:fldChar w:fldCharType="separate"/>
      </w:r>
      <w:r>
        <w:rPr>
          <w:noProof/>
        </w:rPr>
        <w:t>145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8.1.2 NewInContext</w:t>
      </w:r>
      <w:r w:rsidRPr="00A30998">
        <w:rPr>
          <w:rFonts w:ascii="宋体" w:hAnsi="宋体" w:hint="eastAsia"/>
          <w:noProof/>
        </w:rPr>
        <w:t>（</w:t>
      </w:r>
      <w:r w:rsidRPr="00A30998">
        <w:rPr>
          <w:rFonts w:ascii="宋体" w:hAnsi="宋体"/>
          <w:noProof/>
        </w:rPr>
        <w:t>AcquireSingletonInDomain</w:t>
      </w:r>
      <w:r w:rsidRPr="00A30998">
        <w:rPr>
          <w:rFonts w:ascii="宋体" w:hAnsi="宋体" w:hint="eastAsia"/>
          <w:noProof/>
        </w:rPr>
        <w:t>）</w:t>
      </w:r>
      <w:r>
        <w:rPr>
          <w:noProof/>
        </w:rPr>
        <w:tab/>
      </w:r>
      <w:r>
        <w:rPr>
          <w:noProof/>
        </w:rPr>
        <w:fldChar w:fldCharType="begin"/>
      </w:r>
      <w:r>
        <w:rPr>
          <w:noProof/>
        </w:rPr>
        <w:instrText xml:space="preserve"> PAGEREF _Toc197919044 \h </w:instrText>
      </w:r>
      <w:r>
        <w:rPr>
          <w:noProof/>
        </w:rPr>
      </w:r>
      <w:r>
        <w:rPr>
          <w:noProof/>
        </w:rPr>
        <w:fldChar w:fldCharType="separate"/>
      </w:r>
      <w:r>
        <w:rPr>
          <w:noProof/>
        </w:rPr>
        <w:t>147</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8.1.3 NewByFriend</w:t>
      </w:r>
      <w:r w:rsidRPr="00A30998">
        <w:rPr>
          <w:rFonts w:ascii="宋体" w:hAnsi="宋体" w:hint="eastAsia"/>
          <w:noProof/>
        </w:rPr>
        <w:t>（</w:t>
      </w:r>
      <w:r w:rsidRPr="00A30998">
        <w:rPr>
          <w:rFonts w:ascii="宋体" w:hAnsi="宋体"/>
          <w:noProof/>
        </w:rPr>
        <w:t>AcquireSingletonByFriend</w:t>
      </w:r>
      <w:r w:rsidRPr="00A30998">
        <w:rPr>
          <w:rFonts w:ascii="宋体" w:hAnsi="宋体" w:hint="eastAsia"/>
          <w:noProof/>
        </w:rPr>
        <w:t>）</w:t>
      </w:r>
      <w:r>
        <w:rPr>
          <w:noProof/>
        </w:rPr>
        <w:tab/>
      </w:r>
      <w:r>
        <w:rPr>
          <w:noProof/>
        </w:rPr>
        <w:fldChar w:fldCharType="begin"/>
      </w:r>
      <w:r>
        <w:rPr>
          <w:noProof/>
        </w:rPr>
        <w:instrText xml:space="preserve"> PAGEREF _Toc197919045 \h </w:instrText>
      </w:r>
      <w:r>
        <w:rPr>
          <w:noProof/>
        </w:rPr>
      </w:r>
      <w:r>
        <w:rPr>
          <w:noProof/>
        </w:rPr>
        <w:fldChar w:fldCharType="separate"/>
      </w:r>
      <w:r>
        <w:rPr>
          <w:noProof/>
        </w:rPr>
        <w:t>148</w:t>
      </w:r>
      <w:r>
        <w:rPr>
          <w:noProof/>
        </w:rPr>
        <w:fldChar w:fldCharType="end"/>
      </w:r>
    </w:p>
    <w:p w:rsidR="00B90883" w:rsidRDefault="00B90883">
      <w:pPr>
        <w:pStyle w:val="TOC2"/>
        <w:tabs>
          <w:tab w:val="left" w:pos="960"/>
          <w:tab w:val="right" w:leader="dot" w:pos="8296"/>
        </w:tabs>
        <w:rPr>
          <w:smallCaps w:val="0"/>
          <w:noProof/>
          <w:kern w:val="2"/>
          <w:sz w:val="21"/>
          <w:szCs w:val="24"/>
        </w:rPr>
      </w:pPr>
      <w:r w:rsidRPr="00A30998">
        <w:rPr>
          <w:rFonts w:ascii="宋体" w:hAnsi="宋体"/>
          <w:noProof/>
        </w:rPr>
        <w:t>8.2</w:t>
      </w:r>
      <w:r>
        <w:rPr>
          <w:smallCaps w:val="0"/>
          <w:noProof/>
          <w:kern w:val="2"/>
          <w:sz w:val="21"/>
          <w:szCs w:val="24"/>
        </w:rPr>
        <w:tab/>
      </w:r>
      <w:r w:rsidRPr="00A30998">
        <w:rPr>
          <w:rFonts w:ascii="宋体" w:hAnsi="宋体" w:hint="eastAsia"/>
          <w:noProof/>
        </w:rPr>
        <w:t>查询接口</w:t>
      </w:r>
      <w:r>
        <w:rPr>
          <w:noProof/>
        </w:rPr>
        <w:tab/>
      </w:r>
      <w:r>
        <w:rPr>
          <w:noProof/>
        </w:rPr>
        <w:fldChar w:fldCharType="begin"/>
      </w:r>
      <w:r>
        <w:rPr>
          <w:noProof/>
        </w:rPr>
        <w:instrText xml:space="preserve"> PAGEREF _Toc197919046 \h </w:instrText>
      </w:r>
      <w:r>
        <w:rPr>
          <w:noProof/>
        </w:rPr>
      </w:r>
      <w:r>
        <w:rPr>
          <w:noProof/>
        </w:rPr>
        <w:fldChar w:fldCharType="separate"/>
      </w:r>
      <w:r>
        <w:rPr>
          <w:noProof/>
        </w:rPr>
        <w:t>149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8.2.1 Probe</w:t>
      </w:r>
      <w:r>
        <w:rPr>
          <w:noProof/>
        </w:rPr>
        <w:tab/>
      </w:r>
      <w:r>
        <w:rPr>
          <w:noProof/>
        </w:rPr>
        <w:fldChar w:fldCharType="begin"/>
      </w:r>
      <w:r>
        <w:rPr>
          <w:noProof/>
        </w:rPr>
        <w:instrText xml:space="preserve"> PAGEREF _Toc197919047 \h </w:instrText>
      </w:r>
      <w:r>
        <w:rPr>
          <w:noProof/>
        </w:rPr>
      </w:r>
      <w:r>
        <w:rPr>
          <w:noProof/>
        </w:rPr>
        <w:fldChar w:fldCharType="separate"/>
      </w:r>
      <w:r>
        <w:rPr>
          <w:noProof/>
        </w:rPr>
        <w:t>149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8.2.2 Query(</w:t>
      </w:r>
      <w:r w:rsidRPr="00A30998">
        <w:rPr>
          <w:rFonts w:ascii="宋体" w:hAnsi="宋体" w:hint="eastAsia"/>
          <w:noProof/>
        </w:rPr>
        <w:t>可能删</w:t>
      </w:r>
      <w:r w:rsidRPr="00A30998">
        <w:rPr>
          <w:rFonts w:ascii="宋体" w:hAnsi="宋体"/>
          <w:noProof/>
        </w:rPr>
        <w:t>)</w:t>
      </w:r>
      <w:r>
        <w:rPr>
          <w:noProof/>
        </w:rPr>
        <w:tab/>
      </w:r>
      <w:r>
        <w:rPr>
          <w:noProof/>
        </w:rPr>
        <w:fldChar w:fldCharType="begin"/>
      </w:r>
      <w:r>
        <w:rPr>
          <w:noProof/>
        </w:rPr>
        <w:instrText xml:space="preserve"> PAGEREF _Toc197919048 \h </w:instrText>
      </w:r>
      <w:r>
        <w:rPr>
          <w:noProof/>
        </w:rPr>
      </w:r>
      <w:r>
        <w:rPr>
          <w:noProof/>
        </w:rPr>
        <w:fldChar w:fldCharType="separate"/>
      </w:r>
      <w:r>
        <w:rPr>
          <w:noProof/>
        </w:rPr>
        <w:t>150</w:t>
      </w:r>
      <w:r>
        <w:rPr>
          <w:noProof/>
        </w:rPr>
        <w:fldChar w:fldCharType="end"/>
      </w:r>
    </w:p>
    <w:p w:rsidR="00B90883" w:rsidRDefault="00B90883">
      <w:pPr>
        <w:pStyle w:val="TOC2"/>
        <w:tabs>
          <w:tab w:val="left" w:pos="960"/>
          <w:tab w:val="right" w:leader="dot" w:pos="8296"/>
        </w:tabs>
        <w:rPr>
          <w:smallCaps w:val="0"/>
          <w:noProof/>
          <w:kern w:val="2"/>
          <w:sz w:val="21"/>
          <w:szCs w:val="24"/>
        </w:rPr>
      </w:pPr>
      <w:r w:rsidRPr="00A30998">
        <w:rPr>
          <w:rFonts w:ascii="宋体" w:hAnsi="宋体"/>
          <w:noProof/>
        </w:rPr>
        <w:t>8.3</w:t>
      </w:r>
      <w:r>
        <w:rPr>
          <w:smallCaps w:val="0"/>
          <w:noProof/>
          <w:kern w:val="2"/>
          <w:sz w:val="21"/>
          <w:szCs w:val="24"/>
        </w:rPr>
        <w:tab/>
      </w:r>
      <w:r w:rsidRPr="00A30998">
        <w:rPr>
          <w:rFonts w:ascii="宋体" w:hAnsi="宋体" w:hint="eastAsia"/>
          <w:noProof/>
        </w:rPr>
        <w:t>析构</w:t>
      </w:r>
      <w:r w:rsidRPr="00A30998">
        <w:rPr>
          <w:rFonts w:ascii="宋体" w:hAnsi="宋体"/>
          <w:noProof/>
        </w:rPr>
        <w:t>CAR</w:t>
      </w:r>
      <w:r w:rsidRPr="00A30998">
        <w:rPr>
          <w:rFonts w:ascii="宋体" w:hAnsi="宋体" w:hint="eastAsia"/>
          <w:noProof/>
        </w:rPr>
        <w:t>构件</w:t>
      </w:r>
      <w:r>
        <w:rPr>
          <w:noProof/>
        </w:rPr>
        <w:tab/>
      </w:r>
      <w:r>
        <w:rPr>
          <w:noProof/>
        </w:rPr>
        <w:fldChar w:fldCharType="begin"/>
      </w:r>
      <w:r>
        <w:rPr>
          <w:noProof/>
        </w:rPr>
        <w:instrText xml:space="preserve"> PAGEREF _Toc197919049 \h </w:instrText>
      </w:r>
      <w:r>
        <w:rPr>
          <w:noProof/>
        </w:rPr>
      </w:r>
      <w:r>
        <w:rPr>
          <w:noProof/>
        </w:rPr>
        <w:fldChar w:fldCharType="separate"/>
      </w:r>
      <w:r>
        <w:rPr>
          <w:noProof/>
        </w:rPr>
        <w:t>151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8.3.1 </w:t>
      </w:r>
      <w:r w:rsidRPr="00A30998">
        <w:rPr>
          <w:rFonts w:ascii="宋体" w:hAnsi="宋体" w:hint="eastAsia"/>
          <w:noProof/>
        </w:rPr>
        <w:t>引用计数</w:t>
      </w:r>
      <w:r>
        <w:rPr>
          <w:noProof/>
        </w:rPr>
        <w:tab/>
      </w:r>
      <w:r>
        <w:rPr>
          <w:noProof/>
        </w:rPr>
        <w:fldChar w:fldCharType="begin"/>
      </w:r>
      <w:r>
        <w:rPr>
          <w:noProof/>
        </w:rPr>
        <w:instrText xml:space="preserve"> PAGEREF _Toc197919050 \h </w:instrText>
      </w:r>
      <w:r>
        <w:rPr>
          <w:noProof/>
        </w:rPr>
      </w:r>
      <w:r>
        <w:rPr>
          <w:noProof/>
        </w:rPr>
        <w:fldChar w:fldCharType="separate"/>
      </w:r>
      <w:r>
        <w:rPr>
          <w:noProof/>
        </w:rPr>
        <w:t>151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8.3.2 Release</w:t>
      </w:r>
      <w:r>
        <w:rPr>
          <w:noProof/>
        </w:rPr>
        <w:tab/>
      </w:r>
      <w:r>
        <w:rPr>
          <w:noProof/>
        </w:rPr>
        <w:fldChar w:fldCharType="begin"/>
      </w:r>
      <w:r>
        <w:rPr>
          <w:noProof/>
        </w:rPr>
        <w:instrText xml:space="preserve"> PAGEREF _Toc197919051 \h </w:instrText>
      </w:r>
      <w:r>
        <w:rPr>
          <w:noProof/>
        </w:rPr>
      </w:r>
      <w:r>
        <w:rPr>
          <w:noProof/>
        </w:rPr>
        <w:fldChar w:fldCharType="separate"/>
      </w:r>
      <w:r>
        <w:rPr>
          <w:noProof/>
        </w:rPr>
        <w:t>151</w:t>
      </w:r>
      <w:r>
        <w:rPr>
          <w:noProof/>
        </w:rPr>
        <w:fldChar w:fldCharType="end"/>
      </w:r>
    </w:p>
    <w:p w:rsidR="00B90883" w:rsidRDefault="00B90883">
      <w:pPr>
        <w:pStyle w:val="TOC2"/>
        <w:tabs>
          <w:tab w:val="left" w:pos="960"/>
          <w:tab w:val="right" w:leader="dot" w:pos="8296"/>
        </w:tabs>
        <w:rPr>
          <w:smallCaps w:val="0"/>
          <w:noProof/>
          <w:kern w:val="2"/>
          <w:sz w:val="21"/>
          <w:szCs w:val="24"/>
        </w:rPr>
      </w:pPr>
      <w:r w:rsidRPr="00A30998">
        <w:rPr>
          <w:rFonts w:ascii="宋体" w:hAnsi="宋体"/>
          <w:noProof/>
        </w:rPr>
        <w:t>8.4</w:t>
      </w:r>
      <w:r>
        <w:rPr>
          <w:smallCaps w:val="0"/>
          <w:noProof/>
          <w:kern w:val="2"/>
          <w:sz w:val="21"/>
          <w:szCs w:val="24"/>
        </w:rPr>
        <w:tab/>
      </w:r>
      <w:r w:rsidRPr="00A30998">
        <w:rPr>
          <w:rFonts w:ascii="宋体" w:hAnsi="宋体" w:hint="eastAsia"/>
          <w:noProof/>
        </w:rPr>
        <w:t>与</w:t>
      </w:r>
      <w:r w:rsidRPr="00A30998">
        <w:rPr>
          <w:rFonts w:ascii="宋体" w:hAnsi="宋体"/>
          <w:noProof/>
        </w:rPr>
        <w:t>Aspect</w:t>
      </w:r>
      <w:r w:rsidRPr="00A30998">
        <w:rPr>
          <w:rFonts w:ascii="宋体" w:hAnsi="宋体" w:hint="eastAsia"/>
          <w:noProof/>
        </w:rPr>
        <w:t>有关</w:t>
      </w:r>
      <w:r>
        <w:rPr>
          <w:noProof/>
        </w:rPr>
        <w:tab/>
      </w:r>
      <w:r>
        <w:rPr>
          <w:noProof/>
        </w:rPr>
        <w:fldChar w:fldCharType="begin"/>
      </w:r>
      <w:r>
        <w:rPr>
          <w:noProof/>
        </w:rPr>
        <w:instrText xml:space="preserve"> PAGEREF _Toc197919052 \h </w:instrText>
      </w:r>
      <w:r>
        <w:rPr>
          <w:noProof/>
        </w:rPr>
      </w:r>
      <w:r>
        <w:rPr>
          <w:noProof/>
        </w:rPr>
        <w:fldChar w:fldCharType="separate"/>
      </w:r>
      <w:r>
        <w:rPr>
          <w:noProof/>
        </w:rPr>
        <w:t>152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8.4.1 Attach</w:t>
      </w:r>
      <w:r>
        <w:rPr>
          <w:noProof/>
        </w:rPr>
        <w:tab/>
      </w:r>
      <w:r>
        <w:rPr>
          <w:noProof/>
        </w:rPr>
        <w:fldChar w:fldCharType="begin"/>
      </w:r>
      <w:r>
        <w:rPr>
          <w:noProof/>
        </w:rPr>
        <w:instrText xml:space="preserve"> PAGEREF _Toc197919053 \h </w:instrText>
      </w:r>
      <w:r>
        <w:rPr>
          <w:noProof/>
        </w:rPr>
      </w:r>
      <w:r>
        <w:rPr>
          <w:noProof/>
        </w:rPr>
        <w:fldChar w:fldCharType="separate"/>
      </w:r>
      <w:r>
        <w:rPr>
          <w:noProof/>
        </w:rPr>
        <w:t>152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8.4.2 Detach</w:t>
      </w:r>
      <w:r>
        <w:rPr>
          <w:noProof/>
        </w:rPr>
        <w:tab/>
      </w:r>
      <w:r>
        <w:rPr>
          <w:noProof/>
        </w:rPr>
        <w:fldChar w:fldCharType="begin"/>
      </w:r>
      <w:r>
        <w:rPr>
          <w:noProof/>
        </w:rPr>
        <w:instrText xml:space="preserve"> PAGEREF _Toc197919054 \h </w:instrText>
      </w:r>
      <w:r>
        <w:rPr>
          <w:noProof/>
        </w:rPr>
      </w:r>
      <w:r>
        <w:rPr>
          <w:noProof/>
        </w:rPr>
        <w:fldChar w:fldCharType="separate"/>
      </w:r>
      <w:r>
        <w:rPr>
          <w:noProof/>
        </w:rPr>
        <w:t>154</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第九章　</w:t>
      </w:r>
      <w:r>
        <w:rPr>
          <w:noProof/>
        </w:rPr>
        <w:t>CAR</w:t>
      </w:r>
      <w:r>
        <w:rPr>
          <w:rFonts w:hint="eastAsia"/>
          <w:noProof/>
        </w:rPr>
        <w:t>构件运行基础</w:t>
      </w:r>
      <w:r>
        <w:rPr>
          <w:noProof/>
        </w:rPr>
        <w:tab/>
      </w:r>
      <w:r>
        <w:rPr>
          <w:noProof/>
        </w:rPr>
        <w:fldChar w:fldCharType="begin"/>
      </w:r>
      <w:r>
        <w:rPr>
          <w:noProof/>
        </w:rPr>
        <w:instrText xml:space="preserve"> PAGEREF _Toc197919055 \h </w:instrText>
      </w:r>
      <w:r>
        <w:rPr>
          <w:noProof/>
        </w:rPr>
      </w:r>
      <w:r>
        <w:rPr>
          <w:noProof/>
        </w:rPr>
        <w:fldChar w:fldCharType="separate"/>
      </w:r>
      <w:r>
        <w:rPr>
          <w:noProof/>
        </w:rPr>
        <w:t>156</w:t>
      </w:r>
      <w:r>
        <w:rPr>
          <w:noProof/>
        </w:rPr>
        <w:fldChar w:fldCharType="end"/>
      </w:r>
    </w:p>
    <w:p w:rsidR="00B90883" w:rsidRDefault="00B90883">
      <w:pPr>
        <w:pStyle w:val="TOC2"/>
        <w:tabs>
          <w:tab w:val="left" w:pos="960"/>
          <w:tab w:val="right" w:leader="dot" w:pos="8296"/>
        </w:tabs>
        <w:rPr>
          <w:smallCaps w:val="0"/>
          <w:noProof/>
          <w:kern w:val="2"/>
          <w:sz w:val="21"/>
          <w:szCs w:val="24"/>
        </w:rPr>
      </w:pPr>
      <w:r w:rsidRPr="00A30998">
        <w:rPr>
          <w:rFonts w:ascii="宋体" w:hAnsi="宋体"/>
          <w:noProof/>
        </w:rPr>
        <w:t>9.1</w:t>
      </w:r>
      <w:r>
        <w:rPr>
          <w:smallCaps w:val="0"/>
          <w:noProof/>
          <w:kern w:val="2"/>
          <w:sz w:val="21"/>
          <w:szCs w:val="24"/>
        </w:rPr>
        <w:tab/>
      </w:r>
      <w:r w:rsidRPr="00A30998">
        <w:rPr>
          <w:rFonts w:ascii="宋体" w:hAnsi="宋体" w:hint="eastAsia"/>
          <w:noProof/>
        </w:rPr>
        <w:t>构件模块、构件类、接口</w:t>
      </w:r>
      <w:r>
        <w:rPr>
          <w:noProof/>
        </w:rPr>
        <w:tab/>
      </w:r>
      <w:r>
        <w:rPr>
          <w:noProof/>
        </w:rPr>
        <w:fldChar w:fldCharType="begin"/>
      </w:r>
      <w:r>
        <w:rPr>
          <w:noProof/>
        </w:rPr>
        <w:instrText xml:space="preserve"> PAGEREF _Toc197919056 \h </w:instrText>
      </w:r>
      <w:r>
        <w:rPr>
          <w:noProof/>
        </w:rPr>
      </w:r>
      <w:r>
        <w:rPr>
          <w:noProof/>
        </w:rPr>
        <w:fldChar w:fldCharType="separate"/>
      </w:r>
      <w:r>
        <w:rPr>
          <w:noProof/>
        </w:rPr>
        <w:t>156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9.1.1 </w:t>
      </w:r>
      <w:r w:rsidRPr="00A30998">
        <w:rPr>
          <w:rFonts w:ascii="宋体" w:hAnsi="宋体" w:hint="eastAsia"/>
          <w:noProof/>
        </w:rPr>
        <w:t>构件模块</w:t>
      </w:r>
      <w:r>
        <w:rPr>
          <w:noProof/>
        </w:rPr>
        <w:tab/>
      </w:r>
      <w:r>
        <w:rPr>
          <w:noProof/>
        </w:rPr>
        <w:fldChar w:fldCharType="begin"/>
      </w:r>
      <w:r>
        <w:rPr>
          <w:noProof/>
        </w:rPr>
        <w:instrText xml:space="preserve"> PAGEREF _Toc197919057 \h </w:instrText>
      </w:r>
      <w:r>
        <w:rPr>
          <w:noProof/>
        </w:rPr>
      </w:r>
      <w:r>
        <w:rPr>
          <w:noProof/>
        </w:rPr>
        <w:fldChar w:fldCharType="separate"/>
      </w:r>
      <w:r>
        <w:rPr>
          <w:noProof/>
        </w:rPr>
        <w:t>156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9.1.2 </w:t>
      </w:r>
      <w:r w:rsidRPr="00A30998">
        <w:rPr>
          <w:rFonts w:ascii="宋体" w:hAnsi="宋体" w:hint="eastAsia"/>
          <w:noProof/>
        </w:rPr>
        <w:t>接口、构件类、构件对象</w:t>
      </w:r>
      <w:r>
        <w:rPr>
          <w:noProof/>
        </w:rPr>
        <w:tab/>
      </w:r>
      <w:r>
        <w:rPr>
          <w:noProof/>
        </w:rPr>
        <w:fldChar w:fldCharType="begin"/>
      </w:r>
      <w:r>
        <w:rPr>
          <w:noProof/>
        </w:rPr>
        <w:instrText xml:space="preserve"> PAGEREF _Toc197919058 \h </w:instrText>
      </w:r>
      <w:r>
        <w:rPr>
          <w:noProof/>
        </w:rPr>
      </w:r>
      <w:r>
        <w:rPr>
          <w:noProof/>
        </w:rPr>
        <w:fldChar w:fldCharType="separate"/>
      </w:r>
      <w:r>
        <w:rPr>
          <w:noProof/>
        </w:rPr>
        <w:t>156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9.1.3 </w:t>
      </w:r>
      <w:r w:rsidRPr="00A30998">
        <w:rPr>
          <w:rFonts w:ascii="宋体" w:hAnsi="宋体" w:hint="eastAsia"/>
          <w:noProof/>
        </w:rPr>
        <w:t>接口的二进制结构</w:t>
      </w:r>
      <w:r>
        <w:rPr>
          <w:noProof/>
        </w:rPr>
        <w:tab/>
      </w:r>
      <w:r>
        <w:rPr>
          <w:noProof/>
        </w:rPr>
        <w:fldChar w:fldCharType="begin"/>
      </w:r>
      <w:r>
        <w:rPr>
          <w:noProof/>
        </w:rPr>
        <w:instrText xml:space="preserve"> PAGEREF _Toc197919059 \h </w:instrText>
      </w:r>
      <w:r>
        <w:rPr>
          <w:noProof/>
        </w:rPr>
      </w:r>
      <w:r>
        <w:rPr>
          <w:noProof/>
        </w:rPr>
        <w:fldChar w:fldCharType="separate"/>
      </w:r>
      <w:r>
        <w:rPr>
          <w:noProof/>
        </w:rPr>
        <w:t>157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9.2 CAR</w:t>
      </w:r>
      <w:r w:rsidRPr="00A30998">
        <w:rPr>
          <w:rFonts w:ascii="宋体" w:hAnsi="宋体" w:hint="eastAsia"/>
          <w:noProof/>
        </w:rPr>
        <w:t>对象与</w:t>
      </w:r>
      <w:r w:rsidRPr="00A30998">
        <w:rPr>
          <w:rFonts w:ascii="宋体" w:hAnsi="宋体"/>
          <w:noProof/>
        </w:rPr>
        <w:t>C++</w:t>
      </w:r>
      <w:r w:rsidRPr="00A30998">
        <w:rPr>
          <w:rFonts w:ascii="宋体" w:hAnsi="宋体" w:hint="eastAsia"/>
          <w:noProof/>
        </w:rPr>
        <w:t>对象的比较</w:t>
      </w:r>
      <w:r>
        <w:rPr>
          <w:noProof/>
        </w:rPr>
        <w:tab/>
      </w:r>
      <w:r>
        <w:rPr>
          <w:noProof/>
        </w:rPr>
        <w:fldChar w:fldCharType="begin"/>
      </w:r>
      <w:r>
        <w:rPr>
          <w:noProof/>
        </w:rPr>
        <w:instrText xml:space="preserve"> PAGEREF _Toc197919060 \h </w:instrText>
      </w:r>
      <w:r>
        <w:rPr>
          <w:noProof/>
        </w:rPr>
      </w:r>
      <w:r>
        <w:rPr>
          <w:noProof/>
        </w:rPr>
        <w:fldChar w:fldCharType="separate"/>
      </w:r>
      <w:r>
        <w:rPr>
          <w:noProof/>
        </w:rPr>
        <w:t>159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9.3 CAR</w:t>
      </w:r>
      <w:r w:rsidRPr="00A30998">
        <w:rPr>
          <w:rFonts w:ascii="宋体" w:hAnsi="宋体" w:hint="eastAsia"/>
          <w:noProof/>
        </w:rPr>
        <w:t>接口</w:t>
      </w:r>
      <w:r>
        <w:rPr>
          <w:noProof/>
        </w:rPr>
        <w:tab/>
      </w:r>
      <w:r>
        <w:rPr>
          <w:noProof/>
        </w:rPr>
        <w:fldChar w:fldCharType="begin"/>
      </w:r>
      <w:r>
        <w:rPr>
          <w:noProof/>
        </w:rPr>
        <w:instrText xml:space="preserve"> PAGEREF _Toc197919061 \h </w:instrText>
      </w:r>
      <w:r>
        <w:rPr>
          <w:noProof/>
        </w:rPr>
      </w:r>
      <w:r>
        <w:rPr>
          <w:noProof/>
        </w:rPr>
        <w:fldChar w:fldCharType="separate"/>
      </w:r>
      <w:r>
        <w:rPr>
          <w:noProof/>
        </w:rPr>
        <w:t>161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9.3.1 </w:t>
      </w:r>
      <w:r w:rsidRPr="00A30998">
        <w:rPr>
          <w:rFonts w:ascii="宋体" w:hAnsi="宋体" w:hint="eastAsia"/>
          <w:noProof/>
        </w:rPr>
        <w:t>从</w:t>
      </w:r>
      <w:r w:rsidRPr="00A30998">
        <w:rPr>
          <w:rFonts w:ascii="宋体" w:hAnsi="宋体"/>
          <w:noProof/>
        </w:rPr>
        <w:t>API</w:t>
      </w:r>
      <w:r w:rsidRPr="00A30998">
        <w:rPr>
          <w:rFonts w:ascii="宋体" w:hAnsi="宋体" w:hint="eastAsia"/>
          <w:noProof/>
        </w:rPr>
        <w:t>到</w:t>
      </w:r>
      <w:r w:rsidRPr="00A30998">
        <w:rPr>
          <w:rFonts w:ascii="宋体" w:hAnsi="宋体"/>
          <w:noProof/>
        </w:rPr>
        <w:t>CAR</w:t>
      </w:r>
      <w:r w:rsidRPr="00A30998">
        <w:rPr>
          <w:rFonts w:ascii="宋体" w:hAnsi="宋体" w:hint="eastAsia"/>
          <w:noProof/>
        </w:rPr>
        <w:t>接口</w:t>
      </w:r>
      <w:r>
        <w:rPr>
          <w:noProof/>
        </w:rPr>
        <w:tab/>
      </w:r>
      <w:r>
        <w:rPr>
          <w:noProof/>
        </w:rPr>
        <w:fldChar w:fldCharType="begin"/>
      </w:r>
      <w:r>
        <w:rPr>
          <w:noProof/>
        </w:rPr>
        <w:instrText xml:space="preserve"> PAGEREF _Toc197919062 \h </w:instrText>
      </w:r>
      <w:r>
        <w:rPr>
          <w:noProof/>
        </w:rPr>
      </w:r>
      <w:r>
        <w:rPr>
          <w:noProof/>
        </w:rPr>
        <w:fldChar w:fldCharType="separate"/>
      </w:r>
      <w:r>
        <w:rPr>
          <w:noProof/>
        </w:rPr>
        <w:t>161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9.3.2 </w:t>
      </w:r>
      <w:r w:rsidRPr="00A30998">
        <w:rPr>
          <w:rFonts w:ascii="宋体" w:hAnsi="宋体" w:hint="eastAsia"/>
          <w:noProof/>
        </w:rPr>
        <w:t>接口定义和标识</w:t>
      </w:r>
      <w:r>
        <w:rPr>
          <w:noProof/>
        </w:rPr>
        <w:tab/>
      </w:r>
      <w:r>
        <w:rPr>
          <w:noProof/>
        </w:rPr>
        <w:fldChar w:fldCharType="begin"/>
      </w:r>
      <w:r>
        <w:rPr>
          <w:noProof/>
        </w:rPr>
        <w:instrText xml:space="preserve"> PAGEREF _Toc197919063 \h </w:instrText>
      </w:r>
      <w:r>
        <w:rPr>
          <w:noProof/>
        </w:rPr>
      </w:r>
      <w:r>
        <w:rPr>
          <w:noProof/>
        </w:rPr>
        <w:fldChar w:fldCharType="separate"/>
      </w:r>
      <w:r>
        <w:rPr>
          <w:noProof/>
        </w:rPr>
        <w:t>162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9.3.3 </w:t>
      </w:r>
      <w:r w:rsidRPr="00A30998">
        <w:rPr>
          <w:rFonts w:ascii="宋体" w:hAnsi="宋体" w:hint="eastAsia"/>
          <w:noProof/>
        </w:rPr>
        <w:t>用</w:t>
      </w:r>
      <w:r w:rsidRPr="00A30998">
        <w:rPr>
          <w:rFonts w:ascii="宋体" w:hAnsi="宋体"/>
          <w:noProof/>
        </w:rPr>
        <w:t>C++</w:t>
      </w:r>
      <w:r w:rsidRPr="00A30998">
        <w:rPr>
          <w:rFonts w:ascii="宋体" w:hAnsi="宋体" w:hint="eastAsia"/>
          <w:noProof/>
        </w:rPr>
        <w:t>语言定义接口</w:t>
      </w:r>
      <w:r>
        <w:rPr>
          <w:noProof/>
        </w:rPr>
        <w:tab/>
      </w:r>
      <w:r>
        <w:rPr>
          <w:noProof/>
        </w:rPr>
        <w:fldChar w:fldCharType="begin"/>
      </w:r>
      <w:r>
        <w:rPr>
          <w:noProof/>
        </w:rPr>
        <w:instrText xml:space="preserve"> PAGEREF _Toc197919064 \h </w:instrText>
      </w:r>
      <w:r>
        <w:rPr>
          <w:noProof/>
        </w:rPr>
      </w:r>
      <w:r>
        <w:rPr>
          <w:noProof/>
        </w:rPr>
        <w:fldChar w:fldCharType="separate"/>
      </w:r>
      <w:r>
        <w:rPr>
          <w:noProof/>
        </w:rPr>
        <w:t>164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9.3.4 </w:t>
      </w:r>
      <w:r w:rsidRPr="00A30998">
        <w:rPr>
          <w:rFonts w:ascii="宋体" w:hAnsi="宋体" w:hint="eastAsia"/>
          <w:noProof/>
        </w:rPr>
        <w:t>接口的内存模型</w:t>
      </w:r>
      <w:r>
        <w:rPr>
          <w:noProof/>
        </w:rPr>
        <w:tab/>
      </w:r>
      <w:r>
        <w:rPr>
          <w:noProof/>
        </w:rPr>
        <w:fldChar w:fldCharType="begin"/>
      </w:r>
      <w:r>
        <w:rPr>
          <w:noProof/>
        </w:rPr>
        <w:instrText xml:space="preserve"> PAGEREF _Toc197919065 \h </w:instrText>
      </w:r>
      <w:r>
        <w:rPr>
          <w:noProof/>
        </w:rPr>
      </w:r>
      <w:r>
        <w:rPr>
          <w:noProof/>
        </w:rPr>
        <w:fldChar w:fldCharType="separate"/>
      </w:r>
      <w:r>
        <w:rPr>
          <w:noProof/>
        </w:rPr>
        <w:t>165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9.3.5 </w:t>
      </w:r>
      <w:r w:rsidRPr="00A30998">
        <w:rPr>
          <w:rFonts w:ascii="宋体" w:hAnsi="宋体" w:hint="eastAsia"/>
          <w:noProof/>
        </w:rPr>
        <w:t>接口的一些特点</w:t>
      </w:r>
      <w:r>
        <w:rPr>
          <w:noProof/>
        </w:rPr>
        <w:tab/>
      </w:r>
      <w:r>
        <w:rPr>
          <w:noProof/>
        </w:rPr>
        <w:fldChar w:fldCharType="begin"/>
      </w:r>
      <w:r>
        <w:rPr>
          <w:noProof/>
        </w:rPr>
        <w:instrText xml:space="preserve"> PAGEREF _Toc197919066 \h </w:instrText>
      </w:r>
      <w:r>
        <w:rPr>
          <w:noProof/>
        </w:rPr>
      </w:r>
      <w:r>
        <w:rPr>
          <w:noProof/>
        </w:rPr>
        <w:fldChar w:fldCharType="separate"/>
      </w:r>
      <w:r>
        <w:rPr>
          <w:noProof/>
        </w:rPr>
        <w:t>167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9.4 </w:t>
      </w:r>
      <w:r w:rsidRPr="00A30998">
        <w:rPr>
          <w:rFonts w:ascii="宋体" w:hAnsi="宋体" w:hint="eastAsia"/>
          <w:noProof/>
        </w:rPr>
        <w:t>基接口</w:t>
      </w:r>
      <w:r w:rsidRPr="00A30998">
        <w:rPr>
          <w:rFonts w:ascii="宋体" w:hAnsi="宋体"/>
          <w:noProof/>
        </w:rPr>
        <w:t>IInterface</w:t>
      </w:r>
      <w:r>
        <w:rPr>
          <w:noProof/>
        </w:rPr>
        <w:tab/>
      </w:r>
      <w:r>
        <w:rPr>
          <w:noProof/>
        </w:rPr>
        <w:fldChar w:fldCharType="begin"/>
      </w:r>
      <w:r>
        <w:rPr>
          <w:noProof/>
        </w:rPr>
        <w:instrText xml:space="preserve"> PAGEREF _Toc197919067 \h </w:instrText>
      </w:r>
      <w:r>
        <w:rPr>
          <w:noProof/>
        </w:rPr>
      </w:r>
      <w:r>
        <w:rPr>
          <w:noProof/>
        </w:rPr>
        <w:fldChar w:fldCharType="separate"/>
      </w:r>
      <w:r>
        <w:rPr>
          <w:noProof/>
        </w:rPr>
        <w:t>169</w:t>
      </w:r>
      <w:r>
        <w:rPr>
          <w:noProof/>
        </w:rPr>
        <w:fldChar w:fldCharType="end"/>
      </w:r>
    </w:p>
    <w:p w:rsidR="00B90883" w:rsidRDefault="00B90883">
      <w:pPr>
        <w:pStyle w:val="TOC3"/>
        <w:tabs>
          <w:tab w:val="left" w:pos="1200"/>
          <w:tab w:val="right" w:leader="dot" w:pos="8296"/>
        </w:tabs>
        <w:rPr>
          <w:i w:val="0"/>
          <w:iCs w:val="0"/>
          <w:noProof/>
          <w:kern w:val="2"/>
          <w:sz w:val="21"/>
          <w:szCs w:val="24"/>
        </w:rPr>
      </w:pPr>
      <w:r w:rsidRPr="00A30998">
        <w:rPr>
          <w:rFonts w:ascii="宋体" w:hAnsi="宋体"/>
          <w:noProof/>
        </w:rPr>
        <w:t>9.4.1</w:t>
      </w:r>
      <w:r>
        <w:rPr>
          <w:i w:val="0"/>
          <w:iCs w:val="0"/>
          <w:noProof/>
          <w:kern w:val="2"/>
          <w:sz w:val="21"/>
          <w:szCs w:val="24"/>
        </w:rPr>
        <w:tab/>
      </w:r>
      <w:r w:rsidRPr="00A30998">
        <w:rPr>
          <w:rFonts w:ascii="宋体" w:hAnsi="宋体"/>
          <w:noProof/>
        </w:rPr>
        <w:t>IInterface</w:t>
      </w:r>
      <w:r w:rsidRPr="00A30998">
        <w:rPr>
          <w:rFonts w:ascii="宋体" w:hAnsi="宋体" w:hint="eastAsia"/>
          <w:noProof/>
        </w:rPr>
        <w:t>接口方法</w:t>
      </w:r>
      <w:r>
        <w:rPr>
          <w:noProof/>
        </w:rPr>
        <w:tab/>
      </w:r>
      <w:r>
        <w:rPr>
          <w:noProof/>
        </w:rPr>
        <w:fldChar w:fldCharType="begin"/>
      </w:r>
      <w:r>
        <w:rPr>
          <w:noProof/>
        </w:rPr>
        <w:instrText xml:space="preserve"> PAGEREF _Toc197919068 \h </w:instrText>
      </w:r>
      <w:r>
        <w:rPr>
          <w:noProof/>
        </w:rPr>
      </w:r>
      <w:r>
        <w:rPr>
          <w:noProof/>
        </w:rPr>
        <w:fldChar w:fldCharType="separate"/>
      </w:r>
      <w:r>
        <w:rPr>
          <w:noProof/>
        </w:rPr>
        <w:t>169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9.4.2 IInterface</w:t>
      </w:r>
      <w:r w:rsidRPr="00A30998">
        <w:rPr>
          <w:rFonts w:ascii="宋体" w:hAnsi="宋体" w:hint="eastAsia"/>
          <w:noProof/>
        </w:rPr>
        <w:t>方法透明实现</w:t>
      </w:r>
      <w:r>
        <w:rPr>
          <w:noProof/>
        </w:rPr>
        <w:tab/>
      </w:r>
      <w:r>
        <w:rPr>
          <w:noProof/>
        </w:rPr>
        <w:fldChar w:fldCharType="begin"/>
      </w:r>
      <w:r>
        <w:rPr>
          <w:noProof/>
        </w:rPr>
        <w:instrText xml:space="preserve"> PAGEREF _Toc197919069 \h </w:instrText>
      </w:r>
      <w:r>
        <w:rPr>
          <w:noProof/>
        </w:rPr>
      </w:r>
      <w:r>
        <w:rPr>
          <w:noProof/>
        </w:rPr>
        <w:fldChar w:fldCharType="separate"/>
      </w:r>
      <w:r>
        <w:rPr>
          <w:noProof/>
        </w:rPr>
        <w:t>170</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9.4.3 </w:t>
      </w:r>
      <w:r w:rsidRPr="00A30998">
        <w:rPr>
          <w:rFonts w:ascii="宋体" w:hAnsi="宋体" w:hint="eastAsia"/>
          <w:noProof/>
        </w:rPr>
        <w:t>接口查询规范</w:t>
      </w:r>
      <w:r>
        <w:rPr>
          <w:noProof/>
        </w:rPr>
        <w:tab/>
      </w:r>
      <w:r>
        <w:rPr>
          <w:noProof/>
        </w:rPr>
        <w:fldChar w:fldCharType="begin"/>
      </w:r>
      <w:r>
        <w:rPr>
          <w:noProof/>
        </w:rPr>
        <w:instrText xml:space="preserve"> PAGEREF _Toc197919070 \h </w:instrText>
      </w:r>
      <w:r>
        <w:rPr>
          <w:noProof/>
        </w:rPr>
      </w:r>
      <w:r>
        <w:rPr>
          <w:noProof/>
        </w:rPr>
        <w:fldChar w:fldCharType="separate"/>
      </w:r>
      <w:r>
        <w:rPr>
          <w:noProof/>
        </w:rPr>
        <w:t>171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9.4.4 </w:t>
      </w:r>
      <w:r w:rsidRPr="00A30998">
        <w:rPr>
          <w:rFonts w:ascii="宋体" w:hAnsi="宋体" w:hint="eastAsia"/>
          <w:noProof/>
        </w:rPr>
        <w:t>引用计数</w:t>
      </w:r>
      <w:r>
        <w:rPr>
          <w:noProof/>
        </w:rPr>
        <w:tab/>
      </w:r>
      <w:r>
        <w:rPr>
          <w:noProof/>
        </w:rPr>
        <w:fldChar w:fldCharType="begin"/>
      </w:r>
      <w:r>
        <w:rPr>
          <w:noProof/>
        </w:rPr>
        <w:instrText xml:space="preserve"> PAGEREF _Toc197919071 \h </w:instrText>
      </w:r>
      <w:r>
        <w:rPr>
          <w:noProof/>
        </w:rPr>
      </w:r>
      <w:r>
        <w:rPr>
          <w:noProof/>
        </w:rPr>
        <w:fldChar w:fldCharType="separate"/>
      </w:r>
      <w:r>
        <w:rPr>
          <w:noProof/>
        </w:rPr>
        <w:t>171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9.5 </w:t>
      </w:r>
      <w:r w:rsidRPr="00A30998">
        <w:rPr>
          <w:rFonts w:ascii="宋体" w:hAnsi="宋体" w:hint="eastAsia"/>
          <w:noProof/>
        </w:rPr>
        <w:t>对象工厂</w:t>
      </w:r>
      <w:r>
        <w:rPr>
          <w:noProof/>
        </w:rPr>
        <w:tab/>
      </w:r>
      <w:r>
        <w:rPr>
          <w:noProof/>
        </w:rPr>
        <w:fldChar w:fldCharType="begin"/>
      </w:r>
      <w:r>
        <w:rPr>
          <w:noProof/>
        </w:rPr>
        <w:instrText xml:space="preserve"> PAGEREF _Toc197919072 \h </w:instrText>
      </w:r>
      <w:r>
        <w:rPr>
          <w:noProof/>
        </w:rPr>
      </w:r>
      <w:r>
        <w:rPr>
          <w:noProof/>
        </w:rPr>
        <w:fldChar w:fldCharType="separate"/>
      </w:r>
      <w:r>
        <w:rPr>
          <w:noProof/>
        </w:rPr>
        <w:t>172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9.5.1 IClassObject</w:t>
      </w:r>
      <w:r>
        <w:rPr>
          <w:noProof/>
        </w:rPr>
        <w:tab/>
      </w:r>
      <w:r>
        <w:rPr>
          <w:noProof/>
        </w:rPr>
        <w:fldChar w:fldCharType="begin"/>
      </w:r>
      <w:r>
        <w:rPr>
          <w:noProof/>
        </w:rPr>
        <w:instrText xml:space="preserve"> PAGEREF _Toc197919073 \h </w:instrText>
      </w:r>
      <w:r>
        <w:rPr>
          <w:noProof/>
        </w:rPr>
      </w:r>
      <w:r>
        <w:rPr>
          <w:noProof/>
        </w:rPr>
        <w:fldChar w:fldCharType="separate"/>
      </w:r>
      <w:r>
        <w:rPr>
          <w:noProof/>
        </w:rPr>
        <w:t>172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9.5.2 CAR</w:t>
      </w:r>
      <w:r w:rsidRPr="00A30998">
        <w:rPr>
          <w:rFonts w:ascii="宋体" w:hAnsi="宋体" w:hint="eastAsia"/>
          <w:noProof/>
        </w:rPr>
        <w:t>构件对象工厂的实现</w:t>
      </w:r>
      <w:r>
        <w:rPr>
          <w:noProof/>
        </w:rPr>
        <w:tab/>
      </w:r>
      <w:r>
        <w:rPr>
          <w:noProof/>
        </w:rPr>
        <w:fldChar w:fldCharType="begin"/>
      </w:r>
      <w:r>
        <w:rPr>
          <w:noProof/>
        </w:rPr>
        <w:instrText xml:space="preserve"> PAGEREF _Toc197919074 \h </w:instrText>
      </w:r>
      <w:r>
        <w:rPr>
          <w:noProof/>
        </w:rPr>
      </w:r>
      <w:r>
        <w:rPr>
          <w:noProof/>
        </w:rPr>
        <w:fldChar w:fldCharType="separate"/>
      </w:r>
      <w:r>
        <w:rPr>
          <w:noProof/>
        </w:rPr>
        <w:t>173</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第十章　</w:t>
      </w:r>
      <w:r>
        <w:rPr>
          <w:noProof/>
        </w:rPr>
        <w:t>CAR</w:t>
      </w:r>
      <w:r>
        <w:rPr>
          <w:rFonts w:hint="eastAsia"/>
          <w:noProof/>
        </w:rPr>
        <w:t>构件自动生成代码框架</w:t>
      </w:r>
      <w:r>
        <w:rPr>
          <w:noProof/>
        </w:rPr>
        <w:tab/>
      </w:r>
      <w:r>
        <w:rPr>
          <w:noProof/>
        </w:rPr>
        <w:fldChar w:fldCharType="begin"/>
      </w:r>
      <w:r>
        <w:rPr>
          <w:noProof/>
        </w:rPr>
        <w:instrText xml:space="preserve"> PAGEREF _Toc197919075 \h </w:instrText>
      </w:r>
      <w:r>
        <w:rPr>
          <w:noProof/>
        </w:rPr>
      </w:r>
      <w:r>
        <w:rPr>
          <w:noProof/>
        </w:rPr>
        <w:fldChar w:fldCharType="separate"/>
      </w:r>
      <w:r>
        <w:rPr>
          <w:noProof/>
        </w:rPr>
        <w:t>179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10.1</w:t>
      </w:r>
      <w:r w:rsidRPr="00A30998">
        <w:rPr>
          <w:rFonts w:ascii="宋体" w:hAnsi="宋体" w:hint="eastAsia"/>
          <w:noProof/>
        </w:rPr>
        <w:t>编写</w:t>
      </w:r>
      <w:r w:rsidRPr="00A30998">
        <w:rPr>
          <w:rFonts w:ascii="宋体" w:hAnsi="宋体"/>
          <w:noProof/>
        </w:rPr>
        <w:t>car</w:t>
      </w:r>
      <w:r w:rsidRPr="00A30998">
        <w:rPr>
          <w:rFonts w:ascii="宋体" w:hAnsi="宋体" w:hint="eastAsia"/>
          <w:noProof/>
        </w:rPr>
        <w:t>文件</w:t>
      </w:r>
      <w:r>
        <w:rPr>
          <w:noProof/>
        </w:rPr>
        <w:tab/>
      </w:r>
      <w:r>
        <w:rPr>
          <w:noProof/>
        </w:rPr>
        <w:fldChar w:fldCharType="begin"/>
      </w:r>
      <w:r>
        <w:rPr>
          <w:noProof/>
        </w:rPr>
        <w:instrText xml:space="preserve"> PAGEREF _Toc197919076 \h </w:instrText>
      </w:r>
      <w:r>
        <w:rPr>
          <w:noProof/>
        </w:rPr>
      </w:r>
      <w:r>
        <w:rPr>
          <w:noProof/>
        </w:rPr>
        <w:fldChar w:fldCharType="separate"/>
      </w:r>
      <w:r>
        <w:rPr>
          <w:noProof/>
        </w:rPr>
        <w:t>179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10.2</w:t>
      </w:r>
      <w:r w:rsidRPr="00A30998">
        <w:rPr>
          <w:rFonts w:ascii="宋体" w:hAnsi="宋体" w:hint="eastAsia"/>
          <w:noProof/>
        </w:rPr>
        <w:t>生成源程序框架</w:t>
      </w:r>
      <w:r>
        <w:rPr>
          <w:noProof/>
        </w:rPr>
        <w:tab/>
      </w:r>
      <w:r>
        <w:rPr>
          <w:noProof/>
        </w:rPr>
        <w:fldChar w:fldCharType="begin"/>
      </w:r>
      <w:r>
        <w:rPr>
          <w:noProof/>
        </w:rPr>
        <w:instrText xml:space="preserve"> PAGEREF _Toc197919077 \h </w:instrText>
      </w:r>
      <w:r>
        <w:rPr>
          <w:noProof/>
        </w:rPr>
      </w:r>
      <w:r>
        <w:rPr>
          <w:noProof/>
        </w:rPr>
        <w:fldChar w:fldCharType="separate"/>
      </w:r>
      <w:r>
        <w:rPr>
          <w:noProof/>
        </w:rPr>
        <w:t>179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10.3 </w:t>
      </w:r>
      <w:r w:rsidRPr="00A30998">
        <w:rPr>
          <w:rFonts w:ascii="宋体" w:hAnsi="宋体" w:hint="eastAsia"/>
          <w:noProof/>
        </w:rPr>
        <w:t>填写实现代码</w:t>
      </w:r>
      <w:r>
        <w:rPr>
          <w:noProof/>
        </w:rPr>
        <w:tab/>
      </w:r>
      <w:r>
        <w:rPr>
          <w:noProof/>
        </w:rPr>
        <w:fldChar w:fldCharType="begin"/>
      </w:r>
      <w:r>
        <w:rPr>
          <w:noProof/>
        </w:rPr>
        <w:instrText xml:space="preserve"> PAGEREF _Toc197919078 \h </w:instrText>
      </w:r>
      <w:r>
        <w:rPr>
          <w:noProof/>
        </w:rPr>
      </w:r>
      <w:r>
        <w:rPr>
          <w:noProof/>
        </w:rPr>
        <w:fldChar w:fldCharType="separate"/>
      </w:r>
      <w:r>
        <w:rPr>
          <w:noProof/>
        </w:rPr>
        <w:t>180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10.4 CAR</w:t>
      </w:r>
      <w:r w:rsidRPr="00A30998">
        <w:rPr>
          <w:rFonts w:ascii="宋体" w:hAnsi="宋体" w:hint="eastAsia"/>
          <w:noProof/>
        </w:rPr>
        <w:t>文件的编译过程</w:t>
      </w:r>
      <w:r>
        <w:rPr>
          <w:noProof/>
        </w:rPr>
        <w:tab/>
      </w:r>
      <w:r>
        <w:rPr>
          <w:noProof/>
        </w:rPr>
        <w:fldChar w:fldCharType="begin"/>
      </w:r>
      <w:r>
        <w:rPr>
          <w:noProof/>
        </w:rPr>
        <w:instrText xml:space="preserve"> PAGEREF _Toc197919079 \h </w:instrText>
      </w:r>
      <w:r>
        <w:rPr>
          <w:noProof/>
        </w:rPr>
      </w:r>
      <w:r>
        <w:rPr>
          <w:noProof/>
        </w:rPr>
        <w:fldChar w:fldCharType="separate"/>
      </w:r>
      <w:r>
        <w:rPr>
          <w:noProof/>
        </w:rPr>
        <w:t>181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lastRenderedPageBreak/>
        <w:t>10.4.1 emake.bat</w:t>
      </w:r>
      <w:r w:rsidRPr="00A30998">
        <w:rPr>
          <w:rFonts w:ascii="宋体" w:hAnsi="宋体" w:hint="eastAsia"/>
          <w:noProof/>
        </w:rPr>
        <w:t>对</w:t>
      </w:r>
      <w:r w:rsidRPr="00A30998">
        <w:rPr>
          <w:rFonts w:ascii="宋体" w:hAnsi="宋体"/>
          <w:noProof/>
        </w:rPr>
        <w:t>car</w:t>
      </w:r>
      <w:r w:rsidRPr="00A30998">
        <w:rPr>
          <w:rFonts w:ascii="宋体" w:hAnsi="宋体" w:hint="eastAsia"/>
          <w:noProof/>
        </w:rPr>
        <w:t>文件的编译</w:t>
      </w:r>
      <w:r>
        <w:rPr>
          <w:noProof/>
        </w:rPr>
        <w:tab/>
      </w:r>
      <w:r>
        <w:rPr>
          <w:noProof/>
        </w:rPr>
        <w:fldChar w:fldCharType="begin"/>
      </w:r>
      <w:r>
        <w:rPr>
          <w:noProof/>
        </w:rPr>
        <w:instrText xml:space="preserve"> PAGEREF _Toc197919080 \h </w:instrText>
      </w:r>
      <w:r>
        <w:rPr>
          <w:noProof/>
        </w:rPr>
      </w:r>
      <w:r>
        <w:rPr>
          <w:noProof/>
        </w:rPr>
        <w:fldChar w:fldCharType="separate"/>
      </w:r>
      <w:r>
        <w:rPr>
          <w:noProof/>
        </w:rPr>
        <w:t>181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10.4.2 carc.exe</w:t>
      </w:r>
      <w:r w:rsidRPr="00A30998">
        <w:rPr>
          <w:rFonts w:ascii="宋体" w:hAnsi="宋体" w:hint="eastAsia"/>
          <w:noProof/>
        </w:rPr>
        <w:t>对</w:t>
      </w:r>
      <w:r w:rsidRPr="00A30998">
        <w:rPr>
          <w:rFonts w:ascii="宋体" w:hAnsi="宋体"/>
          <w:noProof/>
        </w:rPr>
        <w:t>car</w:t>
      </w:r>
      <w:r w:rsidRPr="00A30998">
        <w:rPr>
          <w:rFonts w:ascii="宋体" w:hAnsi="宋体" w:hint="eastAsia"/>
          <w:noProof/>
        </w:rPr>
        <w:t>文件的编译</w:t>
      </w:r>
      <w:r>
        <w:rPr>
          <w:noProof/>
        </w:rPr>
        <w:tab/>
      </w:r>
      <w:r>
        <w:rPr>
          <w:noProof/>
        </w:rPr>
        <w:fldChar w:fldCharType="begin"/>
      </w:r>
      <w:r>
        <w:rPr>
          <w:noProof/>
        </w:rPr>
        <w:instrText xml:space="preserve"> PAGEREF _Toc197919081 \h </w:instrText>
      </w:r>
      <w:r>
        <w:rPr>
          <w:noProof/>
        </w:rPr>
      </w:r>
      <w:r>
        <w:rPr>
          <w:noProof/>
        </w:rPr>
        <w:fldChar w:fldCharType="separate"/>
      </w:r>
      <w:r>
        <w:rPr>
          <w:noProof/>
        </w:rPr>
        <w:t>181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10.4.3 lube.exe</w:t>
      </w:r>
      <w:r w:rsidRPr="00A30998">
        <w:rPr>
          <w:rFonts w:ascii="宋体" w:hAnsi="宋体" w:hint="eastAsia"/>
          <w:noProof/>
        </w:rPr>
        <w:t>对文件的编译</w:t>
      </w:r>
      <w:r>
        <w:rPr>
          <w:noProof/>
        </w:rPr>
        <w:tab/>
      </w:r>
      <w:r>
        <w:rPr>
          <w:noProof/>
        </w:rPr>
        <w:fldChar w:fldCharType="begin"/>
      </w:r>
      <w:r>
        <w:rPr>
          <w:noProof/>
        </w:rPr>
        <w:instrText xml:space="preserve"> PAGEREF _Toc197919082 \h </w:instrText>
      </w:r>
      <w:r>
        <w:rPr>
          <w:noProof/>
        </w:rPr>
      </w:r>
      <w:r>
        <w:rPr>
          <w:noProof/>
        </w:rPr>
        <w:fldChar w:fldCharType="separate"/>
      </w:r>
      <w:r>
        <w:rPr>
          <w:noProof/>
        </w:rPr>
        <w:t>182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10.5 </w:t>
      </w:r>
      <w:r w:rsidRPr="00A30998">
        <w:rPr>
          <w:rFonts w:ascii="宋体" w:hAnsi="宋体" w:hint="eastAsia"/>
          <w:noProof/>
        </w:rPr>
        <w:t>编写使用</w:t>
      </w:r>
      <w:r w:rsidRPr="00A30998">
        <w:rPr>
          <w:rFonts w:ascii="宋体" w:hAnsi="宋体"/>
          <w:noProof/>
        </w:rPr>
        <w:t>CAR</w:t>
      </w:r>
      <w:r w:rsidRPr="00A30998">
        <w:rPr>
          <w:rFonts w:ascii="宋体" w:hAnsi="宋体" w:hint="eastAsia"/>
          <w:noProof/>
        </w:rPr>
        <w:t>构件的客户程序</w:t>
      </w:r>
      <w:r>
        <w:rPr>
          <w:noProof/>
        </w:rPr>
        <w:tab/>
      </w:r>
      <w:r>
        <w:rPr>
          <w:noProof/>
        </w:rPr>
        <w:fldChar w:fldCharType="begin"/>
      </w:r>
      <w:r>
        <w:rPr>
          <w:noProof/>
        </w:rPr>
        <w:instrText xml:space="preserve"> PAGEREF _Toc197919083 \h </w:instrText>
      </w:r>
      <w:r>
        <w:rPr>
          <w:noProof/>
        </w:rPr>
      </w:r>
      <w:r>
        <w:rPr>
          <w:noProof/>
        </w:rPr>
        <w:fldChar w:fldCharType="separate"/>
      </w:r>
      <w:r>
        <w:rPr>
          <w:noProof/>
        </w:rPr>
        <w:t>182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10.6 </w:t>
      </w:r>
      <w:r w:rsidRPr="00A30998">
        <w:rPr>
          <w:rFonts w:ascii="宋体" w:hAnsi="宋体" w:hint="eastAsia"/>
          <w:noProof/>
        </w:rPr>
        <w:t>自动生成代码框架的优点</w:t>
      </w:r>
      <w:r>
        <w:rPr>
          <w:noProof/>
        </w:rPr>
        <w:tab/>
      </w:r>
      <w:r>
        <w:rPr>
          <w:noProof/>
        </w:rPr>
        <w:fldChar w:fldCharType="begin"/>
      </w:r>
      <w:r>
        <w:rPr>
          <w:noProof/>
        </w:rPr>
        <w:instrText xml:space="preserve"> PAGEREF _Toc197919084 \h </w:instrText>
      </w:r>
      <w:r>
        <w:rPr>
          <w:noProof/>
        </w:rPr>
      </w:r>
      <w:r>
        <w:rPr>
          <w:noProof/>
        </w:rPr>
        <w:fldChar w:fldCharType="separate"/>
      </w:r>
      <w:r>
        <w:rPr>
          <w:noProof/>
        </w:rPr>
        <w:t>183</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 xml:space="preserve">第二篇　</w:t>
      </w:r>
      <w:r>
        <w:rPr>
          <w:noProof/>
        </w:rPr>
        <w:t>CAR</w:t>
      </w:r>
      <w:r>
        <w:rPr>
          <w:rFonts w:hint="eastAsia"/>
          <w:noProof/>
        </w:rPr>
        <w:t>的技术特性</w:t>
      </w:r>
      <w:r>
        <w:rPr>
          <w:noProof/>
        </w:rPr>
        <w:tab/>
      </w:r>
      <w:r>
        <w:rPr>
          <w:noProof/>
        </w:rPr>
        <w:fldChar w:fldCharType="begin"/>
      </w:r>
      <w:r>
        <w:rPr>
          <w:noProof/>
        </w:rPr>
        <w:instrText xml:space="preserve"> PAGEREF _Toc197919085 \h </w:instrText>
      </w:r>
      <w:r>
        <w:rPr>
          <w:noProof/>
        </w:rPr>
      </w:r>
      <w:r>
        <w:rPr>
          <w:noProof/>
        </w:rPr>
        <w:fldChar w:fldCharType="separate"/>
      </w:r>
      <w:r>
        <w:rPr>
          <w:noProof/>
        </w:rPr>
        <w:t>184</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第十一章　构件自描述</w:t>
      </w:r>
      <w:r>
        <w:rPr>
          <w:noProof/>
        </w:rPr>
        <w:tab/>
      </w:r>
      <w:r>
        <w:rPr>
          <w:noProof/>
        </w:rPr>
        <w:fldChar w:fldCharType="begin"/>
      </w:r>
      <w:r>
        <w:rPr>
          <w:noProof/>
        </w:rPr>
        <w:instrText xml:space="preserve"> PAGEREF _Toc197919086 \h </w:instrText>
      </w:r>
      <w:r>
        <w:rPr>
          <w:noProof/>
        </w:rPr>
      </w:r>
      <w:r>
        <w:rPr>
          <w:noProof/>
        </w:rPr>
        <w:fldChar w:fldCharType="separate"/>
      </w:r>
      <w:r>
        <w:rPr>
          <w:noProof/>
        </w:rPr>
        <w:t>185</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11.1 </w:t>
      </w:r>
      <w:r w:rsidRPr="00A30998">
        <w:rPr>
          <w:rFonts w:ascii="宋体" w:hAnsi="宋体" w:hint="eastAsia"/>
          <w:noProof/>
        </w:rPr>
        <w:t>构件自描述概念</w:t>
      </w:r>
      <w:r>
        <w:rPr>
          <w:noProof/>
        </w:rPr>
        <w:tab/>
      </w:r>
      <w:r>
        <w:rPr>
          <w:noProof/>
        </w:rPr>
        <w:fldChar w:fldCharType="begin"/>
      </w:r>
      <w:r>
        <w:rPr>
          <w:noProof/>
        </w:rPr>
        <w:instrText xml:space="preserve"> PAGEREF _Toc197919087 \h </w:instrText>
      </w:r>
      <w:r>
        <w:rPr>
          <w:noProof/>
        </w:rPr>
      </w:r>
      <w:r>
        <w:rPr>
          <w:noProof/>
        </w:rPr>
        <w:fldChar w:fldCharType="separate"/>
      </w:r>
      <w:r>
        <w:rPr>
          <w:noProof/>
        </w:rPr>
        <w:t>185</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11.2 CAR</w:t>
      </w:r>
      <w:r w:rsidRPr="00A30998">
        <w:rPr>
          <w:rFonts w:ascii="宋体" w:hAnsi="宋体" w:hint="eastAsia"/>
          <w:noProof/>
        </w:rPr>
        <w:t>语言与构件元数据（</w:t>
      </w:r>
      <w:r w:rsidRPr="00A30998">
        <w:rPr>
          <w:rFonts w:ascii="宋体" w:hAnsi="宋体"/>
          <w:noProof/>
        </w:rPr>
        <w:t>metadata</w:t>
      </w:r>
      <w:r w:rsidRPr="00A30998">
        <w:rPr>
          <w:rFonts w:ascii="宋体" w:hAnsi="宋体" w:hint="eastAsia"/>
          <w:noProof/>
        </w:rPr>
        <w:t>）</w:t>
      </w:r>
      <w:r>
        <w:rPr>
          <w:noProof/>
        </w:rPr>
        <w:tab/>
      </w:r>
      <w:r>
        <w:rPr>
          <w:noProof/>
        </w:rPr>
        <w:fldChar w:fldCharType="begin"/>
      </w:r>
      <w:r>
        <w:rPr>
          <w:noProof/>
        </w:rPr>
        <w:instrText xml:space="preserve"> PAGEREF _Toc197919088 \h </w:instrText>
      </w:r>
      <w:r>
        <w:rPr>
          <w:noProof/>
        </w:rPr>
      </w:r>
      <w:r>
        <w:rPr>
          <w:noProof/>
        </w:rPr>
        <w:fldChar w:fldCharType="separate"/>
      </w:r>
      <w:r>
        <w:rPr>
          <w:noProof/>
        </w:rPr>
        <w:t>186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11.2.1 CAR</w:t>
      </w:r>
      <w:r w:rsidRPr="00A30998">
        <w:rPr>
          <w:rFonts w:ascii="宋体" w:hAnsi="宋体" w:hint="eastAsia"/>
          <w:noProof/>
        </w:rPr>
        <w:t>语言</w:t>
      </w:r>
      <w:r>
        <w:rPr>
          <w:noProof/>
        </w:rPr>
        <w:tab/>
      </w:r>
      <w:r>
        <w:rPr>
          <w:noProof/>
        </w:rPr>
        <w:fldChar w:fldCharType="begin"/>
      </w:r>
      <w:r>
        <w:rPr>
          <w:noProof/>
        </w:rPr>
        <w:instrText xml:space="preserve"> PAGEREF _Toc197919089 \h </w:instrText>
      </w:r>
      <w:r>
        <w:rPr>
          <w:noProof/>
        </w:rPr>
      </w:r>
      <w:r>
        <w:rPr>
          <w:noProof/>
        </w:rPr>
        <w:fldChar w:fldCharType="separate"/>
      </w:r>
      <w:r>
        <w:rPr>
          <w:noProof/>
        </w:rPr>
        <w:t>186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11.2.2 CAR</w:t>
      </w:r>
      <w:r w:rsidRPr="00A30998">
        <w:rPr>
          <w:rFonts w:ascii="宋体" w:hAnsi="宋体" w:hint="eastAsia"/>
          <w:noProof/>
        </w:rPr>
        <w:t>构件元数据</w:t>
      </w:r>
      <w:r w:rsidRPr="00A30998">
        <w:rPr>
          <w:rFonts w:ascii="宋体" w:hAnsi="宋体"/>
          <w:noProof/>
        </w:rPr>
        <w:t>(metadata)</w:t>
      </w:r>
      <w:r>
        <w:rPr>
          <w:noProof/>
        </w:rPr>
        <w:tab/>
      </w:r>
      <w:r>
        <w:rPr>
          <w:noProof/>
        </w:rPr>
        <w:fldChar w:fldCharType="begin"/>
      </w:r>
      <w:r>
        <w:rPr>
          <w:noProof/>
        </w:rPr>
        <w:instrText xml:space="preserve"> PAGEREF _Toc197919090 \h </w:instrText>
      </w:r>
      <w:r>
        <w:rPr>
          <w:noProof/>
        </w:rPr>
      </w:r>
      <w:r>
        <w:rPr>
          <w:noProof/>
        </w:rPr>
        <w:fldChar w:fldCharType="separate"/>
      </w:r>
      <w:r>
        <w:rPr>
          <w:noProof/>
        </w:rPr>
        <w:t>186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11.2.3 ClassInfo</w:t>
      </w:r>
      <w:r w:rsidRPr="00A30998">
        <w:rPr>
          <w:rFonts w:ascii="宋体" w:hAnsi="宋体" w:hint="eastAsia"/>
          <w:noProof/>
        </w:rPr>
        <w:t>构成</w:t>
      </w:r>
      <w:r>
        <w:rPr>
          <w:noProof/>
        </w:rPr>
        <w:tab/>
      </w:r>
      <w:r>
        <w:rPr>
          <w:noProof/>
        </w:rPr>
        <w:fldChar w:fldCharType="begin"/>
      </w:r>
      <w:r>
        <w:rPr>
          <w:noProof/>
        </w:rPr>
        <w:instrText xml:space="preserve"> PAGEREF _Toc197919091 \h </w:instrText>
      </w:r>
      <w:r>
        <w:rPr>
          <w:noProof/>
        </w:rPr>
      </w:r>
      <w:r>
        <w:rPr>
          <w:noProof/>
        </w:rPr>
        <w:fldChar w:fldCharType="separate"/>
      </w:r>
      <w:r>
        <w:rPr>
          <w:noProof/>
        </w:rPr>
        <w:t>187</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11.2.4 ImportInfo</w:t>
      </w:r>
      <w:r w:rsidRPr="00A30998">
        <w:rPr>
          <w:rFonts w:ascii="宋体" w:hAnsi="宋体" w:hint="eastAsia"/>
          <w:noProof/>
        </w:rPr>
        <w:t>构成</w:t>
      </w:r>
      <w:r>
        <w:rPr>
          <w:noProof/>
        </w:rPr>
        <w:tab/>
      </w:r>
      <w:r>
        <w:rPr>
          <w:noProof/>
        </w:rPr>
        <w:fldChar w:fldCharType="begin"/>
      </w:r>
      <w:r>
        <w:rPr>
          <w:noProof/>
        </w:rPr>
        <w:instrText xml:space="preserve"> PAGEREF _Toc197919092 \h </w:instrText>
      </w:r>
      <w:r>
        <w:rPr>
          <w:noProof/>
        </w:rPr>
      </w:r>
      <w:r>
        <w:rPr>
          <w:noProof/>
        </w:rPr>
        <w:fldChar w:fldCharType="separate"/>
      </w:r>
      <w:r>
        <w:rPr>
          <w:noProof/>
        </w:rPr>
        <w:t>188</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11.2.5 CTL metadata</w:t>
      </w:r>
      <w:r>
        <w:rPr>
          <w:noProof/>
        </w:rPr>
        <w:tab/>
      </w:r>
      <w:r>
        <w:rPr>
          <w:noProof/>
        </w:rPr>
        <w:fldChar w:fldCharType="begin"/>
      </w:r>
      <w:r>
        <w:rPr>
          <w:noProof/>
        </w:rPr>
        <w:instrText xml:space="preserve"> PAGEREF _Toc197919093 \h </w:instrText>
      </w:r>
      <w:r>
        <w:rPr>
          <w:noProof/>
        </w:rPr>
      </w:r>
      <w:r>
        <w:rPr>
          <w:noProof/>
        </w:rPr>
        <w:fldChar w:fldCharType="separate"/>
      </w:r>
      <w:r>
        <w:rPr>
          <w:noProof/>
        </w:rPr>
        <w:t>189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11.2.6 Clsinfo metadata</w:t>
      </w:r>
      <w:r>
        <w:rPr>
          <w:noProof/>
        </w:rPr>
        <w:tab/>
      </w:r>
      <w:r>
        <w:rPr>
          <w:noProof/>
        </w:rPr>
        <w:fldChar w:fldCharType="begin"/>
      </w:r>
      <w:r>
        <w:rPr>
          <w:noProof/>
        </w:rPr>
        <w:instrText xml:space="preserve"> PAGEREF _Toc197919094 \h </w:instrText>
      </w:r>
      <w:r>
        <w:rPr>
          <w:noProof/>
        </w:rPr>
      </w:r>
      <w:r>
        <w:rPr>
          <w:noProof/>
        </w:rPr>
        <w:fldChar w:fldCharType="separate"/>
      </w:r>
      <w:r>
        <w:rPr>
          <w:noProof/>
        </w:rPr>
        <w:t>191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11.3</w:t>
      </w:r>
      <w:r w:rsidRPr="00A30998">
        <w:rPr>
          <w:rFonts w:ascii="宋体" w:hAnsi="宋体" w:hint="eastAsia"/>
          <w:noProof/>
        </w:rPr>
        <w:t>元数据的使用</w:t>
      </w:r>
      <w:r>
        <w:rPr>
          <w:noProof/>
        </w:rPr>
        <w:tab/>
      </w:r>
      <w:r>
        <w:rPr>
          <w:noProof/>
        </w:rPr>
        <w:fldChar w:fldCharType="begin"/>
      </w:r>
      <w:r>
        <w:rPr>
          <w:noProof/>
        </w:rPr>
        <w:instrText xml:space="preserve"> PAGEREF _Toc197919095 \h </w:instrText>
      </w:r>
      <w:r>
        <w:rPr>
          <w:noProof/>
        </w:rPr>
      </w:r>
      <w:r>
        <w:rPr>
          <w:noProof/>
        </w:rPr>
        <w:fldChar w:fldCharType="separate"/>
      </w:r>
      <w:r>
        <w:rPr>
          <w:noProof/>
        </w:rPr>
        <w:t>194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11.3.1 </w:t>
      </w:r>
      <w:r w:rsidRPr="00A30998">
        <w:rPr>
          <w:rFonts w:ascii="宋体" w:hAnsi="宋体" w:hint="eastAsia"/>
          <w:noProof/>
        </w:rPr>
        <w:t>元数据在</w:t>
      </w:r>
      <w:r w:rsidRPr="00A30998">
        <w:rPr>
          <w:rFonts w:ascii="宋体" w:hAnsi="宋体"/>
          <w:noProof/>
        </w:rPr>
        <w:t>elastos</w:t>
      </w:r>
      <w:r w:rsidRPr="00A30998">
        <w:rPr>
          <w:rFonts w:ascii="宋体" w:hAnsi="宋体" w:hint="eastAsia"/>
          <w:noProof/>
        </w:rPr>
        <w:t>中的使用</w:t>
      </w:r>
      <w:r>
        <w:rPr>
          <w:noProof/>
        </w:rPr>
        <w:tab/>
      </w:r>
      <w:r>
        <w:rPr>
          <w:noProof/>
        </w:rPr>
        <w:fldChar w:fldCharType="begin"/>
      </w:r>
      <w:r>
        <w:rPr>
          <w:noProof/>
        </w:rPr>
        <w:instrText xml:space="preserve"> PAGEREF _Toc197919096 \h </w:instrText>
      </w:r>
      <w:r>
        <w:rPr>
          <w:noProof/>
        </w:rPr>
      </w:r>
      <w:r>
        <w:rPr>
          <w:noProof/>
        </w:rPr>
        <w:fldChar w:fldCharType="separate"/>
      </w:r>
      <w:r>
        <w:rPr>
          <w:noProof/>
        </w:rPr>
        <w:t>194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11.3.2 </w:t>
      </w:r>
      <w:r w:rsidRPr="00A30998">
        <w:rPr>
          <w:rFonts w:ascii="宋体" w:hAnsi="宋体" w:hint="eastAsia"/>
          <w:noProof/>
        </w:rPr>
        <w:t>访问元数据接口</w:t>
      </w:r>
      <w:r>
        <w:rPr>
          <w:noProof/>
        </w:rPr>
        <w:tab/>
      </w:r>
      <w:r>
        <w:rPr>
          <w:noProof/>
        </w:rPr>
        <w:fldChar w:fldCharType="begin"/>
      </w:r>
      <w:r>
        <w:rPr>
          <w:noProof/>
        </w:rPr>
        <w:instrText xml:space="preserve"> PAGEREF _Toc197919097 \h </w:instrText>
      </w:r>
      <w:r>
        <w:rPr>
          <w:noProof/>
        </w:rPr>
      </w:r>
      <w:r>
        <w:rPr>
          <w:noProof/>
        </w:rPr>
        <w:fldChar w:fldCharType="separate"/>
      </w:r>
      <w:r>
        <w:rPr>
          <w:noProof/>
        </w:rPr>
        <w:t>194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11.3.3 </w:t>
      </w:r>
      <w:r w:rsidRPr="00A30998">
        <w:rPr>
          <w:rFonts w:ascii="宋体" w:hAnsi="宋体" w:hint="eastAsia"/>
          <w:noProof/>
        </w:rPr>
        <w:t>相关</w:t>
      </w:r>
      <w:r w:rsidRPr="00A30998">
        <w:rPr>
          <w:rFonts w:ascii="宋体" w:hAnsi="宋体"/>
          <w:noProof/>
        </w:rPr>
        <w:t>API</w:t>
      </w:r>
      <w:r w:rsidRPr="00A30998">
        <w:rPr>
          <w:rFonts w:ascii="宋体" w:hAnsi="宋体" w:hint="eastAsia"/>
          <w:noProof/>
        </w:rPr>
        <w:t>函数</w:t>
      </w:r>
      <w:r>
        <w:rPr>
          <w:noProof/>
        </w:rPr>
        <w:tab/>
      </w:r>
      <w:r>
        <w:rPr>
          <w:noProof/>
        </w:rPr>
        <w:fldChar w:fldCharType="begin"/>
      </w:r>
      <w:r>
        <w:rPr>
          <w:noProof/>
        </w:rPr>
        <w:instrText xml:space="preserve"> PAGEREF _Toc197919098 \h </w:instrText>
      </w:r>
      <w:r>
        <w:rPr>
          <w:noProof/>
        </w:rPr>
      </w:r>
      <w:r>
        <w:rPr>
          <w:noProof/>
        </w:rPr>
        <w:fldChar w:fldCharType="separate"/>
      </w:r>
      <w:r>
        <w:rPr>
          <w:noProof/>
        </w:rPr>
        <w:t>198</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第十二章　面向方面的</w:t>
      </w:r>
      <w:r>
        <w:rPr>
          <w:noProof/>
        </w:rPr>
        <w:t>AOP</w:t>
      </w:r>
      <w:r>
        <w:rPr>
          <w:rFonts w:hint="eastAsia"/>
          <w:noProof/>
        </w:rPr>
        <w:t>编程模式</w:t>
      </w:r>
      <w:r>
        <w:rPr>
          <w:noProof/>
        </w:rPr>
        <w:tab/>
      </w:r>
      <w:r>
        <w:rPr>
          <w:noProof/>
        </w:rPr>
        <w:fldChar w:fldCharType="begin"/>
      </w:r>
      <w:r>
        <w:rPr>
          <w:noProof/>
        </w:rPr>
        <w:instrText xml:space="preserve"> PAGEREF _Toc197919099 \h </w:instrText>
      </w:r>
      <w:r>
        <w:rPr>
          <w:noProof/>
        </w:rPr>
      </w:r>
      <w:r>
        <w:rPr>
          <w:noProof/>
        </w:rPr>
        <w:fldChar w:fldCharType="separate"/>
      </w:r>
      <w:r>
        <w:rPr>
          <w:noProof/>
        </w:rPr>
        <w:t>199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12.1</w:t>
      </w:r>
      <w:r w:rsidRPr="00A30998">
        <w:rPr>
          <w:rFonts w:ascii="宋体" w:hAnsi="宋体" w:hint="eastAsia"/>
          <w:noProof/>
        </w:rPr>
        <w:t>基于</w:t>
      </w:r>
      <w:r w:rsidRPr="00A30998">
        <w:rPr>
          <w:rFonts w:ascii="宋体" w:hAnsi="宋体"/>
          <w:noProof/>
        </w:rPr>
        <w:t>CAR</w:t>
      </w:r>
      <w:r w:rsidRPr="00A30998">
        <w:rPr>
          <w:rFonts w:ascii="宋体" w:hAnsi="宋体" w:hint="eastAsia"/>
          <w:noProof/>
        </w:rPr>
        <w:t>的</w:t>
      </w:r>
      <w:r w:rsidRPr="00A30998">
        <w:rPr>
          <w:rFonts w:ascii="宋体" w:hAnsi="宋体"/>
          <w:noProof/>
        </w:rPr>
        <w:t>AOP</w:t>
      </w:r>
      <w:r w:rsidRPr="00A30998">
        <w:rPr>
          <w:rFonts w:ascii="宋体" w:hAnsi="宋体" w:hint="eastAsia"/>
          <w:noProof/>
        </w:rPr>
        <w:t>技术</w:t>
      </w:r>
      <w:r>
        <w:rPr>
          <w:noProof/>
        </w:rPr>
        <w:tab/>
      </w:r>
      <w:r>
        <w:rPr>
          <w:noProof/>
        </w:rPr>
        <w:fldChar w:fldCharType="begin"/>
      </w:r>
      <w:r>
        <w:rPr>
          <w:noProof/>
        </w:rPr>
        <w:instrText xml:space="preserve"> PAGEREF _Toc197919100 \h </w:instrText>
      </w:r>
      <w:r>
        <w:rPr>
          <w:noProof/>
        </w:rPr>
      </w:r>
      <w:r>
        <w:rPr>
          <w:noProof/>
        </w:rPr>
        <w:fldChar w:fldCharType="separate"/>
      </w:r>
      <w:r>
        <w:rPr>
          <w:noProof/>
        </w:rPr>
        <w:t>199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12.1.1 </w:t>
      </w:r>
      <w:r w:rsidRPr="00A30998">
        <w:rPr>
          <w:rFonts w:ascii="宋体" w:hAnsi="宋体" w:hint="eastAsia"/>
          <w:noProof/>
        </w:rPr>
        <w:t>什么是</w:t>
      </w:r>
      <w:r w:rsidRPr="00A30998">
        <w:rPr>
          <w:rFonts w:ascii="宋体" w:hAnsi="宋体"/>
          <w:noProof/>
        </w:rPr>
        <w:t>AOP</w:t>
      </w:r>
      <w:r>
        <w:rPr>
          <w:noProof/>
        </w:rPr>
        <w:tab/>
      </w:r>
      <w:r>
        <w:rPr>
          <w:noProof/>
        </w:rPr>
        <w:fldChar w:fldCharType="begin"/>
      </w:r>
      <w:r>
        <w:rPr>
          <w:noProof/>
        </w:rPr>
        <w:instrText xml:space="preserve"> PAGEREF _Toc197919101 \h </w:instrText>
      </w:r>
      <w:r>
        <w:rPr>
          <w:noProof/>
        </w:rPr>
      </w:r>
      <w:r>
        <w:rPr>
          <w:noProof/>
        </w:rPr>
        <w:fldChar w:fldCharType="separate"/>
      </w:r>
      <w:r>
        <w:rPr>
          <w:noProof/>
        </w:rPr>
        <w:t>199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12.1.2 CAR</w:t>
      </w:r>
      <w:r w:rsidRPr="00A30998">
        <w:rPr>
          <w:rFonts w:ascii="宋体" w:hAnsi="宋体" w:hint="eastAsia"/>
          <w:noProof/>
        </w:rPr>
        <w:t>构件技术与</w:t>
      </w:r>
      <w:r w:rsidRPr="00A30998">
        <w:rPr>
          <w:rFonts w:ascii="宋体" w:hAnsi="宋体"/>
          <w:noProof/>
        </w:rPr>
        <w:t>AOP</w:t>
      </w:r>
      <w:r w:rsidRPr="00A30998">
        <w:rPr>
          <w:rFonts w:ascii="宋体" w:hAnsi="宋体" w:hint="eastAsia"/>
          <w:noProof/>
        </w:rPr>
        <w:t>的结合</w:t>
      </w:r>
      <w:r>
        <w:rPr>
          <w:noProof/>
        </w:rPr>
        <w:tab/>
      </w:r>
      <w:r>
        <w:rPr>
          <w:noProof/>
        </w:rPr>
        <w:fldChar w:fldCharType="begin"/>
      </w:r>
      <w:r>
        <w:rPr>
          <w:noProof/>
        </w:rPr>
        <w:instrText xml:space="preserve"> PAGEREF _Toc197919102 \h </w:instrText>
      </w:r>
      <w:r>
        <w:rPr>
          <w:noProof/>
        </w:rPr>
      </w:r>
      <w:r>
        <w:rPr>
          <w:noProof/>
        </w:rPr>
        <w:fldChar w:fldCharType="separate"/>
      </w:r>
      <w:r>
        <w:rPr>
          <w:noProof/>
        </w:rPr>
        <w:t>199</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12.2 CAR</w:t>
      </w:r>
      <w:r w:rsidRPr="00A30998">
        <w:rPr>
          <w:rFonts w:ascii="宋体" w:hAnsi="宋体" w:hint="eastAsia"/>
          <w:noProof/>
        </w:rPr>
        <w:t>的</w:t>
      </w:r>
      <w:r w:rsidRPr="00A30998">
        <w:rPr>
          <w:rFonts w:ascii="宋体" w:hAnsi="宋体"/>
          <w:noProof/>
        </w:rPr>
        <w:t>AOP</w:t>
      </w:r>
      <w:r w:rsidRPr="00A30998">
        <w:rPr>
          <w:rFonts w:ascii="宋体" w:hAnsi="宋体" w:hint="eastAsia"/>
          <w:noProof/>
        </w:rPr>
        <w:t>技术组成</w:t>
      </w:r>
      <w:r>
        <w:rPr>
          <w:noProof/>
        </w:rPr>
        <w:tab/>
      </w:r>
      <w:r>
        <w:rPr>
          <w:noProof/>
        </w:rPr>
        <w:fldChar w:fldCharType="begin"/>
      </w:r>
      <w:r>
        <w:rPr>
          <w:noProof/>
        </w:rPr>
        <w:instrText xml:space="preserve"> PAGEREF _Toc197919103 \h </w:instrText>
      </w:r>
      <w:r>
        <w:rPr>
          <w:noProof/>
        </w:rPr>
      </w:r>
      <w:r>
        <w:rPr>
          <w:noProof/>
        </w:rPr>
        <w:fldChar w:fldCharType="separate"/>
      </w:r>
      <w:r>
        <w:rPr>
          <w:noProof/>
        </w:rPr>
        <w:t>199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12.2.1 aspect</w:t>
      </w:r>
      <w:r w:rsidRPr="00A30998">
        <w:rPr>
          <w:rFonts w:ascii="宋体" w:hAnsi="宋体" w:hint="eastAsia"/>
          <w:noProof/>
        </w:rPr>
        <w:t>对象</w:t>
      </w:r>
      <w:r>
        <w:rPr>
          <w:noProof/>
        </w:rPr>
        <w:tab/>
      </w:r>
      <w:r>
        <w:rPr>
          <w:noProof/>
        </w:rPr>
        <w:fldChar w:fldCharType="begin"/>
      </w:r>
      <w:r>
        <w:rPr>
          <w:noProof/>
        </w:rPr>
        <w:instrText xml:space="preserve"> PAGEREF _Toc197919104 \h </w:instrText>
      </w:r>
      <w:r>
        <w:rPr>
          <w:noProof/>
        </w:rPr>
      </w:r>
      <w:r>
        <w:rPr>
          <w:noProof/>
        </w:rPr>
        <w:fldChar w:fldCharType="separate"/>
      </w:r>
      <w:r>
        <w:rPr>
          <w:noProof/>
        </w:rPr>
        <w:t>199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12.2.2 </w:t>
      </w:r>
      <w:r w:rsidRPr="00A30998">
        <w:rPr>
          <w:rFonts w:ascii="宋体" w:hAnsi="宋体" w:hint="eastAsia"/>
          <w:noProof/>
        </w:rPr>
        <w:t>动态聚合</w:t>
      </w:r>
      <w:r>
        <w:rPr>
          <w:noProof/>
        </w:rPr>
        <w:tab/>
      </w:r>
      <w:r>
        <w:rPr>
          <w:noProof/>
        </w:rPr>
        <w:fldChar w:fldCharType="begin"/>
      </w:r>
      <w:r>
        <w:rPr>
          <w:noProof/>
        </w:rPr>
        <w:instrText xml:space="preserve"> PAGEREF _Toc197919105 \h </w:instrText>
      </w:r>
      <w:r>
        <w:rPr>
          <w:noProof/>
        </w:rPr>
      </w:r>
      <w:r>
        <w:rPr>
          <w:noProof/>
        </w:rPr>
        <w:fldChar w:fldCharType="separate"/>
      </w:r>
      <w:r>
        <w:rPr>
          <w:noProof/>
        </w:rPr>
        <w:t>202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12.2.3</w:t>
      </w:r>
      <w:r w:rsidRPr="00A30998">
        <w:rPr>
          <w:rFonts w:ascii="宋体" w:hAnsi="宋体" w:hint="eastAsia"/>
          <w:noProof/>
        </w:rPr>
        <w:t>语境（</w:t>
      </w:r>
      <w:r w:rsidRPr="00A30998">
        <w:rPr>
          <w:rFonts w:ascii="宋体" w:hAnsi="宋体"/>
          <w:noProof/>
        </w:rPr>
        <w:t>context</w:t>
      </w:r>
      <w:r w:rsidRPr="00A30998">
        <w:rPr>
          <w:rFonts w:ascii="宋体" w:hAnsi="宋体" w:hint="eastAsia"/>
          <w:noProof/>
        </w:rPr>
        <w:t>）</w:t>
      </w:r>
      <w:r>
        <w:rPr>
          <w:noProof/>
        </w:rPr>
        <w:tab/>
      </w:r>
      <w:r>
        <w:rPr>
          <w:noProof/>
        </w:rPr>
        <w:fldChar w:fldCharType="begin"/>
      </w:r>
      <w:r>
        <w:rPr>
          <w:noProof/>
        </w:rPr>
        <w:instrText xml:space="preserve"> PAGEREF _Toc197919106 \h </w:instrText>
      </w:r>
      <w:r>
        <w:rPr>
          <w:noProof/>
        </w:rPr>
      </w:r>
      <w:r>
        <w:rPr>
          <w:noProof/>
        </w:rPr>
        <w:fldChar w:fldCharType="separate"/>
      </w:r>
      <w:r>
        <w:rPr>
          <w:noProof/>
        </w:rPr>
        <w:t>207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12.3 CAR</w:t>
      </w:r>
      <w:r w:rsidRPr="00A30998">
        <w:rPr>
          <w:rFonts w:ascii="宋体" w:hAnsi="宋体" w:hint="eastAsia"/>
          <w:noProof/>
        </w:rPr>
        <w:t>的</w:t>
      </w:r>
      <w:r w:rsidRPr="00A30998">
        <w:rPr>
          <w:rFonts w:ascii="宋体" w:hAnsi="宋体"/>
          <w:noProof/>
        </w:rPr>
        <w:t>AOP</w:t>
      </w:r>
      <w:r w:rsidRPr="00A30998">
        <w:rPr>
          <w:rFonts w:ascii="宋体" w:hAnsi="宋体" w:hint="eastAsia"/>
          <w:noProof/>
        </w:rPr>
        <w:t>技术实现过程</w:t>
      </w:r>
      <w:r>
        <w:rPr>
          <w:noProof/>
        </w:rPr>
        <w:tab/>
      </w:r>
      <w:r>
        <w:rPr>
          <w:noProof/>
        </w:rPr>
        <w:fldChar w:fldCharType="begin"/>
      </w:r>
      <w:r>
        <w:rPr>
          <w:noProof/>
        </w:rPr>
        <w:instrText xml:space="preserve"> PAGEREF _Toc197919107 \h </w:instrText>
      </w:r>
      <w:r>
        <w:rPr>
          <w:noProof/>
        </w:rPr>
      </w:r>
      <w:r>
        <w:rPr>
          <w:noProof/>
        </w:rPr>
        <w:fldChar w:fldCharType="separate"/>
      </w:r>
      <w:r>
        <w:rPr>
          <w:noProof/>
        </w:rPr>
        <w:t>213</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12.3.1 AOP</w:t>
      </w:r>
      <w:r w:rsidRPr="00A30998">
        <w:rPr>
          <w:rFonts w:ascii="宋体" w:hAnsi="宋体" w:hint="eastAsia"/>
          <w:noProof/>
        </w:rPr>
        <w:t>的实现原理</w:t>
      </w:r>
      <w:r>
        <w:rPr>
          <w:noProof/>
        </w:rPr>
        <w:tab/>
      </w:r>
      <w:r>
        <w:rPr>
          <w:noProof/>
        </w:rPr>
        <w:fldChar w:fldCharType="begin"/>
      </w:r>
      <w:r>
        <w:rPr>
          <w:noProof/>
        </w:rPr>
        <w:instrText xml:space="preserve"> PAGEREF _Toc197919108 \h </w:instrText>
      </w:r>
      <w:r>
        <w:rPr>
          <w:noProof/>
        </w:rPr>
      </w:r>
      <w:r>
        <w:rPr>
          <w:noProof/>
        </w:rPr>
        <w:fldChar w:fldCharType="separate"/>
      </w:r>
      <w:r>
        <w:rPr>
          <w:noProof/>
        </w:rPr>
        <w:t>213</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12.3.2 </w:t>
      </w:r>
      <w:r w:rsidRPr="00A30998">
        <w:rPr>
          <w:rFonts w:ascii="宋体" w:hAnsi="宋体" w:hint="eastAsia"/>
          <w:noProof/>
        </w:rPr>
        <w:t>创建并初始化对象代理</w:t>
      </w:r>
      <w:r>
        <w:rPr>
          <w:noProof/>
        </w:rPr>
        <w:tab/>
      </w:r>
      <w:r>
        <w:rPr>
          <w:noProof/>
        </w:rPr>
        <w:fldChar w:fldCharType="begin"/>
      </w:r>
      <w:r>
        <w:rPr>
          <w:noProof/>
        </w:rPr>
        <w:instrText xml:space="preserve"> PAGEREF _Toc197919109 \h </w:instrText>
      </w:r>
      <w:r>
        <w:rPr>
          <w:noProof/>
        </w:rPr>
      </w:r>
      <w:r>
        <w:rPr>
          <w:noProof/>
        </w:rPr>
        <w:fldChar w:fldCharType="separate"/>
      </w:r>
      <w:r>
        <w:rPr>
          <w:noProof/>
        </w:rPr>
        <w:t>215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12.3.3 </w:t>
      </w:r>
      <w:r w:rsidRPr="00A30998">
        <w:rPr>
          <w:rFonts w:ascii="宋体" w:hAnsi="宋体" w:hint="eastAsia"/>
          <w:noProof/>
        </w:rPr>
        <w:t>用户通过返回的接口代理指针进行调用的过程</w:t>
      </w:r>
      <w:r>
        <w:rPr>
          <w:noProof/>
        </w:rPr>
        <w:tab/>
      </w:r>
      <w:r>
        <w:rPr>
          <w:noProof/>
        </w:rPr>
        <w:fldChar w:fldCharType="begin"/>
      </w:r>
      <w:r>
        <w:rPr>
          <w:noProof/>
        </w:rPr>
        <w:instrText xml:space="preserve"> PAGEREF _Toc197919110 \h </w:instrText>
      </w:r>
      <w:r>
        <w:rPr>
          <w:noProof/>
        </w:rPr>
      </w:r>
      <w:r>
        <w:rPr>
          <w:noProof/>
        </w:rPr>
        <w:fldChar w:fldCharType="separate"/>
      </w:r>
      <w:r>
        <w:rPr>
          <w:noProof/>
        </w:rPr>
        <w:t>217</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第十三章　远程过程调用</w:t>
      </w:r>
      <w:r>
        <w:rPr>
          <w:noProof/>
        </w:rPr>
        <w:tab/>
      </w:r>
      <w:r>
        <w:rPr>
          <w:noProof/>
        </w:rPr>
        <w:fldChar w:fldCharType="begin"/>
      </w:r>
      <w:r>
        <w:rPr>
          <w:noProof/>
        </w:rPr>
        <w:instrText xml:space="preserve"> PAGEREF _Toc197919111 \h </w:instrText>
      </w:r>
      <w:r>
        <w:rPr>
          <w:noProof/>
        </w:rPr>
      </w:r>
      <w:r>
        <w:rPr>
          <w:noProof/>
        </w:rPr>
        <w:fldChar w:fldCharType="separate"/>
      </w:r>
      <w:r>
        <w:rPr>
          <w:noProof/>
        </w:rPr>
        <w:t>218</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13.1 CAR</w:t>
      </w:r>
      <w:r w:rsidRPr="00A30998">
        <w:rPr>
          <w:rFonts w:ascii="宋体" w:hAnsi="宋体" w:hint="eastAsia"/>
          <w:noProof/>
        </w:rPr>
        <w:t>远程构件调用的基本原理</w:t>
      </w:r>
      <w:r>
        <w:rPr>
          <w:noProof/>
        </w:rPr>
        <w:tab/>
      </w:r>
      <w:r>
        <w:rPr>
          <w:noProof/>
        </w:rPr>
        <w:fldChar w:fldCharType="begin"/>
      </w:r>
      <w:r>
        <w:rPr>
          <w:noProof/>
        </w:rPr>
        <w:instrText xml:space="preserve"> PAGEREF _Toc197919112 \h </w:instrText>
      </w:r>
      <w:r>
        <w:rPr>
          <w:noProof/>
        </w:rPr>
      </w:r>
      <w:r>
        <w:rPr>
          <w:noProof/>
        </w:rPr>
        <w:fldChar w:fldCharType="separate"/>
      </w:r>
      <w:r>
        <w:rPr>
          <w:noProof/>
        </w:rPr>
        <w:t>218</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13.1.1 CAR</w:t>
      </w:r>
      <w:r w:rsidRPr="00A30998">
        <w:rPr>
          <w:rFonts w:ascii="宋体" w:hAnsi="宋体" w:hint="eastAsia"/>
          <w:noProof/>
        </w:rPr>
        <w:t>远程接口自动列集\散集技术简介</w:t>
      </w:r>
      <w:r>
        <w:rPr>
          <w:noProof/>
        </w:rPr>
        <w:tab/>
      </w:r>
      <w:r>
        <w:rPr>
          <w:noProof/>
        </w:rPr>
        <w:fldChar w:fldCharType="begin"/>
      </w:r>
      <w:r>
        <w:rPr>
          <w:noProof/>
        </w:rPr>
        <w:instrText xml:space="preserve"> PAGEREF _Toc197919113 \h </w:instrText>
      </w:r>
      <w:r>
        <w:rPr>
          <w:noProof/>
        </w:rPr>
      </w:r>
      <w:r>
        <w:rPr>
          <w:noProof/>
        </w:rPr>
        <w:fldChar w:fldCharType="separate"/>
      </w:r>
      <w:r>
        <w:rPr>
          <w:noProof/>
        </w:rPr>
        <w:t>218</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13.1.2 CAR</w:t>
      </w:r>
      <w:r w:rsidRPr="00A30998">
        <w:rPr>
          <w:rFonts w:ascii="宋体" w:hAnsi="宋体" w:hint="eastAsia"/>
          <w:noProof/>
        </w:rPr>
        <w:t>远程接口自动列集\散集技术的基本对象及其关系</w:t>
      </w:r>
      <w:r>
        <w:rPr>
          <w:noProof/>
        </w:rPr>
        <w:tab/>
      </w:r>
      <w:r>
        <w:rPr>
          <w:noProof/>
        </w:rPr>
        <w:fldChar w:fldCharType="begin"/>
      </w:r>
      <w:r>
        <w:rPr>
          <w:noProof/>
        </w:rPr>
        <w:instrText xml:space="preserve"> PAGEREF _Toc197919114 \h </w:instrText>
      </w:r>
      <w:r>
        <w:rPr>
          <w:noProof/>
        </w:rPr>
      </w:r>
      <w:r>
        <w:rPr>
          <w:noProof/>
        </w:rPr>
        <w:fldChar w:fldCharType="separate"/>
      </w:r>
      <w:r>
        <w:rPr>
          <w:noProof/>
        </w:rPr>
        <w:t>218</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13.2 </w:t>
      </w:r>
      <w:r w:rsidRPr="00A30998">
        <w:rPr>
          <w:rFonts w:ascii="宋体" w:hAnsi="宋体" w:hint="eastAsia"/>
          <w:noProof/>
        </w:rPr>
        <w:t>从数据项的建立来看</w:t>
      </w:r>
      <w:r w:rsidRPr="00A30998">
        <w:rPr>
          <w:rFonts w:ascii="宋体" w:hAnsi="宋体"/>
          <w:noProof/>
        </w:rPr>
        <w:t>CAR</w:t>
      </w:r>
      <w:r w:rsidRPr="00A30998">
        <w:rPr>
          <w:rFonts w:ascii="宋体" w:hAnsi="宋体" w:hint="eastAsia"/>
          <w:noProof/>
        </w:rPr>
        <w:t>远程接口列集\散集的整个实现过程</w:t>
      </w:r>
      <w:r>
        <w:rPr>
          <w:noProof/>
        </w:rPr>
        <w:tab/>
      </w:r>
      <w:r>
        <w:rPr>
          <w:noProof/>
        </w:rPr>
        <w:fldChar w:fldCharType="begin"/>
      </w:r>
      <w:r>
        <w:rPr>
          <w:noProof/>
        </w:rPr>
        <w:instrText xml:space="preserve"> PAGEREF _Toc197919115 \h </w:instrText>
      </w:r>
      <w:r>
        <w:rPr>
          <w:noProof/>
        </w:rPr>
      </w:r>
      <w:r>
        <w:rPr>
          <w:noProof/>
        </w:rPr>
        <w:fldChar w:fldCharType="separate"/>
      </w:r>
      <w:r>
        <w:rPr>
          <w:noProof/>
        </w:rPr>
        <w:t>219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13.2.1 </w:t>
      </w:r>
      <w:r w:rsidRPr="00A30998">
        <w:rPr>
          <w:rFonts w:ascii="宋体" w:hAnsi="宋体" w:hint="eastAsia"/>
          <w:noProof/>
        </w:rPr>
        <w:t>服务创建的过程</w:t>
      </w:r>
      <w:r>
        <w:rPr>
          <w:noProof/>
        </w:rPr>
        <w:tab/>
      </w:r>
      <w:r>
        <w:rPr>
          <w:noProof/>
        </w:rPr>
        <w:fldChar w:fldCharType="begin"/>
      </w:r>
      <w:r>
        <w:rPr>
          <w:noProof/>
        </w:rPr>
        <w:instrText xml:space="preserve"> PAGEREF _Toc197919116 \h </w:instrText>
      </w:r>
      <w:r>
        <w:rPr>
          <w:noProof/>
        </w:rPr>
      </w:r>
      <w:r>
        <w:rPr>
          <w:noProof/>
        </w:rPr>
        <w:fldChar w:fldCharType="separate"/>
      </w:r>
      <w:r>
        <w:rPr>
          <w:noProof/>
        </w:rPr>
        <w:t>219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13.2.2 </w:t>
      </w:r>
      <w:r w:rsidRPr="00A30998">
        <w:rPr>
          <w:rFonts w:ascii="宋体" w:hAnsi="宋体" w:hint="eastAsia"/>
          <w:noProof/>
        </w:rPr>
        <w:t>服务获取的过程</w:t>
      </w:r>
      <w:r>
        <w:rPr>
          <w:noProof/>
        </w:rPr>
        <w:tab/>
      </w:r>
      <w:r>
        <w:rPr>
          <w:noProof/>
        </w:rPr>
        <w:fldChar w:fldCharType="begin"/>
      </w:r>
      <w:r>
        <w:rPr>
          <w:noProof/>
        </w:rPr>
        <w:instrText xml:space="preserve"> PAGEREF _Toc197919117 \h </w:instrText>
      </w:r>
      <w:r>
        <w:rPr>
          <w:noProof/>
        </w:rPr>
      </w:r>
      <w:r>
        <w:rPr>
          <w:noProof/>
        </w:rPr>
        <w:fldChar w:fldCharType="separate"/>
      </w:r>
      <w:r>
        <w:rPr>
          <w:noProof/>
        </w:rPr>
        <w:t>220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13.3 </w:t>
      </w:r>
      <w:r w:rsidRPr="00A30998">
        <w:rPr>
          <w:rFonts w:ascii="宋体" w:hAnsi="宋体" w:hint="eastAsia"/>
          <w:noProof/>
        </w:rPr>
        <w:t>以数据流程的形式分析远程调用的过程</w:t>
      </w:r>
      <w:r>
        <w:rPr>
          <w:noProof/>
        </w:rPr>
        <w:tab/>
      </w:r>
      <w:r>
        <w:rPr>
          <w:noProof/>
        </w:rPr>
        <w:fldChar w:fldCharType="begin"/>
      </w:r>
      <w:r>
        <w:rPr>
          <w:noProof/>
        </w:rPr>
        <w:instrText xml:space="preserve"> PAGEREF _Toc197919118 \h </w:instrText>
      </w:r>
      <w:r>
        <w:rPr>
          <w:noProof/>
        </w:rPr>
      </w:r>
      <w:r>
        <w:rPr>
          <w:noProof/>
        </w:rPr>
        <w:fldChar w:fldCharType="separate"/>
      </w:r>
      <w:r>
        <w:rPr>
          <w:noProof/>
        </w:rPr>
        <w:t>221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13.3.1 </w:t>
      </w:r>
      <w:r w:rsidRPr="00A30998">
        <w:rPr>
          <w:rFonts w:ascii="宋体" w:hAnsi="宋体" w:hint="eastAsia"/>
          <w:noProof/>
        </w:rPr>
        <w:t>客户端调用远程服务步骤</w:t>
      </w:r>
      <w:r>
        <w:rPr>
          <w:noProof/>
        </w:rPr>
        <w:tab/>
      </w:r>
      <w:r>
        <w:rPr>
          <w:noProof/>
        </w:rPr>
        <w:fldChar w:fldCharType="begin"/>
      </w:r>
      <w:r>
        <w:rPr>
          <w:noProof/>
        </w:rPr>
        <w:instrText xml:space="preserve"> PAGEREF _Toc197919119 \h </w:instrText>
      </w:r>
      <w:r>
        <w:rPr>
          <w:noProof/>
        </w:rPr>
      </w:r>
      <w:r>
        <w:rPr>
          <w:noProof/>
        </w:rPr>
        <w:fldChar w:fldCharType="separate"/>
      </w:r>
      <w:r>
        <w:rPr>
          <w:noProof/>
        </w:rPr>
        <w:t>221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13.3.2 </w:t>
      </w:r>
      <w:r w:rsidRPr="00A30998">
        <w:rPr>
          <w:rFonts w:ascii="宋体" w:hAnsi="宋体" w:hint="eastAsia"/>
          <w:noProof/>
        </w:rPr>
        <w:t>客户端调用远程服务图解</w:t>
      </w:r>
      <w:r>
        <w:rPr>
          <w:noProof/>
        </w:rPr>
        <w:tab/>
      </w:r>
      <w:r>
        <w:rPr>
          <w:noProof/>
        </w:rPr>
        <w:fldChar w:fldCharType="begin"/>
      </w:r>
      <w:r>
        <w:rPr>
          <w:noProof/>
        </w:rPr>
        <w:instrText xml:space="preserve"> PAGEREF _Toc197919120 \h </w:instrText>
      </w:r>
      <w:r>
        <w:rPr>
          <w:noProof/>
        </w:rPr>
      </w:r>
      <w:r>
        <w:rPr>
          <w:noProof/>
        </w:rPr>
        <w:fldChar w:fldCharType="separate"/>
      </w:r>
      <w:r>
        <w:rPr>
          <w:noProof/>
        </w:rPr>
        <w:t>221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13.4 Elastos</w:t>
      </w:r>
      <w:r w:rsidRPr="00A30998">
        <w:rPr>
          <w:rFonts w:ascii="宋体" w:hAnsi="宋体" w:hint="eastAsia"/>
          <w:noProof/>
        </w:rPr>
        <w:t>基于引用计数的远程构件生命周期管理的实现机制</w:t>
      </w:r>
      <w:r>
        <w:rPr>
          <w:noProof/>
        </w:rPr>
        <w:tab/>
      </w:r>
      <w:r>
        <w:rPr>
          <w:noProof/>
        </w:rPr>
        <w:fldChar w:fldCharType="begin"/>
      </w:r>
      <w:r>
        <w:rPr>
          <w:noProof/>
        </w:rPr>
        <w:instrText xml:space="preserve"> PAGEREF _Toc197919121 \h </w:instrText>
      </w:r>
      <w:r>
        <w:rPr>
          <w:noProof/>
        </w:rPr>
      </w:r>
      <w:r>
        <w:rPr>
          <w:noProof/>
        </w:rPr>
        <w:fldChar w:fldCharType="separate"/>
      </w:r>
      <w:r>
        <w:rPr>
          <w:noProof/>
        </w:rPr>
        <w:t>224</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13.5 Elastos</w:t>
      </w:r>
      <w:r w:rsidRPr="00A30998">
        <w:rPr>
          <w:rFonts w:ascii="宋体" w:hAnsi="宋体" w:hint="eastAsia"/>
          <w:noProof/>
        </w:rPr>
        <w:t>以类为单位实现远程接口的自动列集\散集</w:t>
      </w:r>
      <w:r>
        <w:rPr>
          <w:noProof/>
        </w:rPr>
        <w:tab/>
      </w:r>
      <w:r>
        <w:rPr>
          <w:noProof/>
        </w:rPr>
        <w:fldChar w:fldCharType="begin"/>
      </w:r>
      <w:r>
        <w:rPr>
          <w:noProof/>
        </w:rPr>
        <w:instrText xml:space="preserve"> PAGEREF _Toc197919122 \h </w:instrText>
      </w:r>
      <w:r>
        <w:rPr>
          <w:noProof/>
        </w:rPr>
      </w:r>
      <w:r>
        <w:rPr>
          <w:noProof/>
        </w:rPr>
        <w:fldChar w:fldCharType="separate"/>
      </w:r>
      <w:r>
        <w:rPr>
          <w:noProof/>
        </w:rPr>
        <w:t>224</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13.6 CAR</w:t>
      </w:r>
      <w:r w:rsidRPr="00A30998">
        <w:rPr>
          <w:rFonts w:ascii="宋体" w:hAnsi="宋体" w:hint="eastAsia"/>
          <w:noProof/>
        </w:rPr>
        <w:t>构件自定义列集</w:t>
      </w:r>
      <w:r w:rsidRPr="00A30998">
        <w:rPr>
          <w:rFonts w:ascii="宋体" w:hAnsi="宋体"/>
          <w:noProof/>
        </w:rPr>
        <w:t>/</w:t>
      </w:r>
      <w:r w:rsidRPr="00A30998">
        <w:rPr>
          <w:rFonts w:ascii="宋体" w:hAnsi="宋体" w:hint="eastAsia"/>
          <w:noProof/>
        </w:rPr>
        <w:t>散集机制</w:t>
      </w:r>
      <w:r>
        <w:rPr>
          <w:noProof/>
        </w:rPr>
        <w:tab/>
      </w:r>
      <w:r>
        <w:rPr>
          <w:noProof/>
        </w:rPr>
        <w:fldChar w:fldCharType="begin"/>
      </w:r>
      <w:r>
        <w:rPr>
          <w:noProof/>
        </w:rPr>
        <w:instrText xml:space="preserve"> PAGEREF _Toc197919123 \h </w:instrText>
      </w:r>
      <w:r>
        <w:rPr>
          <w:noProof/>
        </w:rPr>
      </w:r>
      <w:r>
        <w:rPr>
          <w:noProof/>
        </w:rPr>
        <w:fldChar w:fldCharType="separate"/>
      </w:r>
      <w:r>
        <w:rPr>
          <w:noProof/>
        </w:rPr>
        <w:t>227</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第十四章　命名服务机制</w:t>
      </w:r>
      <w:r>
        <w:rPr>
          <w:noProof/>
        </w:rPr>
        <w:tab/>
      </w:r>
      <w:r>
        <w:rPr>
          <w:noProof/>
        </w:rPr>
        <w:fldChar w:fldCharType="begin"/>
      </w:r>
      <w:r>
        <w:rPr>
          <w:noProof/>
        </w:rPr>
        <w:instrText xml:space="preserve"> PAGEREF _Toc197919124 \h </w:instrText>
      </w:r>
      <w:r>
        <w:rPr>
          <w:noProof/>
        </w:rPr>
      </w:r>
      <w:r>
        <w:rPr>
          <w:noProof/>
        </w:rPr>
        <w:fldChar w:fldCharType="separate"/>
      </w:r>
      <w:r>
        <w:rPr>
          <w:noProof/>
        </w:rPr>
        <w:t>230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14.1 </w:t>
      </w:r>
      <w:r w:rsidRPr="00A30998">
        <w:rPr>
          <w:rFonts w:ascii="宋体" w:hAnsi="宋体" w:hint="eastAsia"/>
          <w:noProof/>
        </w:rPr>
        <w:t>命名服务的简介</w:t>
      </w:r>
      <w:r>
        <w:rPr>
          <w:noProof/>
        </w:rPr>
        <w:tab/>
      </w:r>
      <w:r>
        <w:rPr>
          <w:noProof/>
        </w:rPr>
        <w:fldChar w:fldCharType="begin"/>
      </w:r>
      <w:r>
        <w:rPr>
          <w:noProof/>
        </w:rPr>
        <w:instrText xml:space="preserve"> PAGEREF _Toc197919125 \h </w:instrText>
      </w:r>
      <w:r>
        <w:rPr>
          <w:noProof/>
        </w:rPr>
      </w:r>
      <w:r>
        <w:rPr>
          <w:noProof/>
        </w:rPr>
        <w:fldChar w:fldCharType="separate"/>
      </w:r>
      <w:r>
        <w:rPr>
          <w:noProof/>
        </w:rPr>
        <w:t>230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14.2 </w:t>
      </w:r>
      <w:r w:rsidRPr="00A30998">
        <w:rPr>
          <w:rFonts w:ascii="宋体" w:hAnsi="宋体" w:hint="eastAsia"/>
          <w:noProof/>
        </w:rPr>
        <w:t>命名服务的原理</w:t>
      </w:r>
      <w:r>
        <w:rPr>
          <w:noProof/>
        </w:rPr>
        <w:tab/>
      </w:r>
      <w:r>
        <w:rPr>
          <w:noProof/>
        </w:rPr>
        <w:fldChar w:fldCharType="begin"/>
      </w:r>
      <w:r>
        <w:rPr>
          <w:noProof/>
        </w:rPr>
        <w:instrText xml:space="preserve"> PAGEREF _Toc197919126 \h </w:instrText>
      </w:r>
      <w:r>
        <w:rPr>
          <w:noProof/>
        </w:rPr>
      </w:r>
      <w:r>
        <w:rPr>
          <w:noProof/>
        </w:rPr>
        <w:fldChar w:fldCharType="separate"/>
      </w:r>
      <w:r>
        <w:rPr>
          <w:noProof/>
        </w:rPr>
        <w:t>230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14.3 </w:t>
      </w:r>
      <w:r w:rsidRPr="00A30998">
        <w:rPr>
          <w:rFonts w:ascii="宋体" w:hAnsi="宋体" w:hint="eastAsia"/>
          <w:noProof/>
        </w:rPr>
        <w:t>命名服务的步骤</w:t>
      </w:r>
      <w:r>
        <w:rPr>
          <w:noProof/>
        </w:rPr>
        <w:tab/>
      </w:r>
      <w:r>
        <w:rPr>
          <w:noProof/>
        </w:rPr>
        <w:fldChar w:fldCharType="begin"/>
      </w:r>
      <w:r>
        <w:rPr>
          <w:noProof/>
        </w:rPr>
        <w:instrText xml:space="preserve"> PAGEREF _Toc197919127 \h </w:instrText>
      </w:r>
      <w:r>
        <w:rPr>
          <w:noProof/>
        </w:rPr>
      </w:r>
      <w:r>
        <w:rPr>
          <w:noProof/>
        </w:rPr>
        <w:fldChar w:fldCharType="separate"/>
      </w:r>
      <w:r>
        <w:rPr>
          <w:noProof/>
        </w:rPr>
        <w:t>231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14.3.1 </w:t>
      </w:r>
      <w:r w:rsidRPr="00A30998">
        <w:rPr>
          <w:rFonts w:ascii="宋体" w:hAnsi="宋体" w:hint="eastAsia"/>
          <w:noProof/>
        </w:rPr>
        <w:t>等待注册命名服务</w:t>
      </w:r>
      <w:r>
        <w:rPr>
          <w:noProof/>
        </w:rPr>
        <w:tab/>
      </w:r>
      <w:r>
        <w:rPr>
          <w:noProof/>
        </w:rPr>
        <w:fldChar w:fldCharType="begin"/>
      </w:r>
      <w:r>
        <w:rPr>
          <w:noProof/>
        </w:rPr>
        <w:instrText xml:space="preserve"> PAGEREF _Toc197919128 \h </w:instrText>
      </w:r>
      <w:r>
        <w:rPr>
          <w:noProof/>
        </w:rPr>
      </w:r>
      <w:r>
        <w:rPr>
          <w:noProof/>
        </w:rPr>
        <w:fldChar w:fldCharType="separate"/>
      </w:r>
      <w:r>
        <w:rPr>
          <w:noProof/>
        </w:rPr>
        <w:t>231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lastRenderedPageBreak/>
        <w:t xml:space="preserve">14.3.2 </w:t>
      </w:r>
      <w:r w:rsidRPr="00A30998">
        <w:rPr>
          <w:rFonts w:ascii="宋体" w:hAnsi="宋体" w:hint="eastAsia"/>
          <w:noProof/>
        </w:rPr>
        <w:t>注册命名服务</w:t>
      </w:r>
      <w:r>
        <w:rPr>
          <w:noProof/>
        </w:rPr>
        <w:tab/>
      </w:r>
      <w:r>
        <w:rPr>
          <w:noProof/>
        </w:rPr>
        <w:fldChar w:fldCharType="begin"/>
      </w:r>
      <w:r>
        <w:rPr>
          <w:noProof/>
        </w:rPr>
        <w:instrText xml:space="preserve"> PAGEREF _Toc197919129 \h </w:instrText>
      </w:r>
      <w:r>
        <w:rPr>
          <w:noProof/>
        </w:rPr>
      </w:r>
      <w:r>
        <w:rPr>
          <w:noProof/>
        </w:rPr>
        <w:fldChar w:fldCharType="separate"/>
      </w:r>
      <w:r>
        <w:rPr>
          <w:noProof/>
        </w:rPr>
        <w:t>231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14.3.3 </w:t>
      </w:r>
      <w:r w:rsidRPr="00A30998">
        <w:rPr>
          <w:rFonts w:ascii="宋体" w:hAnsi="宋体" w:hint="eastAsia"/>
          <w:noProof/>
        </w:rPr>
        <w:t>使用命名服务</w:t>
      </w:r>
      <w:r>
        <w:rPr>
          <w:noProof/>
        </w:rPr>
        <w:tab/>
      </w:r>
      <w:r>
        <w:rPr>
          <w:noProof/>
        </w:rPr>
        <w:fldChar w:fldCharType="begin"/>
      </w:r>
      <w:r>
        <w:rPr>
          <w:noProof/>
        </w:rPr>
        <w:instrText xml:space="preserve"> PAGEREF _Toc197919130 \h </w:instrText>
      </w:r>
      <w:r>
        <w:rPr>
          <w:noProof/>
        </w:rPr>
      </w:r>
      <w:r>
        <w:rPr>
          <w:noProof/>
        </w:rPr>
        <w:fldChar w:fldCharType="separate"/>
      </w:r>
      <w:r>
        <w:rPr>
          <w:noProof/>
        </w:rPr>
        <w:t>233</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14.3.4 </w:t>
      </w:r>
      <w:r w:rsidRPr="00A30998">
        <w:rPr>
          <w:rFonts w:ascii="宋体" w:hAnsi="宋体" w:hint="eastAsia"/>
          <w:noProof/>
        </w:rPr>
        <w:t>注销命名服务</w:t>
      </w:r>
      <w:r>
        <w:rPr>
          <w:noProof/>
        </w:rPr>
        <w:tab/>
      </w:r>
      <w:r>
        <w:rPr>
          <w:noProof/>
        </w:rPr>
        <w:fldChar w:fldCharType="begin"/>
      </w:r>
      <w:r>
        <w:rPr>
          <w:noProof/>
        </w:rPr>
        <w:instrText xml:space="preserve"> PAGEREF _Toc197919131 \h </w:instrText>
      </w:r>
      <w:r>
        <w:rPr>
          <w:noProof/>
        </w:rPr>
      </w:r>
      <w:r>
        <w:rPr>
          <w:noProof/>
        </w:rPr>
        <w:fldChar w:fldCharType="separate"/>
      </w:r>
      <w:r>
        <w:rPr>
          <w:noProof/>
        </w:rPr>
        <w:t>233</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14.4 </w:t>
      </w:r>
      <w:r w:rsidRPr="00A30998">
        <w:rPr>
          <w:rFonts w:ascii="宋体" w:hAnsi="宋体" w:hint="eastAsia"/>
          <w:noProof/>
        </w:rPr>
        <w:t>命名服务机制示例</w:t>
      </w:r>
      <w:r>
        <w:rPr>
          <w:noProof/>
        </w:rPr>
        <w:tab/>
      </w:r>
      <w:r>
        <w:rPr>
          <w:noProof/>
        </w:rPr>
        <w:fldChar w:fldCharType="begin"/>
      </w:r>
      <w:r>
        <w:rPr>
          <w:noProof/>
        </w:rPr>
        <w:instrText xml:space="preserve"> PAGEREF _Toc197919132 \h </w:instrText>
      </w:r>
      <w:r>
        <w:rPr>
          <w:noProof/>
        </w:rPr>
      </w:r>
      <w:r>
        <w:rPr>
          <w:noProof/>
        </w:rPr>
        <w:fldChar w:fldCharType="separate"/>
      </w:r>
      <w:r>
        <w:rPr>
          <w:noProof/>
        </w:rPr>
        <w:t>234</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14.5 Elastos</w:t>
      </w:r>
      <w:r w:rsidRPr="00A30998">
        <w:rPr>
          <w:rFonts w:ascii="宋体" w:hAnsi="宋体" w:hint="eastAsia"/>
          <w:noProof/>
        </w:rPr>
        <w:t>命名服务机制的优点</w:t>
      </w:r>
      <w:r>
        <w:rPr>
          <w:noProof/>
        </w:rPr>
        <w:tab/>
      </w:r>
      <w:r>
        <w:rPr>
          <w:noProof/>
        </w:rPr>
        <w:fldChar w:fldCharType="begin"/>
      </w:r>
      <w:r>
        <w:rPr>
          <w:noProof/>
        </w:rPr>
        <w:instrText xml:space="preserve"> PAGEREF _Toc197919133 \h </w:instrText>
      </w:r>
      <w:r>
        <w:rPr>
          <w:noProof/>
        </w:rPr>
      </w:r>
      <w:r>
        <w:rPr>
          <w:noProof/>
        </w:rPr>
        <w:fldChar w:fldCharType="separate"/>
      </w:r>
      <w:r>
        <w:rPr>
          <w:noProof/>
        </w:rPr>
        <w:t>239</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第十五章　构件回调机制</w:t>
      </w:r>
      <w:r>
        <w:rPr>
          <w:noProof/>
        </w:rPr>
        <w:tab/>
      </w:r>
      <w:r>
        <w:rPr>
          <w:noProof/>
        </w:rPr>
        <w:fldChar w:fldCharType="begin"/>
      </w:r>
      <w:r>
        <w:rPr>
          <w:noProof/>
        </w:rPr>
        <w:instrText xml:space="preserve"> PAGEREF _Toc197919134 \h </w:instrText>
      </w:r>
      <w:r>
        <w:rPr>
          <w:noProof/>
        </w:rPr>
      </w:r>
      <w:r>
        <w:rPr>
          <w:noProof/>
        </w:rPr>
        <w:fldChar w:fldCharType="separate"/>
      </w:r>
      <w:r>
        <w:rPr>
          <w:noProof/>
        </w:rPr>
        <w:t>240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15.1 </w:t>
      </w:r>
      <w:r w:rsidRPr="00A30998">
        <w:rPr>
          <w:rFonts w:ascii="宋体" w:hAnsi="宋体" w:hint="eastAsia"/>
          <w:noProof/>
        </w:rPr>
        <w:t>回调</w:t>
      </w:r>
      <w:r>
        <w:rPr>
          <w:noProof/>
        </w:rPr>
        <w:tab/>
      </w:r>
      <w:r>
        <w:rPr>
          <w:noProof/>
        </w:rPr>
        <w:fldChar w:fldCharType="begin"/>
      </w:r>
      <w:r>
        <w:rPr>
          <w:noProof/>
        </w:rPr>
        <w:instrText xml:space="preserve"> PAGEREF _Toc197919135 \h </w:instrText>
      </w:r>
      <w:r>
        <w:rPr>
          <w:noProof/>
        </w:rPr>
      </w:r>
      <w:r>
        <w:rPr>
          <w:noProof/>
        </w:rPr>
        <w:fldChar w:fldCharType="separate"/>
      </w:r>
      <w:r>
        <w:rPr>
          <w:noProof/>
        </w:rPr>
        <w:t>240</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15.1.1 </w:t>
      </w:r>
      <w:r w:rsidRPr="00A30998">
        <w:rPr>
          <w:rFonts w:ascii="宋体" w:hAnsi="宋体" w:hint="eastAsia"/>
          <w:noProof/>
        </w:rPr>
        <w:t>什么是回调（</w:t>
      </w:r>
      <w:r w:rsidRPr="00A30998">
        <w:rPr>
          <w:rFonts w:ascii="宋体" w:hAnsi="宋体"/>
          <w:noProof/>
        </w:rPr>
        <w:t>CALLBACK</w:t>
      </w:r>
      <w:r w:rsidRPr="00A30998">
        <w:rPr>
          <w:rFonts w:ascii="宋体" w:hAnsi="宋体" w:hint="eastAsia"/>
          <w:noProof/>
        </w:rPr>
        <w:t>）</w:t>
      </w:r>
      <w:r>
        <w:rPr>
          <w:noProof/>
        </w:rPr>
        <w:tab/>
      </w:r>
      <w:r>
        <w:rPr>
          <w:noProof/>
        </w:rPr>
        <w:fldChar w:fldCharType="begin"/>
      </w:r>
      <w:r>
        <w:rPr>
          <w:noProof/>
        </w:rPr>
        <w:instrText xml:space="preserve"> PAGEREF _Toc197919136 \h </w:instrText>
      </w:r>
      <w:r>
        <w:rPr>
          <w:noProof/>
        </w:rPr>
      </w:r>
      <w:r>
        <w:rPr>
          <w:noProof/>
        </w:rPr>
        <w:fldChar w:fldCharType="separate"/>
      </w:r>
      <w:r>
        <w:rPr>
          <w:noProof/>
        </w:rPr>
        <w:t>240</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15.1.2 </w:t>
      </w:r>
      <w:r w:rsidRPr="00A30998">
        <w:rPr>
          <w:rFonts w:ascii="宋体" w:hAnsi="宋体" w:hint="eastAsia"/>
          <w:noProof/>
        </w:rPr>
        <w:t>回调的用处</w:t>
      </w:r>
      <w:r>
        <w:rPr>
          <w:noProof/>
        </w:rPr>
        <w:tab/>
      </w:r>
      <w:r>
        <w:rPr>
          <w:noProof/>
        </w:rPr>
        <w:fldChar w:fldCharType="begin"/>
      </w:r>
      <w:r>
        <w:rPr>
          <w:noProof/>
        </w:rPr>
        <w:instrText xml:space="preserve"> PAGEREF _Toc197919137 \h </w:instrText>
      </w:r>
      <w:r>
        <w:rPr>
          <w:noProof/>
        </w:rPr>
      </w:r>
      <w:r>
        <w:rPr>
          <w:noProof/>
        </w:rPr>
        <w:fldChar w:fldCharType="separate"/>
      </w:r>
      <w:r>
        <w:rPr>
          <w:noProof/>
        </w:rPr>
        <w:t>240</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15.1.3 </w:t>
      </w:r>
      <w:r w:rsidRPr="00A30998">
        <w:rPr>
          <w:rFonts w:ascii="宋体" w:hAnsi="宋体" w:hint="eastAsia"/>
          <w:noProof/>
        </w:rPr>
        <w:t>回调在客户</w:t>
      </w:r>
      <w:r w:rsidRPr="00A30998">
        <w:rPr>
          <w:rFonts w:ascii="宋体" w:hAnsi="宋体"/>
          <w:noProof/>
        </w:rPr>
        <w:t>/</w:t>
      </w:r>
      <w:r w:rsidRPr="00A30998">
        <w:rPr>
          <w:rFonts w:ascii="宋体" w:hAnsi="宋体" w:hint="eastAsia"/>
          <w:noProof/>
        </w:rPr>
        <w:t>服务器模型或构件调用模型中的应用</w:t>
      </w:r>
      <w:r>
        <w:rPr>
          <w:noProof/>
        </w:rPr>
        <w:tab/>
      </w:r>
      <w:r>
        <w:rPr>
          <w:noProof/>
        </w:rPr>
        <w:fldChar w:fldCharType="begin"/>
      </w:r>
      <w:r>
        <w:rPr>
          <w:noProof/>
        </w:rPr>
        <w:instrText xml:space="preserve"> PAGEREF _Toc197919138 \h </w:instrText>
      </w:r>
      <w:r>
        <w:rPr>
          <w:noProof/>
        </w:rPr>
      </w:r>
      <w:r>
        <w:rPr>
          <w:noProof/>
        </w:rPr>
        <w:fldChar w:fldCharType="separate"/>
      </w:r>
      <w:r>
        <w:rPr>
          <w:noProof/>
        </w:rPr>
        <w:t>240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15.2 CAR</w:t>
      </w:r>
      <w:r w:rsidRPr="00A30998">
        <w:rPr>
          <w:rFonts w:ascii="宋体" w:hAnsi="宋体" w:hint="eastAsia"/>
          <w:noProof/>
        </w:rPr>
        <w:t>构件的回调机制</w:t>
      </w:r>
      <w:r>
        <w:rPr>
          <w:noProof/>
        </w:rPr>
        <w:tab/>
      </w:r>
      <w:r>
        <w:rPr>
          <w:noProof/>
        </w:rPr>
        <w:fldChar w:fldCharType="begin"/>
      </w:r>
      <w:r>
        <w:rPr>
          <w:noProof/>
        </w:rPr>
        <w:instrText xml:space="preserve"> PAGEREF _Toc197919139 \h </w:instrText>
      </w:r>
      <w:r>
        <w:rPr>
          <w:noProof/>
        </w:rPr>
      </w:r>
      <w:r>
        <w:rPr>
          <w:noProof/>
        </w:rPr>
        <w:fldChar w:fldCharType="separate"/>
      </w:r>
      <w:r>
        <w:rPr>
          <w:noProof/>
        </w:rPr>
        <w:t>241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15.3 CAR</w:t>
      </w:r>
      <w:r w:rsidRPr="00A30998">
        <w:rPr>
          <w:rFonts w:ascii="宋体" w:hAnsi="宋体" w:hint="eastAsia"/>
          <w:noProof/>
        </w:rPr>
        <w:t>构件回调机制实现的一个示例程序</w:t>
      </w:r>
      <w:r>
        <w:rPr>
          <w:noProof/>
        </w:rPr>
        <w:tab/>
      </w:r>
      <w:r>
        <w:rPr>
          <w:noProof/>
        </w:rPr>
        <w:fldChar w:fldCharType="begin"/>
      </w:r>
      <w:r>
        <w:rPr>
          <w:noProof/>
        </w:rPr>
        <w:instrText xml:space="preserve"> PAGEREF _Toc197919140 \h </w:instrText>
      </w:r>
      <w:r>
        <w:rPr>
          <w:noProof/>
        </w:rPr>
      </w:r>
      <w:r>
        <w:rPr>
          <w:noProof/>
        </w:rPr>
        <w:fldChar w:fldCharType="separate"/>
      </w:r>
      <w:r>
        <w:rPr>
          <w:noProof/>
        </w:rPr>
        <w:t>241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15.3.1 </w:t>
      </w:r>
      <w:r w:rsidRPr="00A30998">
        <w:rPr>
          <w:rFonts w:ascii="宋体" w:hAnsi="宋体" w:hint="eastAsia"/>
          <w:noProof/>
        </w:rPr>
        <w:t>服务器端的实现</w:t>
      </w:r>
      <w:r>
        <w:rPr>
          <w:noProof/>
        </w:rPr>
        <w:tab/>
      </w:r>
      <w:r>
        <w:rPr>
          <w:noProof/>
        </w:rPr>
        <w:fldChar w:fldCharType="begin"/>
      </w:r>
      <w:r>
        <w:rPr>
          <w:noProof/>
        </w:rPr>
        <w:instrText xml:space="preserve"> PAGEREF _Toc197919141 \h </w:instrText>
      </w:r>
      <w:r>
        <w:rPr>
          <w:noProof/>
        </w:rPr>
      </w:r>
      <w:r>
        <w:rPr>
          <w:noProof/>
        </w:rPr>
        <w:fldChar w:fldCharType="separate"/>
      </w:r>
      <w:r>
        <w:rPr>
          <w:noProof/>
        </w:rPr>
        <w:t>241</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15.3.2 </w:t>
      </w:r>
      <w:r w:rsidRPr="00A30998">
        <w:rPr>
          <w:rFonts w:ascii="宋体" w:hAnsi="宋体" w:hint="eastAsia"/>
          <w:noProof/>
        </w:rPr>
        <w:t>客户端的实现</w:t>
      </w:r>
      <w:r>
        <w:rPr>
          <w:noProof/>
        </w:rPr>
        <w:tab/>
      </w:r>
      <w:r>
        <w:rPr>
          <w:noProof/>
        </w:rPr>
        <w:fldChar w:fldCharType="begin"/>
      </w:r>
      <w:r>
        <w:rPr>
          <w:noProof/>
        </w:rPr>
        <w:instrText xml:space="preserve"> PAGEREF _Toc197919142 \h </w:instrText>
      </w:r>
      <w:r>
        <w:rPr>
          <w:noProof/>
        </w:rPr>
      </w:r>
      <w:r>
        <w:rPr>
          <w:noProof/>
        </w:rPr>
        <w:fldChar w:fldCharType="separate"/>
      </w:r>
      <w:r>
        <w:rPr>
          <w:noProof/>
        </w:rPr>
        <w:t>242</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 xml:space="preserve">15.3.3 </w:t>
      </w:r>
      <w:r w:rsidRPr="00A30998">
        <w:rPr>
          <w:rFonts w:ascii="宋体" w:hAnsi="宋体" w:hint="eastAsia"/>
          <w:noProof/>
        </w:rPr>
        <w:t>分析客户与可连接对象通信的各个过程</w:t>
      </w:r>
      <w:r>
        <w:rPr>
          <w:noProof/>
        </w:rPr>
        <w:tab/>
      </w:r>
      <w:r>
        <w:rPr>
          <w:noProof/>
        </w:rPr>
        <w:fldChar w:fldCharType="begin"/>
      </w:r>
      <w:r>
        <w:rPr>
          <w:noProof/>
        </w:rPr>
        <w:instrText xml:space="preserve"> PAGEREF _Toc197919143 \h </w:instrText>
      </w:r>
      <w:r>
        <w:rPr>
          <w:noProof/>
        </w:rPr>
      </w:r>
      <w:r>
        <w:rPr>
          <w:noProof/>
        </w:rPr>
        <w:fldChar w:fldCharType="separate"/>
      </w:r>
      <w:r>
        <w:rPr>
          <w:noProof/>
        </w:rPr>
        <w:t>244</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第十六章　构件缓存机制</w:t>
      </w:r>
      <w:r>
        <w:rPr>
          <w:noProof/>
        </w:rPr>
        <w:tab/>
      </w:r>
      <w:r>
        <w:rPr>
          <w:noProof/>
        </w:rPr>
        <w:fldChar w:fldCharType="begin"/>
      </w:r>
      <w:r>
        <w:rPr>
          <w:noProof/>
        </w:rPr>
        <w:instrText xml:space="preserve"> PAGEREF _Toc197919144 \h </w:instrText>
      </w:r>
      <w:r>
        <w:rPr>
          <w:noProof/>
        </w:rPr>
      </w:r>
      <w:r>
        <w:rPr>
          <w:noProof/>
        </w:rPr>
        <w:fldChar w:fldCharType="separate"/>
      </w:r>
      <w:r>
        <w:rPr>
          <w:noProof/>
        </w:rPr>
        <w:t>246</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16.1 CAR</w:t>
      </w:r>
      <w:r w:rsidRPr="00A30998">
        <w:rPr>
          <w:rFonts w:ascii="宋体" w:hAnsi="宋体" w:hint="eastAsia"/>
          <w:noProof/>
        </w:rPr>
        <w:t>构件缓存机制介绍</w:t>
      </w:r>
      <w:r>
        <w:rPr>
          <w:noProof/>
        </w:rPr>
        <w:tab/>
      </w:r>
      <w:r>
        <w:rPr>
          <w:noProof/>
        </w:rPr>
        <w:fldChar w:fldCharType="begin"/>
      </w:r>
      <w:r>
        <w:rPr>
          <w:noProof/>
        </w:rPr>
        <w:instrText xml:space="preserve"> PAGEREF _Toc197919145 \h </w:instrText>
      </w:r>
      <w:r>
        <w:rPr>
          <w:noProof/>
        </w:rPr>
      </w:r>
      <w:r>
        <w:rPr>
          <w:noProof/>
        </w:rPr>
        <w:fldChar w:fldCharType="separate"/>
      </w:r>
      <w:r>
        <w:rPr>
          <w:noProof/>
        </w:rPr>
        <w:t>246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16.1.1 IE</w:t>
      </w:r>
      <w:r w:rsidRPr="00A30998">
        <w:rPr>
          <w:rFonts w:ascii="宋体" w:hAnsi="宋体" w:hint="eastAsia"/>
          <w:noProof/>
        </w:rPr>
        <w:t>缓存机制简介</w:t>
      </w:r>
      <w:r>
        <w:rPr>
          <w:noProof/>
        </w:rPr>
        <w:tab/>
      </w:r>
      <w:r>
        <w:rPr>
          <w:noProof/>
        </w:rPr>
        <w:fldChar w:fldCharType="begin"/>
      </w:r>
      <w:r>
        <w:rPr>
          <w:noProof/>
        </w:rPr>
        <w:instrText xml:space="preserve"> PAGEREF _Toc197919146 \h </w:instrText>
      </w:r>
      <w:r>
        <w:rPr>
          <w:noProof/>
        </w:rPr>
      </w:r>
      <w:r>
        <w:rPr>
          <w:noProof/>
        </w:rPr>
        <w:fldChar w:fldCharType="separate"/>
      </w:r>
      <w:r>
        <w:rPr>
          <w:noProof/>
        </w:rPr>
        <w:t>246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16.1.2 CAR</w:t>
      </w:r>
      <w:r w:rsidRPr="00A30998">
        <w:rPr>
          <w:rFonts w:ascii="宋体" w:hAnsi="宋体" w:hint="eastAsia"/>
          <w:noProof/>
        </w:rPr>
        <w:t>构件缓存机制原理</w:t>
      </w:r>
      <w:r>
        <w:rPr>
          <w:noProof/>
        </w:rPr>
        <w:tab/>
      </w:r>
      <w:r>
        <w:rPr>
          <w:noProof/>
        </w:rPr>
        <w:fldChar w:fldCharType="begin"/>
      </w:r>
      <w:r>
        <w:rPr>
          <w:noProof/>
        </w:rPr>
        <w:instrText xml:space="preserve"> PAGEREF _Toc197919147 \h </w:instrText>
      </w:r>
      <w:r>
        <w:rPr>
          <w:noProof/>
        </w:rPr>
      </w:r>
      <w:r>
        <w:rPr>
          <w:noProof/>
        </w:rPr>
        <w:fldChar w:fldCharType="separate"/>
      </w:r>
      <w:r>
        <w:rPr>
          <w:noProof/>
        </w:rPr>
        <w:t>246</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16.2 CAR</w:t>
      </w:r>
      <w:r w:rsidRPr="00A30998">
        <w:rPr>
          <w:rFonts w:ascii="宋体" w:hAnsi="宋体" w:hint="eastAsia"/>
          <w:noProof/>
        </w:rPr>
        <w:t>构件缓存机制的用法</w:t>
      </w:r>
      <w:r>
        <w:rPr>
          <w:noProof/>
        </w:rPr>
        <w:tab/>
      </w:r>
      <w:r>
        <w:rPr>
          <w:noProof/>
        </w:rPr>
        <w:fldChar w:fldCharType="begin"/>
      </w:r>
      <w:r>
        <w:rPr>
          <w:noProof/>
        </w:rPr>
        <w:instrText xml:space="preserve"> PAGEREF _Toc197919148 \h </w:instrText>
      </w:r>
      <w:r>
        <w:rPr>
          <w:noProof/>
        </w:rPr>
      </w:r>
      <w:r>
        <w:rPr>
          <w:noProof/>
        </w:rPr>
        <w:fldChar w:fldCharType="separate"/>
      </w:r>
      <w:r>
        <w:rPr>
          <w:noProof/>
        </w:rPr>
        <w:t>247</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16.3 CAR</w:t>
      </w:r>
      <w:r w:rsidRPr="00A30998">
        <w:rPr>
          <w:rFonts w:ascii="宋体" w:hAnsi="宋体" w:hint="eastAsia"/>
          <w:noProof/>
        </w:rPr>
        <w:t>构件缓存机制的示例程序</w:t>
      </w:r>
      <w:r>
        <w:rPr>
          <w:noProof/>
        </w:rPr>
        <w:tab/>
      </w:r>
      <w:r>
        <w:rPr>
          <w:noProof/>
        </w:rPr>
        <w:fldChar w:fldCharType="begin"/>
      </w:r>
      <w:r>
        <w:rPr>
          <w:noProof/>
        </w:rPr>
        <w:instrText xml:space="preserve"> PAGEREF _Toc197919149 \h </w:instrText>
      </w:r>
      <w:r>
        <w:rPr>
          <w:noProof/>
        </w:rPr>
      </w:r>
      <w:r>
        <w:rPr>
          <w:noProof/>
        </w:rPr>
        <w:fldChar w:fldCharType="separate"/>
      </w:r>
      <w:r>
        <w:rPr>
          <w:noProof/>
        </w:rPr>
        <w:t>248</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第三篇　编程示例</w:t>
      </w:r>
      <w:r>
        <w:rPr>
          <w:noProof/>
        </w:rPr>
        <w:tab/>
      </w:r>
      <w:r>
        <w:rPr>
          <w:noProof/>
        </w:rPr>
        <w:fldChar w:fldCharType="begin"/>
      </w:r>
      <w:r>
        <w:rPr>
          <w:noProof/>
        </w:rPr>
        <w:instrText xml:space="preserve"> PAGEREF _Toc197919150 \h </w:instrText>
      </w:r>
      <w:r>
        <w:rPr>
          <w:noProof/>
        </w:rPr>
      </w:r>
      <w:r>
        <w:rPr>
          <w:noProof/>
        </w:rPr>
        <w:fldChar w:fldCharType="separate"/>
      </w:r>
      <w:r>
        <w:rPr>
          <w:noProof/>
        </w:rPr>
        <w:t>250</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第十七章　编程示例</w:t>
      </w:r>
      <w:r>
        <w:rPr>
          <w:noProof/>
        </w:rPr>
        <w:tab/>
      </w:r>
      <w:r>
        <w:rPr>
          <w:noProof/>
        </w:rPr>
        <w:fldChar w:fldCharType="begin"/>
      </w:r>
      <w:r>
        <w:rPr>
          <w:noProof/>
        </w:rPr>
        <w:instrText xml:space="preserve"> PAGEREF _Toc197919151 \h </w:instrText>
      </w:r>
      <w:r>
        <w:rPr>
          <w:noProof/>
        </w:rPr>
      </w:r>
      <w:r>
        <w:rPr>
          <w:noProof/>
        </w:rPr>
        <w:fldChar w:fldCharType="separate"/>
      </w:r>
      <w:r>
        <w:rPr>
          <w:noProof/>
        </w:rPr>
        <w:t>251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17.1 </w:t>
      </w:r>
      <w:r w:rsidRPr="00A30998">
        <w:rPr>
          <w:rFonts w:ascii="宋体" w:hAnsi="宋体" w:hint="eastAsia"/>
          <w:noProof/>
        </w:rPr>
        <w:t>嵌有</w:t>
      </w:r>
      <w:r w:rsidRPr="00A30998">
        <w:rPr>
          <w:rFonts w:ascii="宋体" w:hAnsi="宋体"/>
          <w:noProof/>
        </w:rPr>
        <w:t>Lua</w:t>
      </w:r>
      <w:r w:rsidRPr="00A30998">
        <w:rPr>
          <w:rFonts w:ascii="宋体" w:hAnsi="宋体" w:hint="eastAsia"/>
          <w:noProof/>
        </w:rPr>
        <w:t>程序的</w:t>
      </w:r>
      <w:r w:rsidRPr="00A30998">
        <w:rPr>
          <w:rFonts w:ascii="宋体" w:hAnsi="宋体"/>
          <w:noProof/>
        </w:rPr>
        <w:t>XML-Glue</w:t>
      </w:r>
      <w:r w:rsidRPr="00A30998">
        <w:rPr>
          <w:rFonts w:ascii="宋体" w:hAnsi="宋体" w:hint="eastAsia"/>
          <w:noProof/>
        </w:rPr>
        <w:t>程序示例</w:t>
      </w:r>
      <w:r>
        <w:rPr>
          <w:noProof/>
        </w:rPr>
        <w:tab/>
      </w:r>
      <w:r>
        <w:rPr>
          <w:noProof/>
        </w:rPr>
        <w:fldChar w:fldCharType="begin"/>
      </w:r>
      <w:r>
        <w:rPr>
          <w:noProof/>
        </w:rPr>
        <w:instrText xml:space="preserve"> PAGEREF _Toc197919152 \h </w:instrText>
      </w:r>
      <w:r>
        <w:rPr>
          <w:noProof/>
        </w:rPr>
      </w:r>
      <w:r>
        <w:rPr>
          <w:noProof/>
        </w:rPr>
        <w:fldChar w:fldCharType="separate"/>
      </w:r>
      <w:r>
        <w:rPr>
          <w:noProof/>
        </w:rPr>
        <w:t>251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17.2 JavaScript</w:t>
      </w:r>
      <w:r w:rsidRPr="00A30998">
        <w:rPr>
          <w:rFonts w:ascii="宋体" w:hAnsi="宋体" w:hint="eastAsia"/>
          <w:noProof/>
        </w:rPr>
        <w:t>程序示例</w:t>
      </w:r>
      <w:r>
        <w:rPr>
          <w:noProof/>
        </w:rPr>
        <w:tab/>
      </w:r>
      <w:r>
        <w:rPr>
          <w:noProof/>
        </w:rPr>
        <w:fldChar w:fldCharType="begin"/>
      </w:r>
      <w:r>
        <w:rPr>
          <w:noProof/>
        </w:rPr>
        <w:instrText xml:space="preserve"> PAGEREF _Toc197919153 \h </w:instrText>
      </w:r>
      <w:r>
        <w:rPr>
          <w:noProof/>
        </w:rPr>
      </w:r>
      <w:r>
        <w:rPr>
          <w:noProof/>
        </w:rPr>
        <w:fldChar w:fldCharType="separate"/>
      </w:r>
      <w:r>
        <w:rPr>
          <w:noProof/>
        </w:rPr>
        <w:t>252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17.3 C/C++</w:t>
      </w:r>
      <w:r w:rsidRPr="00A30998">
        <w:rPr>
          <w:rFonts w:ascii="宋体" w:hAnsi="宋体" w:hint="eastAsia"/>
          <w:noProof/>
        </w:rPr>
        <w:t>程序示例</w:t>
      </w:r>
      <w:r>
        <w:rPr>
          <w:noProof/>
        </w:rPr>
        <w:tab/>
      </w:r>
      <w:r>
        <w:rPr>
          <w:noProof/>
        </w:rPr>
        <w:fldChar w:fldCharType="begin"/>
      </w:r>
      <w:r>
        <w:rPr>
          <w:noProof/>
        </w:rPr>
        <w:instrText xml:space="preserve"> PAGEREF _Toc197919154 \h </w:instrText>
      </w:r>
      <w:r>
        <w:rPr>
          <w:noProof/>
        </w:rPr>
      </w:r>
      <w:r>
        <w:rPr>
          <w:noProof/>
        </w:rPr>
        <w:fldChar w:fldCharType="separate"/>
      </w:r>
      <w:r>
        <w:rPr>
          <w:noProof/>
        </w:rPr>
        <w:t>252</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17.4 CAR</w:t>
      </w:r>
      <w:r w:rsidRPr="00A30998">
        <w:rPr>
          <w:rFonts w:ascii="宋体" w:hAnsi="宋体" w:hint="eastAsia"/>
          <w:noProof/>
        </w:rPr>
        <w:t>基础类库操作</w:t>
      </w:r>
      <w:r>
        <w:rPr>
          <w:noProof/>
        </w:rPr>
        <w:tab/>
      </w:r>
      <w:r>
        <w:rPr>
          <w:noProof/>
        </w:rPr>
        <w:fldChar w:fldCharType="begin"/>
      </w:r>
      <w:r>
        <w:rPr>
          <w:noProof/>
        </w:rPr>
        <w:instrText xml:space="preserve"> PAGEREF _Toc197919155 \h </w:instrText>
      </w:r>
      <w:r>
        <w:rPr>
          <w:noProof/>
        </w:rPr>
      </w:r>
      <w:r>
        <w:rPr>
          <w:noProof/>
        </w:rPr>
        <w:fldChar w:fldCharType="separate"/>
      </w:r>
      <w:r>
        <w:rPr>
          <w:noProof/>
        </w:rPr>
        <w:t>254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17.4.1 StringTokenizer</w:t>
      </w:r>
      <w:r>
        <w:rPr>
          <w:noProof/>
        </w:rPr>
        <w:tab/>
      </w:r>
      <w:r>
        <w:rPr>
          <w:noProof/>
        </w:rPr>
        <w:fldChar w:fldCharType="begin"/>
      </w:r>
      <w:r>
        <w:rPr>
          <w:noProof/>
        </w:rPr>
        <w:instrText xml:space="preserve"> PAGEREF _Toc197919156 \h </w:instrText>
      </w:r>
      <w:r>
        <w:rPr>
          <w:noProof/>
        </w:rPr>
      </w:r>
      <w:r>
        <w:rPr>
          <w:noProof/>
        </w:rPr>
        <w:fldChar w:fldCharType="separate"/>
      </w:r>
      <w:r>
        <w:rPr>
          <w:noProof/>
        </w:rPr>
        <w:t>254</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17.4.2 Int32ArrayDemo</w:t>
      </w:r>
      <w:r>
        <w:rPr>
          <w:noProof/>
        </w:rPr>
        <w:tab/>
      </w:r>
      <w:r>
        <w:rPr>
          <w:noProof/>
        </w:rPr>
        <w:fldChar w:fldCharType="begin"/>
      </w:r>
      <w:r>
        <w:rPr>
          <w:noProof/>
        </w:rPr>
        <w:instrText xml:space="preserve"> PAGEREF _Toc197919157 \h </w:instrText>
      </w:r>
      <w:r>
        <w:rPr>
          <w:noProof/>
        </w:rPr>
      </w:r>
      <w:r>
        <w:rPr>
          <w:noProof/>
        </w:rPr>
        <w:fldChar w:fldCharType="separate"/>
      </w:r>
      <w:r>
        <w:rPr>
          <w:noProof/>
        </w:rPr>
        <w:t>256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17.4.3 WStringBufDemo</w:t>
      </w:r>
      <w:r>
        <w:rPr>
          <w:noProof/>
        </w:rPr>
        <w:tab/>
      </w:r>
      <w:r>
        <w:rPr>
          <w:noProof/>
        </w:rPr>
        <w:fldChar w:fldCharType="begin"/>
      </w:r>
      <w:r>
        <w:rPr>
          <w:noProof/>
        </w:rPr>
        <w:instrText xml:space="preserve"> PAGEREF _Toc197919158 \h </w:instrText>
      </w:r>
      <w:r>
        <w:rPr>
          <w:noProof/>
        </w:rPr>
      </w:r>
      <w:r>
        <w:rPr>
          <w:noProof/>
        </w:rPr>
        <w:fldChar w:fldCharType="separate"/>
      </w:r>
      <w:r>
        <w:rPr>
          <w:noProof/>
        </w:rPr>
        <w:t>259</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17.4.3 ByteArrayDemo</w:t>
      </w:r>
      <w:r>
        <w:rPr>
          <w:noProof/>
        </w:rPr>
        <w:tab/>
      </w:r>
      <w:r>
        <w:rPr>
          <w:noProof/>
        </w:rPr>
        <w:fldChar w:fldCharType="begin"/>
      </w:r>
      <w:r>
        <w:rPr>
          <w:noProof/>
        </w:rPr>
        <w:instrText xml:space="preserve"> PAGEREF _Toc197919159 \h </w:instrText>
      </w:r>
      <w:r>
        <w:rPr>
          <w:noProof/>
        </w:rPr>
      </w:r>
      <w:r>
        <w:rPr>
          <w:noProof/>
        </w:rPr>
        <w:fldChar w:fldCharType="separate"/>
      </w:r>
      <w:r>
        <w:rPr>
          <w:noProof/>
        </w:rPr>
        <w:t>262</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第四篇　编程参考</w:t>
      </w:r>
      <w:r>
        <w:rPr>
          <w:noProof/>
        </w:rPr>
        <w:tab/>
      </w:r>
      <w:r>
        <w:rPr>
          <w:noProof/>
        </w:rPr>
        <w:fldChar w:fldCharType="begin"/>
      </w:r>
      <w:r>
        <w:rPr>
          <w:noProof/>
        </w:rPr>
        <w:instrText xml:space="preserve"> PAGEREF _Toc197919160 \h </w:instrText>
      </w:r>
      <w:r>
        <w:rPr>
          <w:noProof/>
        </w:rPr>
      </w:r>
      <w:r>
        <w:rPr>
          <w:noProof/>
        </w:rPr>
        <w:fldChar w:fldCharType="separate"/>
      </w:r>
      <w:r>
        <w:rPr>
          <w:noProof/>
        </w:rPr>
        <w:t>264</w:t>
      </w:r>
      <w:r>
        <w:rPr>
          <w:noProof/>
        </w:rPr>
        <w:fldChar w:fldCharType="end"/>
      </w:r>
    </w:p>
    <w:p w:rsidR="00B90883" w:rsidRDefault="00B90883">
      <w:pPr>
        <w:pStyle w:val="TOC1"/>
        <w:tabs>
          <w:tab w:val="right" w:leader="dot" w:pos="8296"/>
        </w:tabs>
        <w:rPr>
          <w:b w:val="0"/>
          <w:bCs w:val="0"/>
          <w:caps w:val="0"/>
          <w:noProof/>
          <w:kern w:val="2"/>
          <w:sz w:val="21"/>
          <w:szCs w:val="24"/>
        </w:rPr>
      </w:pPr>
      <w:r>
        <w:rPr>
          <w:rFonts w:hint="eastAsia"/>
          <w:noProof/>
        </w:rPr>
        <w:t>第十八章　编程参考</w:t>
      </w:r>
      <w:r>
        <w:rPr>
          <w:noProof/>
        </w:rPr>
        <w:tab/>
      </w:r>
      <w:r>
        <w:rPr>
          <w:noProof/>
        </w:rPr>
        <w:fldChar w:fldCharType="begin"/>
      </w:r>
      <w:r>
        <w:rPr>
          <w:noProof/>
        </w:rPr>
        <w:instrText xml:space="preserve"> PAGEREF _Toc197919161 \h </w:instrText>
      </w:r>
      <w:r>
        <w:rPr>
          <w:noProof/>
        </w:rPr>
      </w:r>
      <w:r>
        <w:rPr>
          <w:noProof/>
        </w:rPr>
        <w:fldChar w:fldCharType="separate"/>
      </w:r>
      <w:r>
        <w:rPr>
          <w:noProof/>
        </w:rPr>
        <w:t>265</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18.1 CAR</w:t>
      </w:r>
      <w:r w:rsidRPr="00A30998">
        <w:rPr>
          <w:rFonts w:ascii="宋体" w:hAnsi="宋体" w:hint="eastAsia"/>
          <w:noProof/>
        </w:rPr>
        <w:t>语法规范</w:t>
      </w:r>
      <w:r>
        <w:rPr>
          <w:noProof/>
        </w:rPr>
        <w:tab/>
      </w:r>
      <w:r>
        <w:rPr>
          <w:noProof/>
        </w:rPr>
        <w:fldChar w:fldCharType="begin"/>
      </w:r>
      <w:r>
        <w:rPr>
          <w:noProof/>
        </w:rPr>
        <w:instrText xml:space="preserve"> PAGEREF _Toc197919162 \h </w:instrText>
      </w:r>
      <w:r>
        <w:rPr>
          <w:noProof/>
        </w:rPr>
      </w:r>
      <w:r>
        <w:rPr>
          <w:noProof/>
        </w:rPr>
        <w:fldChar w:fldCharType="separate"/>
      </w:r>
      <w:r>
        <w:rPr>
          <w:noProof/>
        </w:rPr>
        <w:t>265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18.1.1 CAR</w:t>
      </w:r>
      <w:r w:rsidRPr="00A30998">
        <w:rPr>
          <w:rFonts w:ascii="宋体" w:hAnsi="宋体" w:hint="eastAsia"/>
          <w:noProof/>
        </w:rPr>
        <w:t>文件与调用</w:t>
      </w:r>
      <w:r w:rsidRPr="00A30998">
        <w:rPr>
          <w:rFonts w:ascii="宋体" w:hAnsi="宋体"/>
          <w:noProof/>
        </w:rPr>
        <w:t>CAR</w:t>
      </w:r>
      <w:r w:rsidRPr="00A30998">
        <w:rPr>
          <w:rFonts w:ascii="宋体" w:hAnsi="宋体" w:hint="eastAsia"/>
          <w:noProof/>
        </w:rPr>
        <w:t>构件的</w:t>
      </w:r>
      <w:r w:rsidRPr="00A30998">
        <w:rPr>
          <w:rFonts w:ascii="宋体" w:hAnsi="宋体"/>
          <w:noProof/>
        </w:rPr>
        <w:t>C++</w:t>
      </w:r>
      <w:r w:rsidRPr="00A30998">
        <w:rPr>
          <w:rFonts w:ascii="宋体" w:hAnsi="宋体" w:hint="eastAsia"/>
          <w:noProof/>
        </w:rPr>
        <w:t>文件的对应关系</w:t>
      </w:r>
      <w:r>
        <w:rPr>
          <w:noProof/>
        </w:rPr>
        <w:tab/>
      </w:r>
      <w:r>
        <w:rPr>
          <w:noProof/>
        </w:rPr>
        <w:fldChar w:fldCharType="begin"/>
      </w:r>
      <w:r>
        <w:rPr>
          <w:noProof/>
        </w:rPr>
        <w:instrText xml:space="preserve"> PAGEREF _Toc197919163 \h </w:instrText>
      </w:r>
      <w:r>
        <w:rPr>
          <w:noProof/>
        </w:rPr>
      </w:r>
      <w:r>
        <w:rPr>
          <w:noProof/>
        </w:rPr>
        <w:fldChar w:fldCharType="separate"/>
      </w:r>
      <w:r>
        <w:rPr>
          <w:noProof/>
        </w:rPr>
        <w:t>265</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18.1.2 CAR</w:t>
      </w:r>
      <w:r w:rsidRPr="00A30998">
        <w:rPr>
          <w:rFonts w:ascii="宋体" w:hAnsi="宋体" w:hint="eastAsia"/>
          <w:noProof/>
        </w:rPr>
        <w:t>文件与编译</w:t>
      </w:r>
      <w:r w:rsidRPr="00A30998">
        <w:rPr>
          <w:rFonts w:ascii="宋体" w:hAnsi="宋体"/>
          <w:noProof/>
        </w:rPr>
        <w:t>CAR</w:t>
      </w:r>
      <w:r w:rsidRPr="00A30998">
        <w:rPr>
          <w:rFonts w:ascii="宋体" w:hAnsi="宋体" w:hint="eastAsia"/>
          <w:noProof/>
        </w:rPr>
        <w:t>文件自动生成</w:t>
      </w:r>
      <w:r w:rsidRPr="00A30998">
        <w:rPr>
          <w:rFonts w:ascii="宋体" w:hAnsi="宋体"/>
          <w:noProof/>
        </w:rPr>
        <w:t>C++</w:t>
      </w:r>
      <w:r w:rsidRPr="00A30998">
        <w:rPr>
          <w:rFonts w:ascii="宋体" w:hAnsi="宋体" w:hint="eastAsia"/>
          <w:noProof/>
        </w:rPr>
        <w:t>文件的对应关系</w:t>
      </w:r>
      <w:r>
        <w:rPr>
          <w:noProof/>
        </w:rPr>
        <w:tab/>
      </w:r>
      <w:r>
        <w:rPr>
          <w:noProof/>
        </w:rPr>
        <w:fldChar w:fldCharType="begin"/>
      </w:r>
      <w:r>
        <w:rPr>
          <w:noProof/>
        </w:rPr>
        <w:instrText xml:space="preserve"> PAGEREF _Toc197919164 \h </w:instrText>
      </w:r>
      <w:r>
        <w:rPr>
          <w:noProof/>
        </w:rPr>
      </w:r>
      <w:r>
        <w:rPr>
          <w:noProof/>
        </w:rPr>
        <w:fldChar w:fldCharType="separate"/>
      </w:r>
      <w:r>
        <w:rPr>
          <w:noProof/>
        </w:rPr>
        <w:t>266</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18.1.3 XML-Glue</w:t>
      </w:r>
      <w:r w:rsidRPr="00A30998">
        <w:rPr>
          <w:rFonts w:ascii="宋体" w:hAnsi="宋体" w:hint="eastAsia"/>
          <w:noProof/>
        </w:rPr>
        <w:t>文件和</w:t>
      </w:r>
      <w:r w:rsidRPr="00A30998">
        <w:rPr>
          <w:rFonts w:ascii="宋体" w:hAnsi="宋体"/>
          <w:noProof/>
        </w:rPr>
        <w:t>CAR</w:t>
      </w:r>
      <w:r w:rsidRPr="00A30998">
        <w:rPr>
          <w:rFonts w:ascii="宋体" w:hAnsi="宋体" w:hint="eastAsia"/>
          <w:noProof/>
        </w:rPr>
        <w:t>文件的对应关系</w:t>
      </w:r>
      <w:r>
        <w:rPr>
          <w:noProof/>
        </w:rPr>
        <w:tab/>
      </w:r>
      <w:r>
        <w:rPr>
          <w:noProof/>
        </w:rPr>
        <w:fldChar w:fldCharType="begin"/>
      </w:r>
      <w:r>
        <w:rPr>
          <w:noProof/>
        </w:rPr>
        <w:instrText xml:space="preserve"> PAGEREF _Toc197919165 \h </w:instrText>
      </w:r>
      <w:r>
        <w:rPr>
          <w:noProof/>
        </w:rPr>
      </w:r>
      <w:r>
        <w:rPr>
          <w:noProof/>
        </w:rPr>
        <w:fldChar w:fldCharType="separate"/>
      </w:r>
      <w:r>
        <w:rPr>
          <w:noProof/>
        </w:rPr>
        <w:t>268</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18.1.4 JavaScript</w:t>
      </w:r>
      <w:r w:rsidRPr="00A30998">
        <w:rPr>
          <w:rFonts w:ascii="宋体" w:hAnsi="宋体" w:hint="eastAsia"/>
          <w:noProof/>
        </w:rPr>
        <w:t>文件与</w:t>
      </w:r>
      <w:r w:rsidRPr="00A30998">
        <w:rPr>
          <w:rFonts w:ascii="宋体" w:hAnsi="宋体"/>
          <w:noProof/>
        </w:rPr>
        <w:t>CAR</w:t>
      </w:r>
      <w:r w:rsidRPr="00A30998">
        <w:rPr>
          <w:rFonts w:ascii="宋体" w:hAnsi="宋体" w:hint="eastAsia"/>
          <w:noProof/>
        </w:rPr>
        <w:t>文件的对应关系</w:t>
      </w:r>
      <w:r>
        <w:rPr>
          <w:noProof/>
        </w:rPr>
        <w:tab/>
      </w:r>
      <w:r>
        <w:rPr>
          <w:noProof/>
        </w:rPr>
        <w:fldChar w:fldCharType="begin"/>
      </w:r>
      <w:r>
        <w:rPr>
          <w:noProof/>
        </w:rPr>
        <w:instrText xml:space="preserve"> PAGEREF _Toc197919166 \h </w:instrText>
      </w:r>
      <w:r>
        <w:rPr>
          <w:noProof/>
        </w:rPr>
      </w:r>
      <w:r>
        <w:rPr>
          <w:noProof/>
        </w:rPr>
        <w:fldChar w:fldCharType="separate"/>
      </w:r>
      <w:r>
        <w:rPr>
          <w:noProof/>
        </w:rPr>
        <w:t>270</w:t>
      </w:r>
      <w:r>
        <w:rPr>
          <w:noProof/>
        </w:rPr>
        <w:fldChar w:fldCharType="end"/>
      </w:r>
    </w:p>
    <w:p w:rsidR="00B90883" w:rsidRDefault="00B90883">
      <w:pPr>
        <w:pStyle w:val="TOC3"/>
        <w:tabs>
          <w:tab w:val="right" w:leader="dot" w:pos="8296"/>
        </w:tabs>
        <w:rPr>
          <w:i w:val="0"/>
          <w:iCs w:val="0"/>
          <w:noProof/>
          <w:kern w:val="2"/>
          <w:sz w:val="21"/>
          <w:szCs w:val="24"/>
        </w:rPr>
      </w:pPr>
      <w:r w:rsidRPr="00A30998">
        <w:rPr>
          <w:rFonts w:ascii="宋体" w:hAnsi="宋体"/>
          <w:noProof/>
        </w:rPr>
        <w:t>18.1.5 Lua</w:t>
      </w:r>
      <w:r w:rsidRPr="00A30998">
        <w:rPr>
          <w:rFonts w:ascii="宋体" w:hAnsi="宋体" w:hint="eastAsia"/>
          <w:noProof/>
        </w:rPr>
        <w:t>文件与</w:t>
      </w:r>
      <w:r w:rsidRPr="00A30998">
        <w:rPr>
          <w:rFonts w:ascii="宋体" w:hAnsi="宋体"/>
          <w:noProof/>
        </w:rPr>
        <w:t>CAR</w:t>
      </w:r>
      <w:r w:rsidRPr="00A30998">
        <w:rPr>
          <w:rFonts w:ascii="宋体" w:hAnsi="宋体" w:hint="eastAsia"/>
          <w:noProof/>
        </w:rPr>
        <w:t>文件的对应关系</w:t>
      </w:r>
      <w:r>
        <w:rPr>
          <w:noProof/>
        </w:rPr>
        <w:tab/>
      </w:r>
      <w:r>
        <w:rPr>
          <w:noProof/>
        </w:rPr>
        <w:fldChar w:fldCharType="begin"/>
      </w:r>
      <w:r>
        <w:rPr>
          <w:noProof/>
        </w:rPr>
        <w:instrText xml:space="preserve"> PAGEREF _Toc197919167 \h </w:instrText>
      </w:r>
      <w:r>
        <w:rPr>
          <w:noProof/>
        </w:rPr>
      </w:r>
      <w:r>
        <w:rPr>
          <w:noProof/>
        </w:rPr>
        <w:fldChar w:fldCharType="separate"/>
      </w:r>
      <w:r>
        <w:rPr>
          <w:noProof/>
        </w:rPr>
        <w:t>270</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18.2 CAR</w:t>
      </w:r>
      <w:r w:rsidRPr="00A30998">
        <w:rPr>
          <w:rFonts w:ascii="宋体" w:hAnsi="宋体" w:hint="eastAsia"/>
          <w:noProof/>
        </w:rPr>
        <w:t>编译提示信息</w:t>
      </w:r>
      <w:r>
        <w:rPr>
          <w:noProof/>
        </w:rPr>
        <w:tab/>
      </w:r>
      <w:r>
        <w:rPr>
          <w:noProof/>
        </w:rPr>
        <w:fldChar w:fldCharType="begin"/>
      </w:r>
      <w:r>
        <w:rPr>
          <w:noProof/>
        </w:rPr>
        <w:instrText xml:space="preserve"> PAGEREF _Toc197919168 \h </w:instrText>
      </w:r>
      <w:r>
        <w:rPr>
          <w:noProof/>
        </w:rPr>
      </w:r>
      <w:r>
        <w:rPr>
          <w:noProof/>
        </w:rPr>
        <w:fldChar w:fldCharType="separate"/>
      </w:r>
      <w:r>
        <w:rPr>
          <w:noProof/>
        </w:rPr>
        <w:t>271</w:t>
      </w:r>
      <w:r>
        <w:rPr>
          <w:noProof/>
        </w:rPr>
        <w:fldChar w:fldCharType="end"/>
      </w:r>
    </w:p>
    <w:p w:rsidR="00B90883" w:rsidRDefault="00B90883">
      <w:pPr>
        <w:pStyle w:val="TOC2"/>
        <w:tabs>
          <w:tab w:val="right" w:leader="dot" w:pos="8296"/>
        </w:tabs>
        <w:rPr>
          <w:smallCaps w:val="0"/>
          <w:noProof/>
          <w:kern w:val="2"/>
          <w:sz w:val="21"/>
          <w:szCs w:val="24"/>
        </w:rPr>
      </w:pPr>
      <w:r w:rsidRPr="00A30998">
        <w:rPr>
          <w:rFonts w:ascii="宋体" w:hAnsi="宋体"/>
          <w:noProof/>
        </w:rPr>
        <w:t xml:space="preserve">18.3 </w:t>
      </w:r>
      <w:r w:rsidRPr="00A30998">
        <w:rPr>
          <w:rFonts w:ascii="宋体" w:hAnsi="宋体" w:hint="eastAsia"/>
          <w:noProof/>
        </w:rPr>
        <w:t>常用宏定义使用规范</w:t>
      </w:r>
      <w:r>
        <w:rPr>
          <w:noProof/>
        </w:rPr>
        <w:tab/>
      </w:r>
      <w:r>
        <w:rPr>
          <w:noProof/>
        </w:rPr>
        <w:fldChar w:fldCharType="begin"/>
      </w:r>
      <w:r>
        <w:rPr>
          <w:noProof/>
        </w:rPr>
        <w:instrText xml:space="preserve"> PAGEREF _Toc197919169 \h </w:instrText>
      </w:r>
      <w:r>
        <w:rPr>
          <w:noProof/>
        </w:rPr>
      </w:r>
      <w:r>
        <w:rPr>
          <w:noProof/>
        </w:rPr>
        <w:fldChar w:fldCharType="separate"/>
      </w:r>
      <w:r>
        <w:rPr>
          <w:noProof/>
        </w:rPr>
        <w:t>274</w:t>
      </w:r>
      <w:r>
        <w:rPr>
          <w:noProof/>
        </w:rPr>
        <w:fldChar w:fldCharType="end"/>
      </w:r>
    </w:p>
    <w:p w:rsidR="00897959" w:rsidRPr="00BF32A9" w:rsidRDefault="00B3579F" w:rsidP="00BF32A9">
      <w:pPr>
        <w:spacing w:line="300" w:lineRule="auto"/>
        <w:rPr>
          <w:rFonts w:hint="eastAsia"/>
          <w:sz w:val="21"/>
        </w:rPr>
      </w:pPr>
      <w:r w:rsidRPr="00BF32A9">
        <w:rPr>
          <w:sz w:val="21"/>
          <w:szCs w:val="44"/>
        </w:rPr>
        <w:fldChar w:fldCharType="end"/>
      </w:r>
    </w:p>
    <w:p w:rsidR="00897959" w:rsidRDefault="00897959" w:rsidP="00897959">
      <w:pPr>
        <w:sectPr w:rsidR="00897959" w:rsidSect="00417783">
          <w:headerReference w:type="default" r:id="rId11"/>
          <w:footerReference w:type="default" r:id="rId12"/>
          <w:headerReference w:type="first" r:id="rId13"/>
          <w:footerReference w:type="first" r:id="rId14"/>
          <w:pgSz w:w="11906" w:h="16838"/>
          <w:pgMar w:top="1440" w:right="1800" w:bottom="1440" w:left="1800" w:header="708" w:footer="708" w:gutter="0"/>
          <w:pgNumType w:fmt="lowerRoman" w:start="1"/>
          <w:cols w:space="708"/>
          <w:docGrid w:linePitch="360"/>
        </w:sect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rPr>
          <w:rFonts w:hint="eastAsia"/>
          <w:noProof/>
        </w:rPr>
      </w:pPr>
    </w:p>
    <w:p w:rsidR="002720C4" w:rsidRDefault="002720C4" w:rsidP="002720C4">
      <w:pPr>
        <w:snapToGrid w:val="0"/>
        <w:spacing w:line="300" w:lineRule="auto"/>
        <w:rPr>
          <w:rFonts w:hint="eastAsia"/>
        </w:rPr>
      </w:pPr>
    </w:p>
    <w:p w:rsidR="00B275D6" w:rsidRPr="00B468BE" w:rsidRDefault="007C2157" w:rsidP="00BA4562">
      <w:pPr>
        <w:pStyle w:val="1125"/>
        <w:rPr>
          <w:rFonts w:hint="eastAsia"/>
        </w:rPr>
      </w:pPr>
      <w:bookmarkStart w:id="2" w:name="_Toc152754221"/>
      <w:bookmarkStart w:id="3" w:name="_Toc197918932"/>
      <w:r>
        <w:rPr>
          <w:rFonts w:hint="eastAsia"/>
        </w:rPr>
        <w:t>第一篇</w:t>
      </w:r>
      <w:r w:rsidR="00DC3C9D">
        <w:rPr>
          <w:rFonts w:hint="eastAsia"/>
        </w:rPr>
        <w:t xml:space="preserve">　</w:t>
      </w:r>
      <w:r>
        <w:rPr>
          <w:rFonts w:hint="eastAsia"/>
        </w:rPr>
        <w:t>CAR</w:t>
      </w:r>
      <w:r w:rsidRPr="007C2157">
        <w:rPr>
          <w:rFonts w:hint="eastAsia"/>
        </w:rPr>
        <w:t>的背景和规范</w:t>
      </w:r>
      <w:bookmarkEnd w:id="1"/>
      <w:bookmarkEnd w:id="2"/>
      <w:bookmarkEnd w:id="3"/>
    </w:p>
    <w:p w:rsidR="008804F1" w:rsidRPr="00014BDB" w:rsidRDefault="00897959" w:rsidP="00124A87">
      <w:pPr>
        <w:widowControl w:val="0"/>
        <w:tabs>
          <w:tab w:val="left" w:pos="720"/>
        </w:tabs>
        <w:autoSpaceDE w:val="0"/>
        <w:autoSpaceDN w:val="0"/>
        <w:adjustRightInd w:val="0"/>
        <w:snapToGrid w:val="0"/>
        <w:spacing w:line="300" w:lineRule="auto"/>
        <w:ind w:right="17"/>
        <w:rPr>
          <w:rFonts w:hint="eastAsia"/>
          <w:color w:val="FF0000"/>
          <w:sz w:val="21"/>
          <w:szCs w:val="21"/>
        </w:rPr>
      </w:pPr>
      <w:r>
        <w:rPr>
          <w:color w:val="FF0000"/>
          <w:sz w:val="21"/>
          <w:szCs w:val="21"/>
        </w:rPr>
        <w:br w:type="page"/>
      </w:r>
    </w:p>
    <w:p w:rsidR="00B275D6" w:rsidRPr="00B468BE" w:rsidRDefault="008804F1" w:rsidP="000908B9">
      <w:pPr>
        <w:pStyle w:val="1125"/>
        <w:rPr>
          <w:rFonts w:hint="eastAsia"/>
          <w:szCs w:val="44"/>
        </w:rPr>
      </w:pPr>
      <w:bookmarkStart w:id="4" w:name="_Toc148260989"/>
      <w:bookmarkStart w:id="5" w:name="_Toc152754222"/>
      <w:bookmarkStart w:id="6" w:name="_Toc197918933"/>
      <w:r>
        <w:t>第</w:t>
      </w:r>
      <w:r>
        <w:rPr>
          <w:rFonts w:hint="eastAsia"/>
        </w:rPr>
        <w:t>一</w:t>
      </w:r>
      <w:r w:rsidR="00B275D6" w:rsidRPr="00B468BE">
        <w:t>章</w:t>
      </w:r>
      <w:r w:rsidR="00DC3C9D">
        <w:rPr>
          <w:rFonts w:hint="eastAsia"/>
        </w:rPr>
        <w:t xml:space="preserve">　</w:t>
      </w:r>
      <w:r w:rsidR="00B275D6" w:rsidRPr="00B468BE">
        <w:t>CAR</w:t>
      </w:r>
      <w:r w:rsidR="00B275D6" w:rsidRPr="00B468BE">
        <w:t>技术的</w:t>
      </w:r>
      <w:r>
        <w:rPr>
          <w:rFonts w:hint="eastAsia"/>
        </w:rPr>
        <w:t>起源</w:t>
      </w:r>
      <w:bookmarkEnd w:id="4"/>
      <w:bookmarkEnd w:id="5"/>
      <w:bookmarkEnd w:id="6"/>
    </w:p>
    <w:p w:rsidR="00B275D6" w:rsidRPr="00124A87" w:rsidRDefault="00B275D6" w:rsidP="00124A87">
      <w:pPr>
        <w:widowControl w:val="0"/>
        <w:tabs>
          <w:tab w:val="left" w:pos="720"/>
        </w:tabs>
        <w:autoSpaceDE w:val="0"/>
        <w:autoSpaceDN w:val="0"/>
        <w:adjustRightInd w:val="0"/>
        <w:snapToGrid w:val="0"/>
        <w:spacing w:line="300" w:lineRule="auto"/>
        <w:ind w:right="17" w:firstLineChars="200" w:firstLine="420"/>
        <w:rPr>
          <w:rFonts w:ascii="宋体" w:hAnsi="宋体" w:hint="eastAsia"/>
          <w:sz w:val="21"/>
          <w:szCs w:val="21"/>
        </w:rPr>
      </w:pPr>
      <w:r w:rsidRPr="00124A87">
        <w:rPr>
          <w:rFonts w:ascii="宋体" w:hAnsi="宋体"/>
          <w:sz w:val="21"/>
          <w:szCs w:val="21"/>
        </w:rPr>
        <w:t>为了更深刻的理解CAR技术，我们需要了解一些CAR技术的背景知识，它们对CAR技术的形成与发展有着重要的作用。</w:t>
      </w:r>
    </w:p>
    <w:p w:rsidR="008804F1" w:rsidRPr="00124A87" w:rsidRDefault="008804F1" w:rsidP="00BA4562">
      <w:pPr>
        <w:pStyle w:val="2"/>
        <w:snapToGrid w:val="0"/>
        <w:spacing w:line="300" w:lineRule="auto"/>
        <w:rPr>
          <w:rFonts w:ascii="宋体" w:hAnsi="宋体" w:hint="eastAsia"/>
        </w:rPr>
      </w:pPr>
      <w:bookmarkStart w:id="7" w:name="_Toc147125507"/>
      <w:bookmarkStart w:id="8" w:name="_Toc148260990"/>
      <w:bookmarkStart w:id="9" w:name="_Toc152754223"/>
      <w:bookmarkStart w:id="10" w:name="_Toc197918934"/>
      <w:r w:rsidRPr="006672E0">
        <w:rPr>
          <w:rFonts w:ascii="宋体" w:eastAsia="宋体" w:hAnsi="宋体"/>
        </w:rPr>
        <w:t>1.</w:t>
      </w:r>
      <w:r w:rsidRPr="006672E0">
        <w:rPr>
          <w:rFonts w:ascii="宋体" w:eastAsia="宋体" w:hAnsi="宋体" w:hint="eastAsia"/>
        </w:rPr>
        <w:t xml:space="preserve">1 </w:t>
      </w:r>
      <w:r w:rsidR="00666EC9">
        <w:rPr>
          <w:rFonts w:ascii="宋体" w:eastAsia="宋体" w:hAnsi="宋体" w:hint="eastAsia"/>
        </w:rPr>
        <w:t>构件</w:t>
      </w:r>
      <w:r w:rsidRPr="006672E0">
        <w:rPr>
          <w:rFonts w:ascii="宋体" w:eastAsia="宋体" w:hAnsi="宋体" w:hint="eastAsia"/>
        </w:rPr>
        <w:t>的产生</w:t>
      </w:r>
      <w:bookmarkEnd w:id="7"/>
      <w:bookmarkEnd w:id="8"/>
      <w:bookmarkEnd w:id="9"/>
      <w:bookmarkEnd w:id="10"/>
    </w:p>
    <w:p w:rsidR="008804F1" w:rsidRPr="00124A87" w:rsidRDefault="008804F1" w:rsidP="00124A87">
      <w:pPr>
        <w:spacing w:line="300" w:lineRule="auto"/>
        <w:rPr>
          <w:rFonts w:ascii="宋体" w:hAnsi="宋体" w:hint="eastAsia"/>
          <w:sz w:val="21"/>
          <w:szCs w:val="21"/>
        </w:rPr>
      </w:pPr>
      <w:r w:rsidRPr="00124A87">
        <w:rPr>
          <w:rFonts w:ascii="宋体" w:hAnsi="宋体" w:hint="eastAsia"/>
          <w:sz w:val="21"/>
          <w:szCs w:val="21"/>
        </w:rPr>
        <w:t xml:space="preserve">    在计算机软件发展的早期，一个应用系统往往是一个单独的应用程序。应用越复杂，程序就越庞大，系统开发的难度也就越大。而且，一旦系统的某个版本完成以后，在下个版本出来之前，应用程序不会再有所改变。而对于庞大的程序来讲，更新版本的周期很长，在两个版本之间，如果由于操作系统发生了变化，或者硬件平台有了变化，则应用系统就很难适应这样的变化。所以这类单体应用程序已经不能满足计算机软硬件的发展需要。</w:t>
      </w:r>
    </w:p>
    <w:p w:rsidR="008804F1" w:rsidRPr="00124A87" w:rsidRDefault="008804F1" w:rsidP="00124A87">
      <w:pPr>
        <w:spacing w:line="300" w:lineRule="auto"/>
        <w:rPr>
          <w:rFonts w:ascii="宋体" w:hAnsi="宋体" w:hint="eastAsia"/>
          <w:sz w:val="21"/>
          <w:szCs w:val="21"/>
        </w:rPr>
      </w:pPr>
      <w:r w:rsidRPr="00124A87">
        <w:rPr>
          <w:rFonts w:ascii="宋体" w:hAnsi="宋体" w:hint="eastAsia"/>
          <w:sz w:val="21"/>
          <w:szCs w:val="21"/>
        </w:rPr>
        <w:t xml:space="preserve">    从软件模型角度来考虑，一个很自然的想法就是把一个庞大的应用程序分成多个模块，每一个模块保持一定的功能独立性，在协同工作时，通过相互之间的接口完成实际的任务。我们把每一个这样的模块称为</w:t>
      </w:r>
      <w:r w:rsidR="00BA398A">
        <w:rPr>
          <w:rFonts w:ascii="宋体" w:hAnsi="宋体" w:hint="eastAsia"/>
          <w:sz w:val="21"/>
          <w:szCs w:val="21"/>
        </w:rPr>
        <w:t>“</w:t>
      </w:r>
      <w:r w:rsidR="00666EC9">
        <w:rPr>
          <w:rFonts w:ascii="宋体" w:hAnsi="宋体" w:hint="eastAsia"/>
          <w:sz w:val="21"/>
          <w:szCs w:val="21"/>
        </w:rPr>
        <w:t>构件</w:t>
      </w:r>
      <w:r w:rsidR="00BA398A">
        <w:rPr>
          <w:rFonts w:ascii="宋体" w:hAnsi="宋体" w:hint="eastAsia"/>
          <w:sz w:val="21"/>
          <w:szCs w:val="21"/>
        </w:rPr>
        <w:t>”（component）</w:t>
      </w:r>
      <w:r w:rsidRPr="00124A87">
        <w:rPr>
          <w:rFonts w:ascii="宋体" w:hAnsi="宋体" w:hint="eastAsia"/>
          <w:sz w:val="21"/>
          <w:szCs w:val="21"/>
        </w:rPr>
        <w:t>，一个设计良好的应用系统往往被切分成一些</w:t>
      </w:r>
      <w:r w:rsidR="00666EC9">
        <w:rPr>
          <w:rFonts w:ascii="宋体" w:hAnsi="宋体" w:hint="eastAsia"/>
          <w:sz w:val="21"/>
          <w:szCs w:val="21"/>
        </w:rPr>
        <w:t>构件</w:t>
      </w:r>
      <w:r w:rsidRPr="00124A87">
        <w:rPr>
          <w:rFonts w:ascii="宋体" w:hAnsi="宋体" w:hint="eastAsia"/>
          <w:sz w:val="21"/>
          <w:szCs w:val="21"/>
        </w:rPr>
        <w:t>，这些</w:t>
      </w:r>
      <w:r w:rsidR="00666EC9">
        <w:rPr>
          <w:rFonts w:ascii="宋体" w:hAnsi="宋体" w:hint="eastAsia"/>
          <w:sz w:val="21"/>
          <w:szCs w:val="21"/>
        </w:rPr>
        <w:t>构件</w:t>
      </w:r>
      <w:r w:rsidRPr="00124A87">
        <w:rPr>
          <w:rFonts w:ascii="宋体" w:hAnsi="宋体" w:hint="eastAsia"/>
          <w:sz w:val="21"/>
          <w:szCs w:val="21"/>
        </w:rPr>
        <w:t>可以单独开发，单独编译，甚至单独调试。当所有的</w:t>
      </w:r>
      <w:r w:rsidR="00666EC9">
        <w:rPr>
          <w:rFonts w:ascii="宋体" w:hAnsi="宋体" w:hint="eastAsia"/>
          <w:sz w:val="21"/>
          <w:szCs w:val="21"/>
        </w:rPr>
        <w:t>构件</w:t>
      </w:r>
      <w:r w:rsidRPr="00124A87">
        <w:rPr>
          <w:rFonts w:ascii="宋体" w:hAnsi="宋体" w:hint="eastAsia"/>
          <w:sz w:val="21"/>
          <w:szCs w:val="21"/>
        </w:rPr>
        <w:t>开发完成后，把它们组合在一起就得到了完整的应用系统。当系统的外界软硬件环境发生变化或者用户的需求有所更改时，并不需要对所有的</w:t>
      </w:r>
      <w:r w:rsidR="00666EC9">
        <w:rPr>
          <w:rFonts w:ascii="宋体" w:hAnsi="宋体" w:hint="eastAsia"/>
          <w:sz w:val="21"/>
          <w:szCs w:val="21"/>
        </w:rPr>
        <w:t>构件</w:t>
      </w:r>
      <w:r w:rsidRPr="00124A87">
        <w:rPr>
          <w:rFonts w:ascii="宋体" w:hAnsi="宋体" w:hint="eastAsia"/>
          <w:sz w:val="21"/>
          <w:szCs w:val="21"/>
        </w:rPr>
        <w:t>进行修改，而只需对受影响的</w:t>
      </w:r>
      <w:r w:rsidR="00666EC9">
        <w:rPr>
          <w:rFonts w:ascii="宋体" w:hAnsi="宋体" w:hint="eastAsia"/>
          <w:sz w:val="21"/>
          <w:szCs w:val="21"/>
        </w:rPr>
        <w:t>构件</w:t>
      </w:r>
      <w:r w:rsidRPr="00124A87">
        <w:rPr>
          <w:rFonts w:ascii="宋体" w:hAnsi="宋体" w:hint="eastAsia"/>
          <w:sz w:val="21"/>
          <w:szCs w:val="21"/>
        </w:rPr>
        <w:t>进行修改，然后重新组合得到新的升级软件。图1</w:t>
      </w:r>
      <w:r w:rsidR="00A90155">
        <w:rPr>
          <w:rFonts w:ascii="宋体" w:hAnsi="宋体" w:hint="eastAsia"/>
          <w:sz w:val="21"/>
          <w:szCs w:val="21"/>
        </w:rPr>
        <w:t>.</w:t>
      </w:r>
      <w:r w:rsidRPr="00124A87">
        <w:rPr>
          <w:rFonts w:ascii="宋体" w:hAnsi="宋体" w:hint="eastAsia"/>
          <w:sz w:val="21"/>
          <w:szCs w:val="21"/>
        </w:rPr>
        <w:t>1体现了这样的一个升级过程。</w:t>
      </w:r>
    </w:p>
    <w:p w:rsidR="008804F1" w:rsidRPr="00124A87" w:rsidRDefault="008804F1" w:rsidP="00124A87">
      <w:pPr>
        <w:spacing w:line="300" w:lineRule="auto"/>
        <w:rPr>
          <w:rFonts w:ascii="宋体" w:hAnsi="宋体" w:hint="eastAsia"/>
          <w:sz w:val="21"/>
          <w:szCs w:val="21"/>
        </w:rPr>
      </w:pPr>
      <w:r w:rsidRPr="00124A87">
        <w:rPr>
          <w:rFonts w:ascii="宋体" w:hAnsi="宋体" w:hint="eastAsia"/>
          <w:sz w:val="21"/>
          <w:szCs w:val="21"/>
        </w:rPr>
        <w:t xml:space="preserve">    图</w:t>
      </w:r>
      <w:r w:rsidR="00DC189B" w:rsidRPr="00124A87">
        <w:rPr>
          <w:rFonts w:ascii="宋体" w:hAnsi="宋体" w:hint="eastAsia"/>
          <w:sz w:val="21"/>
          <w:szCs w:val="21"/>
        </w:rPr>
        <w:t>1</w:t>
      </w:r>
      <w:r w:rsidR="00DC189B">
        <w:rPr>
          <w:rFonts w:ascii="宋体" w:hAnsi="宋体" w:hint="eastAsia"/>
          <w:sz w:val="21"/>
          <w:szCs w:val="21"/>
        </w:rPr>
        <w:t>.</w:t>
      </w:r>
      <w:r w:rsidR="00DC189B" w:rsidRPr="00124A87">
        <w:rPr>
          <w:rFonts w:ascii="宋体" w:hAnsi="宋体" w:hint="eastAsia"/>
          <w:sz w:val="21"/>
          <w:szCs w:val="21"/>
        </w:rPr>
        <w:t>1</w:t>
      </w:r>
      <w:r w:rsidRPr="00124A87">
        <w:rPr>
          <w:rFonts w:ascii="宋体" w:hAnsi="宋体" w:hint="eastAsia"/>
          <w:sz w:val="21"/>
          <w:szCs w:val="21"/>
        </w:rPr>
        <w:t>中，在应用系统版本一的实际使用过程中，由于软件环境发生了变化，</w:t>
      </w:r>
      <w:r w:rsidR="00666EC9">
        <w:rPr>
          <w:rFonts w:ascii="宋体" w:hAnsi="宋体" w:hint="eastAsia"/>
          <w:sz w:val="21"/>
          <w:szCs w:val="21"/>
        </w:rPr>
        <w:t>构件</w:t>
      </w:r>
      <w:r w:rsidRPr="00124A87">
        <w:rPr>
          <w:rFonts w:ascii="宋体" w:hAnsi="宋体" w:hint="eastAsia"/>
          <w:sz w:val="21"/>
          <w:szCs w:val="21"/>
        </w:rPr>
        <w:t>1和</w:t>
      </w:r>
      <w:r w:rsidR="00666EC9">
        <w:rPr>
          <w:rFonts w:ascii="宋体" w:hAnsi="宋体" w:hint="eastAsia"/>
          <w:sz w:val="21"/>
          <w:szCs w:val="21"/>
        </w:rPr>
        <w:t>构件</w:t>
      </w:r>
      <w:r w:rsidRPr="00124A87">
        <w:rPr>
          <w:rFonts w:ascii="宋体" w:hAnsi="宋体" w:hint="eastAsia"/>
          <w:sz w:val="21"/>
          <w:szCs w:val="21"/>
        </w:rPr>
        <w:t>4受到了影响，于是，在保持原来接口的基础上，对</w:t>
      </w:r>
      <w:r w:rsidR="00666EC9">
        <w:rPr>
          <w:rFonts w:ascii="宋体" w:hAnsi="宋体" w:hint="eastAsia"/>
          <w:sz w:val="21"/>
          <w:szCs w:val="21"/>
        </w:rPr>
        <w:t>构件</w:t>
      </w:r>
      <w:r w:rsidRPr="00124A87">
        <w:rPr>
          <w:rFonts w:ascii="宋体" w:hAnsi="宋体" w:hint="eastAsia"/>
          <w:sz w:val="21"/>
          <w:szCs w:val="21"/>
        </w:rPr>
        <w:t>l和</w:t>
      </w:r>
      <w:r w:rsidR="00666EC9">
        <w:rPr>
          <w:rFonts w:ascii="宋体" w:hAnsi="宋体" w:hint="eastAsia"/>
          <w:sz w:val="21"/>
          <w:szCs w:val="21"/>
        </w:rPr>
        <w:t>构件</w:t>
      </w:r>
      <w:r w:rsidRPr="00124A87">
        <w:rPr>
          <w:rFonts w:ascii="宋体" w:hAnsi="宋体" w:hint="eastAsia"/>
          <w:sz w:val="21"/>
          <w:szCs w:val="21"/>
        </w:rPr>
        <w:t>4进行了修改，分</w:t>
      </w:r>
    </w:p>
    <w:p w:rsidR="008804F1" w:rsidRPr="00124A87" w:rsidRDefault="008804F1" w:rsidP="00124A87">
      <w:pPr>
        <w:spacing w:line="300" w:lineRule="auto"/>
        <w:rPr>
          <w:rFonts w:ascii="宋体" w:hAnsi="宋体" w:hint="eastAsia"/>
          <w:sz w:val="21"/>
          <w:szCs w:val="21"/>
        </w:rPr>
      </w:pPr>
      <w:r w:rsidRPr="00124A87">
        <w:rPr>
          <w:rFonts w:ascii="宋体" w:hAnsi="宋体" w:hint="eastAsia"/>
          <w:sz w:val="21"/>
          <w:szCs w:val="21"/>
        </w:rPr>
        <w:t>别得到了</w:t>
      </w:r>
      <w:r w:rsidR="00666EC9">
        <w:rPr>
          <w:rFonts w:ascii="宋体" w:hAnsi="宋体" w:hint="eastAsia"/>
          <w:sz w:val="21"/>
          <w:szCs w:val="21"/>
        </w:rPr>
        <w:t>构件</w:t>
      </w:r>
      <w:smartTag w:uri="urn:schemas-microsoft-com:office:smarttags" w:element="chmetcnv">
        <w:smartTagPr>
          <w:attr w:name="UnitName" w:val="’"/>
          <w:attr w:name="SourceValue" w:val="1"/>
          <w:attr w:name="HasSpace" w:val="False"/>
          <w:attr w:name="Negative" w:val="False"/>
          <w:attr w:name="NumberType" w:val="1"/>
          <w:attr w:name="TCSC" w:val="0"/>
        </w:smartTagPr>
        <w:r w:rsidRPr="00124A87">
          <w:rPr>
            <w:rFonts w:ascii="宋体" w:hAnsi="宋体" w:hint="eastAsia"/>
            <w:sz w:val="21"/>
            <w:szCs w:val="21"/>
          </w:rPr>
          <w:t>1’</w:t>
        </w:r>
      </w:smartTag>
      <w:r w:rsidRPr="00124A87">
        <w:rPr>
          <w:rFonts w:ascii="宋体" w:hAnsi="宋体" w:hint="eastAsia"/>
          <w:sz w:val="21"/>
          <w:szCs w:val="21"/>
        </w:rPr>
        <w:t>和</w:t>
      </w:r>
      <w:r w:rsidR="00666EC9">
        <w:rPr>
          <w:rFonts w:ascii="宋体" w:hAnsi="宋体" w:hint="eastAsia"/>
          <w:sz w:val="21"/>
          <w:szCs w:val="21"/>
        </w:rPr>
        <w:t>构件</w:t>
      </w:r>
      <w:smartTag w:uri="urn:schemas-microsoft-com:office:smarttags" w:element="chmetcnv">
        <w:smartTagPr>
          <w:attr w:name="UnitName" w:val="’"/>
          <w:attr w:name="SourceValue" w:val="4"/>
          <w:attr w:name="HasSpace" w:val="False"/>
          <w:attr w:name="Negative" w:val="False"/>
          <w:attr w:name="NumberType" w:val="1"/>
          <w:attr w:name="TCSC" w:val="0"/>
        </w:smartTagPr>
        <w:r w:rsidRPr="00124A87">
          <w:rPr>
            <w:rFonts w:ascii="宋体" w:hAnsi="宋体" w:hint="eastAsia"/>
            <w:sz w:val="21"/>
            <w:szCs w:val="21"/>
          </w:rPr>
          <w:t>4’</w:t>
        </w:r>
      </w:smartTag>
      <w:r w:rsidRPr="00124A87">
        <w:rPr>
          <w:rFonts w:ascii="宋体" w:hAnsi="宋体" w:hint="eastAsia"/>
          <w:sz w:val="21"/>
          <w:szCs w:val="21"/>
        </w:rPr>
        <w:t>。把修改后的</w:t>
      </w:r>
      <w:r w:rsidR="00666EC9">
        <w:rPr>
          <w:rFonts w:ascii="宋体" w:hAnsi="宋体" w:hint="eastAsia"/>
          <w:sz w:val="21"/>
          <w:szCs w:val="21"/>
        </w:rPr>
        <w:t>构件</w:t>
      </w:r>
      <w:r w:rsidRPr="00124A87">
        <w:rPr>
          <w:rFonts w:ascii="宋体" w:hAnsi="宋体" w:hint="eastAsia"/>
          <w:sz w:val="21"/>
          <w:szCs w:val="21"/>
        </w:rPr>
        <w:t>和其他的</w:t>
      </w:r>
      <w:r w:rsidR="00666EC9">
        <w:rPr>
          <w:rFonts w:ascii="宋体" w:hAnsi="宋体" w:hint="eastAsia"/>
          <w:sz w:val="21"/>
          <w:szCs w:val="21"/>
        </w:rPr>
        <w:t>构件</w:t>
      </w:r>
      <w:r w:rsidRPr="00124A87">
        <w:rPr>
          <w:rFonts w:ascii="宋体" w:hAnsi="宋体" w:hint="eastAsia"/>
          <w:sz w:val="21"/>
          <w:szCs w:val="21"/>
        </w:rPr>
        <w:t>合在一起得到了新的应用系统版本二，它可以运行在新的软件环境下。于是在不修改</w:t>
      </w:r>
      <w:r w:rsidR="00666EC9">
        <w:rPr>
          <w:rFonts w:ascii="宋体" w:hAnsi="宋体" w:hint="eastAsia"/>
          <w:sz w:val="21"/>
          <w:szCs w:val="21"/>
        </w:rPr>
        <w:t>构件</w:t>
      </w:r>
      <w:r w:rsidRPr="00124A87">
        <w:rPr>
          <w:rFonts w:ascii="宋体" w:hAnsi="宋体" w:hint="eastAsia"/>
          <w:sz w:val="21"/>
          <w:szCs w:val="21"/>
        </w:rPr>
        <w:t>2、3、5、6的情况下，完成了软件的一次升级。</w:t>
      </w:r>
    </w:p>
    <w:p w:rsidR="008804F1" w:rsidRPr="00124A87" w:rsidRDefault="00B242CF" w:rsidP="00B242CF">
      <w:pPr>
        <w:spacing w:line="300" w:lineRule="auto"/>
        <w:jc w:val="center"/>
        <w:rPr>
          <w:rFonts w:ascii="宋体" w:hAnsi="宋体" w:hint="eastAsia"/>
          <w:sz w:val="21"/>
          <w:szCs w:val="21"/>
        </w:rPr>
      </w:pPr>
      <w:r>
        <w:object w:dxaOrig="9792" w:dyaOrig="4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97pt;height:137.4pt" o:ole="">
            <v:imagedata r:id="rId15" o:title=""/>
          </v:shape>
          <o:OLEObject Type="Embed" ProgID="Visio.Drawing.11" ShapeID="_x0000_i1038" DrawAspect="Content" ObjectID="_1670495678" r:id="rId16"/>
        </w:object>
      </w:r>
    </w:p>
    <w:p w:rsidR="008804F1" w:rsidRPr="00124A87" w:rsidRDefault="008804F1" w:rsidP="00124A87">
      <w:pPr>
        <w:spacing w:line="300" w:lineRule="auto"/>
        <w:ind w:firstLineChars="400" w:firstLine="840"/>
        <w:rPr>
          <w:rFonts w:ascii="宋体" w:hAnsi="宋体" w:hint="eastAsia"/>
          <w:sz w:val="21"/>
          <w:szCs w:val="21"/>
        </w:rPr>
      </w:pPr>
      <w:r w:rsidRPr="00124A87">
        <w:rPr>
          <w:rFonts w:ascii="宋体" w:hAnsi="宋体" w:hint="eastAsia"/>
          <w:sz w:val="21"/>
          <w:szCs w:val="21"/>
        </w:rPr>
        <w:t>图1</w:t>
      </w:r>
      <w:r w:rsidR="00DD7B8A">
        <w:rPr>
          <w:rFonts w:ascii="宋体" w:hAnsi="宋体" w:hint="eastAsia"/>
          <w:sz w:val="21"/>
          <w:szCs w:val="21"/>
        </w:rPr>
        <w:t>.</w:t>
      </w:r>
      <w:r w:rsidRPr="00124A87">
        <w:rPr>
          <w:rFonts w:ascii="宋体" w:hAnsi="宋体" w:hint="eastAsia"/>
          <w:sz w:val="21"/>
          <w:szCs w:val="21"/>
        </w:rPr>
        <w:t xml:space="preserve">1  </w:t>
      </w:r>
      <w:r w:rsidR="00666EC9">
        <w:rPr>
          <w:rFonts w:ascii="宋体" w:hAnsi="宋体" w:hint="eastAsia"/>
          <w:sz w:val="21"/>
          <w:szCs w:val="21"/>
        </w:rPr>
        <w:t>构件</w:t>
      </w:r>
      <w:r w:rsidRPr="00124A87">
        <w:rPr>
          <w:rFonts w:ascii="宋体" w:hAnsi="宋体" w:hint="eastAsia"/>
          <w:sz w:val="21"/>
          <w:szCs w:val="21"/>
        </w:rPr>
        <w:t>化应用程序的一种升级示例(图中没有标出</w:t>
      </w:r>
      <w:r w:rsidR="00666EC9">
        <w:rPr>
          <w:rFonts w:ascii="宋体" w:hAnsi="宋体" w:hint="eastAsia"/>
          <w:sz w:val="21"/>
          <w:szCs w:val="21"/>
        </w:rPr>
        <w:t>构件</w:t>
      </w:r>
      <w:r w:rsidRPr="00124A87">
        <w:rPr>
          <w:rFonts w:ascii="宋体" w:hAnsi="宋体" w:hint="eastAsia"/>
          <w:sz w:val="21"/>
          <w:szCs w:val="21"/>
        </w:rPr>
        <w:t>的接口关系)</w:t>
      </w:r>
    </w:p>
    <w:p w:rsidR="008804F1" w:rsidRPr="00124A87" w:rsidRDefault="008804F1" w:rsidP="00124A87">
      <w:pPr>
        <w:spacing w:line="300" w:lineRule="auto"/>
        <w:rPr>
          <w:rFonts w:ascii="宋体" w:hAnsi="宋体" w:hint="eastAsia"/>
          <w:sz w:val="21"/>
          <w:szCs w:val="21"/>
        </w:rPr>
      </w:pPr>
    </w:p>
    <w:p w:rsidR="008804F1" w:rsidRPr="00124A87" w:rsidRDefault="008804F1" w:rsidP="00124A87">
      <w:pPr>
        <w:spacing w:line="300" w:lineRule="auto"/>
        <w:rPr>
          <w:rFonts w:ascii="宋体" w:hAnsi="宋体" w:hint="eastAsia"/>
          <w:sz w:val="21"/>
          <w:szCs w:val="21"/>
        </w:rPr>
      </w:pPr>
      <w:r w:rsidRPr="00124A87">
        <w:rPr>
          <w:rFonts w:ascii="宋体" w:hAnsi="宋体" w:hint="eastAsia"/>
          <w:sz w:val="21"/>
          <w:szCs w:val="21"/>
        </w:rPr>
        <w:t xml:space="preserve">    </w:t>
      </w:r>
      <w:r w:rsidR="00666EC9">
        <w:rPr>
          <w:rFonts w:ascii="宋体" w:hAnsi="宋体" w:hint="eastAsia"/>
          <w:sz w:val="21"/>
          <w:szCs w:val="21"/>
        </w:rPr>
        <w:t>构件</w:t>
      </w:r>
      <w:r w:rsidRPr="00124A87">
        <w:rPr>
          <w:rFonts w:ascii="宋体" w:hAnsi="宋体" w:hint="eastAsia"/>
          <w:sz w:val="21"/>
          <w:szCs w:val="21"/>
        </w:rPr>
        <w:t>化软件结构为我们带来了极大的好处，除了软件升级的灵活性，还有其他一些优势，在后面的论述中我们将可以看到这些优势。有一点需要明确，要实现这种</w:t>
      </w:r>
      <w:r w:rsidR="00666EC9">
        <w:rPr>
          <w:rFonts w:ascii="宋体" w:hAnsi="宋体" w:hint="eastAsia"/>
          <w:sz w:val="21"/>
          <w:szCs w:val="21"/>
        </w:rPr>
        <w:t>构件</w:t>
      </w:r>
      <w:r w:rsidRPr="00124A87">
        <w:rPr>
          <w:rFonts w:ascii="宋体" w:hAnsi="宋体" w:hint="eastAsia"/>
          <w:sz w:val="21"/>
          <w:szCs w:val="21"/>
        </w:rPr>
        <w:t>化结构模型，并不是很轻松的事情，尤其对于复杂的应用，要把应用分成一些独立的</w:t>
      </w:r>
      <w:r w:rsidR="00666EC9">
        <w:rPr>
          <w:rFonts w:ascii="宋体" w:hAnsi="宋体" w:hint="eastAsia"/>
          <w:sz w:val="21"/>
          <w:szCs w:val="21"/>
        </w:rPr>
        <w:t>构件</w:t>
      </w:r>
      <w:r w:rsidRPr="00124A87">
        <w:rPr>
          <w:rFonts w:ascii="宋体" w:hAnsi="宋体" w:hint="eastAsia"/>
          <w:sz w:val="21"/>
          <w:szCs w:val="21"/>
        </w:rPr>
        <w:t>，而且这种切分</w:t>
      </w:r>
      <w:r w:rsidRPr="00124A87">
        <w:rPr>
          <w:rFonts w:ascii="宋体" w:hAnsi="宋体" w:hint="eastAsia"/>
          <w:sz w:val="21"/>
          <w:szCs w:val="21"/>
        </w:rPr>
        <w:lastRenderedPageBreak/>
        <w:t>还要尽可能符合系统的应用逻辑和业务要求，这是一门新的</w:t>
      </w:r>
      <w:r w:rsidR="00666EC9">
        <w:rPr>
          <w:rFonts w:ascii="宋体" w:hAnsi="宋体" w:hint="eastAsia"/>
          <w:sz w:val="21"/>
          <w:szCs w:val="21"/>
        </w:rPr>
        <w:t>构件</w:t>
      </w:r>
      <w:r w:rsidRPr="00124A87">
        <w:rPr>
          <w:rFonts w:ascii="宋体" w:hAnsi="宋体" w:hint="eastAsia"/>
          <w:sz w:val="21"/>
          <w:szCs w:val="21"/>
        </w:rPr>
        <w:t>化程序设计技术。它不同于传统的结构化程序设计技术，也不同于现在被广泛采用的面向对象程序设计技术。可以说，</w:t>
      </w:r>
      <w:r w:rsidR="00666EC9">
        <w:rPr>
          <w:rFonts w:ascii="宋体" w:hAnsi="宋体" w:hint="eastAsia"/>
          <w:sz w:val="21"/>
          <w:szCs w:val="21"/>
        </w:rPr>
        <w:t>构件</w:t>
      </w:r>
      <w:r w:rsidRPr="00124A87">
        <w:rPr>
          <w:rFonts w:ascii="宋体" w:hAnsi="宋体" w:hint="eastAsia"/>
          <w:sz w:val="21"/>
          <w:szCs w:val="21"/>
        </w:rPr>
        <w:t>化程序设计位于这二者之上，它更注重于应用系统的全局，要求从应用系统全方位来进行考察；在具体到某个</w:t>
      </w:r>
      <w:r w:rsidR="00666EC9">
        <w:rPr>
          <w:rFonts w:ascii="宋体" w:hAnsi="宋体" w:hint="eastAsia"/>
          <w:sz w:val="21"/>
          <w:szCs w:val="21"/>
        </w:rPr>
        <w:t>构件</w:t>
      </w:r>
      <w:r w:rsidRPr="00124A87">
        <w:rPr>
          <w:rFonts w:ascii="宋体" w:hAnsi="宋体" w:hint="eastAsia"/>
          <w:sz w:val="21"/>
          <w:szCs w:val="21"/>
        </w:rPr>
        <w:t>或模块的设计时，我们仍然需要结构化程序设计和面向对象程序设计技术作为基础。</w:t>
      </w:r>
    </w:p>
    <w:p w:rsidR="008804F1" w:rsidRDefault="008804F1" w:rsidP="008B5D47">
      <w:pPr>
        <w:spacing w:line="300" w:lineRule="auto"/>
        <w:ind w:firstLineChars="200" w:firstLine="420"/>
        <w:rPr>
          <w:rFonts w:hint="eastAsia"/>
        </w:rPr>
      </w:pPr>
      <w:r w:rsidRPr="008B5D47">
        <w:rPr>
          <w:rFonts w:ascii="宋体" w:hAnsi="宋体" w:hint="eastAsia"/>
          <w:sz w:val="21"/>
          <w:szCs w:val="21"/>
        </w:rPr>
        <w:t>我们经常听到“</w:t>
      </w:r>
      <w:r w:rsidR="00666EC9">
        <w:rPr>
          <w:rFonts w:ascii="宋体" w:hAnsi="宋体" w:hint="eastAsia"/>
          <w:sz w:val="21"/>
          <w:szCs w:val="21"/>
        </w:rPr>
        <w:t>构件</w:t>
      </w:r>
      <w:r w:rsidRPr="008B5D47">
        <w:rPr>
          <w:rFonts w:ascii="宋体" w:hAnsi="宋体" w:hint="eastAsia"/>
          <w:sz w:val="21"/>
          <w:szCs w:val="21"/>
        </w:rPr>
        <w:t>软件”和“软件</w:t>
      </w:r>
      <w:r w:rsidR="00666EC9">
        <w:rPr>
          <w:rFonts w:ascii="宋体" w:hAnsi="宋体" w:hint="eastAsia"/>
          <w:sz w:val="21"/>
          <w:szCs w:val="21"/>
        </w:rPr>
        <w:t>构件</w:t>
      </w:r>
      <w:r w:rsidRPr="008B5D47">
        <w:rPr>
          <w:rFonts w:ascii="宋体" w:hAnsi="宋体" w:hint="eastAsia"/>
          <w:sz w:val="21"/>
          <w:szCs w:val="21"/>
        </w:rPr>
        <w:t>”，在这种</w:t>
      </w:r>
      <w:r w:rsidR="00666EC9">
        <w:rPr>
          <w:rFonts w:ascii="宋体" w:hAnsi="宋体" w:hint="eastAsia"/>
          <w:sz w:val="21"/>
          <w:szCs w:val="21"/>
        </w:rPr>
        <w:t>构件</w:t>
      </w:r>
      <w:r w:rsidRPr="008B5D47">
        <w:rPr>
          <w:rFonts w:ascii="宋体" w:hAnsi="宋体" w:hint="eastAsia"/>
          <w:sz w:val="21"/>
          <w:szCs w:val="21"/>
        </w:rPr>
        <w:t>化的应用系统中，所谓</w:t>
      </w:r>
      <w:r w:rsidR="00666EC9">
        <w:rPr>
          <w:rFonts w:ascii="宋体" w:hAnsi="宋体" w:hint="eastAsia"/>
          <w:sz w:val="21"/>
          <w:szCs w:val="21"/>
        </w:rPr>
        <w:t>构件</w:t>
      </w:r>
      <w:r w:rsidRPr="008B5D47">
        <w:rPr>
          <w:rFonts w:ascii="宋体" w:hAnsi="宋体" w:hint="eastAsia"/>
          <w:sz w:val="21"/>
          <w:szCs w:val="21"/>
        </w:rPr>
        <w:t>软件是指按</w:t>
      </w:r>
      <w:r w:rsidR="00666EC9">
        <w:rPr>
          <w:rFonts w:ascii="宋体" w:hAnsi="宋体" w:hint="eastAsia"/>
          <w:sz w:val="21"/>
          <w:szCs w:val="21"/>
        </w:rPr>
        <w:t>构件</w:t>
      </w:r>
      <w:r w:rsidRPr="008B5D47">
        <w:rPr>
          <w:rFonts w:ascii="宋体" w:hAnsi="宋体" w:hint="eastAsia"/>
          <w:sz w:val="21"/>
          <w:szCs w:val="21"/>
        </w:rPr>
        <w:t>模型组合而得到的软件；所谓软件</w:t>
      </w:r>
      <w:r w:rsidR="00666EC9">
        <w:rPr>
          <w:rFonts w:ascii="宋体" w:hAnsi="宋体" w:hint="eastAsia"/>
          <w:sz w:val="21"/>
          <w:szCs w:val="21"/>
        </w:rPr>
        <w:t>构件</w:t>
      </w:r>
      <w:r w:rsidRPr="008B5D47">
        <w:rPr>
          <w:rFonts w:ascii="宋体" w:hAnsi="宋体" w:hint="eastAsia"/>
          <w:sz w:val="21"/>
          <w:szCs w:val="21"/>
        </w:rPr>
        <w:t>是指构成</w:t>
      </w:r>
      <w:r w:rsidR="00666EC9">
        <w:rPr>
          <w:rFonts w:ascii="宋体" w:hAnsi="宋体" w:hint="eastAsia"/>
          <w:sz w:val="21"/>
          <w:szCs w:val="21"/>
        </w:rPr>
        <w:t>构件</w:t>
      </w:r>
      <w:r w:rsidRPr="008B5D47">
        <w:rPr>
          <w:rFonts w:ascii="宋体" w:hAnsi="宋体" w:hint="eastAsia"/>
          <w:sz w:val="21"/>
          <w:szCs w:val="21"/>
        </w:rPr>
        <w:t>软件的每个</w:t>
      </w:r>
      <w:r w:rsidR="00666EC9">
        <w:rPr>
          <w:rFonts w:ascii="宋体" w:hAnsi="宋体" w:hint="eastAsia"/>
          <w:sz w:val="21"/>
          <w:szCs w:val="21"/>
        </w:rPr>
        <w:t>构件</w:t>
      </w:r>
      <w:r w:rsidRPr="008B5D47">
        <w:rPr>
          <w:rFonts w:ascii="宋体" w:hAnsi="宋体" w:hint="eastAsia"/>
          <w:sz w:val="21"/>
          <w:szCs w:val="21"/>
        </w:rPr>
        <w:t>，请读者注意区分这两个概念。</w:t>
      </w:r>
    </w:p>
    <w:p w:rsidR="00124A87" w:rsidRPr="00124A87" w:rsidRDefault="00124A87" w:rsidP="00124A87">
      <w:pPr>
        <w:spacing w:line="300" w:lineRule="auto"/>
        <w:ind w:firstLine="435"/>
        <w:rPr>
          <w:rFonts w:ascii="宋体" w:hAnsi="宋体" w:hint="eastAsia"/>
          <w:sz w:val="21"/>
          <w:szCs w:val="21"/>
        </w:rPr>
      </w:pPr>
    </w:p>
    <w:p w:rsidR="008804F1" w:rsidRPr="00124A87" w:rsidRDefault="005B765D" w:rsidP="00BA4562">
      <w:pPr>
        <w:pStyle w:val="2"/>
        <w:snapToGrid w:val="0"/>
        <w:spacing w:line="300" w:lineRule="auto"/>
        <w:rPr>
          <w:rFonts w:ascii="宋体" w:hAnsi="宋体" w:hint="eastAsia"/>
          <w:sz w:val="21"/>
          <w:szCs w:val="21"/>
        </w:rPr>
      </w:pPr>
      <w:bookmarkStart w:id="11" w:name="_Toc147125509"/>
      <w:bookmarkStart w:id="12" w:name="_Toc148260991"/>
      <w:bookmarkStart w:id="13" w:name="_Toc152754224"/>
      <w:bookmarkStart w:id="14" w:name="_Toc197918935"/>
      <w:r w:rsidRPr="006672E0">
        <w:rPr>
          <w:rFonts w:ascii="宋体" w:eastAsia="宋体" w:hAnsi="宋体" w:hint="eastAsia"/>
        </w:rPr>
        <w:t>1.2 操作系统的演变</w:t>
      </w:r>
      <w:bookmarkEnd w:id="11"/>
      <w:bookmarkEnd w:id="12"/>
      <w:bookmarkEnd w:id="13"/>
      <w:bookmarkEnd w:id="14"/>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操作系统存在的目的是为了更好地支持应用程序运行。在某种程度上，操作系统所提供的支持决定了应用程序的工作方式。随着因特网时代的到来，应用程序模型已经发生了很大变化。这些变化对操作系统提出了新的要求，也必将引起操作系统的新发展，大致分为以下几代操作系统。</w:t>
      </w:r>
    </w:p>
    <w:p w:rsidR="008804F1" w:rsidRPr="00124A87" w:rsidRDefault="003A7571" w:rsidP="0078027F">
      <w:pPr>
        <w:pStyle w:val="3"/>
        <w:snapToGrid w:val="0"/>
        <w:spacing w:line="300" w:lineRule="auto"/>
        <w:rPr>
          <w:rFonts w:ascii="宋体" w:hAnsi="宋体" w:hint="eastAsia"/>
          <w:szCs w:val="21"/>
        </w:rPr>
      </w:pPr>
      <w:bookmarkStart w:id="15" w:name="_Toc147125510"/>
      <w:bookmarkStart w:id="16" w:name="_Toc148260992"/>
      <w:bookmarkStart w:id="17" w:name="_Toc152754225"/>
      <w:bookmarkStart w:id="18" w:name="_Toc197918936"/>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1.2.1</w:t>
        </w:r>
      </w:smartTag>
      <w:r>
        <w:rPr>
          <w:rFonts w:ascii="宋体" w:hAnsi="宋体" w:hint="eastAsia"/>
          <w:sz w:val="28"/>
          <w:szCs w:val="28"/>
        </w:rPr>
        <w:t xml:space="preserve"> </w:t>
      </w:r>
      <w:r w:rsidRPr="00CA6AC6">
        <w:rPr>
          <w:rFonts w:ascii="宋体" w:hAnsi="宋体" w:hint="eastAsia"/>
          <w:sz w:val="28"/>
          <w:szCs w:val="28"/>
        </w:rPr>
        <w:t>第一代操作系统——DOS计算模型</w:t>
      </w:r>
      <w:bookmarkEnd w:id="15"/>
      <w:bookmarkEnd w:id="16"/>
      <w:bookmarkEnd w:id="17"/>
      <w:bookmarkEnd w:id="18"/>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因特网时代以前的传统应用软件，大多是静态链接而成，由某一家公司提供，所有功能都集成在同一个软件中，一旦链接之后就不可能替换其中的软件模块。那时的操作系统有两大功能：首先它向用户提供一个分时系统；其次是向用户提供一组函数库。用户程序从主程序起，一步一步驱动软件控制流程，最终完成计算工作。如图1.2所示，操作系统始终处于被动地位，为用户程序提供服务。这类系统的典型范例有DOS和控制台模式下的Unix操作系统，以及目前存在的大多数嵌入式操作系统。</w:t>
      </w:r>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ab/>
      </w:r>
      <w:r w:rsidRPr="00124A87">
        <w:rPr>
          <w:rFonts w:ascii="宋体" w:hAnsi="宋体" w:hint="eastAsia"/>
          <w:sz w:val="21"/>
          <w:szCs w:val="21"/>
        </w:rPr>
        <w:tab/>
      </w:r>
      <w:r w:rsidRPr="00124A87">
        <w:rPr>
          <w:rFonts w:ascii="宋体" w:hAnsi="宋体" w:hint="eastAsia"/>
          <w:sz w:val="21"/>
          <w:szCs w:val="21"/>
        </w:rPr>
        <w:tab/>
      </w:r>
      <w:r w:rsidR="0097535E" w:rsidRPr="00124A87">
        <w:rPr>
          <w:rFonts w:ascii="宋体" w:hAnsi="宋体" w:hint="eastAsia"/>
          <w:noProof/>
          <w:sz w:val="21"/>
          <w:szCs w:val="21"/>
        </w:rPr>
        <w:drawing>
          <wp:inline distT="0" distB="0" distL="0" distR="0">
            <wp:extent cx="2971800" cy="25069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506980"/>
                    </a:xfrm>
                    <a:prstGeom prst="rect">
                      <a:avLst/>
                    </a:prstGeom>
                    <a:noFill/>
                    <a:ln>
                      <a:noFill/>
                    </a:ln>
                  </pic:spPr>
                </pic:pic>
              </a:graphicData>
            </a:graphic>
          </wp:inline>
        </w:drawing>
      </w:r>
    </w:p>
    <w:p w:rsidR="008804F1" w:rsidRPr="00124A87" w:rsidRDefault="008804F1" w:rsidP="00124A87">
      <w:pPr>
        <w:spacing w:line="300" w:lineRule="auto"/>
        <w:ind w:left="2520" w:firstLineChars="200" w:firstLine="420"/>
        <w:rPr>
          <w:rFonts w:ascii="宋体" w:hAnsi="宋体" w:hint="eastAsia"/>
          <w:sz w:val="21"/>
          <w:szCs w:val="21"/>
        </w:rPr>
      </w:pPr>
      <w:r w:rsidRPr="00124A87">
        <w:rPr>
          <w:rFonts w:ascii="宋体" w:hAnsi="宋体" w:hint="eastAsia"/>
          <w:sz w:val="21"/>
          <w:szCs w:val="21"/>
        </w:rPr>
        <w:t>图1.2  DOS计算模型</w:t>
      </w:r>
    </w:p>
    <w:p w:rsidR="008804F1" w:rsidRPr="00124A87" w:rsidRDefault="003A7571" w:rsidP="0078027F">
      <w:pPr>
        <w:pStyle w:val="3"/>
        <w:snapToGrid w:val="0"/>
        <w:spacing w:line="300" w:lineRule="auto"/>
        <w:rPr>
          <w:rFonts w:ascii="宋体" w:hAnsi="宋体" w:hint="eastAsia"/>
          <w:szCs w:val="21"/>
        </w:rPr>
      </w:pPr>
      <w:bookmarkStart w:id="19" w:name="_Toc147125511"/>
      <w:bookmarkStart w:id="20" w:name="_Toc148260993"/>
      <w:bookmarkStart w:id="21" w:name="_Toc152754226"/>
      <w:bookmarkStart w:id="22" w:name="_Toc197918937"/>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lastRenderedPageBreak/>
          <w:t>1.2.2</w:t>
        </w:r>
      </w:smartTag>
      <w:r>
        <w:rPr>
          <w:rFonts w:ascii="宋体" w:hAnsi="宋体" w:hint="eastAsia"/>
          <w:sz w:val="28"/>
          <w:szCs w:val="28"/>
        </w:rPr>
        <w:t xml:space="preserve"> </w:t>
      </w:r>
      <w:r w:rsidRPr="00CA6AC6">
        <w:rPr>
          <w:rFonts w:ascii="宋体" w:hAnsi="宋体" w:hint="eastAsia"/>
          <w:sz w:val="28"/>
          <w:szCs w:val="28"/>
        </w:rPr>
        <w:t>第二代操作系统——Windows计算模型</w:t>
      </w:r>
      <w:bookmarkEnd w:id="19"/>
      <w:bookmarkEnd w:id="20"/>
      <w:bookmarkEnd w:id="21"/>
      <w:bookmarkEnd w:id="22"/>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基于图形界面的视窗应用软件为了更好地响应键盘，鼠标等外部事件，采用了不同的模式。应用程序从主程序起，一项一项声明所需菜单、选项、窗口等用户界面，注册用户事件（event）的反应函数（callback function），然后应用软件控制流程进入称为消息泵（message pump）的一个死循环，相当于把用户程序控制流交给操作系统。当用户事件发生时操作系统再来调用用户注册的反应函数。如图1.3</w:t>
      </w:r>
      <w:r w:rsidR="0025421A">
        <w:rPr>
          <w:rFonts w:ascii="宋体" w:hAnsi="宋体" w:hint="eastAsia"/>
          <w:sz w:val="21"/>
          <w:szCs w:val="21"/>
        </w:rPr>
        <w:t>所示，操作系统的地位是先被动后主动，</w:t>
      </w:r>
      <w:r w:rsidRPr="00124A87">
        <w:rPr>
          <w:rFonts w:ascii="宋体" w:hAnsi="宋体" w:hint="eastAsia"/>
          <w:sz w:val="21"/>
          <w:szCs w:val="21"/>
        </w:rPr>
        <w:t>而用户对应用软件，在给定范围内，具有“有限选择”。这类系统叫作基于消息机制的操作系统，比如微软的Windows和Unix上的X-Window。</w:t>
      </w:r>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ab/>
      </w:r>
      <w:r w:rsidRPr="00124A87">
        <w:rPr>
          <w:rFonts w:ascii="宋体" w:hAnsi="宋体" w:hint="eastAsia"/>
          <w:sz w:val="21"/>
          <w:szCs w:val="21"/>
        </w:rPr>
        <w:tab/>
      </w:r>
      <w:r w:rsidRPr="00124A87">
        <w:rPr>
          <w:rFonts w:ascii="宋体" w:hAnsi="宋体" w:hint="eastAsia"/>
          <w:sz w:val="21"/>
          <w:szCs w:val="21"/>
        </w:rPr>
        <w:tab/>
      </w:r>
      <w:r w:rsidR="0097535E" w:rsidRPr="00124A87">
        <w:rPr>
          <w:rFonts w:ascii="宋体" w:hAnsi="宋体" w:hint="eastAsia"/>
          <w:noProof/>
          <w:sz w:val="21"/>
          <w:szCs w:val="21"/>
        </w:rPr>
        <w:drawing>
          <wp:inline distT="0" distB="0" distL="0" distR="0">
            <wp:extent cx="2933700" cy="2476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2476500"/>
                    </a:xfrm>
                    <a:prstGeom prst="rect">
                      <a:avLst/>
                    </a:prstGeom>
                    <a:noFill/>
                    <a:ln>
                      <a:noFill/>
                    </a:ln>
                  </pic:spPr>
                </pic:pic>
              </a:graphicData>
            </a:graphic>
          </wp:inline>
        </w:drawing>
      </w:r>
    </w:p>
    <w:p w:rsidR="008804F1" w:rsidRPr="00124A87" w:rsidRDefault="008804F1" w:rsidP="00124A87">
      <w:pPr>
        <w:spacing w:line="300" w:lineRule="auto"/>
        <w:ind w:left="2100" w:firstLineChars="200" w:firstLine="420"/>
        <w:rPr>
          <w:rFonts w:ascii="宋体" w:hAnsi="宋体" w:hint="eastAsia"/>
          <w:sz w:val="21"/>
          <w:szCs w:val="21"/>
        </w:rPr>
      </w:pPr>
      <w:r w:rsidRPr="00124A87">
        <w:rPr>
          <w:rFonts w:ascii="宋体" w:hAnsi="宋体" w:hint="eastAsia"/>
          <w:sz w:val="21"/>
          <w:szCs w:val="21"/>
        </w:rPr>
        <w:t>图1.3  Windows计算模型</w:t>
      </w:r>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写过视窗程序的人都知道视窗软件的这个消息泵都是千篇一律的，操作系统如果为用户程序</w:t>
      </w:r>
      <w:r w:rsidR="000E5735">
        <w:rPr>
          <w:rFonts w:ascii="宋体" w:hAnsi="宋体" w:hint="eastAsia"/>
          <w:sz w:val="21"/>
          <w:szCs w:val="21"/>
        </w:rPr>
        <w:t>“</w:t>
      </w:r>
      <w:r w:rsidRPr="00124A87">
        <w:rPr>
          <w:rFonts w:ascii="宋体" w:hAnsi="宋体" w:hint="eastAsia"/>
          <w:sz w:val="21"/>
          <w:szCs w:val="21"/>
        </w:rPr>
        <w:t>提取公因式</w:t>
      </w:r>
      <w:r w:rsidR="000E5735">
        <w:rPr>
          <w:rFonts w:ascii="宋体" w:hAnsi="宋体" w:hint="eastAsia"/>
          <w:sz w:val="21"/>
          <w:szCs w:val="21"/>
        </w:rPr>
        <w:t>”</w:t>
      </w:r>
      <w:r w:rsidRPr="00124A87">
        <w:rPr>
          <w:rFonts w:ascii="宋体" w:hAnsi="宋体" w:hint="eastAsia"/>
          <w:sz w:val="21"/>
          <w:szCs w:val="21"/>
        </w:rPr>
        <w:t>，这段代码理应变成操作系统的一部分。但是这一项编程进化所带来的好处不足以值得改变已有的操作系统模型，因此程序员只好</w:t>
      </w:r>
      <w:r w:rsidR="00CA4989">
        <w:rPr>
          <w:rFonts w:ascii="宋体" w:hAnsi="宋体" w:hint="eastAsia"/>
          <w:sz w:val="21"/>
          <w:szCs w:val="21"/>
        </w:rPr>
        <w:t>“</w:t>
      </w:r>
      <w:r w:rsidRPr="00124A87">
        <w:rPr>
          <w:rFonts w:ascii="宋体" w:hAnsi="宋体" w:hint="eastAsia"/>
          <w:sz w:val="21"/>
          <w:szCs w:val="21"/>
        </w:rPr>
        <w:t>千古文章一大抄</w:t>
      </w:r>
      <w:r w:rsidR="00CA4989">
        <w:rPr>
          <w:rFonts w:ascii="宋体" w:hAnsi="宋体" w:hint="eastAsia"/>
          <w:sz w:val="21"/>
          <w:szCs w:val="21"/>
        </w:rPr>
        <w:t>”</w:t>
      </w:r>
      <w:r w:rsidRPr="00124A87">
        <w:rPr>
          <w:rFonts w:ascii="宋体" w:hAnsi="宋体" w:hint="eastAsia"/>
          <w:sz w:val="21"/>
          <w:szCs w:val="21"/>
        </w:rPr>
        <w:t>，将这段死循环抄到所有视窗程序里。其实抄也罢了，只是多写几行程序，浪费一点内存，但是这种消息泵机制还有许多弊病。多数外部事件从硬件驱动程序开始，经过成千上万行代码，被操作系统一直送到那个消息泵死循环里，最后因为用户程序对那些事件根本不感兴趣而不了了之。最典型的是鼠标的移动事件，大多数都是白白浪费CPU时间。光浪费时间也罢了，反正现在硬件速度日新月异。但是由于用户可以自定义事件，视窗对象的反应函数就可能要处理无限多种消息，成为一个没有边界的，开放的模型，因此视窗不可能是真正意义上的</w:t>
      </w:r>
      <w:r w:rsidR="000452A5">
        <w:rPr>
          <w:rFonts w:ascii="宋体" w:hAnsi="宋体" w:hint="eastAsia"/>
          <w:sz w:val="21"/>
          <w:szCs w:val="21"/>
        </w:rPr>
        <w:t>“</w:t>
      </w:r>
      <w:r w:rsidRPr="00124A87">
        <w:rPr>
          <w:rFonts w:ascii="宋体" w:hAnsi="宋体" w:hint="eastAsia"/>
          <w:sz w:val="21"/>
          <w:szCs w:val="21"/>
        </w:rPr>
        <w:t>面向对象</w:t>
      </w:r>
      <w:r w:rsidR="000452A5">
        <w:rPr>
          <w:rFonts w:ascii="宋体" w:hAnsi="宋体" w:hint="eastAsia"/>
          <w:sz w:val="21"/>
          <w:szCs w:val="21"/>
        </w:rPr>
        <w:t>”</w:t>
      </w:r>
      <w:r w:rsidRPr="00124A87">
        <w:rPr>
          <w:rFonts w:ascii="宋体" w:hAnsi="宋体" w:hint="eastAsia"/>
          <w:sz w:val="21"/>
          <w:szCs w:val="21"/>
        </w:rPr>
        <w:t>。</w:t>
      </w:r>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面向对象技术除了需要定义一个数据结构，还需要定义一组作用于这一数据结构的运算，比如C++语言的虚函数表（v-table），其中函数表的项数只能是有限多个。所以，视窗对象模型的理论基础薄弱，缺乏编程语言的有力支持，其历史局限性日益明显。以视窗对象模型为基础的</w:t>
      </w:r>
      <w:r w:rsidR="00AC3B4A">
        <w:rPr>
          <w:rFonts w:ascii="宋体" w:hAnsi="宋体" w:hint="eastAsia"/>
          <w:sz w:val="21"/>
          <w:szCs w:val="21"/>
        </w:rPr>
        <w:t>“</w:t>
      </w:r>
      <w:r w:rsidRPr="00124A87">
        <w:rPr>
          <w:rFonts w:ascii="宋体" w:hAnsi="宋体" w:hint="eastAsia"/>
          <w:sz w:val="21"/>
          <w:szCs w:val="21"/>
        </w:rPr>
        <w:t>面向对象</w:t>
      </w:r>
      <w:r w:rsidR="00AC3B4A">
        <w:rPr>
          <w:rFonts w:ascii="宋体" w:hAnsi="宋体" w:hint="eastAsia"/>
          <w:sz w:val="21"/>
          <w:szCs w:val="21"/>
        </w:rPr>
        <w:t>”</w:t>
      </w:r>
      <w:r w:rsidRPr="00124A87">
        <w:rPr>
          <w:rFonts w:ascii="宋体" w:hAnsi="宋体" w:hint="eastAsia"/>
          <w:sz w:val="21"/>
          <w:szCs w:val="21"/>
        </w:rPr>
        <w:t>软件包的典型代表有微软的MFC（Microsoft Foundation Classes）。MFC对象永远也不可能</w:t>
      </w:r>
      <w:r w:rsidR="00F53F2F">
        <w:rPr>
          <w:rFonts w:ascii="宋体" w:hAnsi="宋体" w:hint="eastAsia"/>
          <w:sz w:val="21"/>
          <w:szCs w:val="21"/>
        </w:rPr>
        <w:t>“</w:t>
      </w:r>
      <w:r w:rsidRPr="00124A87">
        <w:rPr>
          <w:rFonts w:ascii="宋体" w:hAnsi="宋体" w:hint="eastAsia"/>
          <w:sz w:val="21"/>
          <w:szCs w:val="21"/>
        </w:rPr>
        <w:t>即插即用</w:t>
      </w:r>
      <w:r w:rsidR="00F53F2F">
        <w:rPr>
          <w:rFonts w:ascii="宋体" w:hAnsi="宋体" w:hint="eastAsia"/>
          <w:sz w:val="21"/>
          <w:szCs w:val="21"/>
        </w:rPr>
        <w:t>”</w:t>
      </w:r>
      <w:r w:rsidRPr="00124A87">
        <w:rPr>
          <w:rFonts w:ascii="宋体" w:hAnsi="宋体" w:hint="eastAsia"/>
          <w:sz w:val="21"/>
          <w:szCs w:val="21"/>
        </w:rPr>
        <w:t>（ready to use）。用户程序需要继承并扩展MFC对象，其中关键的步骤是要通过</w:t>
      </w:r>
      <w:r w:rsidR="00F53F2F">
        <w:rPr>
          <w:rFonts w:ascii="宋体" w:hAnsi="宋体" w:hint="eastAsia"/>
          <w:sz w:val="21"/>
          <w:szCs w:val="21"/>
        </w:rPr>
        <w:t>“</w:t>
      </w:r>
      <w:r w:rsidRPr="00124A87">
        <w:rPr>
          <w:rFonts w:ascii="宋体" w:hAnsi="宋体" w:hint="eastAsia"/>
          <w:sz w:val="21"/>
          <w:szCs w:val="21"/>
        </w:rPr>
        <w:t>消息图</w:t>
      </w:r>
      <w:r w:rsidR="00F53F2F">
        <w:rPr>
          <w:rFonts w:ascii="宋体" w:hAnsi="宋体" w:hint="eastAsia"/>
          <w:sz w:val="21"/>
          <w:szCs w:val="21"/>
        </w:rPr>
        <w:t>”</w:t>
      </w:r>
      <w:r w:rsidRPr="00124A87">
        <w:rPr>
          <w:rFonts w:ascii="宋体" w:hAnsi="宋体" w:hint="eastAsia"/>
          <w:sz w:val="21"/>
          <w:szCs w:val="21"/>
        </w:rPr>
        <w:t>（message map）来定义向某一视窗对象发送的消息。在给定的应用领域（application domain）里用户程序只向某一视窗对象发送有限多种消息，也就是只做有限多种运算。可是在MFC 体系中，定义运算个数的工作是</w:t>
      </w:r>
      <w:r w:rsidRPr="00124A87">
        <w:rPr>
          <w:rFonts w:ascii="宋体" w:hAnsi="宋体" w:hint="eastAsia"/>
          <w:sz w:val="21"/>
          <w:szCs w:val="21"/>
        </w:rPr>
        <w:lastRenderedPageBreak/>
        <w:t>通过特殊的宏定义，在源程序的预处理时才能确定。换句话说，MFC对象总是半生不熟，必须在程序员加工后才可以使用，因此编程模型非常复杂，不能适应软件工厂化的需求。</w:t>
      </w:r>
    </w:p>
    <w:p w:rsidR="008804F1" w:rsidRPr="00124A87" w:rsidRDefault="003A7571" w:rsidP="0078027F">
      <w:pPr>
        <w:pStyle w:val="3"/>
        <w:snapToGrid w:val="0"/>
        <w:spacing w:line="300" w:lineRule="auto"/>
        <w:rPr>
          <w:rFonts w:ascii="宋体" w:hAnsi="宋体" w:hint="eastAsia"/>
          <w:szCs w:val="21"/>
        </w:rPr>
      </w:pPr>
      <w:bookmarkStart w:id="23" w:name="_Toc147125512"/>
      <w:bookmarkStart w:id="24" w:name="_Toc148260994"/>
      <w:bookmarkStart w:id="25" w:name="_Toc152754227"/>
      <w:bookmarkStart w:id="26" w:name="_Toc197918938"/>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1.2.3</w:t>
        </w:r>
      </w:smartTag>
      <w:r>
        <w:rPr>
          <w:rFonts w:ascii="宋体" w:hAnsi="宋体" w:hint="eastAsia"/>
          <w:sz w:val="28"/>
          <w:szCs w:val="28"/>
        </w:rPr>
        <w:t xml:space="preserve"> </w:t>
      </w:r>
      <w:r w:rsidRPr="00CA6AC6">
        <w:rPr>
          <w:rFonts w:ascii="宋体" w:hAnsi="宋体" w:hint="eastAsia"/>
          <w:sz w:val="28"/>
          <w:szCs w:val="28"/>
        </w:rPr>
        <w:t>第三代操作系统——WEB服务计算模型</w:t>
      </w:r>
      <w:bookmarkEnd w:id="23"/>
      <w:bookmarkEnd w:id="24"/>
      <w:bookmarkEnd w:id="25"/>
      <w:bookmarkEnd w:id="26"/>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网络操作系统根据不同安全、运营、用户需求，动态控制应用软件，WEB服务可以在因特网上任何地方运行，随着不同WEB服务加载，用户对应用软件，具有“无限选择”，如图1.4所示。举一个因特网时代应用程序的例子，它包括了文字、图表、音频、连续图像播放等功能，其中各部分功能的软件模块可以来自不同的软件开发商，它们都是即插即用，在运行时动态组织起来，向用户提供了一个</w:t>
      </w:r>
      <w:r w:rsidR="00CC067E">
        <w:rPr>
          <w:rFonts w:ascii="宋体" w:hAnsi="宋体" w:hint="eastAsia"/>
          <w:sz w:val="21"/>
          <w:szCs w:val="21"/>
        </w:rPr>
        <w:t>“</w:t>
      </w:r>
      <w:r w:rsidRPr="00124A87">
        <w:rPr>
          <w:rFonts w:ascii="宋体" w:hAnsi="宋体" w:hint="eastAsia"/>
          <w:sz w:val="21"/>
          <w:szCs w:val="21"/>
        </w:rPr>
        <w:t>天衣无缝</w:t>
      </w:r>
      <w:r w:rsidR="00CC067E">
        <w:rPr>
          <w:rFonts w:ascii="宋体" w:hAnsi="宋体" w:hint="eastAsia"/>
          <w:sz w:val="21"/>
          <w:szCs w:val="21"/>
        </w:rPr>
        <w:t>”</w:t>
      </w:r>
      <w:r w:rsidRPr="00124A87">
        <w:rPr>
          <w:rFonts w:ascii="宋体" w:hAnsi="宋体" w:hint="eastAsia"/>
          <w:sz w:val="21"/>
          <w:szCs w:val="21"/>
        </w:rPr>
        <w:t>的具有复合功能应用软件。这种应用看上去象因特网的浏览器，其实这种</w:t>
      </w:r>
      <w:r w:rsidR="00666EC9">
        <w:rPr>
          <w:rFonts w:ascii="宋体" w:hAnsi="宋体" w:hint="eastAsia"/>
          <w:sz w:val="21"/>
          <w:szCs w:val="21"/>
        </w:rPr>
        <w:t>构件</w:t>
      </w:r>
      <w:r w:rsidRPr="00124A87">
        <w:rPr>
          <w:rFonts w:ascii="宋体" w:hAnsi="宋体" w:hint="eastAsia"/>
          <w:sz w:val="21"/>
          <w:szCs w:val="21"/>
        </w:rPr>
        <w:t>化（componentization）的软件工程技术早在因特网时代之前就已经初见端倪，比如微软的OLE技术在90年代初就可以初步支持Word和Excel应用相互嵌套。不同的是，在因特网时代的今天，</w:t>
      </w:r>
      <w:r w:rsidR="00666EC9">
        <w:rPr>
          <w:rFonts w:ascii="宋体" w:hAnsi="宋体" w:hint="eastAsia"/>
          <w:sz w:val="21"/>
          <w:szCs w:val="21"/>
        </w:rPr>
        <w:t>构件</w:t>
      </w:r>
      <w:r w:rsidRPr="00124A87">
        <w:rPr>
          <w:rFonts w:ascii="宋体" w:hAnsi="宋体" w:hint="eastAsia"/>
          <w:sz w:val="21"/>
          <w:szCs w:val="21"/>
        </w:rPr>
        <w:t>化技术可以说是无处不在。比如微软的Windows XP和Office XP的核心都是采用这种</w:t>
      </w:r>
      <w:r w:rsidR="00666EC9">
        <w:rPr>
          <w:rFonts w:ascii="宋体" w:hAnsi="宋体" w:hint="eastAsia"/>
          <w:sz w:val="21"/>
          <w:szCs w:val="21"/>
        </w:rPr>
        <w:t>构件</w:t>
      </w:r>
      <w:r w:rsidRPr="00124A87">
        <w:rPr>
          <w:rFonts w:ascii="宋体" w:hAnsi="宋体" w:hint="eastAsia"/>
          <w:sz w:val="21"/>
          <w:szCs w:val="21"/>
        </w:rPr>
        <w:t>技术，从视窗桌面到Word和Excel的窗口全部是</w:t>
      </w:r>
      <w:r w:rsidR="002552E4">
        <w:rPr>
          <w:rFonts w:ascii="宋体" w:hAnsi="宋体" w:hint="eastAsia"/>
          <w:sz w:val="21"/>
          <w:szCs w:val="21"/>
        </w:rPr>
        <w:t>“</w:t>
      </w:r>
      <w:r w:rsidRPr="00124A87">
        <w:rPr>
          <w:rFonts w:ascii="宋体" w:hAnsi="宋体" w:hint="eastAsia"/>
          <w:sz w:val="21"/>
          <w:szCs w:val="21"/>
        </w:rPr>
        <w:t>浏览器</w:t>
      </w:r>
      <w:r w:rsidR="002552E4">
        <w:rPr>
          <w:rFonts w:ascii="宋体" w:hAnsi="宋体" w:hint="eastAsia"/>
          <w:sz w:val="21"/>
          <w:szCs w:val="21"/>
        </w:rPr>
        <w:t>”</w:t>
      </w:r>
      <w:r w:rsidRPr="00124A87">
        <w:rPr>
          <w:rFonts w:ascii="宋体" w:hAnsi="宋体" w:hint="eastAsia"/>
          <w:sz w:val="21"/>
          <w:szCs w:val="21"/>
        </w:rPr>
        <w:t>，其主要特点是：</w:t>
      </w:r>
    </w:p>
    <w:p w:rsidR="008804F1" w:rsidRPr="00124A87" w:rsidRDefault="008804F1" w:rsidP="006E39FC">
      <w:pPr>
        <w:spacing w:line="300" w:lineRule="auto"/>
        <w:ind w:leftChars="200" w:left="480"/>
        <w:rPr>
          <w:rFonts w:ascii="宋体" w:hAnsi="宋体" w:hint="eastAsia"/>
          <w:sz w:val="21"/>
          <w:szCs w:val="21"/>
        </w:rPr>
      </w:pPr>
      <w:r w:rsidRPr="00124A87">
        <w:rPr>
          <w:rFonts w:ascii="宋体" w:hAnsi="宋体" w:hint="eastAsia"/>
          <w:sz w:val="21"/>
          <w:szCs w:val="21"/>
        </w:rPr>
        <w:t>(1) 程序作为动态</w:t>
      </w:r>
      <w:r w:rsidR="00666EC9">
        <w:rPr>
          <w:rFonts w:ascii="宋体" w:hAnsi="宋体" w:hint="eastAsia"/>
          <w:sz w:val="21"/>
          <w:szCs w:val="21"/>
        </w:rPr>
        <w:t>构件</w:t>
      </w:r>
      <w:r w:rsidRPr="00124A87">
        <w:rPr>
          <w:rFonts w:ascii="宋体" w:hAnsi="宋体" w:hint="eastAsia"/>
          <w:sz w:val="21"/>
          <w:szCs w:val="21"/>
        </w:rPr>
        <w:t>自动加载运行，而不需要由用户去逐个启动。</w:t>
      </w:r>
    </w:p>
    <w:p w:rsidR="008804F1" w:rsidRPr="00124A87" w:rsidRDefault="008804F1" w:rsidP="006E39FC">
      <w:pPr>
        <w:spacing w:line="300" w:lineRule="auto"/>
        <w:ind w:leftChars="200" w:left="480"/>
        <w:rPr>
          <w:rFonts w:ascii="宋体" w:hAnsi="宋体" w:hint="eastAsia"/>
          <w:sz w:val="21"/>
          <w:szCs w:val="21"/>
        </w:rPr>
      </w:pPr>
      <w:r w:rsidRPr="00124A87">
        <w:rPr>
          <w:rFonts w:ascii="宋体" w:hAnsi="宋体" w:hint="eastAsia"/>
          <w:sz w:val="21"/>
          <w:szCs w:val="21"/>
        </w:rPr>
        <w:t xml:space="preserve">(2) </w:t>
      </w:r>
      <w:r w:rsidR="00666EC9">
        <w:rPr>
          <w:rFonts w:ascii="宋体" w:hAnsi="宋体" w:hint="eastAsia"/>
          <w:sz w:val="21"/>
          <w:szCs w:val="21"/>
        </w:rPr>
        <w:t>构件</w:t>
      </w:r>
      <w:r w:rsidRPr="00124A87">
        <w:rPr>
          <w:rFonts w:ascii="宋体" w:hAnsi="宋体" w:hint="eastAsia"/>
          <w:sz w:val="21"/>
          <w:szCs w:val="21"/>
        </w:rPr>
        <w:t>支持脚本语言控制，多个</w:t>
      </w:r>
      <w:r w:rsidR="00666EC9">
        <w:rPr>
          <w:rFonts w:ascii="宋体" w:hAnsi="宋体" w:hint="eastAsia"/>
          <w:sz w:val="21"/>
          <w:szCs w:val="21"/>
        </w:rPr>
        <w:t>构件</w:t>
      </w:r>
      <w:r w:rsidRPr="00124A87">
        <w:rPr>
          <w:rFonts w:ascii="宋体" w:hAnsi="宋体" w:hint="eastAsia"/>
          <w:sz w:val="21"/>
          <w:szCs w:val="21"/>
        </w:rPr>
        <w:t>可以相互操作，交换信息。</w:t>
      </w:r>
    </w:p>
    <w:p w:rsidR="008804F1" w:rsidRPr="00124A87" w:rsidRDefault="008804F1" w:rsidP="006E39FC">
      <w:pPr>
        <w:spacing w:line="300" w:lineRule="auto"/>
        <w:ind w:leftChars="200" w:left="480"/>
        <w:rPr>
          <w:rFonts w:ascii="宋体" w:hAnsi="宋体" w:hint="eastAsia"/>
          <w:sz w:val="21"/>
          <w:szCs w:val="21"/>
        </w:rPr>
      </w:pPr>
      <w:r w:rsidRPr="00124A87">
        <w:rPr>
          <w:rFonts w:ascii="宋体" w:hAnsi="宋体" w:hint="eastAsia"/>
          <w:sz w:val="21"/>
          <w:szCs w:val="21"/>
        </w:rPr>
        <w:t>(3) 以浏览器为交互式操作界面，既便于有户掌握，又为程序开发提供了统一标准。</w:t>
      </w:r>
    </w:p>
    <w:p w:rsidR="008804F1" w:rsidRPr="00124A87" w:rsidRDefault="008804F1" w:rsidP="00124A87">
      <w:pPr>
        <w:spacing w:line="300" w:lineRule="auto"/>
        <w:rPr>
          <w:rFonts w:ascii="宋体" w:hAnsi="宋体" w:hint="eastAsia"/>
          <w:sz w:val="21"/>
          <w:szCs w:val="21"/>
        </w:rPr>
      </w:pPr>
      <w:r w:rsidRPr="00124A87">
        <w:rPr>
          <w:rFonts w:ascii="宋体" w:hAnsi="宋体" w:hint="eastAsia"/>
          <w:sz w:val="21"/>
          <w:szCs w:val="21"/>
        </w:rPr>
        <w:tab/>
      </w:r>
      <w:r w:rsidRPr="00124A87">
        <w:rPr>
          <w:rFonts w:ascii="宋体" w:hAnsi="宋体" w:hint="eastAsia"/>
          <w:sz w:val="21"/>
          <w:szCs w:val="21"/>
        </w:rPr>
        <w:tab/>
      </w:r>
      <w:r w:rsidRPr="00124A87">
        <w:rPr>
          <w:rFonts w:ascii="宋体" w:hAnsi="宋体" w:hint="eastAsia"/>
          <w:sz w:val="21"/>
          <w:szCs w:val="21"/>
        </w:rPr>
        <w:tab/>
      </w:r>
      <w:r w:rsidRPr="00124A87">
        <w:rPr>
          <w:rFonts w:ascii="宋体" w:hAnsi="宋体" w:hint="eastAsia"/>
          <w:sz w:val="21"/>
          <w:szCs w:val="21"/>
        </w:rPr>
        <w:tab/>
      </w:r>
      <w:r w:rsidR="0097535E" w:rsidRPr="00124A87">
        <w:rPr>
          <w:rFonts w:ascii="宋体" w:hAnsi="宋体" w:hint="eastAsia"/>
          <w:noProof/>
          <w:sz w:val="21"/>
          <w:szCs w:val="21"/>
        </w:rPr>
        <w:drawing>
          <wp:inline distT="0" distB="0" distL="0" distR="0">
            <wp:extent cx="2750820" cy="2476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0820" cy="2476500"/>
                    </a:xfrm>
                    <a:prstGeom prst="rect">
                      <a:avLst/>
                    </a:prstGeom>
                    <a:noFill/>
                    <a:ln>
                      <a:noFill/>
                    </a:ln>
                  </pic:spPr>
                </pic:pic>
              </a:graphicData>
            </a:graphic>
          </wp:inline>
        </w:drawing>
      </w:r>
    </w:p>
    <w:p w:rsidR="008804F1" w:rsidRPr="00124A87" w:rsidRDefault="008804F1" w:rsidP="00124A87">
      <w:pPr>
        <w:spacing w:line="300" w:lineRule="auto"/>
        <w:ind w:left="2100" w:firstLine="420"/>
        <w:rPr>
          <w:rFonts w:ascii="宋体" w:hAnsi="宋体" w:hint="eastAsia"/>
          <w:sz w:val="21"/>
          <w:szCs w:val="21"/>
        </w:rPr>
      </w:pPr>
      <w:r w:rsidRPr="00124A87">
        <w:rPr>
          <w:rFonts w:ascii="宋体" w:hAnsi="宋体" w:hint="eastAsia"/>
          <w:sz w:val="21"/>
          <w:szCs w:val="21"/>
        </w:rPr>
        <w:t>图1.4  WEB服务计算模型</w:t>
      </w:r>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在这种新的因特网应用模式下，</w:t>
      </w:r>
      <w:r w:rsidR="00447E6A">
        <w:rPr>
          <w:rFonts w:ascii="宋体" w:hAnsi="宋体" w:hint="eastAsia"/>
          <w:sz w:val="21"/>
          <w:szCs w:val="21"/>
        </w:rPr>
        <w:t>“</w:t>
      </w:r>
      <w:r w:rsidRPr="00124A87">
        <w:rPr>
          <w:rFonts w:ascii="宋体" w:hAnsi="宋体" w:hint="eastAsia"/>
          <w:sz w:val="21"/>
          <w:szCs w:val="21"/>
        </w:rPr>
        <w:t>浏览器</w:t>
      </w:r>
      <w:r w:rsidR="00447E6A">
        <w:rPr>
          <w:rFonts w:ascii="宋体" w:hAnsi="宋体" w:hint="eastAsia"/>
          <w:sz w:val="21"/>
          <w:szCs w:val="21"/>
        </w:rPr>
        <w:t>”</w:t>
      </w:r>
      <w:r w:rsidRPr="00124A87">
        <w:rPr>
          <w:rFonts w:ascii="宋体" w:hAnsi="宋体" w:hint="eastAsia"/>
          <w:sz w:val="21"/>
          <w:szCs w:val="21"/>
        </w:rPr>
        <w:t>实际上已经退化为一个可见或不可见的</w:t>
      </w:r>
      <w:r w:rsidR="006F27A9">
        <w:rPr>
          <w:rFonts w:ascii="宋体" w:hAnsi="宋体" w:hint="eastAsia"/>
          <w:sz w:val="21"/>
          <w:szCs w:val="21"/>
        </w:rPr>
        <w:t>“</w:t>
      </w:r>
      <w:r w:rsidRPr="00124A87">
        <w:rPr>
          <w:rFonts w:ascii="宋体" w:hAnsi="宋体" w:hint="eastAsia"/>
          <w:sz w:val="21"/>
          <w:szCs w:val="21"/>
        </w:rPr>
        <w:t>框</w:t>
      </w:r>
      <w:r w:rsidR="006F27A9">
        <w:rPr>
          <w:rFonts w:ascii="宋体" w:hAnsi="宋体" w:hint="eastAsia"/>
          <w:sz w:val="21"/>
          <w:szCs w:val="21"/>
        </w:rPr>
        <w:t>”</w:t>
      </w:r>
      <w:r w:rsidRPr="00124A87">
        <w:rPr>
          <w:rFonts w:ascii="宋体" w:hAnsi="宋体" w:hint="eastAsia"/>
          <w:sz w:val="21"/>
          <w:szCs w:val="21"/>
        </w:rPr>
        <w:t>。用操作系统术语讲，这个框是一个可执行文件，或说是一个EXE文件；它本身非常简单，不能为用户提供任何应用功能。但是它能为其它</w:t>
      </w:r>
      <w:r w:rsidR="00666EC9">
        <w:rPr>
          <w:rFonts w:ascii="宋体" w:hAnsi="宋体" w:hint="eastAsia"/>
          <w:sz w:val="21"/>
          <w:szCs w:val="21"/>
        </w:rPr>
        <w:t>构件</w:t>
      </w:r>
      <w:r w:rsidRPr="00124A87">
        <w:rPr>
          <w:rFonts w:ascii="宋体" w:hAnsi="宋体" w:hint="eastAsia"/>
          <w:sz w:val="21"/>
          <w:szCs w:val="21"/>
        </w:rPr>
        <w:t>提供运行环境，而由其它</w:t>
      </w:r>
      <w:r w:rsidR="00666EC9">
        <w:rPr>
          <w:rFonts w:ascii="宋体" w:hAnsi="宋体" w:hint="eastAsia"/>
          <w:sz w:val="21"/>
          <w:szCs w:val="21"/>
        </w:rPr>
        <w:t>构件</w:t>
      </w:r>
      <w:r w:rsidRPr="00124A87">
        <w:rPr>
          <w:rFonts w:ascii="宋体" w:hAnsi="宋体" w:hint="eastAsia"/>
          <w:sz w:val="21"/>
          <w:szCs w:val="21"/>
        </w:rPr>
        <w:t>提供应用功能。所有</w:t>
      </w:r>
      <w:r w:rsidR="00666EC9">
        <w:rPr>
          <w:rFonts w:ascii="宋体" w:hAnsi="宋体" w:hint="eastAsia"/>
          <w:sz w:val="21"/>
          <w:szCs w:val="21"/>
        </w:rPr>
        <w:t>构件</w:t>
      </w:r>
      <w:r w:rsidRPr="00124A87">
        <w:rPr>
          <w:rFonts w:ascii="宋体" w:hAnsi="宋体" w:hint="eastAsia"/>
          <w:sz w:val="21"/>
          <w:szCs w:val="21"/>
        </w:rPr>
        <w:t>都被做成一个个动态链接库，或说是DLL文件。因为这个小</w:t>
      </w:r>
      <w:r w:rsidR="00ED4694">
        <w:rPr>
          <w:rFonts w:ascii="宋体" w:hAnsi="宋体" w:hint="eastAsia"/>
          <w:sz w:val="21"/>
          <w:szCs w:val="21"/>
        </w:rPr>
        <w:t>“</w:t>
      </w:r>
      <w:r w:rsidRPr="00124A87">
        <w:rPr>
          <w:rFonts w:ascii="宋体" w:hAnsi="宋体" w:hint="eastAsia"/>
          <w:sz w:val="21"/>
          <w:szCs w:val="21"/>
        </w:rPr>
        <w:t>框</w:t>
      </w:r>
      <w:r w:rsidR="00ED4694">
        <w:rPr>
          <w:rFonts w:ascii="宋体" w:hAnsi="宋体" w:hint="eastAsia"/>
          <w:sz w:val="21"/>
          <w:szCs w:val="21"/>
        </w:rPr>
        <w:t>”</w:t>
      </w:r>
      <w:r w:rsidRPr="00124A87">
        <w:rPr>
          <w:rFonts w:ascii="宋体" w:hAnsi="宋体" w:hint="eastAsia"/>
          <w:sz w:val="21"/>
          <w:szCs w:val="21"/>
        </w:rPr>
        <w:t>放之四海而皆准，对于任何应用程序都是一样的，操作系统自然可以代劳，在操作系统中做一份就行了。在这种操作系统里启动运行这样一个小小的可执行文件，通常根本不用访问外部存储器（如磁盘），所以效率很高。框里的第一个</w:t>
      </w:r>
      <w:r w:rsidR="00666EC9">
        <w:rPr>
          <w:rFonts w:ascii="宋体" w:hAnsi="宋体" w:hint="eastAsia"/>
          <w:sz w:val="21"/>
          <w:szCs w:val="21"/>
        </w:rPr>
        <w:t>构件</w:t>
      </w:r>
      <w:r w:rsidRPr="00124A87">
        <w:rPr>
          <w:rFonts w:ascii="宋体" w:hAnsi="宋体" w:hint="eastAsia"/>
          <w:sz w:val="21"/>
          <w:szCs w:val="21"/>
        </w:rPr>
        <w:t>一般需要有一个主函数（main），但是含有主函数的</w:t>
      </w:r>
      <w:r w:rsidR="00666EC9">
        <w:rPr>
          <w:rFonts w:ascii="宋体" w:hAnsi="宋体" w:hint="eastAsia"/>
          <w:sz w:val="21"/>
          <w:szCs w:val="21"/>
        </w:rPr>
        <w:t>构件</w:t>
      </w:r>
      <w:r w:rsidRPr="00124A87">
        <w:rPr>
          <w:rFonts w:ascii="宋体" w:hAnsi="宋体" w:hint="eastAsia"/>
          <w:sz w:val="21"/>
          <w:szCs w:val="21"/>
        </w:rPr>
        <w:t>并不一定要是第一个加载的</w:t>
      </w:r>
      <w:r w:rsidR="00666EC9">
        <w:rPr>
          <w:rFonts w:ascii="宋体" w:hAnsi="宋体" w:hint="eastAsia"/>
          <w:sz w:val="21"/>
          <w:szCs w:val="21"/>
        </w:rPr>
        <w:t>构件</w:t>
      </w:r>
      <w:r w:rsidRPr="00124A87">
        <w:rPr>
          <w:rFonts w:ascii="宋体" w:hAnsi="宋体" w:hint="eastAsia"/>
          <w:sz w:val="21"/>
          <w:szCs w:val="21"/>
        </w:rPr>
        <w:t>。这种</w:t>
      </w:r>
      <w:r w:rsidR="00666EC9">
        <w:rPr>
          <w:rFonts w:ascii="宋体" w:hAnsi="宋体" w:hint="eastAsia"/>
          <w:sz w:val="21"/>
          <w:szCs w:val="21"/>
        </w:rPr>
        <w:t>构件</w:t>
      </w:r>
      <w:r w:rsidRPr="00124A87">
        <w:rPr>
          <w:rFonts w:ascii="宋体" w:hAnsi="宋体" w:hint="eastAsia"/>
          <w:sz w:val="21"/>
          <w:szCs w:val="21"/>
        </w:rPr>
        <w:t>中的主函数与传统操作系统术语中用户程序里的主函数有本质上的区别，这里讲的操作系统模型其实就是JAVA虚拟机的编程模型。</w:t>
      </w:r>
    </w:p>
    <w:p w:rsidR="008804F1" w:rsidRPr="00124A87" w:rsidRDefault="008804F1"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lastRenderedPageBreak/>
        <w:t>既然应用程序员只写</w:t>
      </w:r>
      <w:r w:rsidR="00666EC9">
        <w:rPr>
          <w:rFonts w:ascii="宋体" w:hAnsi="宋体" w:hint="eastAsia"/>
          <w:sz w:val="21"/>
          <w:szCs w:val="21"/>
        </w:rPr>
        <w:t>构件</w:t>
      </w:r>
      <w:r w:rsidRPr="00124A87">
        <w:rPr>
          <w:rFonts w:ascii="宋体" w:hAnsi="宋体" w:hint="eastAsia"/>
          <w:sz w:val="21"/>
          <w:szCs w:val="21"/>
        </w:rPr>
        <w:t>或动态链接库，而操作系统自始至终控制程序运行的主动权，显而易见，这种操作系统与DOS或Unix有本质的不同。操作系统可以对应用程序</w:t>
      </w:r>
      <w:r w:rsidR="00666EC9">
        <w:rPr>
          <w:rFonts w:ascii="宋体" w:hAnsi="宋体" w:hint="eastAsia"/>
          <w:sz w:val="21"/>
          <w:szCs w:val="21"/>
        </w:rPr>
        <w:t>构件</w:t>
      </w:r>
      <w:r w:rsidRPr="00124A87">
        <w:rPr>
          <w:rFonts w:ascii="宋体" w:hAnsi="宋体" w:hint="eastAsia"/>
          <w:sz w:val="21"/>
          <w:szCs w:val="21"/>
        </w:rPr>
        <w:t>进行各种各样的控制，使得封装好的</w:t>
      </w:r>
      <w:r w:rsidR="00666EC9">
        <w:rPr>
          <w:rFonts w:ascii="宋体" w:hAnsi="宋体" w:hint="eastAsia"/>
          <w:sz w:val="21"/>
          <w:szCs w:val="21"/>
        </w:rPr>
        <w:t>构件</w:t>
      </w:r>
      <w:r w:rsidRPr="00124A87">
        <w:rPr>
          <w:rFonts w:ascii="宋体" w:hAnsi="宋体" w:hint="eastAsia"/>
          <w:sz w:val="21"/>
          <w:szCs w:val="21"/>
        </w:rPr>
        <w:t>能够适应不同的运行环境和用户要求。</w:t>
      </w:r>
      <w:r w:rsidR="00666EC9">
        <w:rPr>
          <w:rFonts w:ascii="宋体" w:hAnsi="宋体" w:hint="eastAsia"/>
          <w:sz w:val="21"/>
          <w:szCs w:val="21"/>
        </w:rPr>
        <w:t>构件</w:t>
      </w:r>
      <w:r w:rsidRPr="00124A87">
        <w:rPr>
          <w:rFonts w:ascii="宋体" w:hAnsi="宋体" w:hint="eastAsia"/>
          <w:sz w:val="21"/>
          <w:szCs w:val="21"/>
        </w:rPr>
        <w:t>制造商对</w:t>
      </w:r>
      <w:r w:rsidR="00666EC9">
        <w:rPr>
          <w:rFonts w:ascii="宋体" w:hAnsi="宋体" w:hint="eastAsia"/>
          <w:sz w:val="21"/>
          <w:szCs w:val="21"/>
        </w:rPr>
        <w:t>构件</w:t>
      </w:r>
      <w:r w:rsidRPr="00124A87">
        <w:rPr>
          <w:rFonts w:ascii="宋体" w:hAnsi="宋体" w:hint="eastAsia"/>
          <w:sz w:val="21"/>
          <w:szCs w:val="21"/>
        </w:rPr>
        <w:t>运行环境往往有些特殊的复杂要求，例如</w:t>
      </w:r>
      <w:r w:rsidR="00666EC9">
        <w:rPr>
          <w:rFonts w:ascii="宋体" w:hAnsi="宋体" w:hint="eastAsia"/>
          <w:sz w:val="21"/>
          <w:szCs w:val="21"/>
        </w:rPr>
        <w:t>构件</w:t>
      </w:r>
      <w:r w:rsidRPr="00124A87">
        <w:rPr>
          <w:rFonts w:ascii="宋体" w:hAnsi="宋体" w:hint="eastAsia"/>
          <w:sz w:val="21"/>
          <w:szCs w:val="21"/>
        </w:rPr>
        <w:t>是否支持多线程或信息加密，这些对于一般用户来讲很难理解和适应；而众多用户的不同好恶，如怀疑</w:t>
      </w:r>
      <w:r w:rsidR="00666EC9">
        <w:rPr>
          <w:rFonts w:ascii="宋体" w:hAnsi="宋体" w:hint="eastAsia"/>
          <w:sz w:val="21"/>
          <w:szCs w:val="21"/>
        </w:rPr>
        <w:t>构件</w:t>
      </w:r>
      <w:r w:rsidRPr="00124A87">
        <w:rPr>
          <w:rFonts w:ascii="宋体" w:hAnsi="宋体" w:hint="eastAsia"/>
          <w:sz w:val="21"/>
          <w:szCs w:val="21"/>
        </w:rPr>
        <w:t>有病毒，也不是</w:t>
      </w:r>
      <w:r w:rsidR="00666EC9">
        <w:rPr>
          <w:rFonts w:ascii="宋体" w:hAnsi="宋体" w:hint="eastAsia"/>
          <w:sz w:val="21"/>
          <w:szCs w:val="21"/>
        </w:rPr>
        <w:t>构件</w:t>
      </w:r>
      <w:r w:rsidRPr="00124A87">
        <w:rPr>
          <w:rFonts w:ascii="宋体" w:hAnsi="宋体" w:hint="eastAsia"/>
          <w:sz w:val="21"/>
          <w:szCs w:val="21"/>
        </w:rPr>
        <w:t>制造商料所能及的。这时操作系统控制主动权，动态生成中间件和构造</w:t>
      </w:r>
      <w:r w:rsidR="00666EC9">
        <w:rPr>
          <w:rFonts w:ascii="宋体" w:hAnsi="宋体" w:hint="eastAsia"/>
          <w:sz w:val="21"/>
          <w:szCs w:val="21"/>
        </w:rPr>
        <w:t>构件</w:t>
      </w:r>
      <w:r w:rsidRPr="00124A87">
        <w:rPr>
          <w:rFonts w:ascii="宋体" w:hAnsi="宋体" w:hint="eastAsia"/>
          <w:sz w:val="21"/>
          <w:szCs w:val="21"/>
        </w:rPr>
        <w:t>运行环境，就能很好地解决这些问题。操作系统利用中间件技术支持和控制应用程序的运行环境，就形成了因特网时代操作系统的关键技术。</w:t>
      </w:r>
    </w:p>
    <w:p w:rsidR="008804F1" w:rsidRPr="00124A87" w:rsidRDefault="008804F1" w:rsidP="00124A87">
      <w:pPr>
        <w:spacing w:line="300" w:lineRule="auto"/>
        <w:rPr>
          <w:rFonts w:ascii="宋体" w:hAnsi="宋体" w:hint="eastAsia"/>
          <w:sz w:val="21"/>
          <w:szCs w:val="21"/>
        </w:rPr>
      </w:pPr>
    </w:p>
    <w:p w:rsidR="008804F1" w:rsidRPr="00124A87" w:rsidRDefault="003A7571" w:rsidP="00BA4562">
      <w:pPr>
        <w:pStyle w:val="2"/>
        <w:snapToGrid w:val="0"/>
        <w:spacing w:line="300" w:lineRule="auto"/>
        <w:rPr>
          <w:rFonts w:ascii="宋体" w:eastAsia="宋体" w:hAnsi="宋体"/>
          <w:sz w:val="21"/>
          <w:szCs w:val="21"/>
        </w:rPr>
      </w:pPr>
      <w:bookmarkStart w:id="27" w:name="_Toc147125513"/>
      <w:bookmarkStart w:id="28" w:name="_Toc148260995"/>
      <w:bookmarkStart w:id="29" w:name="_Toc152754228"/>
      <w:bookmarkStart w:id="30" w:name="_Toc197918939"/>
      <w:r>
        <w:rPr>
          <w:rFonts w:ascii="宋体" w:eastAsia="宋体" w:hAnsi="宋体" w:hint="eastAsia"/>
        </w:rPr>
        <w:t>1.3</w:t>
      </w:r>
      <w:r w:rsidR="005B765D" w:rsidRPr="00CA6AC6">
        <w:rPr>
          <w:rFonts w:ascii="宋体" w:eastAsia="宋体" w:hAnsi="宋体" w:hint="eastAsia"/>
        </w:rPr>
        <w:t xml:space="preserve"> </w:t>
      </w:r>
      <w:r w:rsidR="005B765D" w:rsidRPr="00CA6AC6">
        <w:rPr>
          <w:rFonts w:ascii="宋体" w:eastAsia="宋体" w:hAnsi="宋体"/>
        </w:rPr>
        <w:t>软件编程技术</w:t>
      </w:r>
      <w:r w:rsidR="005B765D" w:rsidRPr="00CA6AC6">
        <w:rPr>
          <w:rFonts w:ascii="宋体" w:eastAsia="宋体" w:hAnsi="宋体" w:hint="eastAsia"/>
        </w:rPr>
        <w:t>的演变</w:t>
      </w:r>
      <w:bookmarkEnd w:id="27"/>
      <w:bookmarkEnd w:id="28"/>
      <w:bookmarkEnd w:id="29"/>
      <w:bookmarkEnd w:id="30"/>
    </w:p>
    <w:p w:rsidR="008804F1" w:rsidRPr="00124A87" w:rsidRDefault="008804F1" w:rsidP="00124A87">
      <w:pPr>
        <w:spacing w:line="300" w:lineRule="auto"/>
        <w:ind w:firstLine="480"/>
        <w:rPr>
          <w:rFonts w:ascii="宋体" w:hAnsi="宋体" w:hint="eastAsia"/>
          <w:sz w:val="21"/>
          <w:szCs w:val="21"/>
        </w:rPr>
      </w:pPr>
      <w:r w:rsidRPr="00124A87">
        <w:rPr>
          <w:rFonts w:ascii="宋体" w:hAnsi="宋体"/>
          <w:sz w:val="21"/>
          <w:szCs w:val="21"/>
        </w:rPr>
        <w:t>80年代以来，目标指向型软件编程技术有了很大的发展，为大规模的软件协同开发以及软件标准化、软件共享、软件运行安全机制等提供了理论基础。其发展可以大致分为以下几个阶段。</w:t>
      </w:r>
    </w:p>
    <w:p w:rsidR="008804F1" w:rsidRPr="00124A87" w:rsidRDefault="003A7571" w:rsidP="0078027F">
      <w:pPr>
        <w:pStyle w:val="3"/>
        <w:snapToGrid w:val="0"/>
        <w:spacing w:line="300" w:lineRule="auto"/>
        <w:rPr>
          <w:rFonts w:ascii="宋体" w:hAnsi="宋体"/>
          <w:szCs w:val="21"/>
        </w:rPr>
      </w:pPr>
      <w:bookmarkStart w:id="31" w:name="_Toc147125514"/>
      <w:bookmarkStart w:id="32" w:name="_Toc148260996"/>
      <w:bookmarkStart w:id="33" w:name="_Toc152754229"/>
      <w:bookmarkStart w:id="34" w:name="_Toc197918940"/>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1.3.1</w:t>
        </w:r>
      </w:smartTag>
      <w:r>
        <w:rPr>
          <w:rFonts w:ascii="宋体" w:hAnsi="宋体" w:hint="eastAsia"/>
          <w:sz w:val="28"/>
          <w:szCs w:val="28"/>
        </w:rPr>
        <w:t xml:space="preserve"> </w:t>
      </w:r>
      <w:r w:rsidRPr="00CA6AC6">
        <w:rPr>
          <w:rFonts w:ascii="宋体" w:hAnsi="宋体"/>
          <w:sz w:val="28"/>
          <w:szCs w:val="28"/>
        </w:rPr>
        <w:t>面向对象编程</w:t>
      </w:r>
      <w:bookmarkEnd w:id="31"/>
      <w:bookmarkEnd w:id="32"/>
      <w:bookmarkEnd w:id="33"/>
      <w:bookmarkEnd w:id="34"/>
    </w:p>
    <w:p w:rsidR="008804F1" w:rsidRPr="00124A87" w:rsidRDefault="008804F1" w:rsidP="00124A87">
      <w:pPr>
        <w:spacing w:line="300" w:lineRule="auto"/>
        <w:ind w:firstLine="480"/>
        <w:rPr>
          <w:rFonts w:ascii="宋体" w:hAnsi="宋体"/>
          <w:sz w:val="21"/>
          <w:szCs w:val="21"/>
        </w:rPr>
      </w:pPr>
      <w:r w:rsidRPr="00124A87">
        <w:rPr>
          <w:rFonts w:ascii="宋体" w:hAnsi="宋体"/>
          <w:sz w:val="21"/>
          <w:szCs w:val="21"/>
        </w:rPr>
        <w:t>通过对软件模块的封装，使其相对独立，从而使复杂的问题简单化。面向对象编程强调的是对象的封装，但模块（对象）之间的关系在编译的时候被固定，模块之间的关系是静态的，在程序运行时不可改变模块之间的关系，就是说在运行时不能换用零件。其代表是C++语言所代表的面向对象编程。</w:t>
      </w:r>
    </w:p>
    <w:p w:rsidR="008804F1" w:rsidRPr="00124A87" w:rsidRDefault="0097535E" w:rsidP="00124A87">
      <w:pPr>
        <w:spacing w:line="300" w:lineRule="auto"/>
        <w:ind w:firstLine="1320"/>
        <w:rPr>
          <w:rFonts w:ascii="宋体" w:hAnsi="宋体"/>
          <w:sz w:val="21"/>
          <w:szCs w:val="21"/>
        </w:rPr>
      </w:pPr>
      <w:r w:rsidRPr="00124A87">
        <w:rPr>
          <w:rFonts w:ascii="宋体" w:hAnsi="宋体"/>
          <w:noProof/>
          <w:sz w:val="21"/>
          <w:szCs w:val="21"/>
        </w:rPr>
        <w:drawing>
          <wp:inline distT="0" distB="0" distL="0" distR="0">
            <wp:extent cx="3223260" cy="1135380"/>
            <wp:effectExtent l="0" t="0" r="0" b="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3260" cy="1135380"/>
                    </a:xfrm>
                    <a:prstGeom prst="rect">
                      <a:avLst/>
                    </a:prstGeom>
                    <a:noFill/>
                    <a:ln>
                      <a:noFill/>
                    </a:ln>
                  </pic:spPr>
                </pic:pic>
              </a:graphicData>
            </a:graphic>
          </wp:inline>
        </w:drawing>
      </w:r>
    </w:p>
    <w:p w:rsidR="008804F1" w:rsidRPr="00124A87" w:rsidRDefault="008804F1" w:rsidP="00124A87">
      <w:pPr>
        <w:spacing w:line="300" w:lineRule="auto"/>
        <w:ind w:firstLine="1320"/>
        <w:rPr>
          <w:rFonts w:ascii="宋体" w:hAnsi="宋体" w:hint="eastAsia"/>
          <w:sz w:val="21"/>
          <w:szCs w:val="21"/>
        </w:rPr>
      </w:pPr>
      <w:r w:rsidRPr="00124A87">
        <w:rPr>
          <w:rFonts w:ascii="宋体" w:hAnsi="宋体"/>
          <w:sz w:val="21"/>
          <w:szCs w:val="21"/>
        </w:rPr>
        <w:t>图</w:t>
      </w:r>
      <w:r w:rsidRPr="00124A87">
        <w:rPr>
          <w:rFonts w:ascii="宋体" w:hAnsi="宋体" w:hint="eastAsia"/>
          <w:sz w:val="21"/>
          <w:szCs w:val="21"/>
        </w:rPr>
        <w:t>1</w:t>
      </w:r>
      <w:r w:rsidRPr="00124A87">
        <w:rPr>
          <w:rFonts w:ascii="宋体" w:hAnsi="宋体"/>
          <w:sz w:val="21"/>
          <w:szCs w:val="21"/>
        </w:rPr>
        <w:t>.</w:t>
      </w:r>
      <w:r w:rsidR="00BB6FA5">
        <w:rPr>
          <w:rFonts w:ascii="宋体" w:hAnsi="宋体" w:hint="eastAsia"/>
          <w:sz w:val="21"/>
          <w:szCs w:val="21"/>
        </w:rPr>
        <w:t>5</w:t>
      </w:r>
      <w:r w:rsidRPr="00124A87">
        <w:rPr>
          <w:rFonts w:ascii="宋体" w:hAnsi="宋体"/>
          <w:sz w:val="21"/>
          <w:szCs w:val="21"/>
        </w:rPr>
        <w:t xml:space="preserve">  面向对象编程的运行模型，模块之间的关系固定</w:t>
      </w:r>
    </w:p>
    <w:p w:rsidR="008804F1" w:rsidRPr="00124A87" w:rsidRDefault="008804F1" w:rsidP="00124A87">
      <w:pPr>
        <w:spacing w:line="300" w:lineRule="auto"/>
        <w:ind w:firstLine="1320"/>
        <w:rPr>
          <w:rFonts w:ascii="宋体" w:hAnsi="宋体" w:hint="eastAsia"/>
          <w:sz w:val="21"/>
          <w:szCs w:val="21"/>
        </w:rPr>
      </w:pPr>
    </w:p>
    <w:p w:rsidR="008804F1" w:rsidRPr="00124A87" w:rsidRDefault="003A7571" w:rsidP="0078027F">
      <w:pPr>
        <w:pStyle w:val="3"/>
        <w:snapToGrid w:val="0"/>
        <w:spacing w:line="300" w:lineRule="auto"/>
        <w:rPr>
          <w:rFonts w:ascii="宋体" w:hAnsi="宋体"/>
          <w:szCs w:val="21"/>
        </w:rPr>
      </w:pPr>
      <w:bookmarkStart w:id="35" w:name="_Toc147125515"/>
      <w:bookmarkStart w:id="36" w:name="_Toc148260997"/>
      <w:bookmarkStart w:id="37" w:name="_Toc152754230"/>
      <w:bookmarkStart w:id="38" w:name="_Toc197918941"/>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1.3.2</w:t>
        </w:r>
      </w:smartTag>
      <w:r>
        <w:rPr>
          <w:rFonts w:ascii="宋体" w:hAnsi="宋体" w:hint="eastAsia"/>
          <w:sz w:val="28"/>
          <w:szCs w:val="28"/>
        </w:rPr>
        <w:t xml:space="preserve"> </w:t>
      </w:r>
      <w:r w:rsidRPr="00CA6AC6">
        <w:rPr>
          <w:rFonts w:ascii="宋体" w:hAnsi="宋体"/>
          <w:sz w:val="28"/>
          <w:szCs w:val="28"/>
        </w:rPr>
        <w:t>面向构件编程</w:t>
      </w:r>
      <w:bookmarkEnd w:id="35"/>
      <w:bookmarkEnd w:id="36"/>
      <w:bookmarkEnd w:id="37"/>
      <w:bookmarkEnd w:id="38"/>
    </w:p>
    <w:p w:rsidR="008804F1" w:rsidRPr="00124A87" w:rsidRDefault="008804F1" w:rsidP="00124A87">
      <w:pPr>
        <w:spacing w:line="300" w:lineRule="auto"/>
        <w:ind w:firstLine="480"/>
        <w:rPr>
          <w:rFonts w:ascii="宋体" w:hAnsi="宋体"/>
          <w:sz w:val="21"/>
          <w:szCs w:val="21"/>
        </w:rPr>
      </w:pPr>
      <w:r w:rsidRPr="00124A87">
        <w:rPr>
          <w:rFonts w:ascii="宋体" w:hAnsi="宋体"/>
          <w:sz w:val="21"/>
          <w:szCs w:val="21"/>
        </w:rPr>
        <w:t>为了解决不同软件开发商提供的构件模块（软件对象）可以相互操作使用，构件之间的连接和调用要通过标准的协议来完成。构件化编程模型强调协议标准，需要提供各厂商都能遵守的协议体系。就像公制螺丝的标准一样，所有符合标准的螺丝和螺母都可以相互装配。构件化编程模型建立在面向对象技术的基础之上，是完全面向对象的，提供了动态构造部件模块（运行中可以构造部件）的机制。构件在运行时动态装入，是可换的。其代表是COM技术。</w:t>
      </w:r>
    </w:p>
    <w:p w:rsidR="008804F1" w:rsidRPr="00124A87" w:rsidRDefault="0097535E" w:rsidP="00124A87">
      <w:pPr>
        <w:spacing w:line="300" w:lineRule="auto"/>
        <w:ind w:firstLine="1365"/>
        <w:rPr>
          <w:rFonts w:ascii="宋体" w:hAnsi="宋体"/>
          <w:sz w:val="21"/>
          <w:szCs w:val="21"/>
        </w:rPr>
      </w:pPr>
      <w:r w:rsidRPr="00124A87">
        <w:rPr>
          <w:rFonts w:ascii="宋体" w:hAnsi="宋体"/>
          <w:noProof/>
          <w:sz w:val="21"/>
          <w:szCs w:val="21"/>
        </w:rPr>
        <w:lastRenderedPageBreak/>
        <w:drawing>
          <wp:inline distT="0" distB="0" distL="0" distR="0">
            <wp:extent cx="3680460" cy="1097280"/>
            <wp:effectExtent l="0" t="0" r="0" b="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0460" cy="1097280"/>
                    </a:xfrm>
                    <a:prstGeom prst="rect">
                      <a:avLst/>
                    </a:prstGeom>
                    <a:noFill/>
                    <a:ln>
                      <a:noFill/>
                    </a:ln>
                  </pic:spPr>
                </pic:pic>
              </a:graphicData>
            </a:graphic>
          </wp:inline>
        </w:drawing>
      </w:r>
    </w:p>
    <w:p w:rsidR="008804F1" w:rsidRPr="00124A87" w:rsidRDefault="008804F1" w:rsidP="00124A87">
      <w:pPr>
        <w:spacing w:line="300" w:lineRule="auto"/>
        <w:ind w:firstLine="1680"/>
        <w:rPr>
          <w:rFonts w:ascii="宋体" w:hAnsi="宋体" w:hint="eastAsia"/>
          <w:sz w:val="21"/>
          <w:szCs w:val="21"/>
        </w:rPr>
      </w:pPr>
      <w:r w:rsidRPr="00124A87">
        <w:rPr>
          <w:rFonts w:ascii="宋体" w:hAnsi="宋体"/>
          <w:sz w:val="21"/>
          <w:szCs w:val="21"/>
        </w:rPr>
        <w:t>图</w:t>
      </w:r>
      <w:r w:rsidRPr="00124A87">
        <w:rPr>
          <w:rFonts w:ascii="宋体" w:hAnsi="宋体" w:hint="eastAsia"/>
          <w:sz w:val="21"/>
          <w:szCs w:val="21"/>
        </w:rPr>
        <w:t>1</w:t>
      </w:r>
      <w:r w:rsidRPr="00124A87">
        <w:rPr>
          <w:rFonts w:ascii="宋体" w:hAnsi="宋体"/>
          <w:sz w:val="21"/>
          <w:szCs w:val="21"/>
        </w:rPr>
        <w:t>.</w:t>
      </w:r>
      <w:r w:rsidR="00BB6FA5">
        <w:rPr>
          <w:rFonts w:ascii="宋体" w:hAnsi="宋体" w:hint="eastAsia"/>
          <w:sz w:val="21"/>
          <w:szCs w:val="21"/>
        </w:rPr>
        <w:t>6</w:t>
      </w:r>
      <w:r w:rsidRPr="00124A87">
        <w:rPr>
          <w:rFonts w:ascii="宋体" w:hAnsi="宋体"/>
          <w:sz w:val="21"/>
          <w:szCs w:val="21"/>
        </w:rPr>
        <w:t xml:space="preserve">  构件化程序的运行模型，运行时零件可替换</w:t>
      </w:r>
    </w:p>
    <w:p w:rsidR="008804F1" w:rsidRPr="00124A87" w:rsidRDefault="008804F1" w:rsidP="00124A87">
      <w:pPr>
        <w:spacing w:line="300" w:lineRule="auto"/>
        <w:ind w:firstLine="1680"/>
        <w:rPr>
          <w:rFonts w:ascii="宋体" w:hAnsi="宋体" w:hint="eastAsia"/>
          <w:sz w:val="21"/>
          <w:szCs w:val="21"/>
        </w:rPr>
      </w:pPr>
    </w:p>
    <w:p w:rsidR="008804F1" w:rsidRPr="00124A87" w:rsidRDefault="003A7571" w:rsidP="0078027F">
      <w:pPr>
        <w:pStyle w:val="3"/>
        <w:snapToGrid w:val="0"/>
        <w:spacing w:line="300" w:lineRule="auto"/>
        <w:rPr>
          <w:rFonts w:ascii="宋体" w:hAnsi="宋体"/>
          <w:szCs w:val="21"/>
        </w:rPr>
      </w:pPr>
      <w:bookmarkStart w:id="39" w:name="_Toc147125516"/>
      <w:bookmarkStart w:id="40" w:name="_Toc148260998"/>
      <w:bookmarkStart w:id="41" w:name="_Toc152754231"/>
      <w:bookmarkStart w:id="42" w:name="_Toc197918942"/>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1.3.3</w:t>
        </w:r>
      </w:smartTag>
      <w:r>
        <w:rPr>
          <w:rFonts w:ascii="宋体" w:hAnsi="宋体" w:hint="eastAsia"/>
          <w:sz w:val="28"/>
          <w:szCs w:val="28"/>
        </w:rPr>
        <w:t xml:space="preserve"> </w:t>
      </w:r>
      <w:r w:rsidRPr="00CA6AC6">
        <w:rPr>
          <w:rFonts w:ascii="宋体" w:hAnsi="宋体"/>
          <w:sz w:val="28"/>
          <w:szCs w:val="28"/>
        </w:rPr>
        <w:t>面向中间件编程</w:t>
      </w:r>
      <w:bookmarkEnd w:id="39"/>
      <w:bookmarkEnd w:id="40"/>
      <w:bookmarkEnd w:id="41"/>
      <w:bookmarkEnd w:id="42"/>
    </w:p>
    <w:p w:rsidR="008804F1" w:rsidRPr="00124A87" w:rsidRDefault="008804F1" w:rsidP="00124A87">
      <w:pPr>
        <w:spacing w:line="300" w:lineRule="auto"/>
        <w:ind w:firstLine="480"/>
        <w:rPr>
          <w:rFonts w:ascii="宋体" w:hAnsi="宋体"/>
          <w:sz w:val="21"/>
          <w:szCs w:val="21"/>
        </w:rPr>
      </w:pPr>
      <w:r w:rsidRPr="00124A87">
        <w:rPr>
          <w:rFonts w:ascii="宋体" w:hAnsi="宋体"/>
          <w:sz w:val="21"/>
          <w:szCs w:val="21"/>
        </w:rPr>
        <w:t>由于因特网的普及，构件可来自于网络，系统要解决自动下载，安全等问题。因此，系统中需要根据构件的自描述信息自动生成构件的运行环境，生成代理构件即中间件，通过系统自动生成的中间件对构件的运行状态进行干预或控制，或自动提供针对不同网络协议、输入输出设备的服务（即运行环境）。中间件编程更加强调构件的自描述和构件运行环境的透明性，是网络时代编程的重要技术。其代表是CAR、JAVA和.NET（C#语言）。</w:t>
      </w:r>
    </w:p>
    <w:p w:rsidR="008804F1" w:rsidRPr="00124A87" w:rsidRDefault="0097535E" w:rsidP="00124A87">
      <w:pPr>
        <w:spacing w:line="300" w:lineRule="auto"/>
        <w:ind w:firstLine="420"/>
        <w:rPr>
          <w:rFonts w:ascii="宋体" w:hAnsi="宋体"/>
          <w:sz w:val="21"/>
          <w:szCs w:val="21"/>
        </w:rPr>
      </w:pPr>
      <w:r w:rsidRPr="00124A87">
        <w:rPr>
          <w:rFonts w:ascii="宋体" w:hAnsi="宋体"/>
          <w:noProof/>
          <w:sz w:val="21"/>
          <w:szCs w:val="21"/>
        </w:rPr>
        <w:drawing>
          <wp:inline distT="0" distB="0" distL="0" distR="0">
            <wp:extent cx="4754880" cy="1143000"/>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880" cy="1143000"/>
                    </a:xfrm>
                    <a:prstGeom prst="rect">
                      <a:avLst/>
                    </a:prstGeom>
                    <a:noFill/>
                    <a:ln>
                      <a:noFill/>
                    </a:ln>
                  </pic:spPr>
                </pic:pic>
              </a:graphicData>
            </a:graphic>
          </wp:inline>
        </w:drawing>
      </w:r>
    </w:p>
    <w:p w:rsidR="008804F1" w:rsidRPr="00124A87" w:rsidRDefault="008804F1" w:rsidP="00124A87">
      <w:pPr>
        <w:spacing w:line="300" w:lineRule="auto"/>
        <w:ind w:firstLine="1365"/>
        <w:rPr>
          <w:rFonts w:ascii="宋体" w:hAnsi="宋体"/>
          <w:sz w:val="21"/>
          <w:szCs w:val="21"/>
        </w:rPr>
      </w:pPr>
      <w:r w:rsidRPr="00124A87">
        <w:rPr>
          <w:rFonts w:ascii="宋体" w:hAnsi="宋体"/>
          <w:sz w:val="21"/>
          <w:szCs w:val="21"/>
        </w:rPr>
        <w:t>图</w:t>
      </w:r>
      <w:r w:rsidRPr="00124A87">
        <w:rPr>
          <w:rFonts w:ascii="宋体" w:hAnsi="宋体" w:hint="eastAsia"/>
          <w:sz w:val="21"/>
          <w:szCs w:val="21"/>
        </w:rPr>
        <w:t>1</w:t>
      </w:r>
      <w:r w:rsidRPr="00124A87">
        <w:rPr>
          <w:rFonts w:ascii="宋体" w:hAnsi="宋体"/>
          <w:sz w:val="21"/>
          <w:szCs w:val="21"/>
        </w:rPr>
        <w:t>.</w:t>
      </w:r>
      <w:r w:rsidR="00BB6FA5">
        <w:rPr>
          <w:rFonts w:ascii="宋体" w:hAnsi="宋体" w:hint="eastAsia"/>
          <w:sz w:val="21"/>
          <w:szCs w:val="21"/>
        </w:rPr>
        <w:t>7</w:t>
      </w:r>
      <w:r w:rsidRPr="00124A87">
        <w:rPr>
          <w:rFonts w:ascii="宋体" w:hAnsi="宋体"/>
          <w:sz w:val="21"/>
          <w:szCs w:val="21"/>
        </w:rPr>
        <w:t xml:space="preserve">  中间件运行环境的模型，动态生成代理构件</w:t>
      </w:r>
    </w:p>
    <w:p w:rsidR="008804F1" w:rsidRPr="00124A87" w:rsidRDefault="008804F1" w:rsidP="00124A87">
      <w:pPr>
        <w:spacing w:line="300" w:lineRule="auto"/>
        <w:ind w:firstLine="480"/>
        <w:rPr>
          <w:rFonts w:ascii="宋体" w:hAnsi="宋体"/>
          <w:sz w:val="21"/>
          <w:szCs w:val="21"/>
        </w:rPr>
      </w:pPr>
      <w:r w:rsidRPr="00124A87">
        <w:rPr>
          <w:rFonts w:ascii="宋体" w:hAnsi="宋体"/>
          <w:sz w:val="21"/>
          <w:szCs w:val="21"/>
        </w:rPr>
        <w:t>在这样的发展过程中，人们逐步深化了对大规模软件开发所需的科学模型、网络环境下软件运行必要机制的理解，使软件技术达到了更高的境界，实现了：</w:t>
      </w:r>
    </w:p>
    <w:p w:rsidR="008804F1" w:rsidRPr="00124A87" w:rsidRDefault="008804F1" w:rsidP="00124A87">
      <w:pPr>
        <w:numPr>
          <w:ilvl w:val="0"/>
          <w:numId w:val="1"/>
        </w:numPr>
        <w:spacing w:line="300" w:lineRule="auto"/>
        <w:rPr>
          <w:rFonts w:ascii="宋体" w:hAnsi="宋体"/>
          <w:sz w:val="21"/>
          <w:szCs w:val="21"/>
        </w:rPr>
      </w:pPr>
      <w:r w:rsidRPr="00124A87">
        <w:rPr>
          <w:rFonts w:ascii="宋体" w:hAnsi="宋体"/>
          <w:sz w:val="21"/>
          <w:szCs w:val="21"/>
        </w:rPr>
        <w:t>构件的相互操作性。不同软件开发商开发的具有独特功能的构件，可以确保与其他人开发的构件实现互操作。</w:t>
      </w:r>
    </w:p>
    <w:p w:rsidR="008804F1" w:rsidRPr="00124A87" w:rsidRDefault="008804F1" w:rsidP="00124A87">
      <w:pPr>
        <w:numPr>
          <w:ilvl w:val="0"/>
          <w:numId w:val="1"/>
        </w:numPr>
        <w:spacing w:line="300" w:lineRule="auto"/>
        <w:rPr>
          <w:rFonts w:ascii="宋体" w:hAnsi="宋体"/>
          <w:sz w:val="21"/>
          <w:szCs w:val="21"/>
        </w:rPr>
      </w:pPr>
      <w:r w:rsidRPr="00124A87">
        <w:rPr>
          <w:rFonts w:ascii="宋体" w:hAnsi="宋体"/>
          <w:sz w:val="21"/>
          <w:szCs w:val="21"/>
        </w:rPr>
        <w:t>软件升级的独立性。实现在对某一个构件进行升级时不会影响到系统中的其他构件。</w:t>
      </w:r>
    </w:p>
    <w:p w:rsidR="008804F1" w:rsidRPr="00124A87" w:rsidRDefault="008804F1" w:rsidP="00124A87">
      <w:pPr>
        <w:numPr>
          <w:ilvl w:val="0"/>
          <w:numId w:val="1"/>
        </w:numPr>
        <w:spacing w:line="300" w:lineRule="auto"/>
        <w:rPr>
          <w:rFonts w:ascii="宋体" w:hAnsi="宋体"/>
          <w:sz w:val="21"/>
          <w:szCs w:val="21"/>
        </w:rPr>
      </w:pPr>
      <w:r w:rsidRPr="00124A87">
        <w:rPr>
          <w:rFonts w:ascii="宋体" w:hAnsi="宋体"/>
          <w:sz w:val="21"/>
          <w:szCs w:val="21"/>
        </w:rPr>
        <w:t>编程语言的独立性。不同的编程语言实现的构件之间可以实现互操作。</w:t>
      </w:r>
    </w:p>
    <w:p w:rsidR="008804F1" w:rsidRPr="00124A87" w:rsidRDefault="008804F1" w:rsidP="00124A87">
      <w:pPr>
        <w:numPr>
          <w:ilvl w:val="0"/>
          <w:numId w:val="1"/>
        </w:numPr>
        <w:spacing w:line="300" w:lineRule="auto"/>
        <w:rPr>
          <w:rFonts w:ascii="宋体" w:hAnsi="宋体" w:hint="eastAsia"/>
          <w:sz w:val="21"/>
          <w:szCs w:val="21"/>
        </w:rPr>
      </w:pPr>
      <w:r w:rsidRPr="00124A87">
        <w:rPr>
          <w:rFonts w:ascii="宋体" w:hAnsi="宋体"/>
          <w:sz w:val="21"/>
          <w:szCs w:val="21"/>
        </w:rPr>
        <w:t>构件运行环境的透明性。提供一个简单、统一的编程模型，使得构件可以在进程内、跨进程甚至于跨网络运行。同时提供系统运行的安全、保护机制。</w:t>
      </w:r>
    </w:p>
    <w:p w:rsidR="00B275D6" w:rsidRPr="00124A87" w:rsidRDefault="003A7571" w:rsidP="00BA4562">
      <w:pPr>
        <w:pStyle w:val="2"/>
        <w:snapToGrid w:val="0"/>
        <w:spacing w:line="300" w:lineRule="auto"/>
        <w:rPr>
          <w:rFonts w:ascii="宋体" w:hAnsi="宋体" w:hint="eastAsia"/>
          <w:sz w:val="21"/>
          <w:szCs w:val="21"/>
        </w:rPr>
      </w:pPr>
      <w:bookmarkStart w:id="43" w:name="_Toc147125518"/>
      <w:bookmarkStart w:id="44" w:name="_Toc148260999"/>
      <w:bookmarkStart w:id="45" w:name="_Toc152754232"/>
      <w:bookmarkStart w:id="46" w:name="_Toc197918943"/>
      <w:r>
        <w:rPr>
          <w:rFonts w:ascii="宋体" w:eastAsia="宋体" w:hAnsi="宋体" w:hint="eastAsia"/>
        </w:rPr>
        <w:t>1.4</w:t>
      </w:r>
      <w:r w:rsidR="005B765D" w:rsidRPr="006672E0">
        <w:rPr>
          <w:rFonts w:ascii="宋体" w:eastAsia="宋体" w:hAnsi="宋体" w:hint="eastAsia"/>
        </w:rPr>
        <w:t xml:space="preserve"> </w:t>
      </w:r>
      <w:r w:rsidR="00E87FE5" w:rsidRPr="006672E0">
        <w:rPr>
          <w:rFonts w:ascii="宋体" w:eastAsia="宋体" w:hAnsi="宋体" w:hint="eastAsia"/>
        </w:rPr>
        <w:t>CAR技术的产生</w:t>
      </w:r>
      <w:bookmarkEnd w:id="43"/>
      <w:bookmarkEnd w:id="44"/>
      <w:bookmarkEnd w:id="45"/>
      <w:bookmarkEnd w:id="46"/>
    </w:p>
    <w:p w:rsidR="00B275D6" w:rsidRPr="00124A87" w:rsidRDefault="00B275D6" w:rsidP="00124A87">
      <w:pPr>
        <w:snapToGrid w:val="0"/>
        <w:spacing w:line="300" w:lineRule="auto"/>
        <w:ind w:firstLine="480"/>
        <w:rPr>
          <w:rFonts w:ascii="宋体" w:hAnsi="宋体"/>
          <w:sz w:val="21"/>
          <w:szCs w:val="21"/>
        </w:rPr>
      </w:pPr>
      <w:r w:rsidRPr="00124A87">
        <w:rPr>
          <w:rFonts w:ascii="宋体" w:hAnsi="宋体"/>
          <w:sz w:val="21"/>
          <w:szCs w:val="21"/>
        </w:rPr>
        <w:t>CAR技术就是在总结面向对象编程、面向构件编程技术的发展历史和经验，为更好地支持面向以Web Service（WEB服务）为代表的下一代网络应用软件开发而发明的。为了在资源有限的嵌入式系统中实现面向中间件编程技术，同时又能得到C/C++的运行效率，CAR没有使用JAVA和.NET的基于中间代码</w:t>
      </w:r>
      <w:r w:rsidR="006C12CC">
        <w:rPr>
          <w:rFonts w:ascii="宋体" w:hAnsi="宋体" w:hint="eastAsia"/>
          <w:sz w:val="21"/>
          <w:szCs w:val="21"/>
        </w:rPr>
        <w:t>――</w:t>
      </w:r>
      <w:r w:rsidRPr="00124A87">
        <w:rPr>
          <w:rFonts w:ascii="宋体" w:hAnsi="宋体"/>
          <w:sz w:val="21"/>
          <w:szCs w:val="21"/>
        </w:rPr>
        <w:t>虚拟机的机制，而是采用了用C++</w:t>
      </w:r>
      <w:r w:rsidR="009C72BC">
        <w:rPr>
          <w:rFonts w:ascii="宋体" w:hAnsi="宋体"/>
          <w:sz w:val="21"/>
          <w:szCs w:val="21"/>
        </w:rPr>
        <w:t>编程，用</w:t>
      </w:r>
      <w:r w:rsidR="009C72BC">
        <w:rPr>
          <w:rFonts w:ascii="宋体" w:hAnsi="宋体" w:hint="eastAsia"/>
          <w:sz w:val="21"/>
          <w:szCs w:val="21"/>
        </w:rPr>
        <w:t xml:space="preserve">Elastos </w:t>
      </w:r>
      <w:r w:rsidRPr="00124A87">
        <w:rPr>
          <w:rFonts w:ascii="宋体" w:hAnsi="宋体"/>
          <w:sz w:val="21"/>
          <w:szCs w:val="21"/>
        </w:rPr>
        <w:t>SDK</w:t>
      </w:r>
      <w:r w:rsidR="006733F9">
        <w:rPr>
          <w:rFonts w:ascii="宋体" w:hAnsi="宋体"/>
          <w:sz w:val="21"/>
          <w:szCs w:val="21"/>
        </w:rPr>
        <w:t>提供的工具直接生成运行于</w:t>
      </w:r>
      <w:r w:rsidR="00F923DF">
        <w:rPr>
          <w:rFonts w:ascii="宋体" w:hAnsi="宋体" w:hint="eastAsia"/>
          <w:sz w:val="21"/>
          <w:szCs w:val="21"/>
        </w:rPr>
        <w:t>“</w:t>
      </w:r>
      <w:r w:rsidR="006733F9">
        <w:rPr>
          <w:rFonts w:ascii="宋体" w:hAnsi="宋体" w:hint="eastAsia"/>
          <w:sz w:val="21"/>
          <w:szCs w:val="21"/>
        </w:rPr>
        <w:t>CAR</w:t>
      </w:r>
      <w:r w:rsidRPr="00124A87">
        <w:rPr>
          <w:rFonts w:ascii="宋体" w:hAnsi="宋体"/>
          <w:sz w:val="21"/>
          <w:szCs w:val="21"/>
        </w:rPr>
        <w:t>构件运行平台</w:t>
      </w:r>
      <w:r w:rsidR="00F923DF">
        <w:rPr>
          <w:rFonts w:ascii="宋体" w:hAnsi="宋体" w:hint="eastAsia"/>
          <w:sz w:val="21"/>
          <w:szCs w:val="21"/>
        </w:rPr>
        <w:t>”</w:t>
      </w:r>
      <w:r w:rsidRPr="00124A87">
        <w:rPr>
          <w:rFonts w:ascii="宋体" w:hAnsi="宋体"/>
          <w:sz w:val="21"/>
          <w:szCs w:val="21"/>
        </w:rPr>
        <w:t>的二进制代码的机制。用C++编程实现构件技术，使得更多的程序员能够充分运用自己熟悉的编程语言知识和开发经验，很容易掌握面向构件、中间件编程的技术。在不同操作系统上实现的</w:t>
      </w:r>
      <w:r w:rsidR="002217D1">
        <w:rPr>
          <w:rFonts w:ascii="宋体" w:hAnsi="宋体" w:hint="eastAsia"/>
          <w:sz w:val="21"/>
          <w:szCs w:val="21"/>
        </w:rPr>
        <w:t>CAR</w:t>
      </w:r>
      <w:r w:rsidRPr="00124A87">
        <w:rPr>
          <w:rFonts w:ascii="宋体" w:hAnsi="宋体"/>
          <w:sz w:val="21"/>
          <w:szCs w:val="21"/>
        </w:rPr>
        <w:t>构件运行平台，可以使CAR</w:t>
      </w:r>
      <w:r w:rsidR="00790F57">
        <w:rPr>
          <w:rFonts w:ascii="宋体" w:hAnsi="宋体"/>
          <w:sz w:val="21"/>
          <w:szCs w:val="21"/>
        </w:rPr>
        <w:t>构件的二进制代码</w:t>
      </w:r>
      <w:r w:rsidRPr="00124A87">
        <w:rPr>
          <w:rFonts w:ascii="宋体" w:hAnsi="宋体"/>
          <w:sz w:val="21"/>
          <w:szCs w:val="21"/>
        </w:rPr>
        <w:t>实现跨操作系统平台兼容。</w:t>
      </w:r>
    </w:p>
    <w:p w:rsidR="00B275D6" w:rsidRPr="00124A87" w:rsidRDefault="00B275D6" w:rsidP="00E72249">
      <w:pPr>
        <w:snapToGrid w:val="0"/>
        <w:spacing w:line="300" w:lineRule="auto"/>
        <w:ind w:firstLine="480"/>
        <w:rPr>
          <w:rFonts w:ascii="宋体" w:hAnsi="宋体" w:hint="eastAsia"/>
          <w:sz w:val="21"/>
          <w:szCs w:val="21"/>
        </w:rPr>
      </w:pPr>
      <w:r w:rsidRPr="00124A87">
        <w:rPr>
          <w:rFonts w:ascii="宋体" w:hAnsi="宋体"/>
          <w:sz w:val="21"/>
          <w:szCs w:val="21"/>
        </w:rPr>
        <w:lastRenderedPageBreak/>
        <w:t>为了避免使用</w:t>
      </w:r>
      <w:r w:rsidR="00CC6557">
        <w:rPr>
          <w:rFonts w:ascii="宋体" w:hAnsi="宋体" w:hint="eastAsia"/>
          <w:sz w:val="21"/>
          <w:szCs w:val="21"/>
        </w:rPr>
        <w:t>“</w:t>
      </w:r>
      <w:r w:rsidRPr="00124A87">
        <w:rPr>
          <w:rFonts w:ascii="宋体" w:hAnsi="宋体"/>
          <w:sz w:val="21"/>
          <w:szCs w:val="21"/>
        </w:rPr>
        <w:t>中间件</w:t>
      </w:r>
      <w:r w:rsidR="00CC6557">
        <w:rPr>
          <w:rFonts w:ascii="宋体" w:hAnsi="宋体" w:hint="eastAsia"/>
          <w:sz w:val="21"/>
          <w:szCs w:val="21"/>
        </w:rPr>
        <w:t>”</w:t>
      </w:r>
      <w:r w:rsidRPr="00124A87">
        <w:rPr>
          <w:rFonts w:ascii="宋体" w:hAnsi="宋体"/>
          <w:sz w:val="21"/>
          <w:szCs w:val="21"/>
        </w:rPr>
        <w:t>这个有不同语义解释的词汇造成概念上的混淆，我们简单地将CAR技术统称为CAR构件技术。</w:t>
      </w:r>
    </w:p>
    <w:p w:rsidR="00B275D6" w:rsidRPr="00E72249" w:rsidRDefault="00E72249" w:rsidP="00124A87">
      <w:pPr>
        <w:widowControl w:val="0"/>
        <w:tabs>
          <w:tab w:val="left" w:pos="720"/>
        </w:tabs>
        <w:autoSpaceDE w:val="0"/>
        <w:autoSpaceDN w:val="0"/>
        <w:adjustRightInd w:val="0"/>
        <w:snapToGrid w:val="0"/>
        <w:spacing w:line="300" w:lineRule="auto"/>
        <w:ind w:right="17"/>
        <w:rPr>
          <w:rFonts w:ascii="宋体" w:hAnsi="宋体"/>
          <w:sz w:val="21"/>
          <w:szCs w:val="21"/>
        </w:rPr>
      </w:pPr>
      <w:r>
        <w:rPr>
          <w:rFonts w:ascii="宋体" w:hAnsi="宋体"/>
          <w:sz w:val="21"/>
          <w:szCs w:val="21"/>
        </w:rPr>
        <w:br w:type="page"/>
      </w:r>
    </w:p>
    <w:p w:rsidR="00B275D6" w:rsidRPr="000908B9" w:rsidRDefault="00983F70" w:rsidP="000908B9">
      <w:pPr>
        <w:pStyle w:val="1125"/>
      </w:pPr>
      <w:bookmarkStart w:id="47" w:name="_Toc148261000"/>
      <w:bookmarkStart w:id="48" w:name="_Toc152754233"/>
      <w:bookmarkStart w:id="49" w:name="_Toc197918944"/>
      <w:r w:rsidRPr="008947D4">
        <w:t>第</w:t>
      </w:r>
      <w:r w:rsidRPr="008947D4">
        <w:rPr>
          <w:rFonts w:hint="eastAsia"/>
        </w:rPr>
        <w:t>二</w:t>
      </w:r>
      <w:r w:rsidR="00B275D6" w:rsidRPr="008947D4">
        <w:t>章</w:t>
      </w:r>
      <w:r w:rsidR="00DC3C9D">
        <w:rPr>
          <w:rFonts w:hint="eastAsia"/>
        </w:rPr>
        <w:t xml:space="preserve">　</w:t>
      </w:r>
      <w:r w:rsidR="00B275D6" w:rsidRPr="008947D4">
        <w:t>CAR</w:t>
      </w:r>
      <w:r w:rsidR="00B275D6" w:rsidRPr="008947D4">
        <w:t>技术的发展</w:t>
      </w:r>
      <w:bookmarkEnd w:id="47"/>
      <w:bookmarkEnd w:id="48"/>
      <w:bookmarkEnd w:id="49"/>
    </w:p>
    <w:p w:rsidR="005B765D" w:rsidRPr="00124A87" w:rsidRDefault="005B765D" w:rsidP="00BA4562">
      <w:pPr>
        <w:pStyle w:val="2"/>
        <w:snapToGrid w:val="0"/>
        <w:spacing w:line="300" w:lineRule="auto"/>
        <w:rPr>
          <w:rFonts w:ascii="宋体" w:eastAsia="宋体" w:hAnsi="宋体" w:hint="eastAsia"/>
          <w:sz w:val="21"/>
          <w:szCs w:val="21"/>
        </w:rPr>
      </w:pPr>
      <w:bookmarkStart w:id="50" w:name="_Toc147125519"/>
      <w:bookmarkStart w:id="51" w:name="_Toc148261001"/>
      <w:bookmarkStart w:id="52" w:name="_Toc152754234"/>
      <w:bookmarkStart w:id="53" w:name="_Toc197918945"/>
      <w:r w:rsidRPr="006672E0">
        <w:rPr>
          <w:rFonts w:ascii="宋体" w:eastAsia="宋体" w:hAnsi="宋体" w:hint="eastAsia"/>
        </w:rPr>
        <w:t>2.1 CAR结构</w:t>
      </w:r>
      <w:bookmarkEnd w:id="50"/>
      <w:bookmarkEnd w:id="51"/>
      <w:bookmarkEnd w:id="52"/>
      <w:bookmarkEnd w:id="53"/>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前面已经提到过，</w:t>
      </w:r>
      <w:r w:rsidR="0057425B">
        <w:rPr>
          <w:rFonts w:ascii="宋体" w:hAnsi="宋体" w:hint="eastAsia"/>
          <w:sz w:val="21"/>
          <w:szCs w:val="21"/>
        </w:rPr>
        <w:t>CAR</w:t>
      </w:r>
      <w:r w:rsidRPr="00124A87">
        <w:rPr>
          <w:rFonts w:ascii="宋体" w:hAnsi="宋体" w:hint="eastAsia"/>
          <w:sz w:val="21"/>
          <w:szCs w:val="21"/>
        </w:rPr>
        <w:t>为</w:t>
      </w:r>
      <w:r w:rsidR="00666EC9">
        <w:rPr>
          <w:rFonts w:ascii="宋体" w:hAnsi="宋体" w:hint="eastAsia"/>
          <w:sz w:val="21"/>
          <w:szCs w:val="21"/>
        </w:rPr>
        <w:t>构件</w:t>
      </w:r>
      <w:r w:rsidRPr="00124A87">
        <w:rPr>
          <w:rFonts w:ascii="宋体" w:hAnsi="宋体" w:hint="eastAsia"/>
          <w:sz w:val="21"/>
          <w:szCs w:val="21"/>
        </w:rPr>
        <w:t>软件和应用程序之间进行通信提供了统一的标准，它为</w:t>
      </w:r>
      <w:r w:rsidR="00666EC9">
        <w:rPr>
          <w:rFonts w:ascii="宋体" w:hAnsi="宋体" w:hint="eastAsia"/>
          <w:sz w:val="21"/>
          <w:szCs w:val="21"/>
        </w:rPr>
        <w:t>构件</w:t>
      </w:r>
      <w:r w:rsidRPr="00124A87">
        <w:rPr>
          <w:rFonts w:ascii="宋体" w:hAnsi="宋体" w:hint="eastAsia"/>
          <w:sz w:val="21"/>
          <w:szCs w:val="21"/>
        </w:rPr>
        <w:t>程序提供了一个面向对象的活动环境。</w:t>
      </w:r>
    </w:p>
    <w:p w:rsidR="005B765D" w:rsidRDefault="00E44B9E" w:rsidP="00124A87">
      <w:pPr>
        <w:spacing w:line="300" w:lineRule="auto"/>
        <w:ind w:firstLine="435"/>
        <w:rPr>
          <w:rFonts w:ascii="宋体" w:hAnsi="宋体" w:hint="eastAsia"/>
          <w:sz w:val="21"/>
          <w:szCs w:val="21"/>
        </w:rPr>
      </w:pPr>
      <w:r>
        <w:rPr>
          <w:rFonts w:ascii="宋体" w:hAnsi="宋体" w:hint="eastAsia"/>
          <w:sz w:val="21"/>
          <w:szCs w:val="21"/>
        </w:rPr>
        <w:t>CAR</w:t>
      </w:r>
      <w:r w:rsidR="005B765D" w:rsidRPr="00124A87">
        <w:rPr>
          <w:rFonts w:ascii="宋体" w:hAnsi="宋体" w:hint="eastAsia"/>
          <w:sz w:val="21"/>
          <w:szCs w:val="21"/>
        </w:rPr>
        <w:t>标准包括规范和实现两大部分，规范部分定义了</w:t>
      </w:r>
      <w:r w:rsidR="00666EC9">
        <w:rPr>
          <w:rFonts w:ascii="宋体" w:hAnsi="宋体" w:hint="eastAsia"/>
          <w:sz w:val="21"/>
          <w:szCs w:val="21"/>
        </w:rPr>
        <w:t>构件</w:t>
      </w:r>
      <w:r w:rsidR="005B765D" w:rsidRPr="00124A87">
        <w:rPr>
          <w:rFonts w:ascii="宋体" w:hAnsi="宋体" w:hint="eastAsia"/>
          <w:sz w:val="21"/>
          <w:szCs w:val="21"/>
        </w:rPr>
        <w:t>和</w:t>
      </w:r>
      <w:r w:rsidR="00666EC9">
        <w:rPr>
          <w:rFonts w:ascii="宋体" w:hAnsi="宋体" w:hint="eastAsia"/>
          <w:sz w:val="21"/>
          <w:szCs w:val="21"/>
        </w:rPr>
        <w:t>构件</w:t>
      </w:r>
      <w:r w:rsidR="005B765D" w:rsidRPr="00124A87">
        <w:rPr>
          <w:rFonts w:ascii="宋体" w:hAnsi="宋体" w:hint="eastAsia"/>
          <w:sz w:val="21"/>
          <w:szCs w:val="21"/>
        </w:rPr>
        <w:t>之间</w:t>
      </w:r>
      <w:r w:rsidR="00726507">
        <w:rPr>
          <w:rFonts w:ascii="宋体" w:hAnsi="宋体" w:hint="eastAsia"/>
          <w:sz w:val="21"/>
          <w:szCs w:val="21"/>
        </w:rPr>
        <w:t>（如CAR构件、JAVA构件等之间）</w:t>
      </w:r>
      <w:r w:rsidR="005B765D" w:rsidRPr="00124A87">
        <w:rPr>
          <w:rFonts w:ascii="宋体" w:hAnsi="宋体" w:hint="eastAsia"/>
          <w:sz w:val="21"/>
          <w:szCs w:val="21"/>
        </w:rPr>
        <w:t>通信的机制，这些规范不依赖于任何特定的语言和操作系统，只要按照该规范，任何语言都可使用；</w:t>
      </w:r>
      <w:r w:rsidR="00E66D90">
        <w:rPr>
          <w:rFonts w:ascii="宋体" w:hAnsi="宋体" w:hint="eastAsia"/>
          <w:sz w:val="21"/>
          <w:szCs w:val="21"/>
        </w:rPr>
        <w:t>CAR</w:t>
      </w:r>
      <w:r w:rsidR="005B765D" w:rsidRPr="00124A87">
        <w:rPr>
          <w:rFonts w:ascii="宋体" w:hAnsi="宋体" w:hint="eastAsia"/>
          <w:sz w:val="21"/>
          <w:szCs w:val="21"/>
        </w:rPr>
        <w:t>标准的实现部分</w:t>
      </w:r>
      <w:r w:rsidR="00E66D90">
        <w:rPr>
          <w:rFonts w:ascii="宋体" w:hAnsi="宋体" w:hint="eastAsia"/>
          <w:sz w:val="21"/>
          <w:szCs w:val="21"/>
        </w:rPr>
        <w:t>可能</w:t>
      </w:r>
      <w:r w:rsidR="005B765D" w:rsidRPr="00124A87">
        <w:rPr>
          <w:rFonts w:ascii="宋体" w:hAnsi="宋体" w:hint="eastAsia"/>
          <w:sz w:val="21"/>
          <w:szCs w:val="21"/>
        </w:rPr>
        <w:t>是</w:t>
      </w:r>
      <w:r w:rsidR="00CC313D">
        <w:rPr>
          <w:rFonts w:ascii="宋体" w:hAnsi="宋体" w:hint="eastAsia"/>
          <w:sz w:val="21"/>
          <w:szCs w:val="21"/>
        </w:rPr>
        <w:t>E</w:t>
      </w:r>
      <w:r w:rsidR="00E66D90">
        <w:rPr>
          <w:rFonts w:ascii="宋体" w:hAnsi="宋体" w:hint="eastAsia"/>
          <w:sz w:val="21"/>
          <w:szCs w:val="21"/>
        </w:rPr>
        <w:t>lastos操作系统</w:t>
      </w:r>
      <w:r w:rsidR="005B765D" w:rsidRPr="00124A87">
        <w:rPr>
          <w:rFonts w:ascii="宋体" w:hAnsi="宋体" w:hint="eastAsia"/>
          <w:sz w:val="21"/>
          <w:szCs w:val="21"/>
        </w:rPr>
        <w:t>，</w:t>
      </w:r>
      <w:r w:rsidR="00CC313D">
        <w:rPr>
          <w:rFonts w:ascii="宋体" w:hAnsi="宋体" w:hint="eastAsia"/>
          <w:sz w:val="21"/>
          <w:szCs w:val="21"/>
        </w:rPr>
        <w:t>E</w:t>
      </w:r>
      <w:r w:rsidR="00E66D90">
        <w:rPr>
          <w:rFonts w:ascii="宋体" w:hAnsi="宋体" w:hint="eastAsia"/>
          <w:sz w:val="21"/>
          <w:szCs w:val="21"/>
        </w:rPr>
        <w:t>lastos操作系统</w:t>
      </w:r>
      <w:r w:rsidR="00455A6E">
        <w:rPr>
          <w:rFonts w:ascii="宋体" w:hAnsi="宋体" w:hint="eastAsia"/>
          <w:sz w:val="21"/>
          <w:szCs w:val="21"/>
        </w:rPr>
        <w:t>为</w:t>
      </w:r>
      <w:r w:rsidR="00E66D90">
        <w:rPr>
          <w:rFonts w:ascii="宋体" w:hAnsi="宋体" w:hint="eastAsia"/>
          <w:sz w:val="21"/>
          <w:szCs w:val="21"/>
        </w:rPr>
        <w:t>CAR</w:t>
      </w:r>
      <w:r w:rsidR="005B765D" w:rsidRPr="00124A87">
        <w:rPr>
          <w:rFonts w:ascii="宋体" w:hAnsi="宋体" w:hint="eastAsia"/>
          <w:sz w:val="21"/>
          <w:szCs w:val="21"/>
        </w:rPr>
        <w:t>规范的具体实现提供了一些核心服务。</w:t>
      </w:r>
    </w:p>
    <w:p w:rsidR="00B720C6" w:rsidRPr="00124A87" w:rsidRDefault="00B720C6" w:rsidP="00124A87">
      <w:pPr>
        <w:spacing w:line="300" w:lineRule="auto"/>
        <w:ind w:firstLine="435"/>
        <w:rPr>
          <w:rFonts w:ascii="宋体" w:hAnsi="宋体" w:hint="eastAsia"/>
          <w:sz w:val="21"/>
          <w:szCs w:val="21"/>
        </w:rPr>
      </w:pPr>
      <w:r>
        <w:rPr>
          <w:rFonts w:ascii="宋体" w:hAnsi="宋体" w:hint="eastAsia"/>
          <w:sz w:val="21"/>
          <w:szCs w:val="21"/>
        </w:rPr>
        <w:t>CAR</w:t>
      </w:r>
      <w:r w:rsidRPr="00124A87">
        <w:rPr>
          <w:rFonts w:ascii="宋体" w:hAnsi="宋体" w:hint="eastAsia"/>
          <w:sz w:val="21"/>
          <w:szCs w:val="21"/>
        </w:rPr>
        <w:t>标准的实现部分</w:t>
      </w:r>
      <w:r>
        <w:rPr>
          <w:rFonts w:ascii="宋体" w:hAnsi="宋体" w:hint="eastAsia"/>
          <w:sz w:val="21"/>
          <w:szCs w:val="21"/>
        </w:rPr>
        <w:t>也可能</w:t>
      </w:r>
      <w:r w:rsidRPr="00124A87">
        <w:rPr>
          <w:rFonts w:ascii="宋体" w:hAnsi="宋体" w:hint="eastAsia"/>
          <w:sz w:val="21"/>
          <w:szCs w:val="21"/>
        </w:rPr>
        <w:t>是</w:t>
      </w:r>
      <w:r w:rsidR="00CC313D">
        <w:rPr>
          <w:rFonts w:ascii="宋体" w:hAnsi="宋体" w:hint="eastAsia"/>
          <w:sz w:val="21"/>
          <w:szCs w:val="21"/>
        </w:rPr>
        <w:t>E</w:t>
      </w:r>
      <w:r>
        <w:rPr>
          <w:rFonts w:ascii="宋体" w:hAnsi="宋体" w:hint="eastAsia"/>
          <w:sz w:val="21"/>
          <w:szCs w:val="21"/>
        </w:rPr>
        <w:t>lastos虚拟机ElaVM。</w:t>
      </w:r>
    </w:p>
    <w:p w:rsidR="005B765D" w:rsidRPr="00E66D90" w:rsidRDefault="005B765D" w:rsidP="00124A87">
      <w:pPr>
        <w:spacing w:line="300" w:lineRule="auto"/>
        <w:ind w:firstLine="435"/>
        <w:rPr>
          <w:rFonts w:ascii="宋体" w:hAnsi="宋体" w:hint="eastAsia"/>
          <w:sz w:val="21"/>
          <w:szCs w:val="21"/>
        </w:rPr>
      </w:pPr>
    </w:p>
    <w:p w:rsidR="005B765D" w:rsidRPr="00124A87" w:rsidRDefault="005B765D" w:rsidP="0078027F">
      <w:pPr>
        <w:pStyle w:val="3"/>
        <w:snapToGrid w:val="0"/>
        <w:spacing w:line="300" w:lineRule="auto"/>
        <w:rPr>
          <w:rFonts w:ascii="宋体" w:hAnsi="宋体" w:hint="eastAsia"/>
          <w:sz w:val="21"/>
          <w:szCs w:val="21"/>
        </w:rPr>
      </w:pPr>
      <w:bookmarkStart w:id="54" w:name="_Toc147125520"/>
      <w:bookmarkStart w:id="55" w:name="_Toc148261002"/>
      <w:bookmarkStart w:id="56" w:name="_Toc152754235"/>
      <w:bookmarkStart w:id="57" w:name="_Toc197918946"/>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2</w:t>
        </w:r>
        <w:r w:rsidRPr="00CA6AC6">
          <w:rPr>
            <w:rFonts w:ascii="宋体" w:hAnsi="宋体"/>
            <w:sz w:val="28"/>
            <w:szCs w:val="28"/>
          </w:rPr>
          <w:t>.</w:t>
        </w:r>
        <w:r w:rsidRPr="00CA6AC6">
          <w:rPr>
            <w:rFonts w:ascii="宋体" w:hAnsi="宋体" w:hint="eastAsia"/>
            <w:sz w:val="28"/>
            <w:szCs w:val="28"/>
          </w:rPr>
          <w:t>1.1</w:t>
        </w:r>
      </w:smartTag>
      <w:r w:rsidRPr="00CA6AC6">
        <w:rPr>
          <w:rFonts w:ascii="宋体" w:hAnsi="宋体" w:hint="eastAsia"/>
          <w:sz w:val="28"/>
          <w:szCs w:val="28"/>
        </w:rPr>
        <w:t xml:space="preserve"> 对象与接口</w:t>
      </w:r>
      <w:bookmarkEnd w:id="54"/>
      <w:bookmarkEnd w:id="55"/>
      <w:bookmarkEnd w:id="56"/>
      <w:bookmarkEnd w:id="57"/>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w:t>
      </w:r>
      <w:r w:rsidR="00FC4C38">
        <w:rPr>
          <w:rFonts w:ascii="宋体" w:hAnsi="宋体" w:hint="eastAsia"/>
          <w:sz w:val="21"/>
          <w:szCs w:val="21"/>
        </w:rPr>
        <w:t>CAR</w:t>
      </w:r>
      <w:r w:rsidRPr="00124A87">
        <w:rPr>
          <w:rFonts w:ascii="宋体" w:hAnsi="宋体" w:hint="eastAsia"/>
          <w:sz w:val="21"/>
          <w:szCs w:val="21"/>
        </w:rPr>
        <w:t>是面向对象的软件模型，因而对象是它的基本要素之一，那么</w:t>
      </w:r>
      <w:r w:rsidR="00A508D6">
        <w:rPr>
          <w:rFonts w:ascii="宋体" w:hAnsi="宋体" w:hint="eastAsia"/>
          <w:sz w:val="21"/>
          <w:szCs w:val="21"/>
        </w:rPr>
        <w:t>CAR</w:t>
      </w:r>
      <w:r w:rsidRPr="00124A87">
        <w:rPr>
          <w:rFonts w:ascii="宋体" w:hAnsi="宋体" w:hint="eastAsia"/>
          <w:sz w:val="21"/>
          <w:szCs w:val="21"/>
        </w:rPr>
        <w:t>对象是什么呢?类似于C++中对象的概念，对象是某个类(class)的一个实例；而类则是一组相关的数据和功能组合在一起的一个定义。使用对象的应用(或另一个对象)称为客户，有时也称为对象的用户。</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接口是一组逻辑上相关的函数集合，其函数也被称为接口成员函数。按照习惯，接口名常以“I”为前缀，例如我们下一章专门要讲述的“</w:t>
      </w:r>
      <w:r w:rsidR="0014002F">
        <w:rPr>
          <w:rFonts w:ascii="宋体" w:hAnsi="宋体" w:hint="eastAsia"/>
          <w:sz w:val="21"/>
          <w:szCs w:val="21"/>
        </w:rPr>
        <w:t>IObject</w:t>
      </w:r>
      <w:r w:rsidRPr="00124A87">
        <w:rPr>
          <w:rFonts w:ascii="宋体" w:hAnsi="宋体" w:hint="eastAsia"/>
          <w:sz w:val="21"/>
          <w:szCs w:val="21"/>
        </w:rPr>
        <w:t>”。对象通过接口成员函数为客户提供各种形式的服务。</w:t>
      </w:r>
    </w:p>
    <w:p w:rsidR="004411DC" w:rsidRDefault="005B765D" w:rsidP="004411DC">
      <w:pPr>
        <w:spacing w:line="300" w:lineRule="auto"/>
        <w:ind w:firstLine="420"/>
        <w:rPr>
          <w:rFonts w:ascii="宋体" w:hAnsi="宋体" w:hint="eastAsia"/>
          <w:sz w:val="21"/>
          <w:szCs w:val="21"/>
        </w:rPr>
      </w:pPr>
      <w:r w:rsidRPr="00124A87">
        <w:rPr>
          <w:rFonts w:ascii="宋体" w:hAnsi="宋体" w:hint="eastAsia"/>
          <w:sz w:val="21"/>
          <w:szCs w:val="21"/>
        </w:rPr>
        <w:t>在</w:t>
      </w:r>
      <w:r w:rsidR="00CA1430">
        <w:rPr>
          <w:rFonts w:ascii="宋体" w:hAnsi="宋体" w:hint="eastAsia"/>
          <w:sz w:val="21"/>
          <w:szCs w:val="21"/>
        </w:rPr>
        <w:t>CAR</w:t>
      </w:r>
      <w:r w:rsidRPr="00124A87">
        <w:rPr>
          <w:rFonts w:ascii="宋体" w:hAnsi="宋体" w:hint="eastAsia"/>
          <w:sz w:val="21"/>
          <w:szCs w:val="21"/>
        </w:rPr>
        <w:t>模型中，对象本身对于客户来说是不可见的，客户请求服务时，只能通过接</w:t>
      </w:r>
      <w:r w:rsidR="00C45F90">
        <w:rPr>
          <w:rFonts w:ascii="宋体" w:hAnsi="宋体" w:hint="eastAsia"/>
          <w:sz w:val="21"/>
          <w:szCs w:val="21"/>
        </w:rPr>
        <w:t>口</w:t>
      </w:r>
      <w:r w:rsidRPr="00124A87">
        <w:rPr>
          <w:rFonts w:ascii="宋体" w:hAnsi="宋体" w:hint="eastAsia"/>
          <w:sz w:val="21"/>
          <w:szCs w:val="21"/>
        </w:rPr>
        <w:t>进行。</w:t>
      </w:r>
    </w:p>
    <w:p w:rsidR="004411DC" w:rsidRPr="00DA389C" w:rsidRDefault="005B765D" w:rsidP="004411DC">
      <w:pPr>
        <w:spacing w:line="300" w:lineRule="auto"/>
        <w:ind w:firstLine="420"/>
        <w:rPr>
          <w:rFonts w:ascii="宋体-方正超大字符集" w:eastAsia="宋体-方正超大字符集" w:hAnsi="宋体-方正超大字符集" w:cs="宋体-方正超大字符集" w:hint="eastAsia"/>
          <w:sz w:val="21"/>
          <w:szCs w:val="21"/>
        </w:rPr>
      </w:pPr>
      <w:r w:rsidRPr="00124A87">
        <w:rPr>
          <w:rFonts w:ascii="宋体" w:hAnsi="宋体" w:hint="eastAsia"/>
          <w:sz w:val="21"/>
          <w:szCs w:val="21"/>
        </w:rPr>
        <w:t>每一个接口都由一个128位的全局唯一标识符(GUID</w:t>
      </w:r>
      <w:r w:rsidR="004C65B3">
        <w:rPr>
          <w:rFonts w:ascii="宋体" w:hAnsi="宋体" w:hint="eastAsia"/>
          <w:sz w:val="21"/>
          <w:szCs w:val="21"/>
        </w:rPr>
        <w:t>，</w:t>
      </w:r>
      <w:r w:rsidRPr="00124A87">
        <w:rPr>
          <w:rFonts w:ascii="宋体" w:hAnsi="宋体" w:hint="eastAsia"/>
          <w:sz w:val="21"/>
          <w:szCs w:val="21"/>
        </w:rPr>
        <w:t>Globally Unique Identifier)来标识。</w:t>
      </w:r>
      <w:r w:rsidR="004411DC">
        <w:rPr>
          <w:rFonts w:ascii="宋体" w:hAnsi="宋体" w:hint="eastAsia"/>
          <w:sz w:val="21"/>
          <w:szCs w:val="21"/>
        </w:rPr>
        <w:t>在CAR的实现中，这个GUID已经对用户不可见，</w:t>
      </w:r>
      <w:r w:rsidR="009A2FCA">
        <w:rPr>
          <w:rFonts w:ascii="宋体" w:hAnsi="宋体" w:hint="eastAsia"/>
          <w:sz w:val="21"/>
          <w:szCs w:val="21"/>
        </w:rPr>
        <w:t>也就是用户在写CAR文件及写CAR构件时，不需要关注GUID的存在，它</w:t>
      </w:r>
      <w:r w:rsidR="00DA389C">
        <w:rPr>
          <w:rFonts w:ascii="宋体" w:hAnsi="宋体" w:hint="eastAsia"/>
          <w:sz w:val="21"/>
          <w:szCs w:val="21"/>
        </w:rPr>
        <w:t>将在CAR的编译与运行过程中，由编译工具与运行环境自动生成与管理。</w:t>
      </w:r>
    </w:p>
    <w:p w:rsidR="005B765D" w:rsidRPr="00124A87" w:rsidRDefault="005B765D" w:rsidP="004411DC">
      <w:pPr>
        <w:spacing w:line="300" w:lineRule="auto"/>
        <w:ind w:firstLine="420"/>
        <w:rPr>
          <w:rFonts w:ascii="宋体" w:hAnsi="宋体" w:hint="eastAsia"/>
          <w:sz w:val="21"/>
          <w:szCs w:val="21"/>
        </w:rPr>
      </w:pPr>
      <w:r w:rsidRPr="00124A87">
        <w:rPr>
          <w:rFonts w:ascii="宋体" w:hAnsi="宋体" w:hint="eastAsia"/>
          <w:sz w:val="21"/>
          <w:szCs w:val="21"/>
        </w:rPr>
        <w:t>客户通过</w:t>
      </w:r>
      <w:r w:rsidR="00B24F02">
        <w:rPr>
          <w:rFonts w:ascii="宋体" w:hAnsi="宋体" w:hint="eastAsia"/>
          <w:sz w:val="21"/>
          <w:szCs w:val="21"/>
        </w:rPr>
        <w:t>Query机制</w:t>
      </w:r>
      <w:r w:rsidRPr="00124A87">
        <w:rPr>
          <w:rFonts w:ascii="宋体" w:hAnsi="宋体" w:hint="eastAsia"/>
          <w:sz w:val="21"/>
          <w:szCs w:val="21"/>
        </w:rPr>
        <w:t>获得接口的指针，再通过接口指针，客户就可以调用其相应的成员函数。至于具体功能如何实现，则完全由对象的接口内部实现。所以，在</w:t>
      </w:r>
      <w:r w:rsidR="00F628BD">
        <w:rPr>
          <w:rFonts w:ascii="宋体" w:hAnsi="宋体" w:hint="eastAsia"/>
          <w:sz w:val="21"/>
          <w:szCs w:val="21"/>
        </w:rPr>
        <w:t>CAR</w:t>
      </w:r>
      <w:r w:rsidRPr="00124A87">
        <w:rPr>
          <w:rFonts w:ascii="宋体" w:hAnsi="宋体" w:hint="eastAsia"/>
          <w:sz w:val="21"/>
          <w:szCs w:val="21"/>
        </w:rPr>
        <w:t>模型中，对象通过接口及接口中的函数为客户提供服务，对于客户来说，它只与接口打交道。</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一般来说，接口是不变的，只要客户期望的接口在</w:t>
      </w:r>
      <w:r w:rsidR="00666EC9">
        <w:rPr>
          <w:rFonts w:ascii="宋体" w:hAnsi="宋体" w:hint="eastAsia"/>
          <w:sz w:val="21"/>
          <w:szCs w:val="21"/>
        </w:rPr>
        <w:t>构件</w:t>
      </w:r>
      <w:r w:rsidRPr="00124A87">
        <w:rPr>
          <w:rFonts w:ascii="宋体" w:hAnsi="宋体" w:hint="eastAsia"/>
          <w:sz w:val="21"/>
          <w:szCs w:val="21"/>
        </w:rPr>
        <w:t>对象中还存在，它就可以继续使用该接口所提供的服务。对象可以支持多个接口，因此对</w:t>
      </w:r>
      <w:r w:rsidR="00666EC9">
        <w:rPr>
          <w:rFonts w:ascii="宋体" w:hAnsi="宋体" w:hint="eastAsia"/>
          <w:sz w:val="21"/>
          <w:szCs w:val="21"/>
        </w:rPr>
        <w:t>构件</w:t>
      </w:r>
      <w:r w:rsidRPr="00124A87">
        <w:rPr>
          <w:rFonts w:ascii="宋体" w:hAnsi="宋体" w:hint="eastAsia"/>
          <w:sz w:val="21"/>
          <w:szCs w:val="21"/>
        </w:rPr>
        <w:t>对象的升级可通过增加接口的办法实现，这样得到的新接口可以不影响老接口的使用。新客户可使用新增的接口，老客户可在不更新代码的情况下继续使用老的接口。</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客户如何来标识</w:t>
      </w:r>
      <w:r w:rsidR="00B10341">
        <w:rPr>
          <w:rFonts w:ascii="宋体" w:hAnsi="宋体" w:hint="eastAsia"/>
          <w:sz w:val="21"/>
          <w:szCs w:val="21"/>
        </w:rPr>
        <w:t>CAR</w:t>
      </w:r>
      <w:r w:rsidRPr="00124A87">
        <w:rPr>
          <w:rFonts w:ascii="宋体" w:hAnsi="宋体" w:hint="eastAsia"/>
          <w:sz w:val="21"/>
          <w:szCs w:val="21"/>
        </w:rPr>
        <w:t>对象呢</w:t>
      </w:r>
      <w:r w:rsidR="00401FC2">
        <w:rPr>
          <w:rFonts w:ascii="宋体" w:hAnsi="宋体" w:hint="eastAsia"/>
          <w:sz w:val="21"/>
          <w:szCs w:val="21"/>
        </w:rPr>
        <w:t>？</w:t>
      </w:r>
      <w:r w:rsidRPr="00124A87">
        <w:rPr>
          <w:rFonts w:ascii="宋体" w:hAnsi="宋体" w:hint="eastAsia"/>
          <w:sz w:val="21"/>
          <w:szCs w:val="21"/>
        </w:rPr>
        <w:t>与接口类似，每个对象也用一个128位GUID来标识，称为CLSID(class identifier，类标识符或类ID)</w:t>
      </w:r>
      <w:r w:rsidR="000A7DF5">
        <w:rPr>
          <w:rFonts w:ascii="宋体" w:hAnsi="宋体" w:hint="eastAsia"/>
          <w:sz w:val="21"/>
          <w:szCs w:val="21"/>
        </w:rPr>
        <w:t>。</w:t>
      </w:r>
      <w:r w:rsidR="001708E5">
        <w:rPr>
          <w:rFonts w:ascii="宋体" w:hAnsi="宋体" w:hint="eastAsia"/>
          <w:sz w:val="21"/>
          <w:szCs w:val="21"/>
        </w:rPr>
        <w:t>与GUID的情形相似，</w:t>
      </w:r>
      <w:r w:rsidR="000A7DF5">
        <w:rPr>
          <w:rFonts w:ascii="宋体" w:hAnsi="宋体" w:hint="eastAsia"/>
          <w:sz w:val="21"/>
          <w:szCs w:val="21"/>
        </w:rPr>
        <w:t>在CAR的实现中，</w:t>
      </w:r>
      <w:r w:rsidR="000A7DF5">
        <w:rPr>
          <w:rFonts w:ascii="宋体" w:hAnsi="宋体" w:hint="eastAsia"/>
          <w:sz w:val="21"/>
          <w:szCs w:val="21"/>
        </w:rPr>
        <w:lastRenderedPageBreak/>
        <w:t>这个CLSID已经对用户不可见，将在CAR的编译与运行过程中，由编译工具与运行环境自动生成与管理。</w:t>
      </w:r>
      <w:r w:rsidRPr="00124A87">
        <w:rPr>
          <w:rFonts w:ascii="宋体" w:hAnsi="宋体" w:hint="eastAsia"/>
          <w:sz w:val="21"/>
          <w:szCs w:val="21"/>
        </w:rPr>
        <w:t>用CLSID标识对象可以保证(概率意义上)在全球范围内的唯一性。只要系统中含有这类</w:t>
      </w:r>
      <w:r w:rsidR="00CC6A72">
        <w:rPr>
          <w:rFonts w:ascii="宋体" w:hAnsi="宋体" w:hint="eastAsia"/>
          <w:sz w:val="21"/>
          <w:szCs w:val="21"/>
        </w:rPr>
        <w:t>CAR</w:t>
      </w:r>
      <w:r w:rsidRPr="00124A87">
        <w:rPr>
          <w:rFonts w:ascii="宋体" w:hAnsi="宋体" w:hint="eastAsia"/>
          <w:sz w:val="21"/>
          <w:szCs w:val="21"/>
        </w:rPr>
        <w:t>对象的信息，并包括</w:t>
      </w:r>
      <w:r w:rsidR="00B206E8">
        <w:rPr>
          <w:rFonts w:ascii="宋体" w:hAnsi="宋体" w:hint="eastAsia"/>
          <w:sz w:val="21"/>
          <w:szCs w:val="21"/>
        </w:rPr>
        <w:t>CAR</w:t>
      </w:r>
      <w:r w:rsidRPr="00124A87">
        <w:rPr>
          <w:rFonts w:ascii="宋体" w:hAnsi="宋体" w:hint="eastAsia"/>
          <w:sz w:val="21"/>
          <w:szCs w:val="21"/>
        </w:rPr>
        <w:t>对象所在的模块文件(DLL或EXE文件)以及</w:t>
      </w:r>
      <w:r w:rsidR="00AF2FC0">
        <w:rPr>
          <w:rFonts w:ascii="宋体" w:hAnsi="宋体" w:hint="eastAsia"/>
          <w:sz w:val="21"/>
          <w:szCs w:val="21"/>
        </w:rPr>
        <w:t>CAR</w:t>
      </w:r>
      <w:r w:rsidRPr="00124A87">
        <w:rPr>
          <w:rFonts w:ascii="宋体" w:hAnsi="宋体" w:hint="eastAsia"/>
          <w:sz w:val="21"/>
          <w:szCs w:val="21"/>
        </w:rPr>
        <w:t>对象在代码中的入口点(实际的过程要复杂得多)，客户程序就可以由</w:t>
      </w:r>
      <w:r w:rsidR="00B639E1">
        <w:rPr>
          <w:rFonts w:ascii="宋体" w:hAnsi="宋体" w:hint="eastAsia"/>
          <w:sz w:val="21"/>
          <w:szCs w:val="21"/>
        </w:rPr>
        <w:t>C</w:t>
      </w:r>
      <w:r w:rsidRPr="00124A87">
        <w:rPr>
          <w:rFonts w:ascii="宋体" w:hAnsi="宋体" w:hint="eastAsia"/>
          <w:sz w:val="21"/>
          <w:szCs w:val="21"/>
        </w:rPr>
        <w:t>ISID来创建</w:t>
      </w:r>
      <w:r w:rsidR="00212085">
        <w:rPr>
          <w:rFonts w:ascii="宋体" w:hAnsi="宋体" w:hint="eastAsia"/>
          <w:sz w:val="21"/>
          <w:szCs w:val="21"/>
        </w:rPr>
        <w:t>CAR</w:t>
      </w:r>
      <w:r w:rsidRPr="00124A87">
        <w:rPr>
          <w:rFonts w:ascii="宋体" w:hAnsi="宋体" w:hint="eastAsia"/>
          <w:sz w:val="21"/>
          <w:szCs w:val="21"/>
        </w:rPr>
        <w:t>对象。那么客户怎么使用</w:t>
      </w:r>
      <w:r w:rsidR="00212085">
        <w:rPr>
          <w:rFonts w:ascii="宋体" w:hAnsi="宋体" w:hint="eastAsia"/>
          <w:sz w:val="21"/>
          <w:szCs w:val="21"/>
        </w:rPr>
        <w:t>CAR</w:t>
      </w:r>
      <w:r w:rsidRPr="00124A87">
        <w:rPr>
          <w:rFonts w:ascii="宋体" w:hAnsi="宋体" w:hint="eastAsia"/>
          <w:sz w:val="21"/>
          <w:szCs w:val="21"/>
        </w:rPr>
        <w:t>对象提供的服务呢</w:t>
      </w:r>
      <w:r w:rsidR="00DC157A">
        <w:rPr>
          <w:rFonts w:ascii="宋体" w:hAnsi="宋体" w:hint="eastAsia"/>
          <w:sz w:val="21"/>
          <w:szCs w:val="21"/>
        </w:rPr>
        <w:t>？</w:t>
      </w:r>
      <w:r w:rsidRPr="00124A87">
        <w:rPr>
          <w:rFonts w:ascii="宋体" w:hAnsi="宋体" w:hint="eastAsia"/>
          <w:sz w:val="21"/>
          <w:szCs w:val="21"/>
        </w:rPr>
        <w:t>客户获得的又是什么呢</w:t>
      </w:r>
      <w:r w:rsidR="005B406D">
        <w:rPr>
          <w:rFonts w:ascii="宋体" w:hAnsi="宋体" w:hint="eastAsia"/>
          <w:sz w:val="21"/>
          <w:szCs w:val="21"/>
        </w:rPr>
        <w:t>？</w:t>
      </w:r>
      <w:r w:rsidRPr="00124A87">
        <w:rPr>
          <w:rFonts w:ascii="宋体" w:hAnsi="宋体" w:hint="eastAsia"/>
          <w:sz w:val="21"/>
          <w:szCs w:val="21"/>
        </w:rPr>
        <w:t>实际上，客户成功地创建对象后，它得到的是一个指向对象某个接口的指针，因为</w:t>
      </w:r>
      <w:r w:rsidR="00212085">
        <w:rPr>
          <w:rFonts w:ascii="宋体" w:hAnsi="宋体" w:hint="eastAsia"/>
          <w:sz w:val="21"/>
          <w:szCs w:val="21"/>
        </w:rPr>
        <w:t>CAR</w:t>
      </w:r>
      <w:r w:rsidRPr="00124A87">
        <w:rPr>
          <w:rFonts w:ascii="宋体" w:hAnsi="宋体" w:hint="eastAsia"/>
          <w:sz w:val="21"/>
          <w:szCs w:val="21"/>
        </w:rPr>
        <w:t>对象至少实现一个接口(没有接口的</w:t>
      </w:r>
      <w:r w:rsidR="00212085">
        <w:rPr>
          <w:rFonts w:ascii="宋体" w:hAnsi="宋体" w:hint="eastAsia"/>
          <w:sz w:val="21"/>
          <w:szCs w:val="21"/>
        </w:rPr>
        <w:t>CAR</w:t>
      </w:r>
      <w:r w:rsidRPr="00124A87">
        <w:rPr>
          <w:rFonts w:ascii="宋体" w:hAnsi="宋体" w:hint="eastAsia"/>
          <w:sz w:val="21"/>
          <w:szCs w:val="21"/>
        </w:rPr>
        <w:t>对象是没有意义的)，所以客户就可以调用该接口提供的所有服务。根据</w:t>
      </w:r>
      <w:r w:rsidR="00212085">
        <w:rPr>
          <w:rFonts w:ascii="宋体" w:hAnsi="宋体" w:hint="eastAsia"/>
          <w:sz w:val="21"/>
          <w:szCs w:val="21"/>
        </w:rPr>
        <w:t>CAR</w:t>
      </w:r>
      <w:r w:rsidRPr="00124A87">
        <w:rPr>
          <w:rFonts w:ascii="宋体" w:hAnsi="宋体" w:hint="eastAsia"/>
          <w:sz w:val="21"/>
          <w:szCs w:val="21"/>
        </w:rPr>
        <w:t>规范，一个</w:t>
      </w:r>
      <w:r w:rsidR="00212085">
        <w:rPr>
          <w:rFonts w:ascii="宋体" w:hAnsi="宋体" w:hint="eastAsia"/>
          <w:sz w:val="21"/>
          <w:szCs w:val="21"/>
        </w:rPr>
        <w:t>CAR</w:t>
      </w:r>
      <w:r w:rsidRPr="00124A87">
        <w:rPr>
          <w:rFonts w:ascii="宋体" w:hAnsi="宋体" w:hint="eastAsia"/>
          <w:sz w:val="21"/>
          <w:szCs w:val="21"/>
        </w:rPr>
        <w:t>对象如果实现了多个接口，则可以从某个接口得到该对象的任意其他接口，所以一旦我们得到了一个接口指针，我们就可以得到其他所有的接口。因此，客户在创建了</w:t>
      </w:r>
      <w:r w:rsidR="00212085">
        <w:rPr>
          <w:rFonts w:ascii="宋体" w:hAnsi="宋体" w:hint="eastAsia"/>
          <w:sz w:val="21"/>
          <w:szCs w:val="21"/>
        </w:rPr>
        <w:t>CAR</w:t>
      </w:r>
      <w:r w:rsidRPr="00124A87">
        <w:rPr>
          <w:rFonts w:ascii="宋体" w:hAnsi="宋体" w:hint="eastAsia"/>
          <w:sz w:val="21"/>
          <w:szCs w:val="21"/>
        </w:rPr>
        <w:t>对象得到了某个接口指针后，它就可以调用该对象所有接口提供的服务。从这个过程我们也可以看出，客户与</w:t>
      </w:r>
      <w:r w:rsidR="00212085">
        <w:rPr>
          <w:rFonts w:ascii="宋体" w:hAnsi="宋体" w:hint="eastAsia"/>
          <w:sz w:val="21"/>
          <w:szCs w:val="21"/>
        </w:rPr>
        <w:t>CAR</w:t>
      </w:r>
      <w:r w:rsidRPr="00124A87">
        <w:rPr>
          <w:rFonts w:ascii="宋体" w:hAnsi="宋体" w:hint="eastAsia"/>
          <w:sz w:val="21"/>
          <w:szCs w:val="21"/>
        </w:rPr>
        <w:t>对象只通过接口打交道，对象对于客户来说只是一组接口。</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但是</w:t>
      </w:r>
      <w:r w:rsidR="00212085">
        <w:rPr>
          <w:rFonts w:ascii="宋体" w:hAnsi="宋体" w:hint="eastAsia"/>
          <w:sz w:val="21"/>
          <w:szCs w:val="21"/>
        </w:rPr>
        <w:t>CAR</w:t>
      </w:r>
      <w:r w:rsidRPr="00124A87">
        <w:rPr>
          <w:rFonts w:ascii="宋体" w:hAnsi="宋体" w:hint="eastAsia"/>
          <w:sz w:val="21"/>
          <w:szCs w:val="21"/>
        </w:rPr>
        <w:t>对象可以有其自己的状态，正是这种状态才使客户感觉到</w:t>
      </w:r>
      <w:r w:rsidR="00212085">
        <w:rPr>
          <w:rFonts w:ascii="宋体" w:hAnsi="宋体" w:hint="eastAsia"/>
          <w:sz w:val="21"/>
          <w:szCs w:val="21"/>
        </w:rPr>
        <w:t>CAR</w:t>
      </w:r>
      <w:r w:rsidRPr="00124A87">
        <w:rPr>
          <w:rFonts w:ascii="宋体" w:hAnsi="宋体" w:hint="eastAsia"/>
          <w:sz w:val="21"/>
          <w:szCs w:val="21"/>
        </w:rPr>
        <w:t>对象的存在。如果客户同时拥有两个相同</w:t>
      </w:r>
      <w:r w:rsidR="005F23FE">
        <w:rPr>
          <w:rFonts w:ascii="宋体" w:hAnsi="宋体" w:hint="eastAsia"/>
          <w:sz w:val="21"/>
          <w:szCs w:val="21"/>
        </w:rPr>
        <w:t>（</w:t>
      </w:r>
      <w:r w:rsidR="00011B1C">
        <w:rPr>
          <w:rFonts w:ascii="宋体" w:hAnsi="宋体" w:hint="eastAsia"/>
          <w:sz w:val="21"/>
          <w:szCs w:val="21"/>
        </w:rPr>
        <w:t>CAR通过</w:t>
      </w:r>
      <w:r w:rsidR="005F23FE">
        <w:rPr>
          <w:rFonts w:ascii="宋体" w:hAnsi="宋体" w:hint="eastAsia"/>
          <w:sz w:val="21"/>
          <w:szCs w:val="21"/>
        </w:rPr>
        <w:t>URL标识</w:t>
      </w:r>
      <w:r w:rsidR="00011B1C">
        <w:rPr>
          <w:rFonts w:ascii="宋体" w:hAnsi="宋体" w:hint="eastAsia"/>
          <w:sz w:val="21"/>
          <w:szCs w:val="21"/>
        </w:rPr>
        <w:t>构件</w:t>
      </w:r>
      <w:r w:rsidR="008D72AE">
        <w:rPr>
          <w:rFonts w:ascii="宋体" w:hAnsi="宋体" w:hint="eastAsia"/>
          <w:sz w:val="21"/>
          <w:szCs w:val="21"/>
        </w:rPr>
        <w:t>，后面会有详细描述</w:t>
      </w:r>
      <w:r w:rsidR="005F23FE">
        <w:rPr>
          <w:rFonts w:ascii="宋体" w:hAnsi="宋体" w:hint="eastAsia"/>
          <w:sz w:val="21"/>
          <w:szCs w:val="21"/>
        </w:rPr>
        <w:t>）</w:t>
      </w:r>
      <w:r w:rsidRPr="00124A87">
        <w:rPr>
          <w:rFonts w:ascii="宋体" w:hAnsi="宋体" w:hint="eastAsia"/>
          <w:sz w:val="21"/>
          <w:szCs w:val="21"/>
        </w:rPr>
        <w:t>的对象，则两个对象可以有不同的状态，客户完全不必关心</w:t>
      </w:r>
      <w:r w:rsidR="00212085">
        <w:rPr>
          <w:rFonts w:ascii="宋体" w:hAnsi="宋体" w:hint="eastAsia"/>
          <w:sz w:val="21"/>
          <w:szCs w:val="21"/>
        </w:rPr>
        <w:t>CAR</w:t>
      </w:r>
      <w:r w:rsidRPr="00124A87">
        <w:rPr>
          <w:rFonts w:ascii="宋体" w:hAnsi="宋体" w:hint="eastAsia"/>
          <w:sz w:val="21"/>
          <w:szCs w:val="21"/>
        </w:rPr>
        <w:t>对象是怎么实现的，以及两个对象的状态数据结构之间有什么关系(数组或者链表)。当然，</w:t>
      </w:r>
      <w:r w:rsidR="00212085">
        <w:rPr>
          <w:rFonts w:ascii="宋体" w:hAnsi="宋体" w:hint="eastAsia"/>
          <w:sz w:val="21"/>
          <w:szCs w:val="21"/>
        </w:rPr>
        <w:t>CAR</w:t>
      </w:r>
      <w:r w:rsidRPr="00124A87">
        <w:rPr>
          <w:rFonts w:ascii="宋体" w:hAnsi="宋体" w:hint="eastAsia"/>
          <w:sz w:val="21"/>
          <w:szCs w:val="21"/>
        </w:rPr>
        <w:t>对象也可以是无状态的，这种</w:t>
      </w:r>
      <w:r w:rsidR="00212085">
        <w:rPr>
          <w:rFonts w:ascii="宋体" w:hAnsi="宋体" w:hint="eastAsia"/>
          <w:sz w:val="21"/>
          <w:szCs w:val="21"/>
        </w:rPr>
        <w:t>CAR</w:t>
      </w:r>
      <w:r w:rsidRPr="00124A87">
        <w:rPr>
          <w:rFonts w:ascii="宋体" w:hAnsi="宋体" w:hint="eastAsia"/>
          <w:sz w:val="21"/>
          <w:szCs w:val="21"/>
        </w:rPr>
        <w:t>对象以提供功能服务为主，可以用来代替传统的</w:t>
      </w:r>
      <w:r w:rsidR="00D5262E">
        <w:rPr>
          <w:rFonts w:ascii="宋体" w:hAnsi="宋体" w:hint="eastAsia"/>
          <w:sz w:val="21"/>
          <w:szCs w:val="21"/>
        </w:rPr>
        <w:t>API（</w:t>
      </w:r>
      <w:r w:rsidR="00700285">
        <w:rPr>
          <w:rFonts w:ascii="宋体" w:hAnsi="宋体" w:hint="eastAsia"/>
          <w:sz w:val="21"/>
          <w:szCs w:val="21"/>
        </w:rPr>
        <w:t>Application Programming I</w:t>
      </w:r>
      <w:r w:rsidRPr="00124A87">
        <w:rPr>
          <w:rFonts w:ascii="宋体" w:hAnsi="宋体" w:hint="eastAsia"/>
          <w:sz w:val="21"/>
          <w:szCs w:val="21"/>
        </w:rPr>
        <w:t>nterface，应用程序编程接口</w:t>
      </w:r>
      <w:r w:rsidR="00D5262E">
        <w:rPr>
          <w:rFonts w:ascii="宋体" w:hAnsi="宋体" w:hint="eastAsia"/>
          <w:sz w:val="21"/>
          <w:szCs w:val="21"/>
        </w:rPr>
        <w:t>）</w:t>
      </w:r>
      <w:r w:rsidRPr="00124A87">
        <w:rPr>
          <w:rFonts w:ascii="宋体" w:hAnsi="宋体" w:hint="eastAsia"/>
          <w:sz w:val="21"/>
          <w:szCs w:val="21"/>
        </w:rPr>
        <w:t>函数接口，使得应用程序编程接口更为有序，组织层次性更强。</w:t>
      </w:r>
    </w:p>
    <w:p w:rsidR="005B765D" w:rsidRPr="00124A87" w:rsidRDefault="005B765D" w:rsidP="00124A87">
      <w:pPr>
        <w:spacing w:line="300" w:lineRule="auto"/>
        <w:rPr>
          <w:rFonts w:ascii="宋体" w:hAnsi="宋体"/>
          <w:sz w:val="21"/>
          <w:szCs w:val="21"/>
        </w:rPr>
      </w:pPr>
    </w:p>
    <w:p w:rsidR="005B765D" w:rsidRPr="00124A87" w:rsidRDefault="005B765D" w:rsidP="0078027F">
      <w:pPr>
        <w:pStyle w:val="3"/>
        <w:snapToGrid w:val="0"/>
        <w:spacing w:line="300" w:lineRule="auto"/>
        <w:rPr>
          <w:rFonts w:ascii="宋体" w:hAnsi="宋体" w:hint="eastAsia"/>
          <w:sz w:val="21"/>
          <w:szCs w:val="21"/>
        </w:rPr>
      </w:pPr>
      <w:bookmarkStart w:id="58" w:name="_Toc147125521"/>
      <w:bookmarkStart w:id="59" w:name="_Toc148261003"/>
      <w:bookmarkStart w:id="60" w:name="_Toc152754236"/>
      <w:bookmarkStart w:id="61" w:name="_Toc197918947"/>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2.1.2</w:t>
        </w:r>
      </w:smartTag>
      <w:r w:rsidRPr="00CA6AC6">
        <w:rPr>
          <w:rFonts w:ascii="宋体" w:hAnsi="宋体" w:hint="eastAsia"/>
          <w:sz w:val="28"/>
          <w:szCs w:val="28"/>
        </w:rPr>
        <w:t xml:space="preserve"> </w:t>
      </w:r>
      <w:r w:rsidR="00725DF5">
        <w:rPr>
          <w:rFonts w:ascii="宋体" w:hAnsi="宋体" w:hint="eastAsia"/>
          <w:sz w:val="28"/>
          <w:szCs w:val="28"/>
        </w:rPr>
        <w:t>客户/</w:t>
      </w:r>
      <w:r w:rsidRPr="00CA6AC6">
        <w:rPr>
          <w:rFonts w:ascii="宋体" w:hAnsi="宋体" w:hint="eastAsia"/>
          <w:sz w:val="28"/>
          <w:szCs w:val="28"/>
        </w:rPr>
        <w:t>服务器模型</w:t>
      </w:r>
      <w:bookmarkEnd w:id="58"/>
      <w:bookmarkEnd w:id="59"/>
      <w:bookmarkEnd w:id="60"/>
      <w:bookmarkEnd w:id="61"/>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w:t>
      </w:r>
      <w:r w:rsidR="00650FC4">
        <w:rPr>
          <w:rFonts w:ascii="宋体" w:hAnsi="宋体" w:hint="eastAsia"/>
          <w:sz w:val="21"/>
          <w:szCs w:val="21"/>
        </w:rPr>
        <w:t>可以很容易看出，对象和客户之间的相互作用是建立在客户/服务器</w:t>
      </w:r>
      <w:r w:rsidR="00CD1CAB">
        <w:rPr>
          <w:rFonts w:ascii="宋体" w:hAnsi="宋体" w:hint="eastAsia"/>
          <w:sz w:val="21"/>
          <w:szCs w:val="21"/>
        </w:rPr>
        <w:t>（C</w:t>
      </w:r>
      <w:r w:rsidR="004F778A">
        <w:rPr>
          <w:rFonts w:ascii="宋体" w:hAnsi="宋体" w:hint="eastAsia"/>
          <w:sz w:val="21"/>
          <w:szCs w:val="21"/>
        </w:rPr>
        <w:t>lient</w:t>
      </w:r>
      <w:r w:rsidR="00CD1CAB">
        <w:rPr>
          <w:rFonts w:ascii="宋体" w:hAnsi="宋体" w:hint="eastAsia"/>
          <w:sz w:val="21"/>
          <w:szCs w:val="21"/>
        </w:rPr>
        <w:t>/S</w:t>
      </w:r>
      <w:r w:rsidR="004F778A">
        <w:rPr>
          <w:rFonts w:ascii="宋体" w:hAnsi="宋体" w:hint="eastAsia"/>
          <w:sz w:val="21"/>
          <w:szCs w:val="21"/>
        </w:rPr>
        <w:t>erver</w:t>
      </w:r>
      <w:r w:rsidR="00CD1CAB">
        <w:rPr>
          <w:rFonts w:ascii="宋体" w:hAnsi="宋体" w:hint="eastAsia"/>
          <w:sz w:val="21"/>
          <w:szCs w:val="21"/>
        </w:rPr>
        <w:t>）</w:t>
      </w:r>
      <w:r w:rsidR="00650FC4">
        <w:rPr>
          <w:rFonts w:ascii="宋体" w:hAnsi="宋体" w:hint="eastAsia"/>
          <w:sz w:val="21"/>
          <w:szCs w:val="21"/>
        </w:rPr>
        <w:t>模型的基础上的，客户/</w:t>
      </w:r>
      <w:r w:rsidRPr="00124A87">
        <w:rPr>
          <w:rFonts w:ascii="宋体" w:hAnsi="宋体" w:hint="eastAsia"/>
          <w:sz w:val="21"/>
          <w:szCs w:val="21"/>
        </w:rPr>
        <w:t>服务器模型的一个很大的优点是稳定性好，而稳定性正是</w:t>
      </w:r>
      <w:r w:rsidR="00212085">
        <w:rPr>
          <w:rFonts w:ascii="宋体" w:hAnsi="宋体" w:hint="eastAsia"/>
          <w:sz w:val="21"/>
          <w:szCs w:val="21"/>
        </w:rPr>
        <w:t>CAR</w:t>
      </w:r>
      <w:r w:rsidR="004B4762">
        <w:rPr>
          <w:rFonts w:ascii="宋体" w:hAnsi="宋体" w:hint="eastAsia"/>
          <w:sz w:val="21"/>
          <w:szCs w:val="21"/>
        </w:rPr>
        <w:t>模型的目标，尤其对于跨进程的程序通信，稳定性更会带来高性能和</w:t>
      </w:r>
      <w:r w:rsidRPr="00124A87">
        <w:rPr>
          <w:rFonts w:ascii="宋体" w:hAnsi="宋体" w:hint="eastAsia"/>
          <w:sz w:val="21"/>
          <w:szCs w:val="21"/>
        </w:rPr>
        <w:t>高可靠性。</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然而，</w:t>
      </w:r>
      <w:r w:rsidR="00212085">
        <w:rPr>
          <w:rFonts w:ascii="宋体" w:hAnsi="宋体" w:hint="eastAsia"/>
          <w:sz w:val="21"/>
          <w:szCs w:val="21"/>
        </w:rPr>
        <w:t>CAR</w:t>
      </w:r>
      <w:r w:rsidR="004E7CB0">
        <w:rPr>
          <w:rFonts w:ascii="宋体" w:hAnsi="宋体" w:hint="eastAsia"/>
          <w:sz w:val="21"/>
          <w:szCs w:val="21"/>
        </w:rPr>
        <w:t>不仅仅是一种简单的客户/</w:t>
      </w:r>
      <w:r w:rsidRPr="00124A87">
        <w:rPr>
          <w:rFonts w:ascii="宋体" w:hAnsi="宋体" w:hint="eastAsia"/>
          <w:sz w:val="21"/>
          <w:szCs w:val="21"/>
        </w:rPr>
        <w:t>服务器模型，有时客户也可以反过来提供服务或者服务方本身也需要其他对象的一些功能，在这些情况下，一个对象可能既是服务器也是客户。</w:t>
      </w:r>
      <w:r w:rsidR="00212085">
        <w:rPr>
          <w:rFonts w:ascii="宋体" w:hAnsi="宋体" w:hint="eastAsia"/>
          <w:sz w:val="21"/>
          <w:szCs w:val="21"/>
        </w:rPr>
        <w:t>CAR</w:t>
      </w:r>
      <w:r w:rsidRPr="00124A87">
        <w:rPr>
          <w:rFonts w:ascii="宋体" w:hAnsi="宋体" w:hint="eastAsia"/>
          <w:sz w:val="21"/>
          <w:szCs w:val="21"/>
        </w:rPr>
        <w:t>能够有效地处理这些情况。</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w:t>
      </w:r>
      <w:r w:rsidR="004E7CB0">
        <w:rPr>
          <w:rFonts w:ascii="宋体" w:hAnsi="宋体" w:hint="eastAsia"/>
          <w:sz w:val="21"/>
          <w:szCs w:val="21"/>
        </w:rPr>
        <w:t>客户/</w:t>
      </w:r>
      <w:r w:rsidRPr="00124A87">
        <w:rPr>
          <w:rFonts w:ascii="宋体" w:hAnsi="宋体" w:hint="eastAsia"/>
          <w:sz w:val="21"/>
          <w:szCs w:val="21"/>
        </w:rPr>
        <w:t>服务器模型是一种发展比较成功的软件模型，因为这种模型有以下一些优势：</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(1)</w:t>
      </w:r>
      <w:r w:rsidR="004E7CB0">
        <w:rPr>
          <w:rFonts w:ascii="宋体" w:hAnsi="宋体" w:hint="eastAsia"/>
          <w:sz w:val="21"/>
          <w:szCs w:val="21"/>
        </w:rPr>
        <w:t>稳定性、可靠性好。客户/</w:t>
      </w:r>
      <w:r w:rsidRPr="00124A87">
        <w:rPr>
          <w:rFonts w:ascii="宋体" w:hAnsi="宋体" w:hint="eastAsia"/>
          <w:sz w:val="21"/>
          <w:szCs w:val="21"/>
        </w:rPr>
        <w:t>服务器模型简化了应用，把任务进行分离，客户和服务器各司其职，共同完成任务。</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(2)软件的可扩展性更好。一个服务器进程可以为多个客户提供服务，客户也可以连接到不同的服务器上，这种模型的连接非常灵活。</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(3)提高性能。根据硬件的配置，可以把繁重的任务放到高配置的一端，用低配置的设备完成一些简单的任务，因此，这种模型使软件运行更加合理。</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(4)在网络上实现时，可以降低网络流量。在网络上只传输客户和服务程序所关心的数据。</w:t>
      </w:r>
    </w:p>
    <w:p w:rsidR="005B765D" w:rsidRPr="00124A87" w:rsidRDefault="005B765D" w:rsidP="00124A87">
      <w:pPr>
        <w:spacing w:line="300" w:lineRule="auto"/>
        <w:rPr>
          <w:rFonts w:ascii="宋体" w:hAnsi="宋体" w:hint="eastAsia"/>
          <w:sz w:val="21"/>
          <w:szCs w:val="21"/>
        </w:rPr>
      </w:pPr>
      <w:r w:rsidRPr="00124A87">
        <w:rPr>
          <w:rFonts w:ascii="宋体" w:hAnsi="宋体" w:hint="eastAsia"/>
          <w:sz w:val="21"/>
          <w:szCs w:val="21"/>
        </w:rPr>
        <w:t xml:space="preserve">    (5)用于数据库时，可以实现事务(transaction)机制，提供数据备份能力等。</w:t>
      </w:r>
    </w:p>
    <w:p w:rsidR="005B765D" w:rsidRDefault="00212085" w:rsidP="00124A87">
      <w:pPr>
        <w:spacing w:line="300" w:lineRule="auto"/>
        <w:ind w:firstLine="435"/>
        <w:rPr>
          <w:rFonts w:ascii="宋体" w:hAnsi="宋体" w:hint="eastAsia"/>
          <w:sz w:val="21"/>
          <w:szCs w:val="21"/>
        </w:rPr>
      </w:pPr>
      <w:r>
        <w:rPr>
          <w:rFonts w:ascii="宋体" w:hAnsi="宋体" w:hint="eastAsia"/>
          <w:sz w:val="21"/>
          <w:szCs w:val="21"/>
        </w:rPr>
        <w:t>CAR</w:t>
      </w:r>
      <w:r w:rsidR="00887405">
        <w:rPr>
          <w:rFonts w:ascii="宋体" w:hAnsi="宋体" w:hint="eastAsia"/>
          <w:sz w:val="21"/>
          <w:szCs w:val="21"/>
        </w:rPr>
        <w:t>虽然以客户/</w:t>
      </w:r>
      <w:r w:rsidR="005B765D" w:rsidRPr="00124A87">
        <w:rPr>
          <w:rFonts w:ascii="宋体" w:hAnsi="宋体" w:hint="eastAsia"/>
          <w:sz w:val="21"/>
          <w:szCs w:val="21"/>
        </w:rPr>
        <w:t>服务器模型为基础，但</w:t>
      </w:r>
      <w:r w:rsidR="00F03122">
        <w:rPr>
          <w:rFonts w:ascii="宋体" w:hAnsi="宋体" w:hint="eastAsia"/>
          <w:sz w:val="21"/>
          <w:szCs w:val="21"/>
        </w:rPr>
        <w:t>CAR</w:t>
      </w:r>
      <w:r w:rsidR="005B765D" w:rsidRPr="00124A87">
        <w:rPr>
          <w:rFonts w:ascii="宋体" w:hAnsi="宋体" w:hint="eastAsia"/>
          <w:sz w:val="21"/>
          <w:szCs w:val="21"/>
        </w:rPr>
        <w:t>可以非常灵活地使用这种模型。图</w:t>
      </w:r>
      <w:r w:rsidR="003C638F">
        <w:rPr>
          <w:rFonts w:ascii="宋体" w:hAnsi="宋体" w:hint="eastAsia"/>
          <w:sz w:val="21"/>
          <w:szCs w:val="21"/>
        </w:rPr>
        <w:t>2</w:t>
      </w:r>
      <w:r w:rsidR="005B765D" w:rsidRPr="00124A87">
        <w:rPr>
          <w:rFonts w:ascii="宋体" w:hAnsi="宋体" w:hint="eastAsia"/>
          <w:sz w:val="21"/>
          <w:szCs w:val="21"/>
        </w:rPr>
        <w:t>.</w:t>
      </w:r>
      <w:r w:rsidR="003C638F">
        <w:rPr>
          <w:rFonts w:ascii="宋体" w:hAnsi="宋体" w:hint="eastAsia"/>
          <w:sz w:val="21"/>
          <w:szCs w:val="21"/>
        </w:rPr>
        <w:t>1</w:t>
      </w:r>
      <w:r w:rsidR="005B765D" w:rsidRPr="00124A87">
        <w:rPr>
          <w:rFonts w:ascii="宋体" w:hAnsi="宋体" w:hint="eastAsia"/>
          <w:sz w:val="21"/>
          <w:szCs w:val="21"/>
        </w:rPr>
        <w:t>中，每一个箭头就代表了一个客户——服务器关系，在图</w:t>
      </w:r>
      <w:r w:rsidR="003C638F">
        <w:rPr>
          <w:rFonts w:ascii="宋体" w:hAnsi="宋体" w:hint="eastAsia"/>
          <w:sz w:val="21"/>
          <w:szCs w:val="21"/>
        </w:rPr>
        <w:t>2</w:t>
      </w:r>
      <w:r w:rsidR="003C638F" w:rsidRPr="00124A87">
        <w:rPr>
          <w:rFonts w:ascii="宋体" w:hAnsi="宋体" w:hint="eastAsia"/>
          <w:sz w:val="21"/>
          <w:szCs w:val="21"/>
        </w:rPr>
        <w:t>.</w:t>
      </w:r>
      <w:r w:rsidR="003C638F">
        <w:rPr>
          <w:rFonts w:ascii="宋体" w:hAnsi="宋体" w:hint="eastAsia"/>
          <w:sz w:val="21"/>
          <w:szCs w:val="21"/>
        </w:rPr>
        <w:t>1</w:t>
      </w:r>
      <w:r w:rsidR="003C638F" w:rsidRPr="00124A87">
        <w:rPr>
          <w:rFonts w:ascii="宋体" w:hAnsi="宋体" w:hint="eastAsia"/>
          <w:sz w:val="21"/>
          <w:szCs w:val="21"/>
        </w:rPr>
        <w:t xml:space="preserve"> </w:t>
      </w:r>
      <w:r w:rsidR="005B765D" w:rsidRPr="00124A87">
        <w:rPr>
          <w:rFonts w:ascii="宋体" w:hAnsi="宋体" w:hint="eastAsia"/>
          <w:sz w:val="21"/>
          <w:szCs w:val="21"/>
        </w:rPr>
        <w:t>(a)中，客户与</w:t>
      </w:r>
      <w:r w:rsidR="00666EC9">
        <w:rPr>
          <w:rFonts w:ascii="宋体" w:hAnsi="宋体" w:hint="eastAsia"/>
          <w:sz w:val="21"/>
          <w:szCs w:val="21"/>
        </w:rPr>
        <w:t>构件</w:t>
      </w:r>
      <w:r w:rsidR="005B765D" w:rsidRPr="00124A87">
        <w:rPr>
          <w:rFonts w:ascii="宋体" w:hAnsi="宋体" w:hint="eastAsia"/>
          <w:sz w:val="21"/>
          <w:szCs w:val="21"/>
        </w:rPr>
        <w:t>对象只是一个简单的客户／服务器模型结构；在图</w:t>
      </w:r>
      <w:r w:rsidR="003C638F">
        <w:rPr>
          <w:rFonts w:ascii="宋体" w:hAnsi="宋体" w:hint="eastAsia"/>
          <w:sz w:val="21"/>
          <w:szCs w:val="21"/>
        </w:rPr>
        <w:t>2</w:t>
      </w:r>
      <w:r w:rsidR="003C638F" w:rsidRPr="00124A87">
        <w:rPr>
          <w:rFonts w:ascii="宋体" w:hAnsi="宋体" w:hint="eastAsia"/>
          <w:sz w:val="21"/>
          <w:szCs w:val="21"/>
        </w:rPr>
        <w:t>.</w:t>
      </w:r>
      <w:r w:rsidR="003C638F">
        <w:rPr>
          <w:rFonts w:ascii="宋体" w:hAnsi="宋体" w:hint="eastAsia"/>
          <w:sz w:val="21"/>
          <w:szCs w:val="21"/>
        </w:rPr>
        <w:t>1</w:t>
      </w:r>
      <w:r w:rsidR="003C638F" w:rsidRPr="00124A87">
        <w:rPr>
          <w:rFonts w:ascii="宋体" w:hAnsi="宋体" w:hint="eastAsia"/>
          <w:sz w:val="21"/>
          <w:szCs w:val="21"/>
        </w:rPr>
        <w:t xml:space="preserve"> </w:t>
      </w:r>
      <w:r w:rsidR="005B765D" w:rsidRPr="00124A87">
        <w:rPr>
          <w:rFonts w:ascii="宋体" w:hAnsi="宋体" w:hint="eastAsia"/>
          <w:sz w:val="21"/>
          <w:szCs w:val="21"/>
        </w:rPr>
        <w:t>(b)中，对象2既为客户直接提供服务，也为对象1提供服务，这时对象1就成了对象2的客户，对象1为客户提供服务，在这样的模型中，</w:t>
      </w:r>
      <w:r w:rsidR="005B765D" w:rsidRPr="00124A87">
        <w:rPr>
          <w:rFonts w:ascii="宋体" w:hAnsi="宋体" w:hint="eastAsia"/>
          <w:sz w:val="21"/>
          <w:szCs w:val="21"/>
        </w:rPr>
        <w:lastRenderedPageBreak/>
        <w:t>对象1由客户直接创建，而对象2既可以由客户创建，也可以由对象1创建；图</w:t>
      </w:r>
      <w:r w:rsidR="003C638F">
        <w:rPr>
          <w:rFonts w:ascii="宋体" w:hAnsi="宋体" w:hint="eastAsia"/>
          <w:sz w:val="21"/>
          <w:szCs w:val="21"/>
        </w:rPr>
        <w:t>2</w:t>
      </w:r>
      <w:r w:rsidR="003C638F" w:rsidRPr="00124A87">
        <w:rPr>
          <w:rFonts w:ascii="宋体" w:hAnsi="宋体" w:hint="eastAsia"/>
          <w:sz w:val="21"/>
          <w:szCs w:val="21"/>
        </w:rPr>
        <w:t>.</w:t>
      </w:r>
      <w:r w:rsidR="003C638F">
        <w:rPr>
          <w:rFonts w:ascii="宋体" w:hAnsi="宋体" w:hint="eastAsia"/>
          <w:sz w:val="21"/>
          <w:szCs w:val="21"/>
        </w:rPr>
        <w:t>1</w:t>
      </w:r>
      <w:r w:rsidR="003C638F" w:rsidRPr="00124A87">
        <w:rPr>
          <w:rFonts w:ascii="宋体" w:hAnsi="宋体" w:hint="eastAsia"/>
          <w:sz w:val="21"/>
          <w:szCs w:val="21"/>
        </w:rPr>
        <w:t xml:space="preserve"> </w:t>
      </w:r>
      <w:r w:rsidR="005B765D" w:rsidRPr="00124A87">
        <w:rPr>
          <w:rFonts w:ascii="宋体" w:hAnsi="宋体" w:hint="eastAsia"/>
          <w:sz w:val="21"/>
          <w:szCs w:val="21"/>
        </w:rPr>
        <w:t>(c)和(d)是</w:t>
      </w:r>
      <w:r w:rsidR="00E5392E">
        <w:rPr>
          <w:rFonts w:ascii="宋体" w:hAnsi="宋体" w:hint="eastAsia"/>
          <w:sz w:val="21"/>
          <w:szCs w:val="21"/>
        </w:rPr>
        <w:t>CAR</w:t>
      </w:r>
      <w:r w:rsidR="005B765D" w:rsidRPr="00124A87">
        <w:rPr>
          <w:rFonts w:ascii="宋体" w:hAnsi="宋体" w:hint="eastAsia"/>
          <w:sz w:val="21"/>
          <w:szCs w:val="21"/>
        </w:rPr>
        <w:t>中两种重要的对象重用结构，分别称为包容(containment)和聚合(aggregation)，对于客户来说，只知道对象1的存在，并不知道对象2的存在，但对象1在实现某些服务时，它调用了对象2的服务，两者的区别在于，当客户调用由对象2提供的服务时，包容模型中，由对象1调用对象2的服务，再把结果转给客户，所以客户间接地调用对象2的服务，而在聚合模型中，虽然客户并不知道对象2的存在，但它调用对象2的服务是直接进行的。</w:t>
      </w:r>
    </w:p>
    <w:p w:rsidR="00BF5C94" w:rsidRDefault="0097535E" w:rsidP="00BF5C94">
      <w:pPr>
        <w:spacing w:line="300" w:lineRule="auto"/>
        <w:rPr>
          <w:rFonts w:ascii="宋体" w:hAnsi="宋体" w:hint="eastAsia"/>
          <w:sz w:val="21"/>
          <w:szCs w:val="21"/>
        </w:rPr>
      </w:pPr>
      <w:r w:rsidRPr="00BF5C94">
        <w:rPr>
          <w:rFonts w:ascii="宋体" w:hAnsi="宋体" w:hint="eastAsia"/>
          <w:noProof/>
          <w:sz w:val="21"/>
          <w:szCs w:val="21"/>
        </w:rPr>
        <w:drawing>
          <wp:inline distT="0" distB="0" distL="0" distR="0">
            <wp:extent cx="5265420" cy="2849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849880"/>
                    </a:xfrm>
                    <a:prstGeom prst="rect">
                      <a:avLst/>
                    </a:prstGeom>
                    <a:noFill/>
                    <a:ln>
                      <a:noFill/>
                    </a:ln>
                  </pic:spPr>
                </pic:pic>
              </a:graphicData>
            </a:graphic>
          </wp:inline>
        </w:drawing>
      </w:r>
    </w:p>
    <w:p w:rsidR="00BF5C94" w:rsidRPr="00BF5C94" w:rsidRDefault="00BF5C94" w:rsidP="00BF5C94">
      <w:pPr>
        <w:spacing w:line="300" w:lineRule="auto"/>
        <w:ind w:firstLine="435"/>
        <w:jc w:val="center"/>
        <w:rPr>
          <w:rFonts w:ascii="宋体" w:hAnsi="宋体" w:hint="eastAsia"/>
          <w:sz w:val="21"/>
          <w:szCs w:val="21"/>
        </w:rPr>
      </w:pPr>
      <w:r w:rsidRPr="00BF5C94">
        <w:rPr>
          <w:rFonts w:ascii="宋体" w:hAnsi="宋体" w:hint="eastAsia"/>
          <w:sz w:val="21"/>
          <w:szCs w:val="21"/>
        </w:rPr>
        <w:t>(a)</w:t>
      </w:r>
      <w:r w:rsidR="002B1F00">
        <w:rPr>
          <w:rFonts w:ascii="宋体" w:hAnsi="宋体" w:hint="eastAsia"/>
          <w:sz w:val="21"/>
          <w:szCs w:val="21"/>
        </w:rPr>
        <w:t>简单客户/</w:t>
      </w:r>
      <w:r w:rsidRPr="00BF5C94">
        <w:rPr>
          <w:rFonts w:ascii="宋体" w:hAnsi="宋体" w:hint="eastAsia"/>
          <w:sz w:val="21"/>
          <w:szCs w:val="21"/>
        </w:rPr>
        <w:t>服务器模型；  (b)</w:t>
      </w:r>
      <w:r w:rsidR="002B1F00">
        <w:rPr>
          <w:rFonts w:ascii="宋体" w:hAnsi="宋体" w:hint="eastAsia"/>
          <w:sz w:val="21"/>
          <w:szCs w:val="21"/>
        </w:rPr>
        <w:t>客户/</w:t>
      </w:r>
      <w:r w:rsidRPr="00BF5C94">
        <w:rPr>
          <w:rFonts w:ascii="宋体" w:hAnsi="宋体" w:hint="eastAsia"/>
          <w:sz w:val="21"/>
          <w:szCs w:val="21"/>
        </w:rPr>
        <w:t>服务器模型的两重结构</w:t>
      </w:r>
    </w:p>
    <w:p w:rsidR="00BF5C94" w:rsidRPr="00BF5C94" w:rsidRDefault="00BF5C94" w:rsidP="00BF5C94">
      <w:pPr>
        <w:spacing w:line="300" w:lineRule="auto"/>
        <w:ind w:firstLine="435"/>
        <w:jc w:val="center"/>
        <w:rPr>
          <w:rFonts w:ascii="宋体" w:hAnsi="宋体" w:hint="eastAsia"/>
          <w:sz w:val="21"/>
          <w:szCs w:val="21"/>
        </w:rPr>
      </w:pPr>
      <w:r w:rsidRPr="00BF5C94">
        <w:rPr>
          <w:rFonts w:ascii="宋体" w:hAnsi="宋体" w:hint="eastAsia"/>
          <w:sz w:val="21"/>
          <w:szCs w:val="21"/>
        </w:rPr>
        <w:t>(c)C</w:t>
      </w:r>
      <w:r>
        <w:rPr>
          <w:rFonts w:ascii="宋体" w:hAnsi="宋体" w:hint="eastAsia"/>
          <w:sz w:val="21"/>
          <w:szCs w:val="21"/>
        </w:rPr>
        <w:t>AR</w:t>
      </w:r>
      <w:r w:rsidRPr="00BF5C94">
        <w:rPr>
          <w:rFonts w:ascii="宋体" w:hAnsi="宋体" w:hint="eastAsia"/>
          <w:sz w:val="21"/>
          <w:szCs w:val="21"/>
        </w:rPr>
        <w:t>中包容模型示例；  (d) C</w:t>
      </w:r>
      <w:r>
        <w:rPr>
          <w:rFonts w:ascii="宋体" w:hAnsi="宋体" w:hint="eastAsia"/>
          <w:sz w:val="21"/>
          <w:szCs w:val="21"/>
        </w:rPr>
        <w:t>AR</w:t>
      </w:r>
      <w:r w:rsidRPr="00BF5C94">
        <w:rPr>
          <w:rFonts w:ascii="宋体" w:hAnsi="宋体" w:hint="eastAsia"/>
          <w:sz w:val="21"/>
          <w:szCs w:val="21"/>
        </w:rPr>
        <w:t>中聚合模型示例</w:t>
      </w:r>
    </w:p>
    <w:p w:rsidR="00BF5C94" w:rsidRPr="00BF5C94" w:rsidRDefault="00BF5C94" w:rsidP="00BF5C94">
      <w:pPr>
        <w:spacing w:line="300" w:lineRule="auto"/>
        <w:ind w:firstLine="435"/>
        <w:jc w:val="center"/>
        <w:rPr>
          <w:rFonts w:ascii="宋体" w:hAnsi="宋体" w:hint="eastAsia"/>
          <w:sz w:val="21"/>
          <w:szCs w:val="21"/>
        </w:rPr>
      </w:pPr>
      <w:r w:rsidRPr="00BF5C94">
        <w:rPr>
          <w:rFonts w:ascii="宋体" w:hAnsi="宋体" w:hint="eastAsia"/>
          <w:sz w:val="21"/>
          <w:szCs w:val="21"/>
        </w:rPr>
        <w:t>图</w:t>
      </w:r>
      <w:r w:rsidR="003C638F">
        <w:rPr>
          <w:rFonts w:ascii="宋体" w:hAnsi="宋体" w:hint="eastAsia"/>
          <w:sz w:val="21"/>
          <w:szCs w:val="21"/>
        </w:rPr>
        <w:t>2</w:t>
      </w:r>
      <w:r w:rsidR="003C638F" w:rsidRPr="00124A87">
        <w:rPr>
          <w:rFonts w:ascii="宋体" w:hAnsi="宋体" w:hint="eastAsia"/>
          <w:sz w:val="21"/>
          <w:szCs w:val="21"/>
        </w:rPr>
        <w:t>.</w:t>
      </w:r>
      <w:r w:rsidR="003C638F">
        <w:rPr>
          <w:rFonts w:ascii="宋体" w:hAnsi="宋体" w:hint="eastAsia"/>
          <w:sz w:val="21"/>
          <w:szCs w:val="21"/>
        </w:rPr>
        <w:t>1</w:t>
      </w:r>
      <w:r w:rsidRPr="00BF5C94">
        <w:rPr>
          <w:rFonts w:ascii="宋体" w:hAnsi="宋体" w:hint="eastAsia"/>
          <w:sz w:val="21"/>
          <w:szCs w:val="21"/>
        </w:rPr>
        <w:t xml:space="preserve"> C</w:t>
      </w:r>
      <w:r>
        <w:rPr>
          <w:rFonts w:ascii="宋体" w:hAnsi="宋体" w:hint="eastAsia"/>
          <w:sz w:val="21"/>
          <w:szCs w:val="21"/>
        </w:rPr>
        <w:t>AR</w:t>
      </w:r>
      <w:r w:rsidR="002B1F00">
        <w:rPr>
          <w:rFonts w:ascii="宋体" w:hAnsi="宋体" w:hint="eastAsia"/>
          <w:sz w:val="21"/>
          <w:szCs w:val="21"/>
        </w:rPr>
        <w:t>使用客户/</w:t>
      </w:r>
      <w:r w:rsidRPr="00BF5C94">
        <w:rPr>
          <w:rFonts w:ascii="宋体" w:hAnsi="宋体" w:hint="eastAsia"/>
          <w:sz w:val="21"/>
          <w:szCs w:val="21"/>
        </w:rPr>
        <w:t>服务器模型的几种灵活用法</w:t>
      </w:r>
    </w:p>
    <w:p w:rsidR="00BF5C94" w:rsidRPr="00BF5C94" w:rsidRDefault="00BF5C94" w:rsidP="00BF5C94">
      <w:pPr>
        <w:spacing w:line="300" w:lineRule="auto"/>
        <w:rPr>
          <w:rFonts w:ascii="宋体" w:hAnsi="宋体" w:hint="eastAsia"/>
          <w:sz w:val="21"/>
          <w:szCs w:val="21"/>
        </w:rPr>
      </w:pPr>
    </w:p>
    <w:p w:rsidR="00B275D6" w:rsidRPr="00124A87" w:rsidRDefault="005B765D" w:rsidP="00BA4562">
      <w:pPr>
        <w:pStyle w:val="2"/>
        <w:snapToGrid w:val="0"/>
        <w:spacing w:line="300" w:lineRule="auto"/>
        <w:rPr>
          <w:rFonts w:ascii="宋体" w:eastAsia="宋体" w:hAnsi="宋体"/>
          <w:sz w:val="21"/>
          <w:szCs w:val="21"/>
        </w:rPr>
      </w:pPr>
      <w:bookmarkStart w:id="62" w:name="_Toc148261004"/>
      <w:bookmarkStart w:id="63" w:name="_Toc152754237"/>
      <w:bookmarkStart w:id="64" w:name="_Toc197918948"/>
      <w:r w:rsidRPr="006672E0">
        <w:rPr>
          <w:rFonts w:ascii="宋体" w:eastAsia="宋体" w:hAnsi="宋体" w:hint="eastAsia"/>
        </w:rPr>
        <w:t>2.2</w:t>
      </w:r>
      <w:r w:rsidRPr="006672E0">
        <w:rPr>
          <w:rFonts w:ascii="宋体" w:eastAsia="宋体" w:hAnsi="宋体"/>
        </w:rPr>
        <w:t xml:space="preserve"> CAR发展简史</w:t>
      </w:r>
      <w:bookmarkEnd w:id="62"/>
      <w:bookmarkEnd w:id="63"/>
      <w:bookmarkEnd w:id="64"/>
    </w:p>
    <w:p w:rsidR="00B275D6" w:rsidRPr="00124A87" w:rsidRDefault="00B275D6" w:rsidP="00124A87">
      <w:pPr>
        <w:snapToGrid w:val="0"/>
        <w:spacing w:line="300" w:lineRule="auto"/>
        <w:ind w:firstLine="480"/>
        <w:rPr>
          <w:rFonts w:ascii="宋体" w:hAnsi="宋体"/>
          <w:sz w:val="21"/>
          <w:szCs w:val="21"/>
        </w:rPr>
      </w:pPr>
      <w:r w:rsidRPr="00124A87">
        <w:rPr>
          <w:rFonts w:ascii="宋体" w:hAnsi="宋体"/>
          <w:sz w:val="21"/>
          <w:szCs w:val="21"/>
        </w:rPr>
        <w:t>CAR技术在很大程度上借鉴了微软COM（Component Object Model，</w:t>
      </w:r>
      <w:r w:rsidR="00666EC9">
        <w:rPr>
          <w:rFonts w:ascii="宋体" w:hAnsi="宋体"/>
          <w:sz w:val="21"/>
          <w:szCs w:val="21"/>
        </w:rPr>
        <w:t>构件</w:t>
      </w:r>
      <w:r w:rsidRPr="00124A87">
        <w:rPr>
          <w:rFonts w:ascii="宋体" w:hAnsi="宋体"/>
          <w:sz w:val="21"/>
          <w:szCs w:val="21"/>
        </w:rPr>
        <w:t>对象模型）的思想，最初CAR是兼容COM的，但是和COM相比，CAR删除了COM中过时的约定，禁止用户定义COM的非自描述接口；完备了构件及其接口的自描述功能，实现了对COM的扩展；对COM的用户界面进行了简化包装，可以说CAR是微软COM的一个子集，同时又对微软的COM</w:t>
      </w:r>
      <w:r w:rsidR="00935046">
        <w:rPr>
          <w:rFonts w:ascii="宋体" w:hAnsi="宋体"/>
          <w:sz w:val="21"/>
          <w:szCs w:val="21"/>
        </w:rPr>
        <w:t>进行了扩展，在</w:t>
      </w:r>
      <w:r w:rsidR="00935046">
        <w:rPr>
          <w:rFonts w:ascii="宋体" w:hAnsi="宋体" w:hint="eastAsia"/>
          <w:sz w:val="21"/>
          <w:szCs w:val="21"/>
        </w:rPr>
        <w:t xml:space="preserve">Elastos </w:t>
      </w:r>
      <w:r w:rsidRPr="00124A87">
        <w:rPr>
          <w:rFonts w:ascii="宋体" w:hAnsi="宋体"/>
          <w:sz w:val="21"/>
          <w:szCs w:val="21"/>
        </w:rPr>
        <w:t>SDK工具的支持下，使得高深难懂的构件编程技术很容易被C/C++</w:t>
      </w:r>
      <w:r w:rsidR="00186B1A">
        <w:rPr>
          <w:rFonts w:ascii="宋体" w:hAnsi="宋体"/>
          <w:sz w:val="21"/>
          <w:szCs w:val="21"/>
        </w:rPr>
        <w:t>程序员理解并掌握，因此最初</w:t>
      </w:r>
      <w:r w:rsidRPr="00124A87">
        <w:rPr>
          <w:rFonts w:ascii="宋体" w:hAnsi="宋体"/>
          <w:sz w:val="21"/>
          <w:szCs w:val="21"/>
        </w:rPr>
        <w:t>称之为ezCOM，其中</w:t>
      </w:r>
      <w:r w:rsidR="00186B1A">
        <w:rPr>
          <w:rFonts w:ascii="宋体" w:hAnsi="宋体" w:hint="eastAsia"/>
          <w:sz w:val="21"/>
          <w:szCs w:val="21"/>
        </w:rPr>
        <w:t>“</w:t>
      </w:r>
      <w:r w:rsidRPr="00124A87">
        <w:rPr>
          <w:rFonts w:ascii="宋体" w:hAnsi="宋体"/>
          <w:sz w:val="21"/>
          <w:szCs w:val="21"/>
        </w:rPr>
        <w:t>ez</w:t>
      </w:r>
      <w:r w:rsidR="00186B1A">
        <w:rPr>
          <w:rFonts w:ascii="宋体" w:hAnsi="宋体" w:hint="eastAsia"/>
          <w:sz w:val="21"/>
          <w:szCs w:val="21"/>
        </w:rPr>
        <w:t>”</w:t>
      </w:r>
      <w:r w:rsidRPr="00124A87">
        <w:rPr>
          <w:rFonts w:ascii="宋体" w:hAnsi="宋体"/>
          <w:sz w:val="21"/>
          <w:szCs w:val="21"/>
        </w:rPr>
        <w:t>源自与英文单词</w:t>
      </w:r>
      <w:r w:rsidR="00186B1A">
        <w:rPr>
          <w:rFonts w:ascii="宋体" w:hAnsi="宋体" w:hint="eastAsia"/>
          <w:sz w:val="21"/>
          <w:szCs w:val="21"/>
        </w:rPr>
        <w:t>“</w:t>
      </w:r>
      <w:r w:rsidRPr="00124A87">
        <w:rPr>
          <w:rFonts w:ascii="宋体" w:hAnsi="宋体"/>
          <w:sz w:val="21"/>
          <w:szCs w:val="21"/>
        </w:rPr>
        <w:t>easy</w:t>
      </w:r>
      <w:r w:rsidR="00186B1A">
        <w:rPr>
          <w:rFonts w:ascii="宋体" w:hAnsi="宋体" w:hint="eastAsia"/>
          <w:sz w:val="21"/>
          <w:szCs w:val="21"/>
        </w:rPr>
        <w:t>”</w:t>
      </w:r>
      <w:r w:rsidRPr="00124A87">
        <w:rPr>
          <w:rFonts w:ascii="宋体" w:hAnsi="宋体"/>
          <w:sz w:val="21"/>
          <w:szCs w:val="21"/>
        </w:rPr>
        <w:t>，恰如其分地反映了这一特点。首先编写一个.cdl文件，CDL即构件定义语言，对应于微软的IDL（接口定义语言），然后将它转换成微软的.idl文件，最后用MIDL（微软的IDL编译器）进行编译生成相应的代码。</w:t>
      </w:r>
    </w:p>
    <w:p w:rsidR="00B275D6" w:rsidRPr="00124A87" w:rsidRDefault="00B275D6" w:rsidP="00124A87">
      <w:pPr>
        <w:snapToGrid w:val="0"/>
        <w:spacing w:line="300" w:lineRule="auto"/>
        <w:ind w:firstLine="480"/>
        <w:rPr>
          <w:rFonts w:ascii="宋体" w:hAnsi="宋体" w:hint="eastAsia"/>
          <w:sz w:val="21"/>
          <w:szCs w:val="21"/>
        </w:rPr>
      </w:pPr>
      <w:r w:rsidRPr="00124A87">
        <w:rPr>
          <w:rFonts w:ascii="宋体" w:hAnsi="宋体"/>
          <w:sz w:val="21"/>
          <w:szCs w:val="21"/>
        </w:rPr>
        <w:t>目前的CAR技术已经不再保持与COM兼容，也不再使用微软的MIDL</w:t>
      </w:r>
      <w:r w:rsidR="00627D9B">
        <w:rPr>
          <w:rFonts w:ascii="宋体" w:hAnsi="宋体"/>
          <w:sz w:val="21"/>
          <w:szCs w:val="21"/>
        </w:rPr>
        <w:t>编译器，而是使用</w:t>
      </w:r>
      <w:r w:rsidRPr="00124A87">
        <w:rPr>
          <w:rFonts w:ascii="宋体" w:hAnsi="宋体"/>
          <w:sz w:val="21"/>
          <w:szCs w:val="21"/>
        </w:rPr>
        <w:t>自己的工具carc，lube和cppvan。例如，首先编写一个.car文件，定义构件模块中的构件类、接口以及接口方法等信息，使用emake命令，实际上是调用编译器carc.exe，编译生成代码框架，填写完实现代码后再使用z命令编译生成.dll文件，该文件的资源段中包含了元数据，而COM是没有的，这个编译生成代码框架的过程以及如何填写实现代码在后面的</w:t>
      </w:r>
      <w:r w:rsidRPr="00124A87">
        <w:rPr>
          <w:rFonts w:ascii="宋体" w:hAnsi="宋体"/>
          <w:sz w:val="21"/>
          <w:szCs w:val="21"/>
        </w:rPr>
        <w:lastRenderedPageBreak/>
        <w:t>章节中有详细的说明与示例。</w:t>
      </w:r>
      <w:r w:rsidR="00254AB5">
        <w:rPr>
          <w:rFonts w:ascii="宋体" w:hAnsi="宋体" w:hint="eastAsia"/>
          <w:sz w:val="21"/>
          <w:szCs w:val="21"/>
        </w:rPr>
        <w:t>利用</w:t>
      </w:r>
      <w:r w:rsidR="003F3180">
        <w:rPr>
          <w:rFonts w:ascii="宋体" w:hAnsi="宋体" w:hint="eastAsia"/>
          <w:sz w:val="21"/>
          <w:szCs w:val="21"/>
        </w:rPr>
        <w:t xml:space="preserve">Elastos </w:t>
      </w:r>
      <w:r w:rsidR="00254AB5">
        <w:rPr>
          <w:rFonts w:ascii="宋体" w:hAnsi="宋体" w:hint="eastAsia"/>
          <w:sz w:val="21"/>
          <w:szCs w:val="21"/>
        </w:rPr>
        <w:t>IDE工具将使得用户对这些复杂问题的把握变得容易。</w:t>
      </w:r>
    </w:p>
    <w:p w:rsidR="00B275D6" w:rsidRPr="00124A87" w:rsidRDefault="00B275D6" w:rsidP="00124A87">
      <w:pPr>
        <w:snapToGrid w:val="0"/>
        <w:spacing w:line="300" w:lineRule="auto"/>
        <w:ind w:firstLine="480"/>
        <w:rPr>
          <w:rFonts w:ascii="宋体" w:hAnsi="宋体"/>
          <w:sz w:val="21"/>
          <w:szCs w:val="21"/>
        </w:rPr>
      </w:pPr>
      <w:r w:rsidRPr="00124A87">
        <w:rPr>
          <w:rFonts w:ascii="宋体" w:hAnsi="宋体"/>
          <w:sz w:val="21"/>
          <w:szCs w:val="21"/>
        </w:rPr>
        <w:t>CAR技术在发展过程中也在一直变化着，例如对于创建对象，ObjInstantiate、New、EzCreateObject、EzCreateInstance和NewInContext都是创建对象时使用的。其中EzCreateInstance已经不再使用了；EzCreateObject就是原来的EzCreateInstance</w:t>
      </w:r>
      <w:r w:rsidR="001D1FB2">
        <w:rPr>
          <w:rFonts w:ascii="宋体" w:hAnsi="宋体"/>
          <w:sz w:val="21"/>
          <w:szCs w:val="21"/>
        </w:rPr>
        <w:t>，现在</w:t>
      </w:r>
      <w:r w:rsidRPr="00124A87">
        <w:rPr>
          <w:rFonts w:ascii="宋体" w:hAnsi="宋体"/>
          <w:sz w:val="21"/>
          <w:szCs w:val="21"/>
        </w:rPr>
        <w:t>用EzCreateObject以指定的CLSID创建一个未初始化的类对象；EzCreateObjectEx用于在远程的机器上创建一个指定类的对象；ObjInstantiate原来叫做Instantiate，最早叫NEW_COMPONENT。New其实是个简化版的EzCreateObject，简化了CLSID，</w:t>
      </w:r>
      <w:r w:rsidR="0056566E">
        <w:rPr>
          <w:rFonts w:ascii="宋体" w:hAnsi="宋体"/>
          <w:sz w:val="21"/>
          <w:szCs w:val="21"/>
        </w:rPr>
        <w:t>InterfaceId</w:t>
      </w:r>
      <w:r w:rsidRPr="00124A87">
        <w:rPr>
          <w:rFonts w:ascii="宋体" w:hAnsi="宋体"/>
          <w:sz w:val="21"/>
          <w:szCs w:val="21"/>
        </w:rPr>
        <w:t>，DomainInfo。并且通过重载，允许使用带有多个参数的New创建对象。该方法用来在同一Domain</w:t>
      </w:r>
      <w:r w:rsidR="001D1FB2">
        <w:rPr>
          <w:rFonts w:ascii="宋体" w:hAnsi="宋体"/>
          <w:sz w:val="21"/>
          <w:szCs w:val="21"/>
        </w:rPr>
        <w:t>创建一个构件对象</w:t>
      </w:r>
      <w:r w:rsidR="001D1FB2">
        <w:rPr>
          <w:rFonts w:ascii="宋体" w:hAnsi="宋体" w:hint="eastAsia"/>
          <w:sz w:val="21"/>
          <w:szCs w:val="21"/>
        </w:rPr>
        <w:t>，</w:t>
      </w:r>
      <w:r w:rsidRPr="00124A87">
        <w:rPr>
          <w:rFonts w:ascii="宋体" w:hAnsi="宋体"/>
          <w:sz w:val="21"/>
          <w:szCs w:val="21"/>
        </w:rPr>
        <w:t>实际上是对EzCreateObject的一层封装，现在开发人员应当尽量避免使用EzCreateObject，而用New方法来创建一个对象；NewInContext方法也是用来创建一个构件对象，但用户可以指定该构件对象的</w:t>
      </w:r>
      <w:r w:rsidR="00F60F90">
        <w:rPr>
          <w:rFonts w:ascii="宋体" w:hAnsi="宋体"/>
          <w:sz w:val="21"/>
          <w:szCs w:val="21"/>
        </w:rPr>
        <w:t>语境</w:t>
      </w:r>
      <w:r w:rsidRPr="00124A87">
        <w:rPr>
          <w:rFonts w:ascii="宋体" w:hAnsi="宋体"/>
          <w:sz w:val="21"/>
          <w:szCs w:val="21"/>
        </w:rPr>
        <w:t>，即context由参数pDomainInfo来指定，现在已经实现的CAR支持pDomainInfo的值为：CTX_SAME_DOMAIN, CTX_DIFF_DOMAIN。</w:t>
      </w:r>
    </w:p>
    <w:p w:rsidR="00B275D6" w:rsidRPr="00124A87" w:rsidRDefault="00B275D6" w:rsidP="00124A87">
      <w:pPr>
        <w:snapToGrid w:val="0"/>
        <w:spacing w:line="300" w:lineRule="auto"/>
        <w:ind w:firstLine="480"/>
        <w:rPr>
          <w:rFonts w:ascii="宋体" w:hAnsi="宋体"/>
          <w:sz w:val="21"/>
          <w:szCs w:val="21"/>
        </w:rPr>
      </w:pPr>
    </w:p>
    <w:p w:rsidR="00B275D6" w:rsidRPr="00124A87" w:rsidRDefault="005B765D" w:rsidP="00BA4562">
      <w:pPr>
        <w:pStyle w:val="2"/>
        <w:snapToGrid w:val="0"/>
        <w:spacing w:line="300" w:lineRule="auto"/>
        <w:rPr>
          <w:rFonts w:ascii="宋体" w:eastAsia="宋体" w:hAnsi="宋体"/>
          <w:sz w:val="21"/>
          <w:szCs w:val="21"/>
        </w:rPr>
      </w:pPr>
      <w:bookmarkStart w:id="65" w:name="_Toc148261005"/>
      <w:bookmarkStart w:id="66" w:name="_Toc152754238"/>
      <w:bookmarkStart w:id="67" w:name="_Toc197918949"/>
      <w:r w:rsidRPr="006672E0">
        <w:rPr>
          <w:rFonts w:ascii="宋体" w:eastAsia="宋体" w:hAnsi="宋体" w:hint="eastAsia"/>
        </w:rPr>
        <w:t>2.3</w:t>
      </w:r>
      <w:r w:rsidRPr="006672E0">
        <w:rPr>
          <w:rFonts w:ascii="宋体" w:eastAsia="宋体" w:hAnsi="宋体"/>
        </w:rPr>
        <w:t xml:space="preserve"> CAR技术的深远影响</w:t>
      </w:r>
      <w:bookmarkEnd w:id="65"/>
      <w:bookmarkEnd w:id="66"/>
      <w:bookmarkEnd w:id="67"/>
    </w:p>
    <w:p w:rsidR="00B275D6" w:rsidRPr="00124A87" w:rsidRDefault="00B275D6" w:rsidP="00124A87">
      <w:pPr>
        <w:snapToGrid w:val="0"/>
        <w:spacing w:line="300" w:lineRule="auto"/>
        <w:ind w:firstLine="480"/>
        <w:rPr>
          <w:rFonts w:ascii="宋体" w:hAnsi="宋体"/>
          <w:b/>
          <w:sz w:val="21"/>
          <w:szCs w:val="21"/>
        </w:rPr>
      </w:pPr>
      <w:r w:rsidRPr="00124A87">
        <w:rPr>
          <w:rFonts w:ascii="宋体" w:hAnsi="宋体"/>
          <w:sz w:val="21"/>
          <w:szCs w:val="21"/>
        </w:rPr>
        <w:t>CAR作为</w:t>
      </w:r>
      <w:r w:rsidR="00592948">
        <w:rPr>
          <w:rFonts w:ascii="宋体" w:hAnsi="宋体" w:hint="eastAsia"/>
          <w:sz w:val="21"/>
          <w:szCs w:val="21"/>
        </w:rPr>
        <w:t>概念完整的</w:t>
      </w:r>
      <w:r w:rsidRPr="00124A87">
        <w:rPr>
          <w:rFonts w:ascii="宋体" w:hAnsi="宋体"/>
          <w:sz w:val="21"/>
          <w:szCs w:val="21"/>
        </w:rPr>
        <w:t>构件技术，它提供了一种编程模型，这种编程模型</w:t>
      </w:r>
      <w:r w:rsidR="000F1574">
        <w:rPr>
          <w:rFonts w:ascii="宋体" w:hAnsi="宋体" w:hint="eastAsia"/>
          <w:sz w:val="21"/>
          <w:szCs w:val="21"/>
        </w:rPr>
        <w:t>对</w:t>
      </w:r>
      <w:r w:rsidRPr="00124A87">
        <w:rPr>
          <w:rFonts w:ascii="宋体" w:hAnsi="宋体"/>
          <w:sz w:val="21"/>
          <w:szCs w:val="21"/>
        </w:rPr>
        <w:t>软件开发有着深远的影响。</w:t>
      </w:r>
    </w:p>
    <w:p w:rsidR="00B275D6" w:rsidRPr="00124A87" w:rsidRDefault="00B275D6" w:rsidP="00124A87">
      <w:pPr>
        <w:widowControl w:val="0"/>
        <w:tabs>
          <w:tab w:val="left" w:pos="720"/>
        </w:tabs>
        <w:autoSpaceDE w:val="0"/>
        <w:autoSpaceDN w:val="0"/>
        <w:adjustRightInd w:val="0"/>
        <w:snapToGrid w:val="0"/>
        <w:spacing w:line="300" w:lineRule="auto"/>
        <w:ind w:right="17"/>
        <w:rPr>
          <w:rFonts w:ascii="宋体" w:hAnsi="宋体"/>
          <w:b/>
          <w:sz w:val="21"/>
          <w:szCs w:val="21"/>
        </w:rPr>
      </w:pPr>
    </w:p>
    <w:p w:rsidR="00B275D6" w:rsidRPr="00124A87" w:rsidRDefault="005B765D" w:rsidP="0078027F">
      <w:pPr>
        <w:pStyle w:val="3"/>
        <w:snapToGrid w:val="0"/>
        <w:spacing w:line="300" w:lineRule="auto"/>
        <w:rPr>
          <w:rFonts w:ascii="宋体" w:hAnsi="宋体"/>
          <w:sz w:val="21"/>
          <w:szCs w:val="21"/>
        </w:rPr>
      </w:pPr>
      <w:bookmarkStart w:id="68" w:name="_Toc148261006"/>
      <w:bookmarkStart w:id="69" w:name="_Toc152754239"/>
      <w:bookmarkStart w:id="70" w:name="_Toc197918950"/>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2.3</w:t>
        </w:r>
        <w:r w:rsidR="00B275D6" w:rsidRPr="00CA6AC6">
          <w:rPr>
            <w:rFonts w:ascii="宋体" w:hAnsi="宋体"/>
            <w:sz w:val="28"/>
            <w:szCs w:val="28"/>
          </w:rPr>
          <w:t>.1</w:t>
        </w:r>
      </w:smartTag>
      <w:r w:rsidR="00B275D6" w:rsidRPr="00CA6AC6">
        <w:rPr>
          <w:rFonts w:ascii="宋体" w:hAnsi="宋体"/>
          <w:sz w:val="28"/>
          <w:szCs w:val="28"/>
        </w:rPr>
        <w:t xml:space="preserve"> CAR技术对软件工程的作用</w:t>
      </w:r>
      <w:bookmarkEnd w:id="68"/>
      <w:bookmarkEnd w:id="69"/>
      <w:bookmarkEnd w:id="70"/>
    </w:p>
    <w:p w:rsidR="00B275D6" w:rsidRPr="00124A87" w:rsidRDefault="00B275D6" w:rsidP="00124A87">
      <w:pPr>
        <w:widowControl w:val="0"/>
        <w:tabs>
          <w:tab w:val="left" w:pos="720"/>
        </w:tabs>
        <w:autoSpaceDE w:val="0"/>
        <w:autoSpaceDN w:val="0"/>
        <w:adjustRightInd w:val="0"/>
        <w:snapToGrid w:val="0"/>
        <w:spacing w:line="300" w:lineRule="auto"/>
        <w:ind w:right="17" w:firstLine="480"/>
        <w:rPr>
          <w:rFonts w:ascii="宋体" w:hAnsi="宋体"/>
          <w:sz w:val="21"/>
          <w:szCs w:val="21"/>
        </w:rPr>
      </w:pPr>
      <w:r w:rsidRPr="00124A87">
        <w:rPr>
          <w:rFonts w:ascii="宋体" w:hAnsi="宋体"/>
          <w:sz w:val="21"/>
          <w:szCs w:val="21"/>
        </w:rPr>
        <w:t>CAR的重要特点就是上文所介绍的：构件的相互操作性；软件升级的独立性；编程语言的独立性；进程运行透明度。在实际的编程应用中，CAR技术可以使程序员</w:t>
      </w:r>
      <w:r w:rsidR="008E171D">
        <w:rPr>
          <w:rFonts w:ascii="宋体" w:hAnsi="宋体" w:hint="eastAsia"/>
          <w:sz w:val="21"/>
          <w:szCs w:val="21"/>
        </w:rPr>
        <w:t>在</w:t>
      </w:r>
      <w:r w:rsidR="00D64FCC">
        <w:rPr>
          <w:rFonts w:ascii="宋体" w:hAnsi="宋体"/>
          <w:sz w:val="21"/>
          <w:szCs w:val="21"/>
        </w:rPr>
        <w:t>以下几个方面</w:t>
      </w:r>
      <w:r w:rsidR="008E171D">
        <w:rPr>
          <w:rFonts w:ascii="宋体" w:hAnsi="宋体" w:hint="eastAsia"/>
          <w:sz w:val="21"/>
          <w:szCs w:val="21"/>
        </w:rPr>
        <w:t>得到</w:t>
      </w:r>
      <w:r w:rsidRPr="00124A87">
        <w:rPr>
          <w:rFonts w:ascii="宋体" w:hAnsi="宋体"/>
          <w:sz w:val="21"/>
          <w:szCs w:val="21"/>
        </w:rPr>
        <w:t>受益：</w:t>
      </w:r>
    </w:p>
    <w:p w:rsidR="00B275D6" w:rsidRPr="00124A87" w:rsidRDefault="00B275D6" w:rsidP="00124A87">
      <w:pPr>
        <w:widowControl w:val="0"/>
        <w:tabs>
          <w:tab w:val="left" w:pos="720"/>
        </w:tabs>
        <w:autoSpaceDE w:val="0"/>
        <w:autoSpaceDN w:val="0"/>
        <w:adjustRightInd w:val="0"/>
        <w:snapToGrid w:val="0"/>
        <w:spacing w:line="300" w:lineRule="auto"/>
        <w:ind w:right="17"/>
        <w:rPr>
          <w:rFonts w:ascii="宋体" w:hAnsi="宋体"/>
          <w:b/>
          <w:sz w:val="21"/>
          <w:szCs w:val="21"/>
        </w:rPr>
      </w:pPr>
    </w:p>
    <w:p w:rsidR="00B275D6" w:rsidRPr="00124A87" w:rsidRDefault="00B275D6" w:rsidP="00D64FCC">
      <w:pPr>
        <w:widowControl w:val="0"/>
        <w:tabs>
          <w:tab w:val="left" w:pos="720"/>
        </w:tabs>
        <w:autoSpaceDE w:val="0"/>
        <w:autoSpaceDN w:val="0"/>
        <w:adjustRightInd w:val="0"/>
        <w:snapToGrid w:val="0"/>
        <w:spacing w:line="300" w:lineRule="auto"/>
        <w:ind w:right="17" w:firstLineChars="196" w:firstLine="413"/>
        <w:rPr>
          <w:rFonts w:ascii="宋体" w:hAnsi="宋体"/>
          <w:b/>
          <w:sz w:val="21"/>
          <w:szCs w:val="21"/>
        </w:rPr>
      </w:pPr>
      <w:r w:rsidRPr="00124A87">
        <w:rPr>
          <w:rFonts w:ascii="宋体" w:hAnsi="宋体"/>
          <w:b/>
          <w:sz w:val="21"/>
          <w:szCs w:val="21"/>
        </w:rPr>
        <w:t>1</w:t>
      </w:r>
      <w:r w:rsidRPr="00124A87">
        <w:rPr>
          <w:rFonts w:ascii="宋体" w:hAnsi="宋体" w:hint="eastAsia"/>
          <w:b/>
          <w:sz w:val="21"/>
          <w:szCs w:val="21"/>
        </w:rPr>
        <w:t>、</w:t>
      </w:r>
      <w:r w:rsidRPr="00124A87">
        <w:rPr>
          <w:rFonts w:ascii="宋体" w:hAnsi="宋体"/>
          <w:b/>
          <w:sz w:val="21"/>
          <w:szCs w:val="21"/>
        </w:rPr>
        <w:t xml:space="preserve"> 易学易用</w:t>
      </w:r>
    </w:p>
    <w:p w:rsidR="00B275D6" w:rsidRPr="00124A87" w:rsidRDefault="00B275D6" w:rsidP="00124A87">
      <w:pPr>
        <w:widowControl w:val="0"/>
        <w:tabs>
          <w:tab w:val="left" w:pos="720"/>
        </w:tabs>
        <w:autoSpaceDE w:val="0"/>
        <w:autoSpaceDN w:val="0"/>
        <w:adjustRightInd w:val="0"/>
        <w:snapToGrid w:val="0"/>
        <w:spacing w:line="300" w:lineRule="auto"/>
        <w:ind w:right="17" w:firstLine="480"/>
        <w:rPr>
          <w:rFonts w:ascii="宋体" w:hAnsi="宋体"/>
          <w:sz w:val="21"/>
          <w:szCs w:val="21"/>
        </w:rPr>
      </w:pPr>
      <w:r w:rsidRPr="00124A87">
        <w:rPr>
          <w:rFonts w:ascii="宋体" w:hAnsi="宋体"/>
          <w:sz w:val="21"/>
          <w:szCs w:val="21"/>
        </w:rPr>
        <w:t>基于COM的构件化编程技术是大型软件工程化开发的重要手段。微软Windows 2000的软件全部是用COM实现的。但是微软COM的繁琐的构件描述体系令人望而生畏。CAR的开发环境</w:t>
      </w:r>
      <w:r w:rsidR="00235D94">
        <w:rPr>
          <w:rFonts w:ascii="宋体" w:hAnsi="宋体"/>
          <w:sz w:val="21"/>
          <w:szCs w:val="21"/>
        </w:rPr>
        <w:t>Elastos</w:t>
      </w:r>
      <w:r w:rsidRPr="00124A87">
        <w:rPr>
          <w:rFonts w:ascii="宋体" w:hAnsi="宋体"/>
          <w:sz w:val="21"/>
          <w:szCs w:val="21"/>
        </w:rPr>
        <w:t>SDK提供了结构简洁的构件描述语言和自动生成辅助工具等，使得C++程序员可以很快地掌握CAR编程技术。</w:t>
      </w:r>
    </w:p>
    <w:p w:rsidR="00B275D6" w:rsidRPr="00124A87" w:rsidRDefault="00B275D6" w:rsidP="00124A87">
      <w:pPr>
        <w:widowControl w:val="0"/>
        <w:tabs>
          <w:tab w:val="left" w:pos="720"/>
        </w:tabs>
        <w:autoSpaceDE w:val="0"/>
        <w:autoSpaceDN w:val="0"/>
        <w:adjustRightInd w:val="0"/>
        <w:snapToGrid w:val="0"/>
        <w:spacing w:line="300" w:lineRule="auto"/>
        <w:ind w:right="17"/>
        <w:rPr>
          <w:rFonts w:ascii="宋体" w:hAnsi="宋体"/>
          <w:b/>
          <w:sz w:val="21"/>
          <w:szCs w:val="21"/>
        </w:rPr>
      </w:pPr>
    </w:p>
    <w:p w:rsidR="00B275D6" w:rsidRPr="00124A87" w:rsidRDefault="00B275D6" w:rsidP="00D64FCC">
      <w:pPr>
        <w:widowControl w:val="0"/>
        <w:tabs>
          <w:tab w:val="left" w:pos="720"/>
        </w:tabs>
        <w:autoSpaceDE w:val="0"/>
        <w:autoSpaceDN w:val="0"/>
        <w:adjustRightInd w:val="0"/>
        <w:snapToGrid w:val="0"/>
        <w:spacing w:line="300" w:lineRule="auto"/>
        <w:ind w:right="17" w:firstLineChars="196" w:firstLine="413"/>
        <w:rPr>
          <w:rFonts w:ascii="宋体" w:hAnsi="宋体"/>
          <w:b/>
          <w:sz w:val="21"/>
          <w:szCs w:val="21"/>
        </w:rPr>
      </w:pPr>
      <w:r w:rsidRPr="00124A87">
        <w:rPr>
          <w:rFonts w:ascii="宋体" w:hAnsi="宋体"/>
          <w:b/>
          <w:sz w:val="21"/>
          <w:szCs w:val="21"/>
        </w:rPr>
        <w:t>2</w:t>
      </w:r>
      <w:r w:rsidRPr="00124A87">
        <w:rPr>
          <w:rFonts w:ascii="宋体" w:hAnsi="宋体" w:hint="eastAsia"/>
          <w:b/>
          <w:sz w:val="21"/>
          <w:szCs w:val="21"/>
        </w:rPr>
        <w:t>、</w:t>
      </w:r>
      <w:r w:rsidRPr="00124A87">
        <w:rPr>
          <w:rFonts w:ascii="宋体" w:hAnsi="宋体"/>
          <w:b/>
          <w:sz w:val="21"/>
          <w:szCs w:val="21"/>
        </w:rPr>
        <w:t xml:space="preserve"> 可以动态加载构件</w:t>
      </w:r>
    </w:p>
    <w:p w:rsidR="00B275D6" w:rsidRPr="00124A87" w:rsidRDefault="00B275D6" w:rsidP="00124A87">
      <w:pPr>
        <w:widowControl w:val="0"/>
        <w:tabs>
          <w:tab w:val="left" w:pos="720"/>
        </w:tabs>
        <w:autoSpaceDE w:val="0"/>
        <w:autoSpaceDN w:val="0"/>
        <w:adjustRightInd w:val="0"/>
        <w:snapToGrid w:val="0"/>
        <w:spacing w:line="300" w:lineRule="auto"/>
        <w:ind w:right="17" w:firstLine="480"/>
        <w:rPr>
          <w:rFonts w:ascii="宋体" w:hAnsi="宋体"/>
          <w:sz w:val="21"/>
          <w:szCs w:val="21"/>
        </w:rPr>
      </w:pPr>
      <w:r w:rsidRPr="00124A87">
        <w:rPr>
          <w:rFonts w:ascii="宋体" w:hAnsi="宋体"/>
          <w:sz w:val="21"/>
          <w:szCs w:val="21"/>
        </w:rPr>
        <w:t>在网络时代，软件构件就相当于零件，零件可以随时装配。CAR技术实现了构件动态加载，使用户可以随时从网络得到最新功能的构件。</w:t>
      </w:r>
    </w:p>
    <w:p w:rsidR="00B275D6" w:rsidRPr="00124A87" w:rsidRDefault="00B275D6" w:rsidP="00124A87">
      <w:pPr>
        <w:widowControl w:val="0"/>
        <w:tabs>
          <w:tab w:val="left" w:pos="720"/>
        </w:tabs>
        <w:autoSpaceDE w:val="0"/>
        <w:autoSpaceDN w:val="0"/>
        <w:adjustRightInd w:val="0"/>
        <w:snapToGrid w:val="0"/>
        <w:spacing w:line="300" w:lineRule="auto"/>
        <w:ind w:right="17"/>
        <w:rPr>
          <w:rFonts w:ascii="宋体" w:hAnsi="宋体"/>
          <w:b/>
          <w:sz w:val="21"/>
          <w:szCs w:val="21"/>
        </w:rPr>
      </w:pPr>
    </w:p>
    <w:p w:rsidR="00B275D6" w:rsidRPr="00124A87" w:rsidRDefault="00B275D6" w:rsidP="00D64FCC">
      <w:pPr>
        <w:widowControl w:val="0"/>
        <w:tabs>
          <w:tab w:val="left" w:pos="720"/>
        </w:tabs>
        <w:autoSpaceDE w:val="0"/>
        <w:autoSpaceDN w:val="0"/>
        <w:adjustRightInd w:val="0"/>
        <w:snapToGrid w:val="0"/>
        <w:spacing w:line="300" w:lineRule="auto"/>
        <w:ind w:right="17" w:firstLineChars="196" w:firstLine="413"/>
        <w:rPr>
          <w:rFonts w:ascii="宋体" w:hAnsi="宋体"/>
          <w:b/>
          <w:sz w:val="21"/>
          <w:szCs w:val="21"/>
        </w:rPr>
      </w:pPr>
      <w:r w:rsidRPr="00124A87">
        <w:rPr>
          <w:rFonts w:ascii="宋体" w:hAnsi="宋体"/>
          <w:b/>
          <w:sz w:val="21"/>
          <w:szCs w:val="21"/>
        </w:rPr>
        <w:t>3</w:t>
      </w:r>
      <w:r w:rsidRPr="00124A87">
        <w:rPr>
          <w:rFonts w:ascii="宋体" w:hAnsi="宋体" w:hint="eastAsia"/>
          <w:b/>
          <w:sz w:val="21"/>
          <w:szCs w:val="21"/>
        </w:rPr>
        <w:t>、</w:t>
      </w:r>
      <w:r w:rsidRPr="00124A87">
        <w:rPr>
          <w:rFonts w:ascii="宋体" w:hAnsi="宋体"/>
          <w:b/>
          <w:sz w:val="21"/>
          <w:szCs w:val="21"/>
        </w:rPr>
        <w:t xml:space="preserve"> 采用第三方软件丰富系统功能</w:t>
      </w:r>
    </w:p>
    <w:p w:rsidR="00B275D6" w:rsidRPr="00124A87" w:rsidRDefault="00B275D6" w:rsidP="00124A87">
      <w:pPr>
        <w:widowControl w:val="0"/>
        <w:tabs>
          <w:tab w:val="left" w:pos="720"/>
        </w:tabs>
        <w:autoSpaceDE w:val="0"/>
        <w:autoSpaceDN w:val="0"/>
        <w:adjustRightInd w:val="0"/>
        <w:snapToGrid w:val="0"/>
        <w:spacing w:line="300" w:lineRule="auto"/>
        <w:ind w:right="17" w:firstLine="480"/>
        <w:rPr>
          <w:rFonts w:ascii="宋体" w:hAnsi="宋体"/>
          <w:sz w:val="21"/>
          <w:szCs w:val="21"/>
        </w:rPr>
      </w:pPr>
      <w:r w:rsidRPr="00124A87">
        <w:rPr>
          <w:rFonts w:ascii="宋体" w:hAnsi="宋体"/>
          <w:sz w:val="21"/>
          <w:szCs w:val="21"/>
        </w:rPr>
        <w:t>CAR技术的软件互操作性，保证了系统开发人员可以利用第三方开发的，符合CAR规范的构件，共享软件资源，缩短产品开发周期。同时用户也可以通过动态加载第三方软件扩</w:t>
      </w:r>
      <w:r w:rsidRPr="00124A87">
        <w:rPr>
          <w:rFonts w:ascii="宋体" w:hAnsi="宋体"/>
          <w:sz w:val="21"/>
          <w:szCs w:val="21"/>
        </w:rPr>
        <w:lastRenderedPageBreak/>
        <w:t>展系统的功能。</w:t>
      </w:r>
    </w:p>
    <w:p w:rsidR="00B275D6" w:rsidRDefault="00B275D6" w:rsidP="00124A87">
      <w:pPr>
        <w:widowControl w:val="0"/>
        <w:tabs>
          <w:tab w:val="left" w:pos="720"/>
        </w:tabs>
        <w:autoSpaceDE w:val="0"/>
        <w:autoSpaceDN w:val="0"/>
        <w:adjustRightInd w:val="0"/>
        <w:snapToGrid w:val="0"/>
        <w:spacing w:line="300" w:lineRule="auto"/>
        <w:ind w:right="17"/>
        <w:rPr>
          <w:rFonts w:ascii="宋体" w:hAnsi="宋体" w:hint="eastAsia"/>
          <w:b/>
          <w:sz w:val="21"/>
          <w:szCs w:val="21"/>
        </w:rPr>
      </w:pPr>
    </w:p>
    <w:p w:rsidR="00E43909" w:rsidRPr="00124A87" w:rsidRDefault="00E43909" w:rsidP="00124A87">
      <w:pPr>
        <w:widowControl w:val="0"/>
        <w:tabs>
          <w:tab w:val="left" w:pos="720"/>
        </w:tabs>
        <w:autoSpaceDE w:val="0"/>
        <w:autoSpaceDN w:val="0"/>
        <w:adjustRightInd w:val="0"/>
        <w:snapToGrid w:val="0"/>
        <w:spacing w:line="300" w:lineRule="auto"/>
        <w:ind w:right="17"/>
        <w:rPr>
          <w:rFonts w:ascii="宋体" w:hAnsi="宋体" w:hint="eastAsia"/>
          <w:b/>
          <w:sz w:val="21"/>
          <w:szCs w:val="21"/>
        </w:rPr>
      </w:pPr>
    </w:p>
    <w:p w:rsidR="00B275D6" w:rsidRPr="00124A87" w:rsidRDefault="00B275D6" w:rsidP="00D64FCC">
      <w:pPr>
        <w:widowControl w:val="0"/>
        <w:tabs>
          <w:tab w:val="left" w:pos="720"/>
        </w:tabs>
        <w:autoSpaceDE w:val="0"/>
        <w:autoSpaceDN w:val="0"/>
        <w:adjustRightInd w:val="0"/>
        <w:snapToGrid w:val="0"/>
        <w:spacing w:line="300" w:lineRule="auto"/>
        <w:ind w:right="17" w:firstLineChars="196" w:firstLine="413"/>
        <w:rPr>
          <w:rFonts w:ascii="宋体" w:hAnsi="宋体"/>
          <w:b/>
          <w:sz w:val="21"/>
          <w:szCs w:val="21"/>
        </w:rPr>
      </w:pPr>
      <w:r w:rsidRPr="00124A87">
        <w:rPr>
          <w:rFonts w:ascii="宋体" w:hAnsi="宋体"/>
          <w:b/>
          <w:sz w:val="21"/>
          <w:szCs w:val="21"/>
        </w:rPr>
        <w:t>4</w:t>
      </w:r>
      <w:r w:rsidRPr="00124A87">
        <w:rPr>
          <w:rFonts w:ascii="宋体" w:hAnsi="宋体" w:hint="eastAsia"/>
          <w:b/>
          <w:sz w:val="21"/>
          <w:szCs w:val="21"/>
        </w:rPr>
        <w:t>、</w:t>
      </w:r>
      <w:r w:rsidRPr="00124A87">
        <w:rPr>
          <w:rFonts w:ascii="宋体" w:hAnsi="宋体"/>
          <w:b/>
          <w:sz w:val="21"/>
          <w:szCs w:val="21"/>
        </w:rPr>
        <w:t xml:space="preserve"> 软件复用</w:t>
      </w:r>
    </w:p>
    <w:p w:rsidR="00B275D6" w:rsidRPr="00124A87" w:rsidRDefault="00B275D6" w:rsidP="00124A87">
      <w:pPr>
        <w:widowControl w:val="0"/>
        <w:tabs>
          <w:tab w:val="left" w:pos="720"/>
        </w:tabs>
        <w:autoSpaceDE w:val="0"/>
        <w:autoSpaceDN w:val="0"/>
        <w:adjustRightInd w:val="0"/>
        <w:snapToGrid w:val="0"/>
        <w:spacing w:line="300" w:lineRule="auto"/>
        <w:ind w:right="17" w:firstLine="480"/>
        <w:rPr>
          <w:rFonts w:ascii="宋体" w:hAnsi="宋体"/>
          <w:sz w:val="21"/>
          <w:szCs w:val="21"/>
        </w:rPr>
      </w:pPr>
      <w:r w:rsidRPr="00124A87">
        <w:rPr>
          <w:rFonts w:ascii="宋体" w:hAnsi="宋体"/>
          <w:sz w:val="21"/>
          <w:szCs w:val="21"/>
        </w:rPr>
        <w:t>软件复用是软件工程长期追求的目标，CAR技术提供了构件的标准，二进制构件可以被不同的应用程序使用，使软件构件真正能够成为"工业零件"。充分利用"久经考验"的软件零件，避免重复性开发，是提高软件生产效率和软件产品质量的关键。</w:t>
      </w:r>
    </w:p>
    <w:p w:rsidR="00B275D6" w:rsidRPr="00124A87" w:rsidRDefault="00B275D6" w:rsidP="00124A87">
      <w:pPr>
        <w:widowControl w:val="0"/>
        <w:tabs>
          <w:tab w:val="left" w:pos="720"/>
        </w:tabs>
        <w:autoSpaceDE w:val="0"/>
        <w:autoSpaceDN w:val="0"/>
        <w:adjustRightInd w:val="0"/>
        <w:snapToGrid w:val="0"/>
        <w:spacing w:line="300" w:lineRule="auto"/>
        <w:ind w:right="17"/>
        <w:rPr>
          <w:rFonts w:ascii="宋体" w:hAnsi="宋体"/>
          <w:b/>
          <w:sz w:val="21"/>
          <w:szCs w:val="21"/>
        </w:rPr>
      </w:pPr>
    </w:p>
    <w:p w:rsidR="00B275D6" w:rsidRPr="00124A87" w:rsidRDefault="00B275D6" w:rsidP="00D64FCC">
      <w:pPr>
        <w:widowControl w:val="0"/>
        <w:tabs>
          <w:tab w:val="left" w:pos="720"/>
        </w:tabs>
        <w:autoSpaceDE w:val="0"/>
        <w:autoSpaceDN w:val="0"/>
        <w:adjustRightInd w:val="0"/>
        <w:snapToGrid w:val="0"/>
        <w:spacing w:line="300" w:lineRule="auto"/>
        <w:ind w:right="17" w:firstLineChars="196" w:firstLine="413"/>
        <w:rPr>
          <w:rFonts w:ascii="宋体" w:hAnsi="宋体"/>
          <w:b/>
          <w:sz w:val="21"/>
          <w:szCs w:val="21"/>
        </w:rPr>
      </w:pPr>
      <w:r w:rsidRPr="00124A87">
        <w:rPr>
          <w:rFonts w:ascii="宋体" w:hAnsi="宋体"/>
          <w:b/>
          <w:sz w:val="21"/>
          <w:szCs w:val="21"/>
        </w:rPr>
        <w:t>5</w:t>
      </w:r>
      <w:r w:rsidRPr="00124A87">
        <w:rPr>
          <w:rFonts w:ascii="宋体" w:hAnsi="宋体" w:hint="eastAsia"/>
          <w:b/>
          <w:sz w:val="21"/>
          <w:szCs w:val="21"/>
        </w:rPr>
        <w:t>、</w:t>
      </w:r>
      <w:r w:rsidRPr="00124A87">
        <w:rPr>
          <w:rFonts w:ascii="宋体" w:hAnsi="宋体"/>
          <w:b/>
          <w:sz w:val="21"/>
          <w:szCs w:val="21"/>
        </w:rPr>
        <w:t xml:space="preserve"> 系统升级</w:t>
      </w:r>
    </w:p>
    <w:p w:rsidR="00B275D6" w:rsidRPr="00124A87" w:rsidRDefault="00B275D6" w:rsidP="00124A87">
      <w:pPr>
        <w:widowControl w:val="0"/>
        <w:tabs>
          <w:tab w:val="left" w:pos="720"/>
        </w:tabs>
        <w:autoSpaceDE w:val="0"/>
        <w:autoSpaceDN w:val="0"/>
        <w:adjustRightInd w:val="0"/>
        <w:snapToGrid w:val="0"/>
        <w:spacing w:line="300" w:lineRule="auto"/>
        <w:ind w:right="17" w:firstLine="480"/>
        <w:rPr>
          <w:rFonts w:ascii="宋体" w:hAnsi="宋体"/>
          <w:sz w:val="21"/>
          <w:szCs w:val="21"/>
        </w:rPr>
      </w:pPr>
      <w:r w:rsidRPr="00124A87">
        <w:rPr>
          <w:rFonts w:ascii="宋体" w:hAnsi="宋体"/>
          <w:sz w:val="21"/>
          <w:szCs w:val="21"/>
        </w:rPr>
        <w:t>传统软件的系统升级是一个令软件系统管理员头痛的工程问题，一个大型软件系统常常是"牵一发而动全身"，单个功能的升级可能会导致整个系统需要重新调试。CAR技术的软件升级独立性，可以圆满地解决系统升级问题，个别构件的更新不会影响整个系统。</w:t>
      </w:r>
    </w:p>
    <w:p w:rsidR="00B275D6" w:rsidRPr="00124A87" w:rsidRDefault="00B275D6" w:rsidP="00124A87">
      <w:pPr>
        <w:widowControl w:val="0"/>
        <w:tabs>
          <w:tab w:val="left" w:pos="720"/>
        </w:tabs>
        <w:autoSpaceDE w:val="0"/>
        <w:autoSpaceDN w:val="0"/>
        <w:adjustRightInd w:val="0"/>
        <w:snapToGrid w:val="0"/>
        <w:spacing w:line="300" w:lineRule="auto"/>
        <w:ind w:right="17"/>
        <w:rPr>
          <w:rFonts w:ascii="宋体" w:hAnsi="宋体"/>
          <w:b/>
          <w:sz w:val="21"/>
          <w:szCs w:val="21"/>
        </w:rPr>
      </w:pPr>
    </w:p>
    <w:p w:rsidR="00B275D6" w:rsidRPr="00124A87" w:rsidRDefault="00B275D6" w:rsidP="00D64FCC">
      <w:pPr>
        <w:widowControl w:val="0"/>
        <w:tabs>
          <w:tab w:val="left" w:pos="720"/>
        </w:tabs>
        <w:autoSpaceDE w:val="0"/>
        <w:autoSpaceDN w:val="0"/>
        <w:adjustRightInd w:val="0"/>
        <w:snapToGrid w:val="0"/>
        <w:spacing w:line="300" w:lineRule="auto"/>
        <w:ind w:right="17" w:firstLineChars="196" w:firstLine="413"/>
        <w:rPr>
          <w:rFonts w:ascii="宋体" w:hAnsi="宋体"/>
          <w:b/>
          <w:sz w:val="21"/>
          <w:szCs w:val="21"/>
        </w:rPr>
      </w:pPr>
      <w:r w:rsidRPr="00124A87">
        <w:rPr>
          <w:rFonts w:ascii="宋体" w:hAnsi="宋体"/>
          <w:b/>
          <w:sz w:val="21"/>
          <w:szCs w:val="21"/>
        </w:rPr>
        <w:t>6</w:t>
      </w:r>
      <w:r w:rsidRPr="00124A87">
        <w:rPr>
          <w:rFonts w:ascii="宋体" w:hAnsi="宋体" w:hint="eastAsia"/>
          <w:b/>
          <w:sz w:val="21"/>
          <w:szCs w:val="21"/>
        </w:rPr>
        <w:t>、</w:t>
      </w:r>
      <w:r w:rsidRPr="00124A87">
        <w:rPr>
          <w:rFonts w:ascii="宋体" w:hAnsi="宋体"/>
          <w:b/>
          <w:sz w:val="21"/>
          <w:szCs w:val="21"/>
        </w:rPr>
        <w:t xml:space="preserve"> 实现软件工厂化生产</w:t>
      </w:r>
    </w:p>
    <w:p w:rsidR="00B275D6" w:rsidRPr="00124A87" w:rsidRDefault="00B275D6" w:rsidP="00124A87">
      <w:pPr>
        <w:widowControl w:val="0"/>
        <w:tabs>
          <w:tab w:val="left" w:pos="720"/>
        </w:tabs>
        <w:autoSpaceDE w:val="0"/>
        <w:autoSpaceDN w:val="0"/>
        <w:adjustRightInd w:val="0"/>
        <w:snapToGrid w:val="0"/>
        <w:spacing w:line="300" w:lineRule="auto"/>
        <w:ind w:right="17" w:firstLine="480"/>
        <w:rPr>
          <w:rFonts w:ascii="宋体" w:hAnsi="宋体"/>
          <w:sz w:val="21"/>
          <w:szCs w:val="21"/>
        </w:rPr>
      </w:pPr>
      <w:r w:rsidRPr="00124A87">
        <w:rPr>
          <w:rFonts w:ascii="宋体" w:hAnsi="宋体"/>
          <w:sz w:val="21"/>
          <w:szCs w:val="21"/>
        </w:rPr>
        <w:t>上述几个特点，都是软件零件工厂化生产的必要条件。构件化软件设计思想规范了工程化、工厂化的软件设计方法，提供了明晰可靠的软件接口标准，使软件构件可以像工业零件一样生产制造，零件可用于各种不同的设备上。</w:t>
      </w:r>
    </w:p>
    <w:p w:rsidR="00B275D6" w:rsidRPr="00124A87" w:rsidRDefault="00B275D6" w:rsidP="00124A87">
      <w:pPr>
        <w:widowControl w:val="0"/>
        <w:tabs>
          <w:tab w:val="left" w:pos="720"/>
        </w:tabs>
        <w:autoSpaceDE w:val="0"/>
        <w:autoSpaceDN w:val="0"/>
        <w:adjustRightInd w:val="0"/>
        <w:snapToGrid w:val="0"/>
        <w:spacing w:line="300" w:lineRule="auto"/>
        <w:ind w:right="17"/>
        <w:rPr>
          <w:rFonts w:ascii="宋体" w:hAnsi="宋体"/>
          <w:b/>
          <w:sz w:val="21"/>
          <w:szCs w:val="21"/>
        </w:rPr>
      </w:pPr>
    </w:p>
    <w:p w:rsidR="00B275D6" w:rsidRPr="00124A87" w:rsidRDefault="00B275D6" w:rsidP="00D64FCC">
      <w:pPr>
        <w:widowControl w:val="0"/>
        <w:tabs>
          <w:tab w:val="left" w:pos="720"/>
        </w:tabs>
        <w:autoSpaceDE w:val="0"/>
        <w:autoSpaceDN w:val="0"/>
        <w:adjustRightInd w:val="0"/>
        <w:snapToGrid w:val="0"/>
        <w:spacing w:line="300" w:lineRule="auto"/>
        <w:ind w:right="17" w:firstLineChars="196" w:firstLine="413"/>
        <w:rPr>
          <w:rFonts w:ascii="宋体" w:hAnsi="宋体"/>
          <w:b/>
          <w:sz w:val="21"/>
          <w:szCs w:val="21"/>
        </w:rPr>
      </w:pPr>
      <w:r w:rsidRPr="00124A87">
        <w:rPr>
          <w:rFonts w:ascii="宋体" w:hAnsi="宋体"/>
          <w:b/>
          <w:sz w:val="21"/>
          <w:szCs w:val="21"/>
        </w:rPr>
        <w:t>7</w:t>
      </w:r>
      <w:r w:rsidRPr="00124A87">
        <w:rPr>
          <w:rFonts w:ascii="宋体" w:hAnsi="宋体" w:hint="eastAsia"/>
          <w:b/>
          <w:sz w:val="21"/>
          <w:szCs w:val="21"/>
        </w:rPr>
        <w:t>、</w:t>
      </w:r>
      <w:r w:rsidRPr="00124A87">
        <w:rPr>
          <w:rFonts w:ascii="宋体" w:hAnsi="宋体"/>
          <w:b/>
          <w:sz w:val="21"/>
          <w:szCs w:val="21"/>
        </w:rPr>
        <w:t xml:space="preserve"> 提高系统的可靠性、容错性</w:t>
      </w:r>
    </w:p>
    <w:p w:rsidR="00B275D6" w:rsidRPr="00124A87" w:rsidRDefault="00B275D6" w:rsidP="00124A87">
      <w:pPr>
        <w:widowControl w:val="0"/>
        <w:tabs>
          <w:tab w:val="left" w:pos="720"/>
        </w:tabs>
        <w:autoSpaceDE w:val="0"/>
        <w:autoSpaceDN w:val="0"/>
        <w:adjustRightInd w:val="0"/>
        <w:snapToGrid w:val="0"/>
        <w:spacing w:line="300" w:lineRule="auto"/>
        <w:ind w:right="17" w:firstLine="480"/>
        <w:rPr>
          <w:rFonts w:ascii="宋体" w:hAnsi="宋体"/>
          <w:sz w:val="21"/>
          <w:szCs w:val="21"/>
        </w:rPr>
      </w:pPr>
      <w:r w:rsidRPr="00124A87">
        <w:rPr>
          <w:rFonts w:ascii="宋体" w:hAnsi="宋体"/>
          <w:sz w:val="21"/>
          <w:szCs w:val="21"/>
        </w:rPr>
        <w:t>由于构件运行环境可控制，可以避免因个别构件的崩溃而波及到整个系统，提高系统的可靠性。同时，系统可以自动重新启动运行中意外停止的构件，实现系统的容错。</w:t>
      </w:r>
    </w:p>
    <w:p w:rsidR="00B275D6" w:rsidRPr="00124A87" w:rsidRDefault="00B275D6" w:rsidP="00124A87">
      <w:pPr>
        <w:widowControl w:val="0"/>
        <w:tabs>
          <w:tab w:val="left" w:pos="720"/>
        </w:tabs>
        <w:autoSpaceDE w:val="0"/>
        <w:autoSpaceDN w:val="0"/>
        <w:adjustRightInd w:val="0"/>
        <w:snapToGrid w:val="0"/>
        <w:spacing w:line="300" w:lineRule="auto"/>
        <w:ind w:right="17"/>
        <w:rPr>
          <w:rFonts w:ascii="宋体" w:hAnsi="宋体"/>
          <w:b/>
          <w:sz w:val="21"/>
          <w:szCs w:val="21"/>
        </w:rPr>
      </w:pPr>
    </w:p>
    <w:p w:rsidR="00B275D6" w:rsidRPr="00124A87" w:rsidRDefault="00B275D6" w:rsidP="00D64FCC">
      <w:pPr>
        <w:widowControl w:val="0"/>
        <w:tabs>
          <w:tab w:val="left" w:pos="720"/>
        </w:tabs>
        <w:autoSpaceDE w:val="0"/>
        <w:autoSpaceDN w:val="0"/>
        <w:adjustRightInd w:val="0"/>
        <w:snapToGrid w:val="0"/>
        <w:spacing w:line="300" w:lineRule="auto"/>
        <w:ind w:right="17" w:firstLineChars="196" w:firstLine="413"/>
        <w:rPr>
          <w:rFonts w:ascii="宋体" w:hAnsi="宋体"/>
          <w:b/>
          <w:sz w:val="21"/>
          <w:szCs w:val="21"/>
        </w:rPr>
      </w:pPr>
      <w:r w:rsidRPr="00124A87">
        <w:rPr>
          <w:rFonts w:ascii="宋体" w:hAnsi="宋体"/>
          <w:b/>
          <w:sz w:val="21"/>
          <w:szCs w:val="21"/>
        </w:rPr>
        <w:t>8</w:t>
      </w:r>
      <w:r w:rsidRPr="00124A87">
        <w:rPr>
          <w:rFonts w:ascii="宋体" w:hAnsi="宋体" w:hint="eastAsia"/>
          <w:b/>
          <w:sz w:val="21"/>
          <w:szCs w:val="21"/>
        </w:rPr>
        <w:t>、</w:t>
      </w:r>
      <w:r w:rsidRPr="00124A87">
        <w:rPr>
          <w:rFonts w:ascii="宋体" w:hAnsi="宋体"/>
          <w:b/>
          <w:sz w:val="21"/>
          <w:szCs w:val="21"/>
        </w:rPr>
        <w:t xml:space="preserve"> 有效地实现系统安全性</w:t>
      </w:r>
    </w:p>
    <w:p w:rsidR="00B275D6" w:rsidRPr="00124A87" w:rsidRDefault="00B275D6" w:rsidP="00124A87">
      <w:pPr>
        <w:widowControl w:val="0"/>
        <w:tabs>
          <w:tab w:val="left" w:pos="720"/>
        </w:tabs>
        <w:autoSpaceDE w:val="0"/>
        <w:autoSpaceDN w:val="0"/>
        <w:adjustRightInd w:val="0"/>
        <w:snapToGrid w:val="0"/>
        <w:spacing w:line="300" w:lineRule="auto"/>
        <w:ind w:right="17" w:firstLine="480"/>
        <w:rPr>
          <w:rFonts w:ascii="宋体" w:hAnsi="宋体"/>
          <w:sz w:val="21"/>
          <w:szCs w:val="21"/>
        </w:rPr>
      </w:pPr>
      <w:r w:rsidRPr="00124A87">
        <w:rPr>
          <w:rFonts w:ascii="宋体" w:hAnsi="宋体"/>
          <w:sz w:val="21"/>
          <w:szCs w:val="21"/>
        </w:rPr>
        <w:t>系统可根据构件的自描述信息自动生成代理构件，通过代理构件进行安全控制，可以有效地实现对不同来源的构件实行访问权限控制、监听、备份容错、通信加密、自动更换通信协议等等安全保护措施。</w:t>
      </w:r>
    </w:p>
    <w:p w:rsidR="00B275D6" w:rsidRPr="00124A87" w:rsidRDefault="00B275D6" w:rsidP="00124A87">
      <w:pPr>
        <w:widowControl w:val="0"/>
        <w:tabs>
          <w:tab w:val="left" w:pos="720"/>
        </w:tabs>
        <w:autoSpaceDE w:val="0"/>
        <w:autoSpaceDN w:val="0"/>
        <w:adjustRightInd w:val="0"/>
        <w:snapToGrid w:val="0"/>
        <w:spacing w:line="300" w:lineRule="auto"/>
        <w:ind w:right="17"/>
        <w:rPr>
          <w:rFonts w:ascii="宋体" w:hAnsi="宋体"/>
          <w:b/>
          <w:sz w:val="21"/>
          <w:szCs w:val="21"/>
        </w:rPr>
      </w:pPr>
    </w:p>
    <w:p w:rsidR="00B275D6" w:rsidRPr="00124A87" w:rsidRDefault="005B765D" w:rsidP="0078027F">
      <w:pPr>
        <w:pStyle w:val="3"/>
        <w:snapToGrid w:val="0"/>
        <w:spacing w:line="300" w:lineRule="auto"/>
        <w:rPr>
          <w:rFonts w:ascii="宋体" w:hAnsi="宋体"/>
          <w:sz w:val="21"/>
          <w:szCs w:val="21"/>
        </w:rPr>
      </w:pPr>
      <w:bookmarkStart w:id="71" w:name="_Toc148261007"/>
      <w:bookmarkStart w:id="72" w:name="_Toc152754240"/>
      <w:bookmarkStart w:id="73" w:name="_Toc197918951"/>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2.3</w:t>
        </w:r>
        <w:r w:rsidR="00B275D6" w:rsidRPr="00CA6AC6">
          <w:rPr>
            <w:rFonts w:ascii="宋体" w:hAnsi="宋体"/>
            <w:sz w:val="28"/>
            <w:szCs w:val="28"/>
          </w:rPr>
          <w:t>.2</w:t>
        </w:r>
      </w:smartTag>
      <w:r w:rsidR="00B275D6" w:rsidRPr="00CA6AC6">
        <w:rPr>
          <w:rFonts w:ascii="宋体" w:hAnsi="宋体"/>
          <w:sz w:val="28"/>
          <w:szCs w:val="28"/>
        </w:rPr>
        <w:t xml:space="preserve"> CAR技术的意义</w:t>
      </w:r>
      <w:bookmarkEnd w:id="71"/>
      <w:bookmarkEnd w:id="72"/>
      <w:bookmarkEnd w:id="73"/>
    </w:p>
    <w:p w:rsidR="00B275D6" w:rsidRPr="00124A87" w:rsidRDefault="00B275D6" w:rsidP="004C5EA7">
      <w:pPr>
        <w:widowControl w:val="0"/>
        <w:tabs>
          <w:tab w:val="left" w:pos="720"/>
        </w:tabs>
        <w:autoSpaceDE w:val="0"/>
        <w:autoSpaceDN w:val="0"/>
        <w:adjustRightInd w:val="0"/>
        <w:snapToGrid w:val="0"/>
        <w:spacing w:line="300" w:lineRule="auto"/>
        <w:ind w:right="17" w:firstLineChars="200" w:firstLine="420"/>
        <w:rPr>
          <w:rFonts w:ascii="宋体" w:hAnsi="宋体"/>
          <w:sz w:val="21"/>
          <w:szCs w:val="21"/>
        </w:rPr>
      </w:pPr>
      <w:r w:rsidRPr="00124A87">
        <w:rPr>
          <w:rFonts w:ascii="宋体" w:hAnsi="宋体"/>
          <w:sz w:val="21"/>
          <w:szCs w:val="21"/>
        </w:rPr>
        <w:t>对于软件开发企业而言，采用CAR构件技术具有以下的意义：</w:t>
      </w:r>
    </w:p>
    <w:p w:rsidR="00B275D6" w:rsidRPr="00124A87" w:rsidRDefault="00B275D6" w:rsidP="00124A87">
      <w:pPr>
        <w:widowControl w:val="0"/>
        <w:numPr>
          <w:ilvl w:val="0"/>
          <w:numId w:val="13"/>
        </w:numPr>
        <w:tabs>
          <w:tab w:val="left" w:pos="720"/>
        </w:tabs>
        <w:autoSpaceDE w:val="0"/>
        <w:autoSpaceDN w:val="0"/>
        <w:adjustRightInd w:val="0"/>
        <w:snapToGrid w:val="0"/>
        <w:spacing w:line="300" w:lineRule="auto"/>
        <w:ind w:right="17"/>
        <w:rPr>
          <w:rFonts w:ascii="宋体" w:hAnsi="宋体"/>
          <w:sz w:val="21"/>
          <w:szCs w:val="21"/>
        </w:rPr>
      </w:pPr>
      <w:r w:rsidRPr="00124A87">
        <w:rPr>
          <w:rFonts w:ascii="宋体" w:hAnsi="宋体"/>
          <w:sz w:val="21"/>
          <w:szCs w:val="21"/>
        </w:rPr>
        <w:t xml:space="preserve">CAR的开发工具自动实现构件的封装，简化了构件编程的复杂性，有利于构件化编程技术的推广普及； </w:t>
      </w:r>
    </w:p>
    <w:p w:rsidR="00B275D6" w:rsidRPr="00124A87" w:rsidRDefault="00B275D6" w:rsidP="00124A87">
      <w:pPr>
        <w:widowControl w:val="0"/>
        <w:numPr>
          <w:ilvl w:val="0"/>
          <w:numId w:val="13"/>
        </w:numPr>
        <w:tabs>
          <w:tab w:val="left" w:pos="720"/>
        </w:tabs>
        <w:autoSpaceDE w:val="0"/>
        <w:autoSpaceDN w:val="0"/>
        <w:adjustRightInd w:val="0"/>
        <w:snapToGrid w:val="0"/>
        <w:spacing w:line="300" w:lineRule="auto"/>
        <w:ind w:right="17"/>
        <w:rPr>
          <w:rFonts w:ascii="宋体" w:hAnsi="宋体"/>
          <w:sz w:val="21"/>
          <w:szCs w:val="21"/>
        </w:rPr>
      </w:pPr>
      <w:r w:rsidRPr="00124A87">
        <w:rPr>
          <w:rFonts w:ascii="宋体" w:hAnsi="宋体"/>
          <w:sz w:val="21"/>
          <w:szCs w:val="21"/>
        </w:rPr>
        <w:t xml:space="preserve">CAR构件技术是一个实现软件工厂化生产的先进技术，可以大大提升企业的软件开发技术水平，提高软件生产效率和软件产品质量； </w:t>
      </w:r>
    </w:p>
    <w:p w:rsidR="00A63A52" w:rsidRPr="00124A87" w:rsidRDefault="00B275D6" w:rsidP="00E72249">
      <w:pPr>
        <w:widowControl w:val="0"/>
        <w:numPr>
          <w:ilvl w:val="0"/>
          <w:numId w:val="13"/>
        </w:numPr>
        <w:tabs>
          <w:tab w:val="left" w:pos="720"/>
        </w:tabs>
        <w:autoSpaceDE w:val="0"/>
        <w:autoSpaceDN w:val="0"/>
        <w:adjustRightInd w:val="0"/>
        <w:snapToGrid w:val="0"/>
        <w:spacing w:line="300" w:lineRule="auto"/>
        <w:ind w:right="17"/>
        <w:rPr>
          <w:rFonts w:ascii="宋体" w:hAnsi="宋体" w:hint="eastAsia"/>
          <w:sz w:val="21"/>
          <w:szCs w:val="21"/>
        </w:rPr>
      </w:pPr>
      <w:r w:rsidRPr="00124A87">
        <w:rPr>
          <w:rFonts w:ascii="宋体" w:hAnsi="宋体"/>
          <w:sz w:val="21"/>
          <w:szCs w:val="21"/>
        </w:rPr>
        <w:t>软件工厂化生产需要有零件的标准，CAR构件技术为建立软件标准提供了参考，有利于建立企业内、行业内的软件标准，有利于建立企业内、行业内的构件库。</w:t>
      </w:r>
    </w:p>
    <w:p w:rsidR="00820C84" w:rsidRPr="00124A87" w:rsidRDefault="0044171F" w:rsidP="00124A87">
      <w:pPr>
        <w:widowControl w:val="0"/>
        <w:autoSpaceDE w:val="0"/>
        <w:autoSpaceDN w:val="0"/>
        <w:adjustRightInd w:val="0"/>
        <w:snapToGrid w:val="0"/>
        <w:spacing w:line="300" w:lineRule="auto"/>
        <w:ind w:right="17"/>
        <w:rPr>
          <w:rFonts w:ascii="宋体" w:hAnsi="宋体"/>
          <w:sz w:val="21"/>
          <w:szCs w:val="21"/>
        </w:rPr>
      </w:pPr>
      <w:r>
        <w:rPr>
          <w:rFonts w:ascii="宋体" w:hAnsi="宋体"/>
          <w:sz w:val="21"/>
          <w:szCs w:val="21"/>
        </w:rPr>
        <w:br w:type="page"/>
      </w:r>
    </w:p>
    <w:p w:rsidR="00820C84" w:rsidRPr="000908B9" w:rsidRDefault="005B765D" w:rsidP="000908B9">
      <w:pPr>
        <w:pStyle w:val="1125"/>
        <w:rPr>
          <w:rFonts w:hint="eastAsia"/>
        </w:rPr>
      </w:pPr>
      <w:bookmarkStart w:id="74" w:name="_Toc147125544"/>
      <w:bookmarkStart w:id="75" w:name="_Toc148261008"/>
      <w:bookmarkStart w:id="76" w:name="_Toc152754241"/>
      <w:bookmarkStart w:id="77" w:name="_Toc197918952"/>
      <w:r w:rsidRPr="008947D4">
        <w:rPr>
          <w:rFonts w:hint="eastAsia"/>
        </w:rPr>
        <w:t>第三章</w:t>
      </w:r>
      <w:r w:rsidR="00DC3C9D">
        <w:rPr>
          <w:rFonts w:hint="eastAsia"/>
        </w:rPr>
        <w:t xml:space="preserve">　</w:t>
      </w:r>
      <w:r w:rsidRPr="008947D4">
        <w:rPr>
          <w:rFonts w:hint="eastAsia"/>
        </w:rPr>
        <w:t>CAR</w:t>
      </w:r>
      <w:r w:rsidRPr="008947D4">
        <w:rPr>
          <w:rFonts w:hint="eastAsia"/>
        </w:rPr>
        <w:t>的基本知识</w:t>
      </w:r>
      <w:bookmarkEnd w:id="74"/>
      <w:bookmarkEnd w:id="75"/>
      <w:bookmarkEnd w:id="76"/>
      <w:bookmarkEnd w:id="77"/>
    </w:p>
    <w:p w:rsidR="00562EFF" w:rsidRPr="00124A87" w:rsidRDefault="00562EFF" w:rsidP="00BA4562">
      <w:pPr>
        <w:pStyle w:val="2"/>
        <w:snapToGrid w:val="0"/>
        <w:spacing w:line="300" w:lineRule="auto"/>
        <w:rPr>
          <w:rFonts w:ascii="宋体" w:hAnsi="宋体" w:hint="eastAsia"/>
          <w:sz w:val="21"/>
          <w:szCs w:val="21"/>
        </w:rPr>
      </w:pPr>
      <w:bookmarkStart w:id="78" w:name="_Toc147125545"/>
      <w:bookmarkStart w:id="79" w:name="_Toc148261009"/>
      <w:bookmarkStart w:id="80" w:name="_Toc152754242"/>
      <w:bookmarkStart w:id="81" w:name="_Toc197918953"/>
      <w:r w:rsidRPr="006672E0">
        <w:rPr>
          <w:rFonts w:ascii="宋体" w:eastAsia="宋体" w:hAnsi="宋体" w:hint="eastAsia"/>
        </w:rPr>
        <w:t>3.1 CAR基本定义</w:t>
      </w:r>
      <w:bookmarkEnd w:id="79"/>
      <w:bookmarkEnd w:id="80"/>
      <w:bookmarkEnd w:id="81"/>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CAR，即Component Assembly Runtime。Component，有“零件”的意思；Assembly，有“部件”、“组装”的意思，所以从字面上理解，CAR就是在运行时对软件构件进行组装并最终完成预计功能的一种软件技术。</w:t>
      </w:r>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机械行业有“零部件”的说法，零件和部件都是工厂生产线上的安装单元。零件是最基本的安装单元，部件是由零件组成的半成品安装单元。最终产品一般是由某种部件加上外壳而成。</w:t>
      </w:r>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在Elastos中，Component Assembly也包含了这两层含义：（1）软件零件，特指“目标代码单元”。在CAR编程规范中就是DLL，也可以是JAVA或C#中的目标代码文件；（2）软件部件，是软件零件的集合。一般是个“半成品”，通过XML或角本</w:t>
      </w:r>
      <w:r w:rsidR="002F1114">
        <w:rPr>
          <w:rFonts w:ascii="宋体" w:hAnsi="宋体" w:hint="eastAsia"/>
          <w:sz w:val="21"/>
          <w:szCs w:val="21"/>
        </w:rPr>
        <w:t>语言</w:t>
      </w:r>
      <w:r w:rsidRPr="00124A87">
        <w:rPr>
          <w:rFonts w:ascii="宋体" w:hAnsi="宋体" w:hint="eastAsia"/>
          <w:sz w:val="21"/>
          <w:szCs w:val="21"/>
        </w:rPr>
        <w:t>包装成为“产品”，也可以是个“产品”。软件部件不但包含一组DLLs（也可以是单个DLL），还包含了</w:t>
      </w:r>
      <w:r w:rsidR="00680F18">
        <w:rPr>
          <w:rFonts w:ascii="宋体" w:hAnsi="宋体" w:hint="eastAsia"/>
          <w:sz w:val="21"/>
          <w:szCs w:val="21"/>
        </w:rPr>
        <w:t>装箱单、</w:t>
      </w:r>
      <w:r w:rsidRPr="00124A87">
        <w:rPr>
          <w:rFonts w:ascii="宋体" w:hAnsi="宋体" w:hint="eastAsia"/>
          <w:sz w:val="21"/>
          <w:szCs w:val="21"/>
        </w:rPr>
        <w:t>数字签名、下载压缩包、元数据信息等打包之后的信息，类似于JAVA里面的JAR文件、Windows里面的CAB文件等。</w:t>
      </w:r>
    </w:p>
    <w:p w:rsidR="00562EFF" w:rsidRPr="006672E0" w:rsidRDefault="00562EFF" w:rsidP="00C4465F">
      <w:pPr>
        <w:spacing w:line="300" w:lineRule="auto"/>
        <w:ind w:firstLineChars="200" w:firstLine="420"/>
        <w:rPr>
          <w:rFonts w:ascii="宋体" w:hAnsi="宋体" w:hint="eastAsia"/>
          <w:sz w:val="21"/>
          <w:szCs w:val="21"/>
        </w:rPr>
      </w:pPr>
      <w:r w:rsidRPr="00C4465F">
        <w:rPr>
          <w:rFonts w:ascii="宋体" w:hAnsi="宋体" w:hint="eastAsia"/>
          <w:sz w:val="21"/>
          <w:szCs w:val="21"/>
        </w:rPr>
        <w:t>综上，Elastos中CAR的含义是“基于CPU指令集的软件零部件运行单元”，简单理解就是“软件零部件运行单元”。</w:t>
      </w:r>
    </w:p>
    <w:p w:rsidR="005B765D" w:rsidRPr="00124A87" w:rsidRDefault="005B765D" w:rsidP="00BA4562">
      <w:pPr>
        <w:pStyle w:val="2"/>
        <w:snapToGrid w:val="0"/>
        <w:spacing w:line="300" w:lineRule="auto"/>
        <w:rPr>
          <w:rFonts w:ascii="宋体" w:eastAsia="宋体" w:hAnsi="宋体"/>
          <w:sz w:val="21"/>
          <w:szCs w:val="21"/>
        </w:rPr>
      </w:pPr>
      <w:bookmarkStart w:id="82" w:name="_Toc148261010"/>
      <w:bookmarkStart w:id="83" w:name="_Toc152754243"/>
      <w:bookmarkStart w:id="84" w:name="_Toc197918954"/>
      <w:r w:rsidRPr="006672E0">
        <w:rPr>
          <w:rFonts w:ascii="宋体" w:eastAsia="宋体" w:hAnsi="宋体" w:hint="eastAsia"/>
        </w:rPr>
        <w:t>3</w:t>
      </w:r>
      <w:r w:rsidR="00562EFF" w:rsidRPr="006672E0">
        <w:rPr>
          <w:rFonts w:ascii="宋体" w:eastAsia="宋体" w:hAnsi="宋体"/>
        </w:rPr>
        <w:t>.</w:t>
      </w:r>
      <w:r w:rsidR="00562EFF" w:rsidRPr="006672E0">
        <w:rPr>
          <w:rFonts w:ascii="宋体" w:eastAsia="宋体" w:hAnsi="宋体" w:hint="eastAsia"/>
        </w:rPr>
        <w:t>2</w:t>
      </w:r>
      <w:r w:rsidRPr="006672E0">
        <w:rPr>
          <w:rFonts w:ascii="宋体" w:eastAsia="宋体" w:hAnsi="宋体"/>
        </w:rPr>
        <w:t xml:space="preserve"> CAR构件技术</w:t>
      </w:r>
      <w:bookmarkEnd w:id="82"/>
      <w:bookmarkEnd w:id="83"/>
      <w:bookmarkEnd w:id="84"/>
    </w:p>
    <w:p w:rsidR="005B765D" w:rsidRPr="00124A87" w:rsidRDefault="005B765D" w:rsidP="00124A87">
      <w:pPr>
        <w:widowControl w:val="0"/>
        <w:tabs>
          <w:tab w:val="left" w:pos="720"/>
        </w:tabs>
        <w:autoSpaceDE w:val="0"/>
        <w:autoSpaceDN w:val="0"/>
        <w:adjustRightInd w:val="0"/>
        <w:snapToGrid w:val="0"/>
        <w:spacing w:line="300" w:lineRule="auto"/>
        <w:ind w:right="17" w:firstLineChars="200" w:firstLine="420"/>
        <w:rPr>
          <w:rFonts w:ascii="宋体" w:hAnsi="宋体"/>
          <w:sz w:val="21"/>
          <w:szCs w:val="21"/>
        </w:rPr>
      </w:pPr>
      <w:r w:rsidRPr="00124A87">
        <w:rPr>
          <w:rFonts w:ascii="宋体" w:hAnsi="宋体"/>
          <w:sz w:val="21"/>
          <w:szCs w:val="21"/>
        </w:rPr>
        <w:t>CAR构件技术是科泰世纪开发的具有自主知识产权的构件技术，它是一个面向构件的编程模型，也可以说是一种编程思想，它表现为一组编程规范，规定了构件间相互调用的标准，包括构件、类、对象、接口等定义与访问构件对象的规定，使得二进制构件能够自描述，能够在运行时动态链接。</w:t>
      </w:r>
    </w:p>
    <w:p w:rsidR="005B765D" w:rsidRPr="00124A87" w:rsidRDefault="005B765D" w:rsidP="00124A87">
      <w:pPr>
        <w:snapToGrid w:val="0"/>
        <w:spacing w:line="300" w:lineRule="auto"/>
        <w:ind w:firstLineChars="200" w:firstLine="420"/>
        <w:rPr>
          <w:rFonts w:ascii="宋体" w:hAnsi="宋体"/>
          <w:sz w:val="21"/>
          <w:szCs w:val="21"/>
        </w:rPr>
      </w:pPr>
      <w:r w:rsidRPr="00124A87">
        <w:rPr>
          <w:rFonts w:ascii="宋体" w:hAnsi="宋体"/>
          <w:sz w:val="21"/>
          <w:szCs w:val="21"/>
        </w:rPr>
        <w:t>CAR技术简化了构件的开发过程，编写CAR文件后用CAR编译器编译便可生成基本的代码框架，开发人员在此基础上开发出自己的构件为客户端提供服务，提高了构件开发的速度及质量。CAR的编程思想是</w:t>
      </w:r>
      <w:r w:rsidR="00235D94">
        <w:rPr>
          <w:rFonts w:ascii="宋体" w:hAnsi="宋体"/>
          <w:sz w:val="21"/>
          <w:szCs w:val="21"/>
        </w:rPr>
        <w:t>Elastos</w:t>
      </w:r>
      <w:r w:rsidRPr="00124A87">
        <w:rPr>
          <w:rFonts w:ascii="宋体" w:hAnsi="宋体"/>
          <w:sz w:val="21"/>
          <w:szCs w:val="21"/>
        </w:rPr>
        <w:t>技术的精髓，它贯穿于整个技术体系的实现中。</w:t>
      </w:r>
    </w:p>
    <w:p w:rsidR="005B765D" w:rsidRPr="00124A87" w:rsidRDefault="00B325A1" w:rsidP="00124A87">
      <w:pPr>
        <w:snapToGrid w:val="0"/>
        <w:spacing w:line="300" w:lineRule="auto"/>
        <w:ind w:firstLineChars="200" w:firstLine="420"/>
        <w:rPr>
          <w:rFonts w:ascii="宋体" w:hAnsi="宋体"/>
          <w:sz w:val="21"/>
          <w:szCs w:val="21"/>
        </w:rPr>
      </w:pPr>
      <w:r>
        <w:rPr>
          <w:rFonts w:ascii="宋体" w:hAnsi="宋体" w:hint="eastAsia"/>
          <w:sz w:val="21"/>
          <w:szCs w:val="21"/>
        </w:rPr>
        <w:t>“</w:t>
      </w:r>
      <w:r w:rsidR="00235D94">
        <w:rPr>
          <w:rFonts w:ascii="宋体" w:hAnsi="宋体"/>
          <w:sz w:val="21"/>
          <w:szCs w:val="21"/>
        </w:rPr>
        <w:t>Elastos</w:t>
      </w:r>
      <w:r w:rsidR="005B765D" w:rsidRPr="00124A87">
        <w:rPr>
          <w:rFonts w:ascii="宋体" w:hAnsi="宋体"/>
          <w:sz w:val="21"/>
          <w:szCs w:val="21"/>
        </w:rPr>
        <w:t>构件运行平台</w:t>
      </w:r>
      <w:r>
        <w:rPr>
          <w:rFonts w:ascii="宋体" w:hAnsi="宋体" w:hint="eastAsia"/>
          <w:sz w:val="21"/>
          <w:szCs w:val="21"/>
        </w:rPr>
        <w:t>”</w:t>
      </w:r>
      <w:r w:rsidR="005B765D" w:rsidRPr="00124A87">
        <w:rPr>
          <w:rFonts w:ascii="宋体" w:hAnsi="宋体"/>
          <w:sz w:val="21"/>
          <w:szCs w:val="21"/>
        </w:rPr>
        <w:t>提供了一套符合CAR规范的系统服务构件及支持构件相关编程的API函数，实现并支持系统构件及用户构件相互调用的机制，为CAR构件提供了编程运行环境。</w:t>
      </w:r>
      <w:r w:rsidR="00235D94">
        <w:rPr>
          <w:rFonts w:ascii="宋体" w:hAnsi="宋体"/>
          <w:sz w:val="21"/>
          <w:szCs w:val="21"/>
        </w:rPr>
        <w:t>Elastos</w:t>
      </w:r>
      <w:r w:rsidR="002A2CE3">
        <w:rPr>
          <w:rFonts w:ascii="宋体" w:hAnsi="宋体" w:hint="eastAsia"/>
          <w:sz w:val="21"/>
          <w:szCs w:val="21"/>
        </w:rPr>
        <w:t>构件</w:t>
      </w:r>
      <w:r w:rsidR="005B765D" w:rsidRPr="00124A87">
        <w:rPr>
          <w:rFonts w:ascii="宋体" w:hAnsi="宋体"/>
          <w:sz w:val="21"/>
          <w:szCs w:val="21"/>
        </w:rPr>
        <w:t>运行平台在不同操作系统上有不同的实现，符合CAR编程规范的应用程序通过该平台实现二进制级跨操作系统平台兼容。在Windows 2000、WinCE、Linux等其他操作系统上，</w:t>
      </w:r>
      <w:r w:rsidR="00235D94">
        <w:rPr>
          <w:rFonts w:ascii="宋体" w:hAnsi="宋体"/>
          <w:sz w:val="21"/>
          <w:szCs w:val="21"/>
        </w:rPr>
        <w:t>Elastos</w:t>
      </w:r>
      <w:r w:rsidR="005B765D" w:rsidRPr="00124A87">
        <w:rPr>
          <w:rFonts w:ascii="宋体" w:hAnsi="宋体"/>
          <w:sz w:val="21"/>
          <w:szCs w:val="21"/>
        </w:rPr>
        <w:t>构件运行平台屏蔽了底层传统操作系统的具体特征，实现了一个构件化的虚拟操作系统。在</w:t>
      </w:r>
      <w:r w:rsidR="00235D94">
        <w:rPr>
          <w:rFonts w:ascii="宋体" w:hAnsi="宋体"/>
          <w:sz w:val="21"/>
          <w:szCs w:val="21"/>
        </w:rPr>
        <w:t>Elastos</w:t>
      </w:r>
      <w:r w:rsidR="005B765D" w:rsidRPr="00124A87">
        <w:rPr>
          <w:rFonts w:ascii="宋体" w:hAnsi="宋体"/>
          <w:sz w:val="21"/>
          <w:szCs w:val="21"/>
        </w:rPr>
        <w:t>构件运行平台上开发的应用程序，可以不经修改、不损失太多效率、以相同的二进制代码形式，运行于传统操作系统之上。</w:t>
      </w:r>
    </w:p>
    <w:p w:rsidR="005B765D" w:rsidRPr="00124A87" w:rsidRDefault="005B765D" w:rsidP="00124A87">
      <w:pPr>
        <w:snapToGrid w:val="0"/>
        <w:spacing w:line="300" w:lineRule="auto"/>
        <w:ind w:firstLineChars="200" w:firstLine="420"/>
        <w:rPr>
          <w:rFonts w:ascii="宋体" w:hAnsi="宋体"/>
          <w:sz w:val="21"/>
          <w:szCs w:val="21"/>
        </w:rPr>
      </w:pPr>
      <w:r w:rsidRPr="00124A87">
        <w:rPr>
          <w:rFonts w:ascii="宋体" w:hAnsi="宋体"/>
          <w:sz w:val="21"/>
          <w:szCs w:val="21"/>
        </w:rPr>
        <w:t>CAR构件技术主要解决的问题有：不同来源的构件实现互操作，构件升级不会影响其他的构件，</w:t>
      </w:r>
      <w:r w:rsidR="00095CDB">
        <w:rPr>
          <w:rFonts w:ascii="宋体" w:hAnsi="宋体" w:hint="eastAsia"/>
          <w:sz w:val="21"/>
          <w:szCs w:val="21"/>
        </w:rPr>
        <w:t>构件</w:t>
      </w:r>
      <w:r w:rsidRPr="00124A87">
        <w:rPr>
          <w:rFonts w:ascii="宋体" w:hAnsi="宋体"/>
          <w:sz w:val="21"/>
          <w:szCs w:val="21"/>
        </w:rPr>
        <w:t>独立于编程语言，构件运行环境的透明性。</w:t>
      </w:r>
    </w:p>
    <w:p w:rsidR="00530D2D" w:rsidRDefault="00530D2D" w:rsidP="00BA4562">
      <w:pPr>
        <w:pStyle w:val="2"/>
        <w:snapToGrid w:val="0"/>
        <w:spacing w:line="300" w:lineRule="auto"/>
        <w:rPr>
          <w:rFonts w:ascii="宋体" w:eastAsia="宋体" w:hAnsi="宋体" w:hint="eastAsia"/>
        </w:rPr>
      </w:pPr>
      <w:bookmarkStart w:id="85" w:name="_Toc148261011"/>
      <w:bookmarkStart w:id="86" w:name="_Toc152754244"/>
      <w:bookmarkStart w:id="87" w:name="_Toc197918955"/>
      <w:r>
        <w:rPr>
          <w:rFonts w:ascii="宋体" w:eastAsia="宋体" w:hAnsi="宋体" w:hint="eastAsia"/>
        </w:rPr>
        <w:lastRenderedPageBreak/>
        <w:t xml:space="preserve">3.3 </w:t>
      </w:r>
      <w:r w:rsidRPr="00530D2D">
        <w:rPr>
          <w:rFonts w:ascii="宋体" w:eastAsia="宋体" w:hAnsi="宋体" w:hint="eastAsia"/>
        </w:rPr>
        <w:t>什么是接口</w:t>
      </w:r>
      <w:bookmarkEnd w:id="86"/>
      <w:bookmarkEnd w:id="87"/>
    </w:p>
    <w:p w:rsidR="00A93C02" w:rsidRPr="00A93C02" w:rsidRDefault="00A93C02" w:rsidP="00FF179A">
      <w:pPr>
        <w:pStyle w:val="3"/>
        <w:snapToGrid w:val="0"/>
        <w:spacing w:line="300" w:lineRule="auto"/>
        <w:rPr>
          <w:rFonts w:ascii="宋体" w:hAnsi="宋体" w:hint="eastAsia"/>
          <w:sz w:val="21"/>
          <w:szCs w:val="21"/>
        </w:rPr>
      </w:pPr>
      <w:bookmarkStart w:id="88" w:name="_Toc152754245"/>
      <w:bookmarkStart w:id="89" w:name="_Toc197918956"/>
      <w:smartTag w:uri="urn:schemas-microsoft-com:office:smarttags" w:element="chsdate">
        <w:smartTagPr>
          <w:attr w:name="Year" w:val="1899"/>
          <w:attr w:name="Month" w:val="12"/>
          <w:attr w:name="Day" w:val="30"/>
          <w:attr w:name="IsLunarDate" w:val="False"/>
          <w:attr w:name="IsROCDate" w:val="False"/>
        </w:smartTagPr>
        <w:r w:rsidRPr="00A93C02">
          <w:rPr>
            <w:rFonts w:ascii="宋体" w:hAnsi="宋体" w:hint="eastAsia"/>
            <w:sz w:val="28"/>
            <w:szCs w:val="28"/>
          </w:rPr>
          <w:t>3.3</w:t>
        </w:r>
        <w:r w:rsidRPr="00A93C02">
          <w:rPr>
            <w:rFonts w:ascii="宋体" w:hAnsi="宋体"/>
            <w:sz w:val="28"/>
            <w:szCs w:val="28"/>
          </w:rPr>
          <w:t>.1</w:t>
        </w:r>
      </w:smartTag>
      <w:r w:rsidRPr="00A93C02">
        <w:rPr>
          <w:rFonts w:ascii="宋体" w:hAnsi="宋体"/>
          <w:sz w:val="28"/>
          <w:szCs w:val="28"/>
        </w:rPr>
        <w:t xml:space="preserve"> </w:t>
      </w:r>
      <w:r w:rsidRPr="00A93C02">
        <w:rPr>
          <w:rFonts w:ascii="宋体" w:hAnsi="宋体" w:hint="eastAsia"/>
          <w:sz w:val="28"/>
          <w:szCs w:val="28"/>
        </w:rPr>
        <w:t>接口的定义</w:t>
      </w:r>
      <w:bookmarkEnd w:id="88"/>
      <w:bookmarkEnd w:id="89"/>
    </w:p>
    <w:p w:rsidR="00530D2D" w:rsidRPr="00530D2D" w:rsidRDefault="00530D2D" w:rsidP="00530D2D">
      <w:pPr>
        <w:snapToGrid w:val="0"/>
        <w:spacing w:line="300" w:lineRule="auto"/>
        <w:ind w:firstLineChars="200" w:firstLine="420"/>
        <w:rPr>
          <w:rFonts w:ascii="宋体" w:hAnsi="宋体"/>
          <w:b/>
          <w:bCs/>
          <w:sz w:val="32"/>
          <w:szCs w:val="32"/>
        </w:rPr>
      </w:pPr>
      <w:r w:rsidRPr="00530D2D">
        <w:rPr>
          <w:rFonts w:ascii="宋体" w:hAnsi="宋体"/>
          <w:sz w:val="21"/>
          <w:szCs w:val="21"/>
        </w:rPr>
        <w:t>接口（interface）</w:t>
      </w:r>
      <w:r w:rsidR="00A55F0B">
        <w:rPr>
          <w:rFonts w:ascii="宋体" w:hAnsi="宋体" w:hint="eastAsia"/>
          <w:sz w:val="21"/>
          <w:szCs w:val="21"/>
        </w:rPr>
        <w:t>是</w:t>
      </w:r>
      <w:r w:rsidRPr="00530D2D">
        <w:rPr>
          <w:rFonts w:ascii="宋体" w:hAnsi="宋体"/>
          <w:sz w:val="21"/>
          <w:szCs w:val="21"/>
        </w:rPr>
        <w:t>用来定义一种程序的协定。实现接口的类或者结构要与接口的定义严格一致。有了这个协定，就可以抛开编程语言的限制（理论上）。接口可以从多个基接口继承，而类或结构可以实现多个接口。接口可以包含方法、属性、事件和索引器。接口本身不提供它所定义的成员的实现。接口只指定实现该接口的类或接口必须提供的成员。</w:t>
      </w:r>
      <w:r w:rsidRPr="00530D2D">
        <w:rPr>
          <w:rFonts w:ascii="宋体" w:hAnsi="宋体"/>
          <w:b/>
          <w:bCs/>
          <w:sz w:val="32"/>
          <w:szCs w:val="32"/>
        </w:rPr>
        <w:t xml:space="preserve"> </w:t>
      </w:r>
    </w:p>
    <w:p w:rsidR="00530D2D" w:rsidRDefault="00530D2D" w:rsidP="00530D2D">
      <w:pPr>
        <w:snapToGrid w:val="0"/>
        <w:spacing w:line="300" w:lineRule="auto"/>
        <w:ind w:firstLineChars="200" w:firstLine="420"/>
        <w:rPr>
          <w:rFonts w:ascii="宋体" w:hAnsi="宋体" w:hint="eastAsia"/>
          <w:b/>
          <w:bCs/>
          <w:sz w:val="32"/>
          <w:szCs w:val="32"/>
        </w:rPr>
      </w:pPr>
      <w:r w:rsidRPr="00530D2D">
        <w:rPr>
          <w:rFonts w:ascii="宋体" w:hAnsi="宋体"/>
          <w:sz w:val="21"/>
          <w:szCs w:val="21"/>
        </w:rPr>
        <w:t>接口好比一种模版，这种模版定义了对象必须实现的方法，其目的就是让这些方法可以作为接口实例被引用。接口不能被实例化。类可以实现多个接口并且通过这些实现的接口被索引。接口变量只能索引实现该接口的类的实例。例子：</w:t>
      </w:r>
      <w:r w:rsidRPr="00530D2D">
        <w:rPr>
          <w:rFonts w:ascii="宋体" w:hAnsi="宋体"/>
          <w:b/>
          <w:bCs/>
          <w:sz w:val="32"/>
          <w:szCs w:val="32"/>
        </w:rPr>
        <w:t xml:space="preserve"> </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hint="eastAsia"/>
          <w:sz w:val="21"/>
          <w:szCs w:val="21"/>
        </w:rPr>
        <w:t>module</w:t>
      </w:r>
      <w:r w:rsidRPr="00BE4350">
        <w:rPr>
          <w:rFonts w:ascii="宋体" w:hAnsi="宋体"/>
          <w:sz w:val="21"/>
          <w:szCs w:val="21"/>
        </w:rPr>
        <w:t xml:space="preserve">        </w:t>
      </w:r>
      <w:r w:rsidRPr="00BE4350">
        <w:rPr>
          <w:rFonts w:ascii="宋体" w:hAnsi="宋体" w:hint="eastAsia"/>
          <w:sz w:val="21"/>
          <w:szCs w:val="21"/>
        </w:rPr>
        <w:t xml:space="preserve">　　　　　　</w:t>
      </w:r>
      <w:r w:rsidRPr="00BE4350">
        <w:rPr>
          <w:rFonts w:ascii="宋体" w:hAnsi="宋体"/>
          <w:sz w:val="21"/>
          <w:szCs w:val="21"/>
        </w:rPr>
        <w:t>//构件HelloDemo</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//接口IHello</w:t>
      </w:r>
    </w:p>
    <w:p w:rsidR="00530D2D" w:rsidRPr="00BE4350" w:rsidRDefault="00530D2D" w:rsidP="00530D2D">
      <w:pPr>
        <w:shd w:val="clear" w:color="auto" w:fill="E6E6E6"/>
        <w:snapToGrid w:val="0"/>
        <w:spacing w:line="300" w:lineRule="auto"/>
        <w:ind w:firstLineChars="400" w:firstLine="840"/>
        <w:rPr>
          <w:rFonts w:ascii="宋体" w:hAnsi="宋体"/>
          <w:sz w:val="21"/>
          <w:szCs w:val="21"/>
        </w:rPr>
      </w:pPr>
      <w:r w:rsidRPr="00BE4350">
        <w:rPr>
          <w:rFonts w:ascii="宋体" w:hAnsi="宋体" w:hint="eastAsia"/>
          <w:sz w:val="21"/>
          <w:szCs w:val="21"/>
        </w:rPr>
        <w:t>i</w:t>
      </w:r>
      <w:r w:rsidRPr="00BE4350">
        <w:rPr>
          <w:rFonts w:ascii="宋体" w:hAnsi="宋体"/>
          <w:sz w:val="21"/>
          <w:szCs w:val="21"/>
        </w:rPr>
        <w:t>nterface IHello {</w:t>
      </w:r>
    </w:p>
    <w:p w:rsidR="00530D2D" w:rsidRPr="00BE4350" w:rsidRDefault="00530D2D" w:rsidP="00530D2D">
      <w:pPr>
        <w:shd w:val="clear" w:color="auto" w:fill="E6E6E6"/>
        <w:snapToGrid w:val="0"/>
        <w:spacing w:line="300" w:lineRule="auto"/>
        <w:ind w:firstLineChars="200" w:firstLine="420"/>
        <w:rPr>
          <w:rFonts w:ascii="宋体" w:hAnsi="宋体" w:hint="eastAsia"/>
          <w:sz w:val="21"/>
          <w:szCs w:val="21"/>
        </w:rPr>
      </w:pPr>
      <w:r w:rsidRPr="00BE4350">
        <w:rPr>
          <w:rFonts w:ascii="宋体" w:hAnsi="宋体"/>
          <w:sz w:val="21"/>
          <w:szCs w:val="21"/>
        </w:rPr>
        <w:t xml:space="preserve">    </w:t>
      </w:r>
      <w:r w:rsidRPr="00BE4350">
        <w:rPr>
          <w:rFonts w:ascii="宋体" w:hAnsi="宋体" w:hint="eastAsia"/>
          <w:sz w:val="21"/>
          <w:szCs w:val="21"/>
        </w:rPr>
        <w:t xml:space="preserve">    </w:t>
      </w:r>
      <w:r w:rsidRPr="00BE4350">
        <w:rPr>
          <w:rFonts w:ascii="宋体" w:hAnsi="宋体"/>
          <w:sz w:val="21"/>
          <w:szCs w:val="21"/>
        </w:rPr>
        <w:t>Hello(</w:t>
      </w:r>
      <w:r w:rsidRPr="00BE4350">
        <w:rPr>
          <w:rFonts w:ascii="宋体" w:hAnsi="宋体" w:hint="eastAsia"/>
          <w:sz w:val="21"/>
          <w:szCs w:val="21"/>
        </w:rPr>
        <w:t xml:space="preserve">[in] </w:t>
      </w:r>
      <w:r w:rsidR="002D0EE5">
        <w:rPr>
          <w:rFonts w:ascii="宋体" w:hAnsi="宋体" w:hint="eastAsia"/>
          <w:sz w:val="21"/>
          <w:szCs w:val="21"/>
        </w:rPr>
        <w:t>Int32</w:t>
      </w:r>
      <w:r w:rsidRPr="00BE4350">
        <w:rPr>
          <w:rFonts w:ascii="宋体" w:hAnsi="宋体"/>
          <w:sz w:val="21"/>
          <w:szCs w:val="21"/>
        </w:rPr>
        <w:t xml:space="preserve"> i);</w:t>
      </w:r>
      <w:r w:rsidRPr="00BE4350">
        <w:rPr>
          <w:rFonts w:ascii="宋体" w:hAnsi="宋体" w:hint="eastAsia"/>
          <w:sz w:val="21"/>
          <w:szCs w:val="21"/>
        </w:rPr>
        <w:t xml:space="preserve">  //方法</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//接口IHe</w:t>
      </w:r>
      <w:r w:rsidRPr="00BE4350">
        <w:rPr>
          <w:rFonts w:ascii="宋体" w:hAnsi="宋体" w:hint="eastAsia"/>
          <w:sz w:val="21"/>
          <w:szCs w:val="21"/>
        </w:rPr>
        <w:t>y</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interface IHe</w:t>
      </w:r>
      <w:r w:rsidRPr="00BE4350">
        <w:rPr>
          <w:rFonts w:ascii="宋体" w:hAnsi="宋体" w:hint="eastAsia"/>
          <w:sz w:val="21"/>
          <w:szCs w:val="21"/>
        </w:rPr>
        <w:t>y</w:t>
      </w:r>
      <w:r w:rsidRPr="00BE4350">
        <w:rPr>
          <w:rFonts w:ascii="宋体" w:hAnsi="宋体"/>
          <w:sz w:val="21"/>
          <w:szCs w:val="21"/>
        </w:rPr>
        <w:t xml:space="preserve"> {</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He</w:t>
      </w:r>
      <w:r w:rsidRPr="00BE4350">
        <w:rPr>
          <w:rFonts w:ascii="宋体" w:hAnsi="宋体" w:hint="eastAsia"/>
          <w:sz w:val="21"/>
          <w:szCs w:val="21"/>
        </w:rPr>
        <w:t>y</w:t>
      </w:r>
      <w:r w:rsidRPr="00BE4350">
        <w:rPr>
          <w:rFonts w:ascii="宋体" w:hAnsi="宋体"/>
          <w:sz w:val="21"/>
          <w:szCs w:val="21"/>
        </w:rPr>
        <w:t>(</w:t>
      </w:r>
      <w:r w:rsidR="002D0EE5">
        <w:rPr>
          <w:rFonts w:ascii="宋体" w:hAnsi="宋体" w:hint="eastAsia"/>
          <w:sz w:val="21"/>
          <w:szCs w:val="21"/>
        </w:rPr>
        <w:t>Int32</w:t>
      </w:r>
      <w:r w:rsidRPr="00BE4350">
        <w:rPr>
          <w:rFonts w:ascii="宋体" w:hAnsi="宋体"/>
          <w:sz w:val="21"/>
          <w:szCs w:val="21"/>
        </w:rPr>
        <w:t xml:space="preserve"> i, </w:t>
      </w:r>
      <w:r w:rsidR="002D0EE5">
        <w:rPr>
          <w:rFonts w:ascii="宋体" w:hAnsi="宋体" w:hint="eastAsia"/>
          <w:sz w:val="21"/>
          <w:szCs w:val="21"/>
        </w:rPr>
        <w:t>AString</w:t>
      </w:r>
      <w:r w:rsidRPr="00BE4350">
        <w:rPr>
          <w:rFonts w:ascii="宋体" w:hAnsi="宋体"/>
          <w:sz w:val="21"/>
          <w:szCs w:val="21"/>
        </w:rPr>
        <w:t xml:space="preserve"> pChar);</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p>
    <w:p w:rsidR="00530D2D" w:rsidRPr="00BE4350" w:rsidRDefault="00530D2D" w:rsidP="00530D2D">
      <w:pPr>
        <w:shd w:val="clear" w:color="auto" w:fill="E6E6E6"/>
        <w:snapToGrid w:val="0"/>
        <w:spacing w:line="300" w:lineRule="auto"/>
        <w:ind w:firstLineChars="200" w:firstLine="480"/>
        <w:rPr>
          <w:rFonts w:ascii="宋体" w:hAnsi="宋体"/>
          <w:sz w:val="21"/>
          <w:szCs w:val="21"/>
        </w:rPr>
      </w:pPr>
      <w:r w:rsidRPr="007931DA">
        <w:rPr>
          <w:rFonts w:ascii="宋体" w:hAnsi="宋体"/>
        </w:rPr>
        <w:t xml:space="preserve">   </w:t>
      </w:r>
      <w:r w:rsidRPr="00BE4350">
        <w:rPr>
          <w:rFonts w:ascii="宋体" w:hAnsi="宋体"/>
          <w:sz w:val="21"/>
          <w:szCs w:val="21"/>
        </w:rPr>
        <w:t>//类CHello</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class CHello {</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interface IHello;</w:t>
      </w:r>
    </w:p>
    <w:p w:rsidR="00530D2D" w:rsidRPr="00BE4350" w:rsidRDefault="00530D2D" w:rsidP="00530D2D">
      <w:pPr>
        <w:shd w:val="clear" w:color="auto" w:fill="E6E6E6"/>
        <w:snapToGrid w:val="0"/>
        <w:spacing w:line="300" w:lineRule="auto"/>
        <w:ind w:firstLineChars="200" w:firstLine="420"/>
        <w:rPr>
          <w:rFonts w:ascii="宋体" w:hAnsi="宋体" w:hint="eastAsia"/>
          <w:sz w:val="21"/>
          <w:szCs w:val="21"/>
        </w:rPr>
      </w:pPr>
      <w:r w:rsidRPr="00BE4350">
        <w:rPr>
          <w:rFonts w:ascii="宋体" w:hAnsi="宋体"/>
          <w:sz w:val="21"/>
          <w:szCs w:val="21"/>
        </w:rPr>
        <w:t xml:space="preserve">        interface IHey</w:t>
      </w:r>
      <w:r w:rsidRPr="00BE4350">
        <w:rPr>
          <w:rFonts w:ascii="宋体" w:hAnsi="宋体" w:hint="eastAsia"/>
          <w:sz w:val="21"/>
          <w:szCs w:val="21"/>
        </w:rPr>
        <w:t>;</w:t>
      </w:r>
    </w:p>
    <w:p w:rsidR="00530D2D" w:rsidRPr="00BE4350" w:rsidRDefault="00530D2D" w:rsidP="00530D2D">
      <w:pPr>
        <w:shd w:val="clear" w:color="auto" w:fill="E6E6E6"/>
        <w:snapToGrid w:val="0"/>
        <w:spacing w:line="300" w:lineRule="auto"/>
        <w:ind w:firstLineChars="200" w:firstLine="420"/>
        <w:rPr>
          <w:rFonts w:ascii="宋体" w:hAnsi="宋体" w:hint="eastAsia"/>
          <w:sz w:val="21"/>
          <w:szCs w:val="21"/>
        </w:rPr>
      </w:pPr>
      <w:r w:rsidRPr="00BE4350">
        <w:rPr>
          <w:rFonts w:ascii="宋体" w:hAnsi="宋体"/>
          <w:sz w:val="21"/>
          <w:szCs w:val="21"/>
        </w:rPr>
        <w:t xml:space="preserve">    }</w:t>
      </w:r>
    </w:p>
    <w:p w:rsidR="00530D2D" w:rsidRPr="00BE4350" w:rsidRDefault="00530D2D" w:rsidP="00530D2D">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w:t>
      </w:r>
    </w:p>
    <w:p w:rsidR="00530D2D" w:rsidRPr="00530D2D" w:rsidRDefault="00530D2D" w:rsidP="00530D2D">
      <w:pPr>
        <w:snapToGrid w:val="0"/>
        <w:spacing w:line="300" w:lineRule="auto"/>
        <w:rPr>
          <w:rFonts w:ascii="宋体" w:hAnsi="宋体" w:hint="eastAsia"/>
          <w:sz w:val="21"/>
          <w:szCs w:val="21"/>
        </w:rPr>
      </w:pPr>
    </w:p>
    <w:p w:rsidR="00530D2D" w:rsidRPr="00530D2D" w:rsidRDefault="00530D2D" w:rsidP="00530D2D">
      <w:pPr>
        <w:snapToGrid w:val="0"/>
        <w:spacing w:line="300" w:lineRule="auto"/>
        <w:ind w:firstLineChars="200" w:firstLine="420"/>
        <w:rPr>
          <w:rFonts w:ascii="宋体" w:hAnsi="宋体"/>
          <w:sz w:val="21"/>
          <w:szCs w:val="21"/>
        </w:rPr>
      </w:pPr>
      <w:r w:rsidRPr="00530D2D">
        <w:rPr>
          <w:rFonts w:ascii="宋体" w:hAnsi="宋体"/>
          <w:sz w:val="21"/>
          <w:szCs w:val="21"/>
        </w:rPr>
        <w:t>上面例子中的接口包含</w:t>
      </w:r>
      <w:r w:rsidR="000D594C">
        <w:rPr>
          <w:rFonts w:ascii="宋体" w:hAnsi="宋体" w:hint="eastAsia"/>
          <w:sz w:val="21"/>
          <w:szCs w:val="21"/>
        </w:rPr>
        <w:t>各</w:t>
      </w:r>
      <w:r w:rsidR="005B727D">
        <w:rPr>
          <w:rFonts w:ascii="宋体" w:hAnsi="宋体" w:hint="eastAsia"/>
          <w:sz w:val="21"/>
          <w:szCs w:val="21"/>
        </w:rPr>
        <w:t>自</w:t>
      </w:r>
      <w:r w:rsidR="000D594C">
        <w:rPr>
          <w:rFonts w:ascii="宋体" w:hAnsi="宋体" w:hint="eastAsia"/>
          <w:sz w:val="21"/>
          <w:szCs w:val="21"/>
        </w:rPr>
        <w:t>的</w:t>
      </w:r>
      <w:r w:rsidR="00456633">
        <w:rPr>
          <w:rFonts w:ascii="宋体" w:hAnsi="宋体" w:hint="eastAsia"/>
          <w:sz w:val="21"/>
          <w:szCs w:val="21"/>
        </w:rPr>
        <w:t>接口方法。</w:t>
      </w:r>
      <w:r w:rsidRPr="00530D2D">
        <w:rPr>
          <w:rFonts w:ascii="宋体" w:hAnsi="宋体"/>
          <w:sz w:val="21"/>
          <w:szCs w:val="21"/>
        </w:rPr>
        <w:t xml:space="preserve"> </w:t>
      </w:r>
    </w:p>
    <w:p w:rsidR="002D0EE5" w:rsidRDefault="00530D2D" w:rsidP="00530D2D">
      <w:pPr>
        <w:snapToGrid w:val="0"/>
        <w:spacing w:line="300" w:lineRule="auto"/>
        <w:ind w:firstLineChars="200" w:firstLine="420"/>
        <w:rPr>
          <w:rFonts w:ascii="宋体" w:hAnsi="宋体" w:hint="eastAsia"/>
          <w:sz w:val="21"/>
          <w:szCs w:val="21"/>
        </w:rPr>
      </w:pPr>
      <w:r w:rsidRPr="00530D2D">
        <w:rPr>
          <w:rFonts w:ascii="宋体" w:hAnsi="宋体" w:hint="eastAsia"/>
          <w:sz w:val="21"/>
          <w:szCs w:val="21"/>
        </w:rPr>
        <w:t>CAR</w:t>
      </w:r>
      <w:r w:rsidRPr="00530D2D">
        <w:rPr>
          <w:rFonts w:ascii="宋体" w:hAnsi="宋体"/>
          <w:sz w:val="21"/>
          <w:szCs w:val="21"/>
        </w:rPr>
        <w:t>接口</w:t>
      </w:r>
      <w:r w:rsidRPr="00530D2D">
        <w:rPr>
          <w:rFonts w:ascii="宋体" w:hAnsi="宋体" w:hint="eastAsia"/>
          <w:sz w:val="21"/>
          <w:szCs w:val="21"/>
        </w:rPr>
        <w:t>不</w:t>
      </w:r>
      <w:r w:rsidRPr="00530D2D">
        <w:rPr>
          <w:rFonts w:ascii="宋体" w:hAnsi="宋体"/>
          <w:sz w:val="21"/>
          <w:szCs w:val="21"/>
        </w:rPr>
        <w:t>支持多重继承</w:t>
      </w:r>
      <w:r w:rsidR="009214F1">
        <w:rPr>
          <w:rFonts w:ascii="宋体" w:hAnsi="宋体" w:hint="eastAsia"/>
          <w:sz w:val="21"/>
          <w:szCs w:val="21"/>
        </w:rPr>
        <w:t>，也就是构件类定义不可以继承自其它构件类</w:t>
      </w:r>
      <w:r w:rsidRPr="00530D2D">
        <w:rPr>
          <w:rFonts w:ascii="宋体" w:hAnsi="宋体"/>
          <w:sz w:val="21"/>
          <w:szCs w:val="21"/>
        </w:rPr>
        <w:t>。</w:t>
      </w:r>
    </w:p>
    <w:p w:rsidR="002D0EE5" w:rsidRDefault="00530D2D" w:rsidP="00530D2D">
      <w:pPr>
        <w:snapToGrid w:val="0"/>
        <w:spacing w:line="300" w:lineRule="auto"/>
        <w:ind w:firstLineChars="200" w:firstLine="420"/>
        <w:rPr>
          <w:rFonts w:ascii="宋体" w:hAnsi="宋体" w:hint="eastAsia"/>
          <w:sz w:val="21"/>
          <w:szCs w:val="21"/>
        </w:rPr>
      </w:pPr>
      <w:r w:rsidRPr="00530D2D">
        <w:rPr>
          <w:rFonts w:ascii="宋体" w:hAnsi="宋体"/>
          <w:sz w:val="21"/>
          <w:szCs w:val="21"/>
        </w:rPr>
        <w:t>类和结构可以多重实例化接口</w:t>
      </w:r>
      <w:r w:rsidR="00456633">
        <w:rPr>
          <w:rFonts w:ascii="宋体" w:hAnsi="宋体" w:hint="eastAsia"/>
          <w:sz w:val="21"/>
          <w:szCs w:val="21"/>
        </w:rPr>
        <w:t>，就是一个接口定义可以被多个类定义所引用</w:t>
      </w:r>
      <w:r w:rsidRPr="00530D2D">
        <w:rPr>
          <w:rFonts w:ascii="宋体" w:hAnsi="宋体"/>
          <w:sz w:val="21"/>
          <w:szCs w:val="21"/>
        </w:rPr>
        <w:t>。</w:t>
      </w:r>
    </w:p>
    <w:p w:rsidR="00530D2D" w:rsidRPr="00530D2D" w:rsidRDefault="00530D2D" w:rsidP="00530D2D">
      <w:pPr>
        <w:snapToGrid w:val="0"/>
        <w:spacing w:line="300" w:lineRule="auto"/>
        <w:ind w:firstLineChars="200" w:firstLine="420"/>
        <w:rPr>
          <w:rFonts w:ascii="宋体" w:hAnsi="宋体"/>
          <w:sz w:val="21"/>
          <w:szCs w:val="21"/>
        </w:rPr>
      </w:pPr>
      <w:r w:rsidRPr="00530D2D">
        <w:rPr>
          <w:rFonts w:ascii="宋体" w:hAnsi="宋体"/>
          <w:sz w:val="21"/>
          <w:szCs w:val="21"/>
        </w:rPr>
        <w:t xml:space="preserve">说明： </w:t>
      </w:r>
    </w:p>
    <w:p w:rsidR="00530D2D" w:rsidRPr="00530D2D" w:rsidRDefault="00530D2D" w:rsidP="00530D2D">
      <w:pPr>
        <w:snapToGrid w:val="0"/>
        <w:spacing w:line="300" w:lineRule="auto"/>
        <w:ind w:firstLineChars="200" w:firstLine="420"/>
        <w:rPr>
          <w:rFonts w:ascii="宋体" w:hAnsi="宋体"/>
          <w:sz w:val="21"/>
          <w:szCs w:val="21"/>
        </w:rPr>
      </w:pPr>
      <w:r w:rsidRPr="00530D2D">
        <w:rPr>
          <w:rFonts w:ascii="宋体" w:hAnsi="宋体"/>
          <w:sz w:val="21"/>
          <w:szCs w:val="21"/>
        </w:rPr>
        <w:t>·C</w:t>
      </w:r>
      <w:r w:rsidRPr="00530D2D">
        <w:rPr>
          <w:rFonts w:ascii="宋体" w:hAnsi="宋体" w:hint="eastAsia"/>
          <w:sz w:val="21"/>
          <w:szCs w:val="21"/>
        </w:rPr>
        <w:t>AR</w:t>
      </w:r>
      <w:r w:rsidRPr="00530D2D">
        <w:rPr>
          <w:rFonts w:ascii="宋体" w:hAnsi="宋体"/>
          <w:sz w:val="21"/>
          <w:szCs w:val="21"/>
        </w:rPr>
        <w:t xml:space="preserve">中的接口是独立于类来定义的。这与 C++模型是对立的，在 C++中接口实际上就是抽象基类。 </w:t>
      </w:r>
    </w:p>
    <w:p w:rsidR="00530D2D" w:rsidRPr="00530D2D" w:rsidRDefault="00530D2D" w:rsidP="00530D2D">
      <w:pPr>
        <w:snapToGrid w:val="0"/>
        <w:spacing w:line="300" w:lineRule="auto"/>
        <w:ind w:firstLineChars="200" w:firstLine="420"/>
        <w:rPr>
          <w:rFonts w:ascii="宋体" w:hAnsi="宋体"/>
          <w:sz w:val="21"/>
          <w:szCs w:val="21"/>
        </w:rPr>
      </w:pPr>
      <w:r w:rsidRPr="00530D2D">
        <w:rPr>
          <w:rFonts w:ascii="宋体" w:hAnsi="宋体"/>
          <w:sz w:val="21"/>
          <w:szCs w:val="21"/>
        </w:rPr>
        <w:t>·类可以继承多个接口。</w:t>
      </w:r>
    </w:p>
    <w:p w:rsidR="00530D2D" w:rsidRPr="00530D2D" w:rsidRDefault="00530D2D" w:rsidP="00530D2D">
      <w:pPr>
        <w:snapToGrid w:val="0"/>
        <w:spacing w:line="300" w:lineRule="auto"/>
        <w:ind w:firstLineChars="200" w:firstLine="420"/>
        <w:rPr>
          <w:rFonts w:ascii="宋体" w:hAnsi="宋体"/>
          <w:sz w:val="21"/>
          <w:szCs w:val="21"/>
        </w:rPr>
      </w:pPr>
      <w:r w:rsidRPr="00530D2D">
        <w:rPr>
          <w:rFonts w:ascii="宋体" w:hAnsi="宋体"/>
          <w:sz w:val="21"/>
          <w:szCs w:val="21"/>
        </w:rPr>
        <w:t xml:space="preserve">·而类可以继承一个基类，接口根本不能继承类。这种模型避免了C++的多继承问题，C++中不同基类中的实现可能出现冲突。因此也不再需要诸如虚拟继承和显式作用域这类复杂机制。C#的简化接口模型有助于加快应用程序的开发。 </w:t>
      </w:r>
    </w:p>
    <w:p w:rsidR="00530D2D" w:rsidRDefault="00530D2D" w:rsidP="00530D2D">
      <w:pPr>
        <w:snapToGrid w:val="0"/>
        <w:spacing w:line="300" w:lineRule="auto"/>
        <w:ind w:firstLineChars="200" w:firstLine="420"/>
        <w:rPr>
          <w:rFonts w:ascii="宋体" w:hAnsi="宋体" w:hint="eastAsia"/>
          <w:sz w:val="21"/>
          <w:szCs w:val="21"/>
        </w:rPr>
      </w:pPr>
      <w:r w:rsidRPr="00530D2D">
        <w:rPr>
          <w:rFonts w:ascii="宋体" w:hAnsi="宋体"/>
          <w:sz w:val="21"/>
          <w:szCs w:val="21"/>
        </w:rPr>
        <w:lastRenderedPageBreak/>
        <w:t>·一个接口定义一个只有抽象成员的引用类型。C</w:t>
      </w:r>
      <w:r w:rsidRPr="00530D2D">
        <w:rPr>
          <w:rFonts w:ascii="宋体" w:hAnsi="宋体" w:hint="eastAsia"/>
          <w:sz w:val="21"/>
          <w:szCs w:val="21"/>
        </w:rPr>
        <w:t>AR</w:t>
      </w:r>
      <w:r w:rsidRPr="00530D2D">
        <w:rPr>
          <w:rFonts w:ascii="宋体" w:hAnsi="宋体"/>
          <w:sz w:val="21"/>
          <w:szCs w:val="21"/>
        </w:rPr>
        <w:t xml:space="preserve">中一个接口实际所做的，仅仅只存在着方法标志，但根本就没有执行代码。这就暗示了不能实例化一个接口，只能实例化一个派生自该接口的对象。 </w:t>
      </w:r>
    </w:p>
    <w:p w:rsidR="00FE19F9" w:rsidRPr="00530D2D" w:rsidRDefault="00FE19F9" w:rsidP="00530D2D">
      <w:pPr>
        <w:snapToGrid w:val="0"/>
        <w:spacing w:line="300" w:lineRule="auto"/>
        <w:ind w:firstLineChars="200" w:firstLine="420"/>
        <w:rPr>
          <w:rFonts w:ascii="宋体" w:hAnsi="宋体" w:hint="eastAsia"/>
          <w:sz w:val="21"/>
          <w:szCs w:val="21"/>
        </w:rPr>
      </w:pPr>
    </w:p>
    <w:p w:rsidR="00530D2D" w:rsidRPr="00530D2D" w:rsidRDefault="00E74A03" w:rsidP="00FF179A">
      <w:pPr>
        <w:pStyle w:val="3"/>
        <w:snapToGrid w:val="0"/>
        <w:spacing w:line="300" w:lineRule="auto"/>
        <w:rPr>
          <w:rFonts w:ascii="宋体" w:hAnsi="宋体"/>
        </w:rPr>
      </w:pPr>
      <w:bookmarkStart w:id="90" w:name="_Toc152754246"/>
      <w:bookmarkStart w:id="91" w:name="_Toc197918957"/>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3.3</w:t>
        </w:r>
        <w:r w:rsidR="00A93C02" w:rsidRPr="00A93C02">
          <w:rPr>
            <w:rFonts w:ascii="宋体" w:hAnsi="宋体" w:hint="eastAsia"/>
            <w:sz w:val="28"/>
            <w:szCs w:val="28"/>
          </w:rPr>
          <w:t>.2</w:t>
        </w:r>
      </w:smartTag>
      <w:r w:rsidR="00A93C02" w:rsidRPr="00A93C02">
        <w:rPr>
          <w:rFonts w:ascii="宋体" w:hAnsi="宋体" w:hint="eastAsia"/>
          <w:sz w:val="28"/>
          <w:szCs w:val="28"/>
        </w:rPr>
        <w:t xml:space="preserve"> </w:t>
      </w:r>
      <w:r w:rsidR="00530D2D" w:rsidRPr="00A93C02">
        <w:rPr>
          <w:rFonts w:ascii="宋体" w:hAnsi="宋体"/>
          <w:sz w:val="28"/>
          <w:szCs w:val="28"/>
        </w:rPr>
        <w:t>接口与</w:t>
      </w:r>
      <w:r w:rsidR="00666EC9">
        <w:rPr>
          <w:rFonts w:ascii="宋体" w:hAnsi="宋体"/>
          <w:sz w:val="28"/>
          <w:szCs w:val="28"/>
        </w:rPr>
        <w:t>构件</w:t>
      </w:r>
      <w:bookmarkEnd w:id="90"/>
      <w:bookmarkEnd w:id="91"/>
    </w:p>
    <w:p w:rsidR="00530D2D" w:rsidRPr="00530D2D" w:rsidRDefault="00530D2D" w:rsidP="00530D2D">
      <w:pPr>
        <w:snapToGrid w:val="0"/>
        <w:spacing w:line="300" w:lineRule="auto"/>
        <w:ind w:firstLineChars="200" w:firstLine="420"/>
        <w:rPr>
          <w:rFonts w:ascii="宋体" w:hAnsi="宋体"/>
          <w:sz w:val="21"/>
          <w:szCs w:val="21"/>
        </w:rPr>
      </w:pPr>
      <w:r w:rsidRPr="00530D2D">
        <w:rPr>
          <w:rFonts w:ascii="宋体" w:hAnsi="宋体"/>
          <w:sz w:val="21"/>
          <w:szCs w:val="21"/>
        </w:rPr>
        <w:t>接口描述了</w:t>
      </w:r>
      <w:r w:rsidR="00666EC9">
        <w:rPr>
          <w:rFonts w:ascii="宋体" w:hAnsi="宋体"/>
          <w:sz w:val="21"/>
          <w:szCs w:val="21"/>
        </w:rPr>
        <w:t>构件</w:t>
      </w:r>
      <w:r w:rsidRPr="00530D2D">
        <w:rPr>
          <w:rFonts w:ascii="宋体" w:hAnsi="宋体"/>
          <w:sz w:val="21"/>
          <w:szCs w:val="21"/>
        </w:rPr>
        <w:t>对外提供的服务。在</w:t>
      </w:r>
      <w:r w:rsidR="00666EC9">
        <w:rPr>
          <w:rFonts w:ascii="宋体" w:hAnsi="宋体"/>
          <w:sz w:val="21"/>
          <w:szCs w:val="21"/>
        </w:rPr>
        <w:t>构件</w:t>
      </w:r>
      <w:r w:rsidRPr="00530D2D">
        <w:rPr>
          <w:rFonts w:ascii="宋体" w:hAnsi="宋体"/>
          <w:sz w:val="21"/>
          <w:szCs w:val="21"/>
        </w:rPr>
        <w:t>和</w:t>
      </w:r>
      <w:r w:rsidR="00666EC9">
        <w:rPr>
          <w:rFonts w:ascii="宋体" w:hAnsi="宋体"/>
          <w:sz w:val="21"/>
          <w:szCs w:val="21"/>
        </w:rPr>
        <w:t>构件</w:t>
      </w:r>
      <w:r w:rsidRPr="00530D2D">
        <w:rPr>
          <w:rFonts w:ascii="宋体" w:hAnsi="宋体"/>
          <w:sz w:val="21"/>
          <w:szCs w:val="21"/>
        </w:rPr>
        <w:t>之间、</w:t>
      </w:r>
      <w:r w:rsidR="00666EC9">
        <w:rPr>
          <w:rFonts w:ascii="宋体" w:hAnsi="宋体"/>
          <w:sz w:val="21"/>
          <w:szCs w:val="21"/>
        </w:rPr>
        <w:t>构件</w:t>
      </w:r>
      <w:r w:rsidRPr="00530D2D">
        <w:rPr>
          <w:rFonts w:ascii="宋体" w:hAnsi="宋体"/>
          <w:sz w:val="21"/>
          <w:szCs w:val="21"/>
        </w:rPr>
        <w:t>和客户之间都通过接口进行交互。因此</w:t>
      </w:r>
      <w:r w:rsidR="00666EC9">
        <w:rPr>
          <w:rFonts w:ascii="宋体" w:hAnsi="宋体"/>
          <w:sz w:val="21"/>
          <w:szCs w:val="21"/>
        </w:rPr>
        <w:t>构件</w:t>
      </w:r>
      <w:r w:rsidRPr="00530D2D">
        <w:rPr>
          <w:rFonts w:ascii="宋体" w:hAnsi="宋体"/>
          <w:sz w:val="21"/>
          <w:szCs w:val="21"/>
        </w:rPr>
        <w:t>一旦发布，它只能通过预先定义的接口来提供合理的、一致的服务。这种接口定义之间的稳定性使客户应用开发者能够构造出坚固的应用。一个</w:t>
      </w:r>
      <w:r w:rsidR="00666EC9">
        <w:rPr>
          <w:rFonts w:ascii="宋体" w:hAnsi="宋体"/>
          <w:sz w:val="21"/>
          <w:szCs w:val="21"/>
        </w:rPr>
        <w:t>构件</w:t>
      </w:r>
      <w:r w:rsidRPr="00530D2D">
        <w:rPr>
          <w:rFonts w:ascii="宋体" w:hAnsi="宋体"/>
          <w:sz w:val="21"/>
          <w:szCs w:val="21"/>
        </w:rPr>
        <w:t>可以实现多个</w:t>
      </w:r>
      <w:r w:rsidR="00666EC9">
        <w:rPr>
          <w:rFonts w:ascii="宋体" w:hAnsi="宋体"/>
          <w:sz w:val="21"/>
          <w:szCs w:val="21"/>
        </w:rPr>
        <w:t>构件</w:t>
      </w:r>
      <w:r w:rsidRPr="00530D2D">
        <w:rPr>
          <w:rFonts w:ascii="宋体" w:hAnsi="宋体"/>
          <w:sz w:val="21"/>
          <w:szCs w:val="21"/>
        </w:rPr>
        <w:t>接口，而一个特定的</w:t>
      </w:r>
      <w:r w:rsidR="00666EC9">
        <w:rPr>
          <w:rFonts w:ascii="宋体" w:hAnsi="宋体"/>
          <w:sz w:val="21"/>
          <w:szCs w:val="21"/>
        </w:rPr>
        <w:t>构件</w:t>
      </w:r>
      <w:r w:rsidRPr="00530D2D">
        <w:rPr>
          <w:rFonts w:ascii="宋体" w:hAnsi="宋体"/>
          <w:sz w:val="21"/>
          <w:szCs w:val="21"/>
        </w:rPr>
        <w:t>接口也可以被多个</w:t>
      </w:r>
      <w:r w:rsidR="00666EC9">
        <w:rPr>
          <w:rFonts w:ascii="宋体" w:hAnsi="宋体"/>
          <w:sz w:val="21"/>
          <w:szCs w:val="21"/>
        </w:rPr>
        <w:t>构件</w:t>
      </w:r>
      <w:r w:rsidRPr="00530D2D">
        <w:rPr>
          <w:rFonts w:ascii="宋体" w:hAnsi="宋体"/>
          <w:sz w:val="21"/>
          <w:szCs w:val="21"/>
        </w:rPr>
        <w:t xml:space="preserve">来实现。 </w:t>
      </w:r>
    </w:p>
    <w:p w:rsidR="00530D2D" w:rsidRPr="00530D2D" w:rsidRDefault="00666EC9" w:rsidP="00530D2D">
      <w:pPr>
        <w:snapToGrid w:val="0"/>
        <w:spacing w:line="300" w:lineRule="auto"/>
        <w:ind w:firstLineChars="200" w:firstLine="420"/>
        <w:rPr>
          <w:rFonts w:ascii="宋体" w:hAnsi="宋体"/>
          <w:sz w:val="21"/>
          <w:szCs w:val="21"/>
        </w:rPr>
      </w:pPr>
      <w:r>
        <w:rPr>
          <w:rFonts w:ascii="宋体" w:hAnsi="宋体"/>
          <w:sz w:val="21"/>
          <w:szCs w:val="21"/>
        </w:rPr>
        <w:t>构件</w:t>
      </w:r>
      <w:r w:rsidR="00530D2D" w:rsidRPr="00530D2D">
        <w:rPr>
          <w:rFonts w:ascii="宋体" w:hAnsi="宋体"/>
          <w:sz w:val="21"/>
          <w:szCs w:val="21"/>
        </w:rPr>
        <w:t>接口必须是能够自我描述的。这意味着</w:t>
      </w:r>
      <w:r>
        <w:rPr>
          <w:rFonts w:ascii="宋体" w:hAnsi="宋体"/>
          <w:sz w:val="21"/>
          <w:szCs w:val="21"/>
        </w:rPr>
        <w:t>构件</w:t>
      </w:r>
      <w:r w:rsidR="00530D2D" w:rsidRPr="00530D2D">
        <w:rPr>
          <w:rFonts w:ascii="宋体" w:hAnsi="宋体"/>
          <w:sz w:val="21"/>
          <w:szCs w:val="21"/>
        </w:rPr>
        <w:t>接口应该不依赖于具体的实现，将实现和接口分离彻底消除了接口的使用者和接口的实现者之间的耦合关系，增强了信息的封装程度。同时这也要求</w:t>
      </w:r>
      <w:r>
        <w:rPr>
          <w:rFonts w:ascii="宋体" w:hAnsi="宋体"/>
          <w:sz w:val="21"/>
          <w:szCs w:val="21"/>
        </w:rPr>
        <w:t>构件</w:t>
      </w:r>
      <w:r w:rsidR="00530D2D" w:rsidRPr="00530D2D">
        <w:rPr>
          <w:rFonts w:ascii="宋体" w:hAnsi="宋体"/>
          <w:sz w:val="21"/>
          <w:szCs w:val="21"/>
        </w:rPr>
        <w:t>接口必须使用一种与</w:t>
      </w:r>
      <w:r>
        <w:rPr>
          <w:rFonts w:ascii="宋体" w:hAnsi="宋体"/>
          <w:sz w:val="21"/>
          <w:szCs w:val="21"/>
        </w:rPr>
        <w:t>构件</w:t>
      </w:r>
      <w:r w:rsidR="00D91F5B">
        <w:rPr>
          <w:rFonts w:ascii="宋体" w:hAnsi="宋体"/>
          <w:sz w:val="21"/>
          <w:szCs w:val="21"/>
        </w:rPr>
        <w:t>实现无关的语言。</w:t>
      </w:r>
      <w:r>
        <w:rPr>
          <w:rFonts w:ascii="宋体" w:hAnsi="宋体"/>
          <w:sz w:val="21"/>
          <w:szCs w:val="21"/>
        </w:rPr>
        <w:t>构件</w:t>
      </w:r>
      <w:r w:rsidR="00530D2D" w:rsidRPr="00530D2D">
        <w:rPr>
          <w:rFonts w:ascii="宋体" w:hAnsi="宋体"/>
          <w:sz w:val="21"/>
          <w:szCs w:val="21"/>
        </w:rPr>
        <w:t>接口的描述标准是</w:t>
      </w:r>
      <w:r w:rsidR="00530D2D" w:rsidRPr="00530D2D">
        <w:rPr>
          <w:rFonts w:ascii="宋体" w:hAnsi="宋体" w:hint="eastAsia"/>
          <w:sz w:val="21"/>
          <w:szCs w:val="21"/>
        </w:rPr>
        <w:t>CAR</w:t>
      </w:r>
      <w:r w:rsidR="00530D2D" w:rsidRPr="00530D2D">
        <w:rPr>
          <w:rFonts w:ascii="宋体" w:hAnsi="宋体"/>
          <w:sz w:val="21"/>
          <w:szCs w:val="21"/>
        </w:rPr>
        <w:t>语言。</w:t>
      </w:r>
    </w:p>
    <w:p w:rsidR="00530D2D" w:rsidRPr="00530D2D" w:rsidRDefault="00530D2D" w:rsidP="00530D2D">
      <w:pPr>
        <w:snapToGrid w:val="0"/>
        <w:spacing w:line="300" w:lineRule="auto"/>
        <w:ind w:firstLineChars="200" w:firstLine="420"/>
        <w:rPr>
          <w:rFonts w:ascii="宋体" w:hAnsi="宋体"/>
          <w:sz w:val="21"/>
          <w:szCs w:val="21"/>
        </w:rPr>
      </w:pPr>
      <w:r w:rsidRPr="00530D2D">
        <w:rPr>
          <w:rFonts w:ascii="宋体" w:hAnsi="宋体"/>
          <w:sz w:val="21"/>
          <w:szCs w:val="21"/>
        </w:rPr>
        <w:t>由于接口是</w:t>
      </w:r>
      <w:r w:rsidR="00666EC9">
        <w:rPr>
          <w:rFonts w:ascii="宋体" w:hAnsi="宋体"/>
          <w:sz w:val="21"/>
          <w:szCs w:val="21"/>
        </w:rPr>
        <w:t>构件</w:t>
      </w:r>
      <w:r w:rsidRPr="00530D2D">
        <w:rPr>
          <w:rFonts w:ascii="宋体" w:hAnsi="宋体"/>
          <w:sz w:val="21"/>
          <w:szCs w:val="21"/>
        </w:rPr>
        <w:t>之间的协议，因此</w:t>
      </w:r>
      <w:r w:rsidR="00666EC9">
        <w:rPr>
          <w:rFonts w:ascii="宋体" w:hAnsi="宋体"/>
          <w:sz w:val="21"/>
          <w:szCs w:val="21"/>
        </w:rPr>
        <w:t>构件</w:t>
      </w:r>
      <w:r w:rsidRPr="00530D2D">
        <w:rPr>
          <w:rFonts w:ascii="宋体" w:hAnsi="宋体"/>
          <w:sz w:val="21"/>
          <w:szCs w:val="21"/>
        </w:rPr>
        <w:t>的接口一旦被发布，</w:t>
      </w:r>
      <w:r w:rsidR="00666EC9">
        <w:rPr>
          <w:rFonts w:ascii="宋体" w:hAnsi="宋体"/>
          <w:sz w:val="21"/>
          <w:szCs w:val="21"/>
        </w:rPr>
        <w:t>构件</w:t>
      </w:r>
      <w:r w:rsidRPr="00530D2D">
        <w:rPr>
          <w:rFonts w:ascii="宋体" w:hAnsi="宋体"/>
          <w:sz w:val="21"/>
          <w:szCs w:val="21"/>
        </w:rPr>
        <w:t>生产者就应该尽可能地保持接口不变，任何对接口语法或语义上的改变，都有可能造成现有</w:t>
      </w:r>
      <w:r w:rsidR="00666EC9">
        <w:rPr>
          <w:rFonts w:ascii="宋体" w:hAnsi="宋体"/>
          <w:sz w:val="21"/>
          <w:szCs w:val="21"/>
        </w:rPr>
        <w:t>构件</w:t>
      </w:r>
      <w:r w:rsidRPr="00530D2D">
        <w:rPr>
          <w:rFonts w:ascii="宋体" w:hAnsi="宋体"/>
          <w:sz w:val="21"/>
          <w:szCs w:val="21"/>
        </w:rPr>
        <w:t>与客户之间的联系遭到破坏。</w:t>
      </w:r>
    </w:p>
    <w:p w:rsidR="00530D2D" w:rsidRPr="00530D2D" w:rsidRDefault="00530D2D" w:rsidP="00530D2D">
      <w:pPr>
        <w:snapToGrid w:val="0"/>
        <w:spacing w:line="300" w:lineRule="auto"/>
        <w:ind w:firstLineChars="200" w:firstLine="420"/>
        <w:rPr>
          <w:rFonts w:ascii="宋体" w:hAnsi="宋体"/>
          <w:b/>
          <w:bCs/>
          <w:sz w:val="32"/>
          <w:szCs w:val="32"/>
        </w:rPr>
      </w:pPr>
      <w:r w:rsidRPr="00530D2D">
        <w:rPr>
          <w:rFonts w:ascii="宋体" w:hAnsi="宋体"/>
          <w:sz w:val="21"/>
          <w:szCs w:val="21"/>
        </w:rPr>
        <w:t>每个</w:t>
      </w:r>
      <w:r w:rsidR="00666EC9">
        <w:rPr>
          <w:rFonts w:ascii="宋体" w:hAnsi="宋体"/>
          <w:sz w:val="21"/>
          <w:szCs w:val="21"/>
        </w:rPr>
        <w:t>构件</w:t>
      </w:r>
      <w:r w:rsidRPr="00530D2D">
        <w:rPr>
          <w:rFonts w:ascii="宋体" w:hAnsi="宋体"/>
          <w:sz w:val="21"/>
          <w:szCs w:val="21"/>
        </w:rPr>
        <w:t>都是自主的，有其独特的功能，只能通过接口与外界通信。当一个</w:t>
      </w:r>
      <w:r w:rsidR="00666EC9">
        <w:rPr>
          <w:rFonts w:ascii="宋体" w:hAnsi="宋体"/>
          <w:sz w:val="21"/>
          <w:szCs w:val="21"/>
        </w:rPr>
        <w:t>构件</w:t>
      </w:r>
      <w:r w:rsidRPr="00530D2D">
        <w:rPr>
          <w:rFonts w:ascii="宋体" w:hAnsi="宋体"/>
          <w:sz w:val="21"/>
          <w:szCs w:val="21"/>
        </w:rPr>
        <w:t>需要提供新的服务时，可以通过增加新的接口来实现。不会影响原接口已存在的客户。而新的客户可以重新选择新的接口来获得服务。</w:t>
      </w:r>
    </w:p>
    <w:p w:rsidR="00530D2D" w:rsidRPr="00530D2D" w:rsidRDefault="00A93C02" w:rsidP="00FF179A">
      <w:pPr>
        <w:pStyle w:val="3"/>
        <w:snapToGrid w:val="0"/>
        <w:spacing w:line="300" w:lineRule="auto"/>
        <w:rPr>
          <w:rFonts w:ascii="宋体" w:hAnsi="宋体"/>
        </w:rPr>
      </w:pPr>
      <w:bookmarkStart w:id="92" w:name="_Toc152754247"/>
      <w:bookmarkStart w:id="93" w:name="_Toc197918958"/>
      <w:smartTag w:uri="urn:schemas-microsoft-com:office:smarttags" w:element="chsdate">
        <w:smartTagPr>
          <w:attr w:name="Year" w:val="1899"/>
          <w:attr w:name="Month" w:val="12"/>
          <w:attr w:name="Day" w:val="30"/>
          <w:attr w:name="IsLunarDate" w:val="False"/>
          <w:attr w:name="IsROCDate" w:val="False"/>
        </w:smartTagPr>
        <w:r w:rsidRPr="00A93C02">
          <w:rPr>
            <w:rFonts w:ascii="宋体" w:hAnsi="宋体" w:hint="eastAsia"/>
            <w:sz w:val="28"/>
            <w:szCs w:val="28"/>
          </w:rPr>
          <w:t>3.3.3</w:t>
        </w:r>
      </w:smartTag>
      <w:r w:rsidRPr="00A93C02">
        <w:rPr>
          <w:rFonts w:ascii="宋体" w:hAnsi="宋体" w:hint="eastAsia"/>
          <w:sz w:val="28"/>
          <w:szCs w:val="28"/>
        </w:rPr>
        <w:t xml:space="preserve"> </w:t>
      </w:r>
      <w:r w:rsidR="00666EC9">
        <w:rPr>
          <w:rFonts w:ascii="宋体" w:hAnsi="宋体"/>
          <w:sz w:val="28"/>
          <w:szCs w:val="28"/>
        </w:rPr>
        <w:t>构件</w:t>
      </w:r>
      <w:r w:rsidR="00530D2D" w:rsidRPr="00A93C02">
        <w:rPr>
          <w:rFonts w:ascii="宋体" w:hAnsi="宋体"/>
          <w:sz w:val="28"/>
          <w:szCs w:val="28"/>
        </w:rPr>
        <w:t>化程序设计</w:t>
      </w:r>
      <w:bookmarkEnd w:id="92"/>
      <w:bookmarkEnd w:id="93"/>
    </w:p>
    <w:p w:rsidR="00530D2D" w:rsidRPr="00530D2D" w:rsidRDefault="00666EC9" w:rsidP="00530D2D">
      <w:pPr>
        <w:snapToGrid w:val="0"/>
        <w:spacing w:line="300" w:lineRule="auto"/>
        <w:ind w:firstLineChars="200" w:firstLine="420"/>
        <w:rPr>
          <w:rFonts w:ascii="宋体" w:hAnsi="宋体"/>
          <w:sz w:val="21"/>
          <w:szCs w:val="21"/>
        </w:rPr>
      </w:pPr>
      <w:r>
        <w:rPr>
          <w:rFonts w:ascii="宋体" w:hAnsi="宋体"/>
          <w:sz w:val="21"/>
          <w:szCs w:val="21"/>
        </w:rPr>
        <w:t>构件</w:t>
      </w:r>
      <w:r w:rsidR="00530D2D" w:rsidRPr="00530D2D">
        <w:rPr>
          <w:rFonts w:ascii="宋体" w:hAnsi="宋体"/>
          <w:sz w:val="21"/>
          <w:szCs w:val="21"/>
        </w:rPr>
        <w:t>化程序设计方法继承并发展了面向对象的程序设计方法。它把对象技术应用于系统设计，对面向对象的程序设计的实现过程作了进一步的抽象。我们可以把</w:t>
      </w:r>
      <w:r>
        <w:rPr>
          <w:rFonts w:ascii="宋体" w:hAnsi="宋体"/>
          <w:sz w:val="21"/>
          <w:szCs w:val="21"/>
        </w:rPr>
        <w:t>构件</w:t>
      </w:r>
      <w:r w:rsidR="00530D2D" w:rsidRPr="00530D2D">
        <w:rPr>
          <w:rFonts w:ascii="宋体" w:hAnsi="宋体"/>
          <w:sz w:val="21"/>
          <w:szCs w:val="21"/>
        </w:rPr>
        <w:t>化程序设计方法用作构造系统的体系结构层次的方法，并且可以使用面向对象的方法很方便地实现</w:t>
      </w:r>
      <w:r>
        <w:rPr>
          <w:rFonts w:ascii="宋体" w:hAnsi="宋体"/>
          <w:sz w:val="21"/>
          <w:szCs w:val="21"/>
        </w:rPr>
        <w:t>构件</w:t>
      </w:r>
      <w:r w:rsidR="00530D2D" w:rsidRPr="00530D2D">
        <w:rPr>
          <w:rFonts w:ascii="宋体" w:hAnsi="宋体"/>
          <w:sz w:val="21"/>
          <w:szCs w:val="21"/>
        </w:rPr>
        <w:t xml:space="preserve">。 </w:t>
      </w:r>
    </w:p>
    <w:p w:rsidR="00530D2D" w:rsidRPr="00530D2D" w:rsidRDefault="00666EC9" w:rsidP="00530D2D">
      <w:pPr>
        <w:snapToGrid w:val="0"/>
        <w:spacing w:line="300" w:lineRule="auto"/>
        <w:ind w:firstLineChars="200" w:firstLine="420"/>
        <w:rPr>
          <w:rFonts w:ascii="宋体" w:hAnsi="宋体"/>
          <w:sz w:val="21"/>
          <w:szCs w:val="21"/>
        </w:rPr>
      </w:pPr>
      <w:r>
        <w:rPr>
          <w:rFonts w:ascii="宋体" w:hAnsi="宋体"/>
          <w:sz w:val="21"/>
          <w:szCs w:val="21"/>
        </w:rPr>
        <w:t>构件</w:t>
      </w:r>
      <w:r w:rsidR="00530D2D" w:rsidRPr="00530D2D">
        <w:rPr>
          <w:rFonts w:ascii="宋体" w:hAnsi="宋体"/>
          <w:sz w:val="21"/>
          <w:szCs w:val="21"/>
        </w:rPr>
        <w:t>化程序设计强调真正的软件可重用性和高度的互操作性。它侧重于</w:t>
      </w:r>
      <w:r>
        <w:rPr>
          <w:rFonts w:ascii="宋体" w:hAnsi="宋体"/>
          <w:sz w:val="21"/>
          <w:szCs w:val="21"/>
        </w:rPr>
        <w:t>构件</w:t>
      </w:r>
      <w:r w:rsidR="00530D2D" w:rsidRPr="00530D2D">
        <w:rPr>
          <w:rFonts w:ascii="宋体" w:hAnsi="宋体"/>
          <w:sz w:val="21"/>
          <w:szCs w:val="21"/>
        </w:rPr>
        <w:t>的产生和装配，这两方面一起构成了</w:t>
      </w:r>
      <w:r>
        <w:rPr>
          <w:rFonts w:ascii="宋体" w:hAnsi="宋体"/>
          <w:sz w:val="21"/>
          <w:szCs w:val="21"/>
        </w:rPr>
        <w:t>构件</w:t>
      </w:r>
      <w:r w:rsidR="00530D2D" w:rsidRPr="00530D2D">
        <w:rPr>
          <w:rFonts w:ascii="宋体" w:hAnsi="宋体"/>
          <w:sz w:val="21"/>
          <w:szCs w:val="21"/>
        </w:rPr>
        <w:t>化程序设计的核心。</w:t>
      </w:r>
      <w:r>
        <w:rPr>
          <w:rFonts w:ascii="宋体" w:hAnsi="宋体"/>
          <w:sz w:val="21"/>
          <w:szCs w:val="21"/>
        </w:rPr>
        <w:t>构件</w:t>
      </w:r>
      <w:r w:rsidR="00530D2D" w:rsidRPr="00530D2D">
        <w:rPr>
          <w:rFonts w:ascii="宋体" w:hAnsi="宋体"/>
          <w:sz w:val="21"/>
          <w:szCs w:val="21"/>
        </w:rPr>
        <w:t>的产生过程不仅仅是应用系统的需求，</w:t>
      </w:r>
      <w:r>
        <w:rPr>
          <w:rFonts w:ascii="宋体" w:hAnsi="宋体"/>
          <w:sz w:val="21"/>
          <w:szCs w:val="21"/>
        </w:rPr>
        <w:t>构件</w:t>
      </w:r>
      <w:r w:rsidR="00530D2D" w:rsidRPr="00530D2D">
        <w:rPr>
          <w:rFonts w:ascii="宋体" w:hAnsi="宋体"/>
          <w:sz w:val="21"/>
          <w:szCs w:val="21"/>
        </w:rPr>
        <w:t>市场本身也推动了</w:t>
      </w:r>
      <w:r>
        <w:rPr>
          <w:rFonts w:ascii="宋体" w:hAnsi="宋体"/>
          <w:sz w:val="21"/>
          <w:szCs w:val="21"/>
        </w:rPr>
        <w:t>构件</w:t>
      </w:r>
      <w:r w:rsidR="00530D2D" w:rsidRPr="00530D2D">
        <w:rPr>
          <w:rFonts w:ascii="宋体" w:hAnsi="宋体"/>
          <w:sz w:val="21"/>
          <w:szCs w:val="21"/>
        </w:rPr>
        <w:t>的发展，促进了软件厂商的交流与合作。</w:t>
      </w:r>
      <w:r>
        <w:rPr>
          <w:rFonts w:ascii="宋体" w:hAnsi="宋体"/>
          <w:sz w:val="21"/>
          <w:szCs w:val="21"/>
        </w:rPr>
        <w:t>构件</w:t>
      </w:r>
      <w:r w:rsidR="00530D2D" w:rsidRPr="00530D2D">
        <w:rPr>
          <w:rFonts w:ascii="宋体" w:hAnsi="宋体"/>
          <w:sz w:val="21"/>
          <w:szCs w:val="21"/>
        </w:rPr>
        <w:t xml:space="preserve">的装配使得软件产品可以采用类似于搭积木的方法快速地建立起来，不仅可以缩短软件产品的开发周期，同时也提高了系统的稳定性和可靠性。 </w:t>
      </w:r>
    </w:p>
    <w:p w:rsidR="00530D2D" w:rsidRPr="00530D2D" w:rsidRDefault="00666EC9" w:rsidP="00530D2D">
      <w:pPr>
        <w:snapToGrid w:val="0"/>
        <w:spacing w:line="300" w:lineRule="auto"/>
        <w:ind w:firstLineChars="200" w:firstLine="420"/>
        <w:rPr>
          <w:rFonts w:ascii="宋体" w:hAnsi="宋体"/>
          <w:sz w:val="21"/>
          <w:szCs w:val="21"/>
        </w:rPr>
      </w:pPr>
      <w:r>
        <w:rPr>
          <w:rFonts w:ascii="宋体" w:hAnsi="宋体"/>
          <w:sz w:val="21"/>
          <w:szCs w:val="21"/>
        </w:rPr>
        <w:t>构件</w:t>
      </w:r>
      <w:r w:rsidR="00530D2D" w:rsidRPr="00530D2D">
        <w:rPr>
          <w:rFonts w:ascii="宋体" w:hAnsi="宋体"/>
          <w:sz w:val="21"/>
          <w:szCs w:val="21"/>
        </w:rPr>
        <w:t xml:space="preserve">程序设计的方法有以下几个方面的特点： </w:t>
      </w:r>
    </w:p>
    <w:p w:rsidR="00530D2D" w:rsidRPr="00530D2D" w:rsidRDefault="00530D2D" w:rsidP="0025092A">
      <w:pPr>
        <w:numPr>
          <w:ilvl w:val="0"/>
          <w:numId w:val="1"/>
        </w:numPr>
        <w:spacing w:line="300" w:lineRule="auto"/>
        <w:rPr>
          <w:rFonts w:ascii="宋体" w:hAnsi="宋体"/>
          <w:sz w:val="21"/>
          <w:szCs w:val="21"/>
        </w:rPr>
      </w:pPr>
      <w:r w:rsidRPr="00530D2D">
        <w:rPr>
          <w:rFonts w:ascii="宋体" w:hAnsi="宋体"/>
          <w:sz w:val="21"/>
          <w:szCs w:val="21"/>
        </w:rPr>
        <w:t xml:space="preserve">编程语言和开发环境的独立性. </w:t>
      </w:r>
    </w:p>
    <w:p w:rsidR="00530D2D" w:rsidRPr="00530D2D" w:rsidRDefault="00666EC9" w:rsidP="0025092A">
      <w:pPr>
        <w:numPr>
          <w:ilvl w:val="0"/>
          <w:numId w:val="1"/>
        </w:numPr>
        <w:spacing w:line="300" w:lineRule="auto"/>
        <w:rPr>
          <w:rFonts w:ascii="宋体" w:hAnsi="宋体"/>
          <w:sz w:val="21"/>
          <w:szCs w:val="21"/>
        </w:rPr>
      </w:pPr>
      <w:r>
        <w:rPr>
          <w:rFonts w:ascii="宋体" w:hAnsi="宋体"/>
          <w:sz w:val="21"/>
          <w:szCs w:val="21"/>
        </w:rPr>
        <w:t>构件</w:t>
      </w:r>
      <w:r w:rsidR="00530D2D" w:rsidRPr="00530D2D">
        <w:rPr>
          <w:rFonts w:ascii="宋体" w:hAnsi="宋体"/>
          <w:sz w:val="21"/>
          <w:szCs w:val="21"/>
        </w:rPr>
        <w:t xml:space="preserve">位置的透明性. </w:t>
      </w:r>
    </w:p>
    <w:p w:rsidR="00530D2D" w:rsidRPr="00530D2D" w:rsidRDefault="00666EC9" w:rsidP="0025092A">
      <w:pPr>
        <w:numPr>
          <w:ilvl w:val="0"/>
          <w:numId w:val="1"/>
        </w:numPr>
        <w:spacing w:line="300" w:lineRule="auto"/>
        <w:rPr>
          <w:rFonts w:ascii="宋体" w:hAnsi="宋体"/>
          <w:sz w:val="21"/>
          <w:szCs w:val="21"/>
        </w:rPr>
      </w:pPr>
      <w:r>
        <w:rPr>
          <w:rFonts w:ascii="宋体" w:hAnsi="宋体"/>
          <w:sz w:val="21"/>
          <w:szCs w:val="21"/>
        </w:rPr>
        <w:t>构件</w:t>
      </w:r>
      <w:r w:rsidR="00530D2D" w:rsidRPr="00530D2D">
        <w:rPr>
          <w:rFonts w:ascii="宋体" w:hAnsi="宋体"/>
          <w:sz w:val="21"/>
          <w:szCs w:val="21"/>
        </w:rPr>
        <w:t xml:space="preserve">的进程透明性. </w:t>
      </w:r>
    </w:p>
    <w:p w:rsidR="00530D2D" w:rsidRPr="00530D2D" w:rsidRDefault="00530D2D" w:rsidP="0025092A">
      <w:pPr>
        <w:numPr>
          <w:ilvl w:val="0"/>
          <w:numId w:val="1"/>
        </w:numPr>
        <w:spacing w:line="300" w:lineRule="auto"/>
        <w:rPr>
          <w:rFonts w:ascii="宋体" w:hAnsi="宋体"/>
          <w:sz w:val="21"/>
          <w:szCs w:val="21"/>
        </w:rPr>
      </w:pPr>
      <w:r w:rsidRPr="00530D2D">
        <w:rPr>
          <w:rFonts w:ascii="宋体" w:hAnsi="宋体"/>
          <w:sz w:val="21"/>
          <w:szCs w:val="21"/>
        </w:rPr>
        <w:t xml:space="preserve">可扩充性. </w:t>
      </w:r>
    </w:p>
    <w:p w:rsidR="00530D2D" w:rsidRPr="00530D2D" w:rsidRDefault="00530D2D" w:rsidP="0025092A">
      <w:pPr>
        <w:numPr>
          <w:ilvl w:val="0"/>
          <w:numId w:val="1"/>
        </w:numPr>
        <w:spacing w:line="300" w:lineRule="auto"/>
        <w:rPr>
          <w:rFonts w:ascii="宋体" w:hAnsi="宋体"/>
          <w:sz w:val="21"/>
          <w:szCs w:val="21"/>
        </w:rPr>
      </w:pPr>
      <w:r w:rsidRPr="00530D2D">
        <w:rPr>
          <w:rFonts w:ascii="宋体" w:hAnsi="宋体"/>
          <w:sz w:val="21"/>
          <w:szCs w:val="21"/>
        </w:rPr>
        <w:t xml:space="preserve">可重用性. </w:t>
      </w:r>
    </w:p>
    <w:p w:rsidR="00530D2D" w:rsidRPr="0025092A" w:rsidRDefault="00530D2D" w:rsidP="0025092A">
      <w:pPr>
        <w:numPr>
          <w:ilvl w:val="0"/>
          <w:numId w:val="1"/>
        </w:numPr>
        <w:spacing w:line="300" w:lineRule="auto"/>
        <w:rPr>
          <w:rFonts w:ascii="宋体" w:hAnsi="宋体"/>
          <w:sz w:val="21"/>
          <w:szCs w:val="21"/>
        </w:rPr>
      </w:pPr>
      <w:r w:rsidRPr="00530D2D">
        <w:rPr>
          <w:rFonts w:ascii="宋体" w:hAnsi="宋体"/>
          <w:sz w:val="21"/>
          <w:szCs w:val="21"/>
        </w:rPr>
        <w:t xml:space="preserve">具有强有力的基础设施. </w:t>
      </w:r>
    </w:p>
    <w:p w:rsidR="00530D2D" w:rsidRPr="00A93C02" w:rsidRDefault="00530D2D" w:rsidP="0025092A">
      <w:pPr>
        <w:numPr>
          <w:ilvl w:val="0"/>
          <w:numId w:val="1"/>
        </w:numPr>
        <w:spacing w:line="300" w:lineRule="auto"/>
        <w:rPr>
          <w:rFonts w:ascii="宋体" w:hAnsi="宋体" w:hint="eastAsia"/>
          <w:sz w:val="21"/>
          <w:szCs w:val="21"/>
        </w:rPr>
      </w:pPr>
      <w:r w:rsidRPr="00530D2D">
        <w:rPr>
          <w:rFonts w:ascii="宋体" w:hAnsi="宋体"/>
          <w:sz w:val="21"/>
          <w:szCs w:val="21"/>
        </w:rPr>
        <w:t xml:space="preserve">系统一级的公共服务. </w:t>
      </w:r>
    </w:p>
    <w:p w:rsidR="005B765D" w:rsidRPr="00124A87" w:rsidRDefault="005B765D" w:rsidP="00BA4562">
      <w:pPr>
        <w:pStyle w:val="2"/>
        <w:snapToGrid w:val="0"/>
        <w:spacing w:line="300" w:lineRule="auto"/>
        <w:rPr>
          <w:rFonts w:ascii="宋体" w:eastAsia="宋体" w:hAnsi="宋体"/>
          <w:sz w:val="21"/>
          <w:szCs w:val="21"/>
        </w:rPr>
      </w:pPr>
      <w:bookmarkStart w:id="94" w:name="_Toc152754248"/>
      <w:bookmarkStart w:id="95" w:name="_Toc197918959"/>
      <w:r w:rsidRPr="006672E0">
        <w:rPr>
          <w:rFonts w:ascii="宋体" w:eastAsia="宋体" w:hAnsi="宋体" w:hint="eastAsia"/>
        </w:rPr>
        <w:lastRenderedPageBreak/>
        <w:t>3</w:t>
      </w:r>
      <w:r w:rsidR="00562EFF" w:rsidRPr="006672E0">
        <w:rPr>
          <w:rFonts w:ascii="宋体" w:eastAsia="宋体" w:hAnsi="宋体"/>
        </w:rPr>
        <w:t>.</w:t>
      </w:r>
      <w:r w:rsidR="005621AB">
        <w:rPr>
          <w:rFonts w:ascii="宋体" w:eastAsia="宋体" w:hAnsi="宋体" w:hint="eastAsia"/>
        </w:rPr>
        <w:t>4</w:t>
      </w:r>
      <w:r w:rsidRPr="006672E0">
        <w:rPr>
          <w:rFonts w:ascii="宋体" w:eastAsia="宋体" w:hAnsi="宋体"/>
        </w:rPr>
        <w:t xml:space="preserve"> CAR构件技术在</w:t>
      </w:r>
      <w:r w:rsidR="009222F1">
        <w:rPr>
          <w:rFonts w:ascii="宋体" w:eastAsia="宋体" w:hAnsi="宋体" w:hint="eastAsia"/>
        </w:rPr>
        <w:t>Elastos</w:t>
      </w:r>
      <w:r w:rsidRPr="006672E0">
        <w:rPr>
          <w:rFonts w:ascii="宋体" w:eastAsia="宋体" w:hAnsi="宋体"/>
        </w:rPr>
        <w:t>中的作用</w:t>
      </w:r>
      <w:bookmarkEnd w:id="85"/>
      <w:bookmarkEnd w:id="94"/>
      <w:bookmarkEnd w:id="95"/>
    </w:p>
    <w:p w:rsidR="005B765D" w:rsidRPr="00124A87" w:rsidRDefault="005B765D" w:rsidP="00124A87">
      <w:pPr>
        <w:snapToGrid w:val="0"/>
        <w:spacing w:line="300" w:lineRule="auto"/>
        <w:ind w:firstLine="420"/>
        <w:rPr>
          <w:rFonts w:ascii="宋体" w:hAnsi="宋体"/>
          <w:sz w:val="21"/>
          <w:szCs w:val="21"/>
        </w:rPr>
      </w:pPr>
      <w:r w:rsidRPr="00124A87">
        <w:rPr>
          <w:rFonts w:ascii="宋体" w:hAnsi="宋体"/>
          <w:sz w:val="21"/>
          <w:szCs w:val="21"/>
        </w:rPr>
        <w:t>CAR技术由操作系统内核来实现，可以充分利用内核中的线程调度、跨进程通讯、软件装卸、服务定位等设施对CAR构件提供高效、可靠的服务。同时内核本身的程序实现也可因利用CAR技术而变得更加模块化，从而加强对内核的软件工程管理。</w:t>
      </w:r>
    </w:p>
    <w:p w:rsidR="005B765D" w:rsidRPr="00124A87" w:rsidRDefault="00395F15" w:rsidP="00124A87">
      <w:pPr>
        <w:snapToGrid w:val="0"/>
        <w:spacing w:line="300" w:lineRule="auto"/>
        <w:ind w:firstLine="420"/>
        <w:rPr>
          <w:rFonts w:ascii="宋体" w:hAnsi="宋体"/>
          <w:sz w:val="21"/>
          <w:szCs w:val="21"/>
        </w:rPr>
      </w:pPr>
      <w:r>
        <w:rPr>
          <w:rFonts w:ascii="宋体" w:hAnsi="宋体"/>
          <w:sz w:val="21"/>
          <w:szCs w:val="21"/>
        </w:rPr>
        <w:t>Elastos</w:t>
      </w:r>
      <w:r w:rsidR="00CA24AD">
        <w:rPr>
          <w:rFonts w:ascii="宋体" w:hAnsi="宋体" w:hint="eastAsia"/>
          <w:sz w:val="21"/>
          <w:szCs w:val="21"/>
        </w:rPr>
        <w:t>操作系统</w:t>
      </w:r>
      <w:r w:rsidR="005B765D" w:rsidRPr="00124A87">
        <w:rPr>
          <w:rFonts w:ascii="宋体" w:hAnsi="宋体"/>
          <w:sz w:val="21"/>
          <w:szCs w:val="21"/>
        </w:rPr>
        <w:t>正是基于这样的思路实现的。</w:t>
      </w:r>
      <w:r w:rsidR="00235D94">
        <w:rPr>
          <w:rFonts w:ascii="宋体" w:hAnsi="宋体"/>
          <w:sz w:val="21"/>
          <w:szCs w:val="21"/>
        </w:rPr>
        <w:t>Elastos</w:t>
      </w:r>
      <w:r w:rsidR="005B765D" w:rsidRPr="00124A87">
        <w:rPr>
          <w:rFonts w:ascii="宋体" w:hAnsi="宋体"/>
          <w:sz w:val="21"/>
          <w:szCs w:val="21"/>
        </w:rPr>
        <w:t>中的操作系统内核、</w:t>
      </w:r>
      <w:r w:rsidR="00235D94">
        <w:rPr>
          <w:rFonts w:ascii="宋体" w:hAnsi="宋体"/>
          <w:sz w:val="21"/>
          <w:szCs w:val="21"/>
        </w:rPr>
        <w:t>Elastos</w:t>
      </w:r>
      <w:r w:rsidR="005B765D" w:rsidRPr="00124A87">
        <w:rPr>
          <w:rFonts w:ascii="宋体" w:hAnsi="宋体"/>
          <w:sz w:val="21"/>
          <w:szCs w:val="21"/>
        </w:rPr>
        <w:t>构件运行平台提供的构件库，都是用CAR技术实现的。内核与CAR技术运行环境的紧密结合，为</w:t>
      </w:r>
      <w:r>
        <w:rPr>
          <w:rFonts w:ascii="宋体" w:hAnsi="宋体"/>
          <w:sz w:val="21"/>
          <w:szCs w:val="21"/>
        </w:rPr>
        <w:t>Elastos</w:t>
      </w:r>
      <w:r w:rsidR="005B765D" w:rsidRPr="00124A87">
        <w:rPr>
          <w:rFonts w:ascii="宋体" w:hAnsi="宋体"/>
          <w:sz w:val="21"/>
          <w:szCs w:val="21"/>
        </w:rPr>
        <w:t>的</w:t>
      </w:r>
      <w:r w:rsidR="00EE7A72">
        <w:rPr>
          <w:rFonts w:ascii="宋体" w:hAnsi="宋体" w:hint="eastAsia"/>
          <w:sz w:val="21"/>
          <w:szCs w:val="21"/>
        </w:rPr>
        <w:t>“</w:t>
      </w:r>
      <w:r w:rsidR="005B765D" w:rsidRPr="00124A87">
        <w:rPr>
          <w:rFonts w:ascii="宋体" w:hAnsi="宋体"/>
          <w:sz w:val="21"/>
          <w:szCs w:val="21"/>
        </w:rPr>
        <w:t>灵活内核</w:t>
      </w:r>
      <w:r w:rsidR="00EE7A72">
        <w:rPr>
          <w:rFonts w:ascii="宋体" w:hAnsi="宋体" w:hint="eastAsia"/>
          <w:sz w:val="21"/>
          <w:szCs w:val="21"/>
        </w:rPr>
        <w:t>”</w:t>
      </w:r>
      <w:r w:rsidR="005B765D" w:rsidRPr="00124A87">
        <w:rPr>
          <w:rFonts w:ascii="宋体" w:hAnsi="宋体"/>
          <w:sz w:val="21"/>
          <w:szCs w:val="21"/>
        </w:rPr>
        <w:t>体系结构提供有力的支持，高效率地实现了全面面向构件技术的新一代操作系统。</w:t>
      </w:r>
    </w:p>
    <w:p w:rsidR="005B765D" w:rsidRPr="00124A87" w:rsidRDefault="005B765D" w:rsidP="00124A87">
      <w:pPr>
        <w:snapToGrid w:val="0"/>
        <w:spacing w:line="300" w:lineRule="auto"/>
        <w:ind w:firstLine="420"/>
        <w:rPr>
          <w:rFonts w:ascii="宋体" w:hAnsi="宋体" w:hint="eastAsia"/>
          <w:sz w:val="21"/>
          <w:szCs w:val="21"/>
        </w:rPr>
      </w:pPr>
      <w:r w:rsidRPr="00124A87">
        <w:rPr>
          <w:rFonts w:ascii="宋体" w:hAnsi="宋体"/>
          <w:sz w:val="21"/>
          <w:szCs w:val="21"/>
        </w:rPr>
        <w:t>虽然CAR技术会增加内核代码量，但脱开应用一味强调内核大小并没有意义，CAR技术引入内核将会大大减少各种应用软件与操作系统的总体资源开销。在</w:t>
      </w:r>
      <w:r w:rsidR="00235D94">
        <w:rPr>
          <w:rFonts w:ascii="宋体" w:hAnsi="宋体"/>
          <w:sz w:val="21"/>
          <w:szCs w:val="21"/>
        </w:rPr>
        <w:t>Elastos</w:t>
      </w:r>
      <w:r w:rsidRPr="00124A87">
        <w:rPr>
          <w:rFonts w:ascii="宋体" w:hAnsi="宋体"/>
          <w:sz w:val="21"/>
          <w:szCs w:val="21"/>
        </w:rPr>
        <w:t>构件运行平台上直接运行二进制构件，这也符合对运行效率、实时性有严格要求的嵌入式系统的工业要求。二进制代码就是实际的CPU指令流，其所需的执行时间是可计算的，因此，系统运行时间是可预知的（predictable），这是目前存在的其他虚拟机系统所不能及的。</w:t>
      </w:r>
    </w:p>
    <w:p w:rsidR="005B765D" w:rsidRPr="00124A87" w:rsidRDefault="005B765D" w:rsidP="00124A87">
      <w:pPr>
        <w:snapToGrid w:val="0"/>
        <w:spacing w:line="300" w:lineRule="auto"/>
        <w:rPr>
          <w:rFonts w:ascii="宋体" w:hAnsi="宋体" w:hint="eastAsia"/>
          <w:sz w:val="21"/>
          <w:szCs w:val="21"/>
        </w:rPr>
      </w:pPr>
    </w:p>
    <w:p w:rsidR="00562EFF" w:rsidRPr="00124A87" w:rsidRDefault="005621AB" w:rsidP="00BA4562">
      <w:pPr>
        <w:pStyle w:val="2"/>
        <w:snapToGrid w:val="0"/>
        <w:spacing w:line="300" w:lineRule="auto"/>
        <w:rPr>
          <w:rFonts w:ascii="宋体" w:hAnsi="宋体" w:hint="eastAsia"/>
          <w:sz w:val="21"/>
          <w:szCs w:val="21"/>
        </w:rPr>
      </w:pPr>
      <w:bookmarkStart w:id="96" w:name="_Toc148261012"/>
      <w:bookmarkStart w:id="97" w:name="_Toc152754249"/>
      <w:bookmarkStart w:id="98" w:name="_Toc197918960"/>
      <w:r>
        <w:rPr>
          <w:rFonts w:ascii="宋体" w:eastAsia="宋体" w:hAnsi="宋体" w:hint="eastAsia"/>
        </w:rPr>
        <w:t>3.5</w:t>
      </w:r>
      <w:r w:rsidR="00562EFF" w:rsidRPr="006672E0">
        <w:rPr>
          <w:rFonts w:ascii="宋体" w:eastAsia="宋体" w:hAnsi="宋体" w:hint="eastAsia"/>
        </w:rPr>
        <w:t xml:space="preserve"> </w:t>
      </w:r>
      <w:r w:rsidR="00562EFF" w:rsidRPr="006672E0">
        <w:rPr>
          <w:rFonts w:ascii="宋体" w:eastAsia="宋体" w:hAnsi="宋体"/>
        </w:rPr>
        <w:t>CAR的</w:t>
      </w:r>
      <w:r w:rsidR="00562EFF" w:rsidRPr="006672E0">
        <w:rPr>
          <w:rFonts w:ascii="宋体" w:eastAsia="宋体" w:hAnsi="宋体" w:hint="eastAsia"/>
        </w:rPr>
        <w:t>技术内涵</w:t>
      </w:r>
      <w:bookmarkEnd w:id="96"/>
      <w:bookmarkEnd w:id="97"/>
      <w:bookmarkEnd w:id="98"/>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1、CAR是一种基于构件的软件运行支持技术。构件运行支持能力直接决定所支持的构件的编写方法，结构设计，甚至算法选择。CAR支持满足“故障独立性”（即某个部件失效不会引起其它部件的失效，是硬件系统可靠性的基本特性）的运行环境，如过程、Domain等。CAR 通过这种环境所提供的构件动态组装，对外完成预计的计算任务。</w:t>
      </w:r>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2、CAR是一种构件化的开发语言，它只负责框架部分，具体的实现逻辑由C/C++等编程语言实现。CAR所描述的框架部分以元数据的形式存在于构件的发行格式中，元数据通过反射（reflection）机制参与构件组装计算。框架是将具体的应用逻辑通过类似于COM的方式（计数管理、接口查询、构件聚合）隐藏起来，并把自己暴露在外的最终运行封装。</w:t>
      </w:r>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3、CAR支持构件被分布式配置在不同计算容器（进程、Domain、机器）中，从而实现分布式、协同计算。CAR定义了构件在各种情况下的通信方式，故障处理方式、安全机制等。</w:t>
      </w:r>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4、CAR提供了构件的标准，二进制构件可以被不同的应用程序使用，使软件构件真正能够成为“零件”，从而提高软件生产效率。</w:t>
      </w:r>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5、CAR定义了一种软件工程化方法，软件发行与配置策略，从而定义了面向服务的软件商业模型。</w:t>
      </w:r>
    </w:p>
    <w:p w:rsidR="00562EFF" w:rsidRPr="00124A87" w:rsidRDefault="00562EFF" w:rsidP="00DC3C9D">
      <w:pPr>
        <w:snapToGrid w:val="0"/>
        <w:spacing w:line="300" w:lineRule="auto"/>
        <w:ind w:firstLineChars="200" w:firstLine="420"/>
        <w:rPr>
          <w:rFonts w:ascii="宋体" w:hAnsi="宋体" w:hint="eastAsia"/>
          <w:sz w:val="21"/>
          <w:szCs w:val="21"/>
        </w:rPr>
      </w:pPr>
      <w:r w:rsidRPr="00124A87">
        <w:rPr>
          <w:rFonts w:ascii="宋体" w:hAnsi="宋体" w:hint="eastAsia"/>
          <w:sz w:val="21"/>
          <w:szCs w:val="21"/>
        </w:rPr>
        <w:t>6、CAR支持灵活软件架构策略，通过类硬件的构件技术，方便各种软件架构下对构件的使用。</w:t>
      </w:r>
    </w:p>
    <w:p w:rsidR="005B765D" w:rsidRPr="00124A87" w:rsidRDefault="00562EFF" w:rsidP="00BA4562">
      <w:pPr>
        <w:pStyle w:val="2"/>
        <w:snapToGrid w:val="0"/>
        <w:spacing w:line="300" w:lineRule="auto"/>
        <w:rPr>
          <w:rFonts w:ascii="宋体" w:eastAsia="宋体" w:hAnsi="宋体"/>
          <w:sz w:val="21"/>
          <w:szCs w:val="21"/>
        </w:rPr>
      </w:pPr>
      <w:bookmarkStart w:id="99" w:name="_Toc148261013"/>
      <w:bookmarkStart w:id="100" w:name="_Toc152754250"/>
      <w:bookmarkStart w:id="101" w:name="_Toc197918961"/>
      <w:r w:rsidRPr="006672E0">
        <w:rPr>
          <w:rFonts w:ascii="宋体" w:eastAsia="宋体" w:hAnsi="宋体" w:hint="eastAsia"/>
        </w:rPr>
        <w:t>3</w:t>
      </w:r>
      <w:r w:rsidRPr="006672E0">
        <w:rPr>
          <w:rFonts w:ascii="宋体" w:eastAsia="宋体" w:hAnsi="宋体"/>
        </w:rPr>
        <w:t>.</w:t>
      </w:r>
      <w:r w:rsidR="005621AB">
        <w:rPr>
          <w:rFonts w:ascii="宋体" w:eastAsia="宋体" w:hAnsi="宋体" w:hint="eastAsia"/>
        </w:rPr>
        <w:t>6</w:t>
      </w:r>
      <w:r w:rsidRPr="006672E0">
        <w:rPr>
          <w:rFonts w:ascii="宋体" w:eastAsia="宋体" w:hAnsi="宋体"/>
        </w:rPr>
        <w:t xml:space="preserve"> CAR的技术特性</w:t>
      </w:r>
      <w:bookmarkEnd w:id="99"/>
      <w:bookmarkEnd w:id="100"/>
      <w:bookmarkEnd w:id="101"/>
    </w:p>
    <w:p w:rsidR="005B765D" w:rsidRPr="00124A87" w:rsidRDefault="005621AB" w:rsidP="00FF179A">
      <w:pPr>
        <w:pStyle w:val="3"/>
        <w:snapToGrid w:val="0"/>
        <w:spacing w:line="300" w:lineRule="auto"/>
        <w:rPr>
          <w:rFonts w:ascii="宋体" w:hAnsi="宋体" w:hint="eastAsia"/>
          <w:sz w:val="21"/>
          <w:szCs w:val="21"/>
        </w:rPr>
      </w:pPr>
      <w:bookmarkStart w:id="102" w:name="_Toc148261014"/>
      <w:bookmarkStart w:id="103" w:name="_Toc152754251"/>
      <w:bookmarkStart w:id="104" w:name="_Toc197918962"/>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3.6.</w:t>
        </w:r>
        <w:r w:rsidR="005B765D" w:rsidRPr="00CA6AC6">
          <w:rPr>
            <w:rFonts w:ascii="宋体" w:hAnsi="宋体"/>
            <w:sz w:val="28"/>
            <w:szCs w:val="28"/>
          </w:rPr>
          <w:t>1</w:t>
        </w:r>
      </w:smartTag>
      <w:r w:rsidR="005B765D" w:rsidRPr="00CA6AC6">
        <w:rPr>
          <w:rFonts w:ascii="宋体" w:hAnsi="宋体"/>
          <w:sz w:val="28"/>
          <w:szCs w:val="28"/>
        </w:rPr>
        <w:t xml:space="preserve"> 构件自描述</w:t>
      </w:r>
      <w:bookmarkEnd w:id="102"/>
      <w:bookmarkEnd w:id="103"/>
      <w:bookmarkEnd w:id="104"/>
    </w:p>
    <w:p w:rsidR="005B765D" w:rsidRPr="00124A87" w:rsidRDefault="005B765D" w:rsidP="00124A87">
      <w:pPr>
        <w:snapToGrid w:val="0"/>
        <w:spacing w:line="300" w:lineRule="auto"/>
        <w:ind w:firstLine="482"/>
        <w:rPr>
          <w:rFonts w:ascii="宋体" w:hAnsi="宋体" w:hint="eastAsia"/>
          <w:sz w:val="21"/>
          <w:szCs w:val="21"/>
        </w:rPr>
      </w:pPr>
      <w:r w:rsidRPr="00124A87">
        <w:rPr>
          <w:rFonts w:ascii="宋体" w:hAnsi="宋体" w:hint="eastAsia"/>
          <w:sz w:val="21"/>
          <w:szCs w:val="21"/>
        </w:rPr>
        <w:t>构件自描述简单来说是构件能够描述自己的数据信息，它通过元数据的方式来实现。</w:t>
      </w:r>
    </w:p>
    <w:p w:rsidR="005B765D" w:rsidRPr="00124A87" w:rsidRDefault="005B765D" w:rsidP="00124A87">
      <w:pPr>
        <w:snapToGrid w:val="0"/>
        <w:spacing w:line="300" w:lineRule="auto"/>
        <w:ind w:firstLine="482"/>
        <w:rPr>
          <w:rFonts w:ascii="宋体" w:hAnsi="宋体" w:hint="eastAsia"/>
          <w:sz w:val="21"/>
          <w:szCs w:val="21"/>
        </w:rPr>
      </w:pPr>
      <w:r w:rsidRPr="00124A87">
        <w:rPr>
          <w:rFonts w:ascii="宋体" w:hAnsi="宋体" w:hint="eastAsia"/>
          <w:sz w:val="21"/>
          <w:szCs w:val="21"/>
        </w:rPr>
        <w:lastRenderedPageBreak/>
        <w:t>元数据(metadata)，是描述数据的数据(data about data)，元数据是一种数据,是对数据的抽象，它主要描述了数据的类型信息。CAR把模块信息（</w:t>
      </w:r>
      <w:r w:rsidRPr="00124A87">
        <w:rPr>
          <w:rFonts w:ascii="宋体" w:hAnsi="宋体"/>
          <w:sz w:val="21"/>
          <w:szCs w:val="21"/>
        </w:rPr>
        <w:t>ModuleInfo</w:t>
      </w:r>
      <w:r w:rsidRPr="00124A87">
        <w:rPr>
          <w:rFonts w:ascii="宋体" w:hAnsi="宋体" w:hint="eastAsia"/>
          <w:sz w:val="21"/>
          <w:szCs w:val="21"/>
        </w:rPr>
        <w:t>）,接口信息（</w:t>
      </w:r>
      <w:r w:rsidRPr="00124A87">
        <w:rPr>
          <w:rFonts w:ascii="宋体" w:hAnsi="宋体"/>
          <w:sz w:val="21"/>
          <w:szCs w:val="21"/>
        </w:rPr>
        <w:t>InterfaceInfo</w:t>
      </w:r>
      <w:r w:rsidRPr="00124A87">
        <w:rPr>
          <w:rFonts w:ascii="宋体" w:hAnsi="宋体" w:hint="eastAsia"/>
          <w:sz w:val="21"/>
          <w:szCs w:val="21"/>
        </w:rPr>
        <w:t>），类信息（ClassInfo）等作为描述构件的元数据。这些信息由CAR文件编译而来，是CAR文件的二进制表述。</w:t>
      </w:r>
    </w:p>
    <w:p w:rsidR="005B765D" w:rsidRPr="00124A87" w:rsidRDefault="005B765D" w:rsidP="00124A87">
      <w:pPr>
        <w:snapToGrid w:val="0"/>
        <w:spacing w:line="300" w:lineRule="auto"/>
        <w:ind w:firstLine="482"/>
        <w:rPr>
          <w:rFonts w:ascii="宋体" w:hAnsi="宋体" w:hint="eastAsia"/>
          <w:sz w:val="21"/>
          <w:szCs w:val="21"/>
        </w:rPr>
      </w:pPr>
      <w:r w:rsidRPr="00124A87">
        <w:rPr>
          <w:rFonts w:ascii="宋体" w:hAnsi="宋体" w:hint="eastAsia"/>
          <w:sz w:val="21"/>
          <w:szCs w:val="21"/>
        </w:rPr>
        <w:t>在CAR中，可以使用一个特殊的CLSID从构件中取出元数据信息，构件元数据的解释不依赖于其它的DLL文件。在CAR文件的编译过程中生成的文件××pub.cpp文件中生成_</w:t>
      </w:r>
      <w:r w:rsidRPr="00124A87">
        <w:rPr>
          <w:rFonts w:ascii="宋体" w:hAnsi="宋体"/>
          <w:sz w:val="21"/>
          <w:szCs w:val="21"/>
        </w:rPr>
        <w:t>CarDllGetClassObject</w:t>
      </w:r>
      <w:r w:rsidRPr="00124A87">
        <w:rPr>
          <w:rFonts w:ascii="宋体" w:hAnsi="宋体" w:hint="eastAsia"/>
          <w:sz w:val="21"/>
          <w:szCs w:val="21"/>
        </w:rPr>
        <w:t>函数</w:t>
      </w:r>
      <w:r w:rsidRPr="00124A87">
        <w:rPr>
          <w:rFonts w:ascii="宋体" w:hAnsi="宋体"/>
          <w:sz w:val="21"/>
          <w:szCs w:val="21"/>
        </w:rPr>
        <w:t>获得相关的接口信息</w:t>
      </w:r>
      <w:r w:rsidRPr="00124A87">
        <w:rPr>
          <w:rFonts w:ascii="宋体" w:hAnsi="宋体" w:hint="eastAsia"/>
          <w:sz w:val="21"/>
          <w:szCs w:val="21"/>
        </w:rPr>
        <w:t>.</w:t>
      </w:r>
    </w:p>
    <w:p w:rsidR="005B765D" w:rsidRPr="00124A87" w:rsidRDefault="005B765D" w:rsidP="00124A87">
      <w:pPr>
        <w:snapToGrid w:val="0"/>
        <w:spacing w:line="300" w:lineRule="auto"/>
        <w:ind w:firstLineChars="257" w:firstLine="540"/>
        <w:rPr>
          <w:rFonts w:ascii="宋体" w:hAnsi="宋体" w:hint="eastAsia"/>
          <w:sz w:val="21"/>
          <w:szCs w:val="21"/>
        </w:rPr>
      </w:pPr>
      <w:r w:rsidRPr="00124A87">
        <w:rPr>
          <w:rFonts w:ascii="宋体" w:hAnsi="宋体" w:hint="eastAsia"/>
          <w:sz w:val="21"/>
          <w:szCs w:val="21"/>
        </w:rPr>
        <w:t>在CAR的构件封装中，除了构件本身的类信息封装在构件内外，还对构件的依赖关系进行了封装。即把一个构件对其它构件的依赖关系也作为构件的元数据封装在构件中，我们把这种元数据称为构件的导入信息（ImportInfo）。CAR构件通过对ClassInfo和ImportInfo的封装，可以实现构件的无注册运行。并可以支持构件的动态升级和自滚动运行。</w:t>
      </w:r>
    </w:p>
    <w:p w:rsidR="005B765D" w:rsidRPr="00124A87" w:rsidRDefault="005B765D" w:rsidP="00124A87">
      <w:pPr>
        <w:snapToGrid w:val="0"/>
        <w:spacing w:line="300" w:lineRule="auto"/>
        <w:ind w:firstLine="480"/>
        <w:rPr>
          <w:rFonts w:ascii="宋体" w:hAnsi="宋体"/>
          <w:sz w:val="21"/>
          <w:szCs w:val="21"/>
        </w:rPr>
      </w:pPr>
      <w:r w:rsidRPr="00124A87">
        <w:rPr>
          <w:rFonts w:ascii="宋体" w:hAnsi="宋体" w:hint="eastAsia"/>
          <w:sz w:val="21"/>
          <w:szCs w:val="21"/>
        </w:rPr>
        <w:t>CAR构件库定义了一套访问元数据的接口,可以通过映射函数(reflection)获取元数据。</w:t>
      </w:r>
    </w:p>
    <w:p w:rsidR="005B765D" w:rsidRPr="00124A87" w:rsidRDefault="005B765D" w:rsidP="00124A87">
      <w:pPr>
        <w:snapToGrid w:val="0"/>
        <w:spacing w:line="300" w:lineRule="auto"/>
        <w:rPr>
          <w:rFonts w:ascii="宋体" w:hAnsi="宋体"/>
          <w:b/>
          <w:sz w:val="21"/>
          <w:szCs w:val="21"/>
        </w:rPr>
      </w:pPr>
    </w:p>
    <w:p w:rsidR="005B765D" w:rsidRPr="00124A87" w:rsidRDefault="005621AB" w:rsidP="00FF179A">
      <w:pPr>
        <w:pStyle w:val="3"/>
        <w:snapToGrid w:val="0"/>
        <w:spacing w:line="300" w:lineRule="auto"/>
        <w:rPr>
          <w:rFonts w:ascii="宋体" w:hAnsi="宋体"/>
          <w:sz w:val="21"/>
          <w:szCs w:val="21"/>
        </w:rPr>
      </w:pPr>
      <w:bookmarkStart w:id="105" w:name="_Toc148261015"/>
      <w:bookmarkStart w:id="106" w:name="_Toc152754252"/>
      <w:bookmarkStart w:id="107" w:name="_Toc197918963"/>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3.6.</w:t>
        </w:r>
        <w:r w:rsidR="005B765D" w:rsidRPr="00CA6AC6">
          <w:rPr>
            <w:rFonts w:ascii="宋体" w:hAnsi="宋体"/>
            <w:sz w:val="28"/>
            <w:szCs w:val="28"/>
          </w:rPr>
          <w:t>2</w:t>
        </w:r>
      </w:smartTag>
      <w:r w:rsidR="005B765D" w:rsidRPr="00CA6AC6">
        <w:rPr>
          <w:rFonts w:ascii="宋体" w:hAnsi="宋体"/>
          <w:sz w:val="28"/>
          <w:szCs w:val="28"/>
        </w:rPr>
        <w:t xml:space="preserve"> 可重用性</w:t>
      </w:r>
      <w:bookmarkEnd w:id="105"/>
      <w:bookmarkEnd w:id="106"/>
      <w:bookmarkEnd w:id="107"/>
    </w:p>
    <w:p w:rsidR="005B765D" w:rsidRPr="00124A87" w:rsidRDefault="005B765D" w:rsidP="00C4465F">
      <w:pPr>
        <w:snapToGrid w:val="0"/>
        <w:spacing w:line="300" w:lineRule="auto"/>
        <w:ind w:firstLine="480"/>
        <w:rPr>
          <w:rFonts w:ascii="宋体" w:hAnsi="宋体" w:hint="eastAsia"/>
          <w:sz w:val="21"/>
          <w:szCs w:val="21"/>
        </w:rPr>
      </w:pPr>
      <w:r w:rsidRPr="00124A87">
        <w:rPr>
          <w:rFonts w:ascii="宋体" w:hAnsi="宋体"/>
          <w:sz w:val="21"/>
          <w:szCs w:val="21"/>
        </w:rPr>
        <w:t>与C++类在源代码级别的重用不同，CAR构件的重用是建立在对二进制代码重用的基础上的。具体包括包容（containment）、聚合（aggregation）以及二进制继承三种重用模型，其本质也都是在一个构件中对另外一个构件的使用。</w:t>
      </w:r>
    </w:p>
    <w:p w:rsidR="005B765D" w:rsidRPr="00124A87" w:rsidRDefault="005B765D" w:rsidP="00124A87">
      <w:pPr>
        <w:snapToGrid w:val="0"/>
        <w:spacing w:line="300" w:lineRule="auto"/>
        <w:rPr>
          <w:rFonts w:ascii="宋体" w:hAnsi="宋体"/>
          <w:b/>
          <w:sz w:val="21"/>
          <w:szCs w:val="21"/>
        </w:rPr>
      </w:pPr>
    </w:p>
    <w:p w:rsidR="005B765D" w:rsidRPr="00124A87" w:rsidRDefault="005621AB" w:rsidP="00FF179A">
      <w:pPr>
        <w:pStyle w:val="3"/>
        <w:snapToGrid w:val="0"/>
        <w:spacing w:line="300" w:lineRule="auto"/>
        <w:rPr>
          <w:rFonts w:ascii="宋体" w:hAnsi="宋体"/>
          <w:sz w:val="21"/>
          <w:szCs w:val="21"/>
        </w:rPr>
      </w:pPr>
      <w:bookmarkStart w:id="108" w:name="_Toc148261016"/>
      <w:bookmarkStart w:id="109" w:name="_Toc152754253"/>
      <w:bookmarkStart w:id="110" w:name="_Toc197918964"/>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3.6.</w:t>
        </w:r>
        <w:r w:rsidR="005B765D" w:rsidRPr="00CA6AC6">
          <w:rPr>
            <w:rFonts w:ascii="宋体" w:hAnsi="宋体"/>
            <w:sz w:val="28"/>
            <w:szCs w:val="28"/>
          </w:rPr>
          <w:t>3</w:t>
        </w:r>
      </w:smartTag>
      <w:r w:rsidR="005B765D" w:rsidRPr="00CA6AC6">
        <w:rPr>
          <w:rFonts w:ascii="宋体" w:hAnsi="宋体"/>
          <w:sz w:val="28"/>
          <w:szCs w:val="28"/>
        </w:rPr>
        <w:t xml:space="preserve"> 面向方面的编程支持</w:t>
      </w:r>
      <w:bookmarkEnd w:id="108"/>
      <w:bookmarkEnd w:id="109"/>
      <w:bookmarkEnd w:id="110"/>
    </w:p>
    <w:p w:rsidR="005B765D" w:rsidRPr="00124A87" w:rsidRDefault="005B765D" w:rsidP="00124A87">
      <w:pPr>
        <w:snapToGrid w:val="0"/>
        <w:spacing w:line="300" w:lineRule="auto"/>
        <w:ind w:firstLineChars="200" w:firstLine="420"/>
        <w:rPr>
          <w:rFonts w:ascii="宋体" w:hAnsi="宋体" w:hint="eastAsia"/>
          <w:sz w:val="21"/>
          <w:szCs w:val="21"/>
        </w:rPr>
      </w:pPr>
      <w:r w:rsidRPr="00124A87">
        <w:rPr>
          <w:rFonts w:ascii="宋体" w:hAnsi="宋体" w:hint="eastAsia"/>
          <w:sz w:val="21"/>
          <w:szCs w:val="21"/>
        </w:rPr>
        <w:t>AOP是一个基于构件技术的面向方面的软件开发模型。在目前的面向对象的编程模式中，仅仅用类的思想来分析和实现软件系统，不能有效地表示软件系统的关注点。</w:t>
      </w:r>
      <w:r w:rsidRPr="00124A87">
        <w:rPr>
          <w:rStyle w:val="a4"/>
          <w:rFonts w:ascii="宋体" w:hAnsi="宋体"/>
          <w:sz w:val="21"/>
          <w:szCs w:val="21"/>
        </w:rPr>
        <w:t>AOP将“关注</w:t>
      </w:r>
      <w:r w:rsidRPr="00124A87">
        <w:rPr>
          <w:rStyle w:val="a4"/>
          <w:rFonts w:ascii="宋体" w:hAnsi="宋体" w:hint="eastAsia"/>
          <w:sz w:val="21"/>
          <w:szCs w:val="21"/>
        </w:rPr>
        <w:t>点</w:t>
      </w:r>
      <w:r w:rsidRPr="00124A87">
        <w:rPr>
          <w:rStyle w:val="a4"/>
          <w:rFonts w:ascii="宋体" w:hAnsi="宋体"/>
          <w:sz w:val="21"/>
          <w:szCs w:val="21"/>
        </w:rPr>
        <w:t>”封装在“方面”中</w:t>
      </w:r>
      <w:r w:rsidRPr="00124A87">
        <w:rPr>
          <w:rStyle w:val="a4"/>
          <w:rFonts w:ascii="宋体" w:hAnsi="宋体" w:hint="eastAsia"/>
          <w:sz w:val="21"/>
          <w:szCs w:val="21"/>
        </w:rPr>
        <w:t>，</w:t>
      </w:r>
      <w:r w:rsidRPr="00124A87">
        <w:rPr>
          <w:rStyle w:val="a4"/>
          <w:rFonts w:ascii="宋体" w:hAnsi="宋体"/>
          <w:sz w:val="21"/>
          <w:szCs w:val="21"/>
        </w:rPr>
        <w:t>将这些操作与业务逻辑分离，使程序员在编写程序时可以专注于业务逻辑的处理，而利用AOP将贯穿于各个模块间的横切关注点自动耦合进来。</w:t>
      </w:r>
      <w:r w:rsidRPr="00124A87">
        <w:rPr>
          <w:rStyle w:val="a4"/>
          <w:rFonts w:ascii="宋体" w:hAnsi="宋体" w:hint="eastAsia"/>
          <w:sz w:val="21"/>
          <w:szCs w:val="21"/>
        </w:rPr>
        <w:t>由此能够</w:t>
      </w:r>
      <w:r w:rsidRPr="00124A87">
        <w:rPr>
          <w:rFonts w:ascii="宋体" w:hAnsi="宋体" w:hint="eastAsia"/>
          <w:sz w:val="21"/>
          <w:szCs w:val="21"/>
        </w:rPr>
        <w:t>改善系统逻辑、减低软件开发难度、提高软件开发质量和提高软件重用性。</w:t>
      </w:r>
    </w:p>
    <w:p w:rsidR="005B765D" w:rsidRPr="00124A87" w:rsidRDefault="005B765D" w:rsidP="00124A87">
      <w:pPr>
        <w:snapToGrid w:val="0"/>
        <w:spacing w:line="300" w:lineRule="auto"/>
        <w:ind w:firstLineChars="196" w:firstLine="412"/>
        <w:rPr>
          <w:rFonts w:ascii="宋体" w:hAnsi="宋体" w:hint="eastAsia"/>
          <w:sz w:val="21"/>
          <w:szCs w:val="21"/>
        </w:rPr>
      </w:pPr>
      <w:r w:rsidRPr="00124A87">
        <w:rPr>
          <w:rFonts w:ascii="宋体" w:hAnsi="宋体" w:hint="eastAsia"/>
          <w:sz w:val="21"/>
          <w:szCs w:val="21"/>
          <w:lang w:val="en-GB"/>
        </w:rPr>
        <w:t>基于</w:t>
      </w:r>
      <w:r w:rsidRPr="00124A87">
        <w:rPr>
          <w:rFonts w:ascii="宋体" w:hAnsi="宋体"/>
          <w:sz w:val="21"/>
          <w:szCs w:val="21"/>
          <w:lang w:val="en-GB"/>
        </w:rPr>
        <w:t>CAR</w:t>
      </w:r>
      <w:r w:rsidRPr="00124A87">
        <w:rPr>
          <w:rFonts w:ascii="宋体" w:hAnsi="宋体" w:hint="eastAsia"/>
          <w:sz w:val="21"/>
          <w:szCs w:val="21"/>
          <w:lang w:val="en-GB"/>
        </w:rPr>
        <w:t>的</w:t>
      </w:r>
      <w:r w:rsidRPr="00124A87">
        <w:rPr>
          <w:rFonts w:ascii="宋体" w:hAnsi="宋体"/>
          <w:sz w:val="21"/>
          <w:szCs w:val="21"/>
          <w:lang w:val="en-GB"/>
        </w:rPr>
        <w:t>AOP</w:t>
      </w:r>
      <w:r w:rsidRPr="00124A87">
        <w:rPr>
          <w:rFonts w:ascii="宋体" w:hAnsi="宋体" w:hint="eastAsia"/>
          <w:sz w:val="21"/>
          <w:szCs w:val="21"/>
          <w:lang w:val="en-GB"/>
        </w:rPr>
        <w:t>机制使用户能够在完全不用修改源代码的情况下简单而方便的动态聚合两个或多个</w:t>
      </w:r>
      <w:r w:rsidRPr="00124A87">
        <w:rPr>
          <w:rFonts w:ascii="宋体" w:hAnsi="宋体"/>
          <w:sz w:val="21"/>
          <w:szCs w:val="21"/>
          <w:lang w:val="en-GB"/>
        </w:rPr>
        <w:t>CAR</w:t>
      </w:r>
      <w:r w:rsidRPr="00124A87">
        <w:rPr>
          <w:rFonts w:ascii="宋体" w:hAnsi="宋体" w:hint="eastAsia"/>
          <w:sz w:val="21"/>
          <w:szCs w:val="21"/>
          <w:lang w:val="en-GB"/>
        </w:rPr>
        <w:t>构件类，从而生成一个具有两个或多个</w:t>
      </w:r>
      <w:r w:rsidRPr="00124A87">
        <w:rPr>
          <w:rFonts w:ascii="宋体" w:hAnsi="宋体"/>
          <w:sz w:val="21"/>
          <w:szCs w:val="21"/>
          <w:lang w:val="en-GB"/>
        </w:rPr>
        <w:t>CAR</w:t>
      </w:r>
      <w:r w:rsidRPr="00124A87">
        <w:rPr>
          <w:rFonts w:ascii="宋体" w:hAnsi="宋体" w:hint="eastAsia"/>
          <w:sz w:val="21"/>
          <w:szCs w:val="21"/>
          <w:lang w:val="en-GB"/>
        </w:rPr>
        <w:t>构件类所有接口实现的新构件类。比如一个或多个功能构件与一个方面构件聚合，可以使不同的功能构件在某一方面上具有相同的行为和属性。CAR的AOP技术由方面（Aspect）、动态聚合（Dynamic Aggregation</w:t>
      </w:r>
      <w:r w:rsidRPr="00124A87">
        <w:rPr>
          <w:rFonts w:ascii="宋体" w:hAnsi="宋体"/>
          <w:sz w:val="21"/>
          <w:szCs w:val="21"/>
          <w:lang w:val="en-GB"/>
        </w:rPr>
        <w:t>）</w:t>
      </w:r>
      <w:r w:rsidRPr="00124A87">
        <w:rPr>
          <w:rFonts w:ascii="宋体" w:hAnsi="宋体" w:hint="eastAsia"/>
          <w:sz w:val="21"/>
          <w:szCs w:val="21"/>
          <w:lang w:val="en-GB"/>
        </w:rPr>
        <w:t>和上下文环境 (context)组成。Aspect对象是实现动态聚合的必要条件，动态聚合是上下文环境实现的基础。</w:t>
      </w:r>
    </w:p>
    <w:p w:rsidR="005B765D" w:rsidRPr="00124A87" w:rsidRDefault="005B765D" w:rsidP="00124A87">
      <w:pPr>
        <w:snapToGrid w:val="0"/>
        <w:spacing w:line="300" w:lineRule="auto"/>
        <w:ind w:firstLineChars="196" w:firstLine="412"/>
        <w:rPr>
          <w:rFonts w:ascii="宋体" w:hAnsi="宋体" w:hint="eastAsia"/>
          <w:sz w:val="21"/>
          <w:szCs w:val="21"/>
        </w:rPr>
      </w:pPr>
    </w:p>
    <w:p w:rsidR="005B765D" w:rsidRPr="00124A87" w:rsidRDefault="005621AB" w:rsidP="00FF179A">
      <w:pPr>
        <w:pStyle w:val="3"/>
        <w:snapToGrid w:val="0"/>
        <w:spacing w:line="300" w:lineRule="auto"/>
        <w:rPr>
          <w:rFonts w:ascii="宋体" w:hAnsi="宋体"/>
          <w:sz w:val="21"/>
          <w:szCs w:val="21"/>
        </w:rPr>
      </w:pPr>
      <w:bookmarkStart w:id="111" w:name="_Toc148261017"/>
      <w:bookmarkStart w:id="112" w:name="_Toc152754254"/>
      <w:bookmarkStart w:id="113" w:name="_Toc197918965"/>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3.6.</w:t>
        </w:r>
        <w:r w:rsidR="005B765D" w:rsidRPr="00CA6AC6">
          <w:rPr>
            <w:rFonts w:ascii="宋体" w:hAnsi="宋体"/>
            <w:sz w:val="28"/>
            <w:szCs w:val="28"/>
          </w:rPr>
          <w:t>4</w:t>
        </w:r>
      </w:smartTag>
      <w:r w:rsidR="005B765D" w:rsidRPr="00CA6AC6">
        <w:rPr>
          <w:rFonts w:ascii="宋体" w:hAnsi="宋体"/>
          <w:sz w:val="28"/>
          <w:szCs w:val="28"/>
        </w:rPr>
        <w:t xml:space="preserve"> 远程过程调用</w:t>
      </w:r>
      <w:bookmarkEnd w:id="111"/>
      <w:bookmarkEnd w:id="112"/>
      <w:bookmarkEnd w:id="113"/>
    </w:p>
    <w:p w:rsidR="005B765D" w:rsidRPr="00124A87" w:rsidRDefault="005B765D" w:rsidP="00124A87">
      <w:pPr>
        <w:snapToGrid w:val="0"/>
        <w:spacing w:line="300" w:lineRule="auto"/>
        <w:ind w:firstLineChars="200" w:firstLine="420"/>
        <w:rPr>
          <w:rFonts w:ascii="宋体" w:hAnsi="宋体" w:hint="eastAsia"/>
          <w:sz w:val="21"/>
          <w:szCs w:val="21"/>
        </w:rPr>
      </w:pPr>
      <w:r w:rsidRPr="00124A87">
        <w:rPr>
          <w:rFonts w:ascii="宋体" w:hAnsi="宋体"/>
          <w:sz w:val="21"/>
          <w:szCs w:val="21"/>
        </w:rPr>
        <w:t>当客户端和服务器端所在地址空间不同时，客户端的进程要调用服务器端的构件的服务，属于远程构件调用。CAR构件技术支持远程接口调用，通过调用数据的列集\散集技术</w:t>
      </w:r>
      <w:r w:rsidRPr="00124A87">
        <w:rPr>
          <w:rFonts w:ascii="宋体" w:hAnsi="宋体"/>
          <w:sz w:val="21"/>
          <w:szCs w:val="21"/>
        </w:rPr>
        <w:lastRenderedPageBreak/>
        <w:t>进行不同地址空间的数据交互。构件服务和构件服务调用者可以处于操作系统的不同空间，而调用者可以如同在同一地址空间里面使用构件一样的透明的进行远程接口调用，也就是说完全向用户屏蔽了底层使用的标准的列集\散集过程。</w:t>
      </w:r>
    </w:p>
    <w:p w:rsidR="005B765D" w:rsidRPr="00124A87" w:rsidRDefault="005B765D" w:rsidP="00124A87">
      <w:pPr>
        <w:snapToGrid w:val="0"/>
        <w:spacing w:line="300" w:lineRule="auto"/>
        <w:ind w:firstLineChars="200" w:firstLine="420"/>
        <w:rPr>
          <w:rFonts w:ascii="宋体" w:hAnsi="宋体" w:hint="eastAsia"/>
          <w:sz w:val="21"/>
          <w:szCs w:val="21"/>
        </w:rPr>
      </w:pPr>
    </w:p>
    <w:p w:rsidR="005B765D" w:rsidRPr="00124A87" w:rsidRDefault="005621AB" w:rsidP="00FF179A">
      <w:pPr>
        <w:pStyle w:val="3"/>
        <w:snapToGrid w:val="0"/>
        <w:spacing w:line="300" w:lineRule="auto"/>
        <w:rPr>
          <w:rFonts w:ascii="宋体" w:hAnsi="宋体"/>
          <w:sz w:val="21"/>
          <w:szCs w:val="21"/>
        </w:rPr>
      </w:pPr>
      <w:bookmarkStart w:id="114" w:name="_Toc148261018"/>
      <w:bookmarkStart w:id="115" w:name="_Toc152754255"/>
      <w:bookmarkStart w:id="116" w:name="_Toc197918966"/>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3.6.</w:t>
        </w:r>
        <w:r w:rsidR="005B765D" w:rsidRPr="00C4465F">
          <w:rPr>
            <w:rFonts w:ascii="宋体" w:hAnsi="宋体"/>
            <w:sz w:val="28"/>
            <w:szCs w:val="28"/>
          </w:rPr>
          <w:t>5</w:t>
        </w:r>
      </w:smartTag>
      <w:r w:rsidR="005B765D" w:rsidRPr="00C4465F">
        <w:rPr>
          <w:rFonts w:ascii="宋体" w:hAnsi="宋体"/>
          <w:sz w:val="28"/>
          <w:szCs w:val="28"/>
        </w:rPr>
        <w:t xml:space="preserve"> 命名服务机制</w:t>
      </w:r>
      <w:bookmarkEnd w:id="114"/>
      <w:bookmarkEnd w:id="115"/>
      <w:bookmarkEnd w:id="116"/>
    </w:p>
    <w:p w:rsidR="005B765D" w:rsidRPr="00124A87" w:rsidRDefault="005B765D" w:rsidP="00124A87">
      <w:pPr>
        <w:snapToGrid w:val="0"/>
        <w:spacing w:line="300" w:lineRule="auto"/>
        <w:ind w:firstLineChars="200" w:firstLine="420"/>
        <w:rPr>
          <w:rFonts w:ascii="宋体" w:hAnsi="宋体" w:hint="eastAsia"/>
          <w:sz w:val="21"/>
          <w:szCs w:val="21"/>
        </w:rPr>
      </w:pPr>
      <w:r w:rsidRPr="00124A87">
        <w:rPr>
          <w:rFonts w:ascii="宋体" w:hAnsi="宋体"/>
          <w:sz w:val="21"/>
          <w:szCs w:val="21"/>
        </w:rPr>
        <w:t>命名服务机制的是将一个</w:t>
      </w:r>
      <w:r w:rsidR="00666EC9">
        <w:rPr>
          <w:rFonts w:ascii="宋体" w:hAnsi="宋体"/>
          <w:sz w:val="21"/>
          <w:szCs w:val="21"/>
        </w:rPr>
        <w:t>构件</w:t>
      </w:r>
      <w:r w:rsidRPr="00124A87">
        <w:rPr>
          <w:rFonts w:ascii="宋体" w:hAnsi="宋体"/>
          <w:sz w:val="21"/>
          <w:szCs w:val="21"/>
        </w:rPr>
        <w:t>和指定的字符串绑定的过程，</w:t>
      </w:r>
      <w:r w:rsidR="00666EC9">
        <w:rPr>
          <w:rFonts w:ascii="宋体" w:hAnsi="宋体"/>
          <w:sz w:val="21"/>
          <w:szCs w:val="21"/>
        </w:rPr>
        <w:t>构件</w:t>
      </w:r>
      <w:r w:rsidRPr="00124A87">
        <w:rPr>
          <w:rFonts w:ascii="宋体" w:hAnsi="宋体"/>
          <w:sz w:val="21"/>
          <w:szCs w:val="21"/>
        </w:rPr>
        <w:t>使用者可以远程通过字符串查询该</w:t>
      </w:r>
      <w:r w:rsidR="00666EC9">
        <w:rPr>
          <w:rFonts w:ascii="宋体" w:hAnsi="宋体"/>
          <w:sz w:val="21"/>
          <w:szCs w:val="21"/>
        </w:rPr>
        <w:t>构件</w:t>
      </w:r>
      <w:r w:rsidRPr="00124A87">
        <w:rPr>
          <w:rFonts w:ascii="宋体" w:hAnsi="宋体"/>
          <w:sz w:val="21"/>
          <w:szCs w:val="21"/>
        </w:rPr>
        <w:t>，并获得</w:t>
      </w:r>
      <w:r w:rsidR="00666EC9">
        <w:rPr>
          <w:rFonts w:ascii="宋体" w:hAnsi="宋体"/>
          <w:sz w:val="21"/>
          <w:szCs w:val="21"/>
        </w:rPr>
        <w:t>构件</w:t>
      </w:r>
      <w:r w:rsidRPr="00124A87">
        <w:rPr>
          <w:rFonts w:ascii="宋体" w:hAnsi="宋体"/>
          <w:sz w:val="21"/>
          <w:szCs w:val="21"/>
        </w:rPr>
        <w:t>服务。命名服务本身即可以作为一个单独的构件存在，亦可以作为内核功能的一部分。</w:t>
      </w:r>
    </w:p>
    <w:p w:rsidR="005B765D" w:rsidRPr="00124A87" w:rsidRDefault="005B765D" w:rsidP="00124A87">
      <w:pPr>
        <w:snapToGrid w:val="0"/>
        <w:spacing w:line="300" w:lineRule="auto"/>
        <w:ind w:firstLineChars="200" w:firstLine="420"/>
        <w:rPr>
          <w:rFonts w:ascii="宋体" w:hAnsi="宋体" w:hint="eastAsia"/>
          <w:sz w:val="21"/>
          <w:szCs w:val="21"/>
        </w:rPr>
      </w:pPr>
    </w:p>
    <w:p w:rsidR="005B765D" w:rsidRPr="00124A87" w:rsidRDefault="005621AB" w:rsidP="00FF179A">
      <w:pPr>
        <w:pStyle w:val="3"/>
        <w:snapToGrid w:val="0"/>
        <w:spacing w:line="300" w:lineRule="auto"/>
        <w:rPr>
          <w:rFonts w:ascii="宋体" w:hAnsi="宋体"/>
          <w:sz w:val="21"/>
          <w:szCs w:val="21"/>
        </w:rPr>
      </w:pPr>
      <w:bookmarkStart w:id="117" w:name="_Toc148261019"/>
      <w:bookmarkStart w:id="118" w:name="_Toc152754256"/>
      <w:bookmarkStart w:id="119" w:name="_Toc197918967"/>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3.6.</w:t>
        </w:r>
        <w:r w:rsidR="005B765D" w:rsidRPr="00CA6AC6">
          <w:rPr>
            <w:rFonts w:ascii="宋体" w:hAnsi="宋体"/>
            <w:sz w:val="28"/>
            <w:szCs w:val="28"/>
          </w:rPr>
          <w:t>6</w:t>
        </w:r>
      </w:smartTag>
      <w:r w:rsidR="005B765D" w:rsidRPr="00CA6AC6">
        <w:rPr>
          <w:rFonts w:ascii="宋体" w:hAnsi="宋体"/>
          <w:sz w:val="28"/>
          <w:szCs w:val="28"/>
        </w:rPr>
        <w:t xml:space="preserve"> 回调事件机制</w:t>
      </w:r>
      <w:bookmarkEnd w:id="117"/>
      <w:bookmarkEnd w:id="118"/>
      <w:bookmarkEnd w:id="119"/>
    </w:p>
    <w:p w:rsidR="005B765D" w:rsidRPr="00124A87" w:rsidRDefault="005B765D" w:rsidP="00124A87">
      <w:pPr>
        <w:snapToGrid w:val="0"/>
        <w:spacing w:line="300" w:lineRule="auto"/>
        <w:ind w:firstLine="480"/>
        <w:rPr>
          <w:rFonts w:ascii="宋体" w:hAnsi="宋体" w:hint="eastAsia"/>
          <w:sz w:val="21"/>
          <w:szCs w:val="21"/>
        </w:rPr>
      </w:pPr>
      <w:r w:rsidRPr="00124A87">
        <w:rPr>
          <w:rFonts w:ascii="宋体" w:hAnsi="宋体"/>
          <w:sz w:val="21"/>
          <w:szCs w:val="21"/>
        </w:rPr>
        <w:t>当特定事情发生时，如定时消息或用户鼠标操作发生时，构件对象产生一个事件，客户程序可以处理这些事件。构件对象中回调接口并不由构件对象实现，而是由客户端的接收器实现。接收器也是构件对象，它除了实现回调接口外，还负责与可连接对象进行通信。当接收器与可连接对象建立连接后，客户程序可将自己实现的事件处理函数注册，把函数指针告诉构件对象，构件对象在条件成熟时激发事件，回调事件处理函数。</w:t>
      </w:r>
    </w:p>
    <w:p w:rsidR="005B765D" w:rsidRPr="00124A87" w:rsidRDefault="005B765D" w:rsidP="00124A87">
      <w:pPr>
        <w:snapToGrid w:val="0"/>
        <w:spacing w:line="300" w:lineRule="auto"/>
        <w:ind w:firstLine="480"/>
        <w:rPr>
          <w:rFonts w:ascii="宋体" w:hAnsi="宋体" w:hint="eastAsia"/>
          <w:sz w:val="21"/>
          <w:szCs w:val="21"/>
        </w:rPr>
      </w:pPr>
    </w:p>
    <w:p w:rsidR="005B765D" w:rsidRPr="00124A87" w:rsidRDefault="005621AB" w:rsidP="00FF179A">
      <w:pPr>
        <w:pStyle w:val="3"/>
        <w:snapToGrid w:val="0"/>
        <w:spacing w:line="300" w:lineRule="auto"/>
        <w:rPr>
          <w:rFonts w:ascii="宋体" w:hAnsi="宋体"/>
          <w:sz w:val="21"/>
          <w:szCs w:val="21"/>
        </w:rPr>
      </w:pPr>
      <w:bookmarkStart w:id="120" w:name="_Toc148261020"/>
      <w:bookmarkStart w:id="121" w:name="_Toc152754257"/>
      <w:bookmarkStart w:id="122" w:name="_Toc197918968"/>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3.6.</w:t>
        </w:r>
        <w:r w:rsidR="005B765D" w:rsidRPr="00CA6AC6">
          <w:rPr>
            <w:rFonts w:ascii="宋体" w:hAnsi="宋体"/>
            <w:sz w:val="28"/>
            <w:szCs w:val="28"/>
          </w:rPr>
          <w:t>7</w:t>
        </w:r>
      </w:smartTag>
      <w:r w:rsidR="005B765D" w:rsidRPr="00CA6AC6">
        <w:rPr>
          <w:rFonts w:ascii="宋体" w:hAnsi="宋体"/>
          <w:sz w:val="28"/>
          <w:szCs w:val="28"/>
        </w:rPr>
        <w:t xml:space="preserve"> 构件缓存机制</w:t>
      </w:r>
      <w:bookmarkEnd w:id="120"/>
      <w:bookmarkEnd w:id="121"/>
      <w:bookmarkEnd w:id="122"/>
    </w:p>
    <w:p w:rsidR="005B765D" w:rsidRPr="00124A87" w:rsidRDefault="005B765D" w:rsidP="00124A87">
      <w:pPr>
        <w:snapToGrid w:val="0"/>
        <w:spacing w:line="300" w:lineRule="auto"/>
        <w:ind w:firstLine="480"/>
        <w:rPr>
          <w:rFonts w:ascii="宋体" w:hAnsi="宋体" w:hint="eastAsia"/>
          <w:sz w:val="21"/>
          <w:szCs w:val="21"/>
        </w:rPr>
      </w:pPr>
      <w:r w:rsidRPr="00124A87">
        <w:rPr>
          <w:rFonts w:ascii="宋体" w:hAnsi="宋体"/>
          <w:sz w:val="21"/>
          <w:szCs w:val="21"/>
        </w:rPr>
        <w:t>为了提高访问网页的速度，IE浏览器会采用累积式加速的方法，将你曾经访问的网页内容（包括图片以及cookie文件等）存放在电脑里。这个存放空间，</w:t>
      </w:r>
      <w:r w:rsidRPr="00124A87">
        <w:rPr>
          <w:rFonts w:ascii="宋体" w:hAnsi="宋体" w:hint="eastAsia"/>
          <w:sz w:val="21"/>
          <w:szCs w:val="21"/>
        </w:rPr>
        <w:t>就是</w:t>
      </w:r>
      <w:r w:rsidRPr="00124A87">
        <w:rPr>
          <w:rFonts w:ascii="宋体" w:hAnsi="宋体"/>
          <w:sz w:val="21"/>
          <w:szCs w:val="21"/>
        </w:rPr>
        <w:t>IE缓存。以后每次访问网站时，IE会首先搜索这个目录，如其中有</w:t>
      </w:r>
      <w:r w:rsidRPr="00124A87">
        <w:rPr>
          <w:rFonts w:ascii="宋体" w:hAnsi="宋体" w:hint="eastAsia"/>
          <w:sz w:val="21"/>
          <w:szCs w:val="21"/>
        </w:rPr>
        <w:t>已</w:t>
      </w:r>
      <w:r w:rsidRPr="00124A87">
        <w:rPr>
          <w:rFonts w:ascii="宋体" w:hAnsi="宋体"/>
          <w:sz w:val="21"/>
          <w:szCs w:val="21"/>
        </w:rPr>
        <w:t>访问过的内容，那IE就不必从网上下载，而直接从缓存中调出来。</w:t>
      </w:r>
    </w:p>
    <w:p w:rsidR="005B765D" w:rsidRPr="00124A87" w:rsidRDefault="005B765D" w:rsidP="00124A87">
      <w:pPr>
        <w:snapToGrid w:val="0"/>
        <w:spacing w:line="300" w:lineRule="auto"/>
        <w:ind w:firstLine="480"/>
        <w:rPr>
          <w:rFonts w:ascii="宋体" w:hAnsi="宋体" w:hint="eastAsia"/>
          <w:sz w:val="21"/>
          <w:szCs w:val="21"/>
        </w:rPr>
      </w:pPr>
      <w:r w:rsidRPr="00124A87">
        <w:rPr>
          <w:rFonts w:ascii="宋体" w:hAnsi="宋体"/>
          <w:sz w:val="21"/>
          <w:szCs w:val="21"/>
        </w:rPr>
        <w:t>CAR构件缓存机制便是在IE缓存机制的思想基础上建立的。CCM（CAR Cache Manager，CAR高速缓存管理）是一套构件化的缓存管理机制，它主要是为了支持</w:t>
      </w:r>
      <w:r w:rsidR="00235D94">
        <w:rPr>
          <w:rFonts w:ascii="宋体" w:hAnsi="宋体"/>
          <w:sz w:val="21"/>
          <w:szCs w:val="21"/>
        </w:rPr>
        <w:t>Elastos</w:t>
      </w:r>
      <w:r w:rsidRPr="00124A87">
        <w:rPr>
          <w:rFonts w:ascii="宋体" w:hAnsi="宋体"/>
          <w:sz w:val="21"/>
          <w:szCs w:val="21"/>
        </w:rPr>
        <w:t>网络操作系统的构件自滚动运行。</w:t>
      </w:r>
    </w:p>
    <w:p w:rsidR="005B765D" w:rsidRPr="00124A87" w:rsidRDefault="005B765D" w:rsidP="00124A87">
      <w:pPr>
        <w:snapToGrid w:val="0"/>
        <w:spacing w:line="300" w:lineRule="auto"/>
        <w:ind w:firstLine="480"/>
        <w:rPr>
          <w:rFonts w:ascii="宋体" w:hAnsi="宋体" w:hint="eastAsia"/>
          <w:b/>
          <w:sz w:val="21"/>
          <w:szCs w:val="21"/>
        </w:rPr>
      </w:pPr>
    </w:p>
    <w:p w:rsidR="005B765D" w:rsidRPr="00124A87" w:rsidRDefault="005621AB" w:rsidP="00FF179A">
      <w:pPr>
        <w:pStyle w:val="3"/>
        <w:snapToGrid w:val="0"/>
        <w:spacing w:line="300" w:lineRule="auto"/>
        <w:rPr>
          <w:rFonts w:ascii="宋体" w:hAnsi="宋体"/>
          <w:sz w:val="21"/>
          <w:szCs w:val="21"/>
        </w:rPr>
      </w:pPr>
      <w:bookmarkStart w:id="123" w:name="_Toc148261021"/>
      <w:bookmarkStart w:id="124" w:name="_Toc152754258"/>
      <w:bookmarkStart w:id="125" w:name="_Toc197918969"/>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3.6.</w:t>
        </w:r>
        <w:r w:rsidR="005B765D" w:rsidRPr="00CA6AC6">
          <w:rPr>
            <w:rFonts w:ascii="宋体" w:hAnsi="宋体"/>
            <w:sz w:val="28"/>
            <w:szCs w:val="28"/>
          </w:rPr>
          <w:t>8</w:t>
        </w:r>
      </w:smartTag>
      <w:r w:rsidR="005B765D" w:rsidRPr="00CA6AC6">
        <w:rPr>
          <w:rFonts w:ascii="宋体" w:hAnsi="宋体"/>
          <w:sz w:val="28"/>
          <w:szCs w:val="28"/>
        </w:rPr>
        <w:t xml:space="preserve"> 构件版本控制</w:t>
      </w:r>
      <w:bookmarkEnd w:id="123"/>
      <w:bookmarkEnd w:id="124"/>
      <w:bookmarkEnd w:id="125"/>
    </w:p>
    <w:p w:rsidR="005B765D" w:rsidRPr="00124A87" w:rsidRDefault="005B765D" w:rsidP="00124A87">
      <w:pPr>
        <w:snapToGrid w:val="0"/>
        <w:spacing w:line="300" w:lineRule="auto"/>
        <w:ind w:firstLine="420"/>
        <w:rPr>
          <w:rFonts w:ascii="宋体" w:hAnsi="宋体" w:hint="eastAsia"/>
          <w:sz w:val="21"/>
          <w:szCs w:val="21"/>
        </w:rPr>
      </w:pPr>
      <w:r w:rsidRPr="00124A87">
        <w:rPr>
          <w:rFonts w:ascii="宋体" w:hAnsi="宋体"/>
          <w:sz w:val="21"/>
          <w:szCs w:val="21"/>
        </w:rPr>
        <w:t>版本可以用来指出在同时发行的软件包或构件库中的某一构件，或是定义构件在一系列版本中的版次。当构件库被多次制作时，各构件库之间可能会有或大或小的改变，识别出构件的版本将可以和其它类似构件进行区别，其它类似构件包括之前或之后以及属于不同版本的特定构件。在</w:t>
      </w:r>
      <w:r w:rsidR="00235D94">
        <w:rPr>
          <w:rFonts w:ascii="宋体" w:hAnsi="宋体"/>
          <w:sz w:val="21"/>
          <w:szCs w:val="21"/>
        </w:rPr>
        <w:t>Elastos</w:t>
      </w:r>
      <w:r w:rsidRPr="00124A87">
        <w:rPr>
          <w:rFonts w:ascii="宋体" w:hAnsi="宋体"/>
          <w:sz w:val="21"/>
          <w:szCs w:val="21"/>
        </w:rPr>
        <w:t>系统中，存在一个CAR构件的版本管理器，这个版本管理器自身也是一个CAR构件，它与通常意义下的CAR构件的区别在于：此构件的功能是专门用来管理其它CAR构件版本的。</w:t>
      </w:r>
    </w:p>
    <w:p w:rsidR="005B765D" w:rsidRPr="00124A87" w:rsidRDefault="005B765D" w:rsidP="00124A87">
      <w:pPr>
        <w:snapToGrid w:val="0"/>
        <w:spacing w:line="300" w:lineRule="auto"/>
        <w:ind w:firstLine="420"/>
        <w:rPr>
          <w:rFonts w:ascii="宋体" w:hAnsi="宋体" w:hint="eastAsia"/>
          <w:sz w:val="21"/>
          <w:szCs w:val="21"/>
        </w:rPr>
      </w:pPr>
    </w:p>
    <w:p w:rsidR="005B765D" w:rsidRPr="00124A87" w:rsidRDefault="005621AB" w:rsidP="00FF179A">
      <w:pPr>
        <w:pStyle w:val="3"/>
        <w:snapToGrid w:val="0"/>
        <w:spacing w:line="300" w:lineRule="auto"/>
        <w:rPr>
          <w:rFonts w:ascii="宋体" w:hAnsi="宋体"/>
          <w:sz w:val="21"/>
          <w:szCs w:val="21"/>
        </w:rPr>
      </w:pPr>
      <w:bookmarkStart w:id="126" w:name="_Toc148261022"/>
      <w:bookmarkStart w:id="127" w:name="_Toc152754259"/>
      <w:bookmarkStart w:id="128" w:name="_Toc197918970"/>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lastRenderedPageBreak/>
          <w:t>3.6.</w:t>
        </w:r>
        <w:r w:rsidR="005B765D" w:rsidRPr="00CA6AC6">
          <w:rPr>
            <w:rFonts w:ascii="宋体" w:hAnsi="宋体"/>
            <w:sz w:val="28"/>
            <w:szCs w:val="28"/>
          </w:rPr>
          <w:t>9</w:t>
        </w:r>
      </w:smartTag>
      <w:r w:rsidR="005B765D" w:rsidRPr="00CA6AC6">
        <w:rPr>
          <w:rFonts w:ascii="宋体" w:hAnsi="宋体"/>
          <w:sz w:val="28"/>
          <w:szCs w:val="28"/>
        </w:rPr>
        <w:t xml:space="preserve"> 点击运行机制</w:t>
      </w:r>
      <w:bookmarkEnd w:id="126"/>
      <w:bookmarkEnd w:id="127"/>
      <w:bookmarkEnd w:id="128"/>
    </w:p>
    <w:p w:rsidR="005B765D" w:rsidRPr="00124A87" w:rsidRDefault="005B765D" w:rsidP="00124A87">
      <w:pPr>
        <w:snapToGrid w:val="0"/>
        <w:spacing w:line="300" w:lineRule="auto"/>
        <w:ind w:firstLine="420"/>
        <w:rPr>
          <w:rFonts w:ascii="宋体" w:hAnsi="宋体" w:hint="eastAsia"/>
          <w:sz w:val="21"/>
          <w:szCs w:val="21"/>
        </w:rPr>
      </w:pPr>
      <w:r w:rsidRPr="00124A87">
        <w:rPr>
          <w:rFonts w:ascii="宋体" w:hAnsi="宋体"/>
          <w:sz w:val="21"/>
          <w:szCs w:val="21"/>
        </w:rPr>
        <w:t>点击运行是指在网络环境之下，软件无需事先在本地的计算机上安装，而是在需要时通过点击网络中的相关主题或对象（如按钮、图片、滚动条等）来实现动态加载构件，从而为相关应用提供合适的服务。点击运行的核心思想在于系统对应用服务支持的高度自动化。</w:t>
      </w:r>
    </w:p>
    <w:p w:rsidR="005B765D" w:rsidRPr="00124A87" w:rsidRDefault="005B765D" w:rsidP="00124A87">
      <w:pPr>
        <w:snapToGrid w:val="0"/>
        <w:spacing w:line="300" w:lineRule="auto"/>
        <w:ind w:firstLine="420"/>
        <w:rPr>
          <w:rFonts w:ascii="宋体" w:hAnsi="宋体" w:hint="eastAsia"/>
          <w:sz w:val="21"/>
          <w:szCs w:val="21"/>
        </w:rPr>
      </w:pPr>
    </w:p>
    <w:p w:rsidR="005B765D" w:rsidRPr="00124A87" w:rsidRDefault="005621AB" w:rsidP="00FF179A">
      <w:pPr>
        <w:pStyle w:val="3"/>
        <w:snapToGrid w:val="0"/>
        <w:spacing w:line="300" w:lineRule="auto"/>
        <w:rPr>
          <w:rFonts w:ascii="宋体" w:hAnsi="宋体"/>
          <w:sz w:val="21"/>
          <w:szCs w:val="21"/>
        </w:rPr>
      </w:pPr>
      <w:bookmarkStart w:id="129" w:name="_Toc148261023"/>
      <w:bookmarkStart w:id="130" w:name="_Toc152754260"/>
      <w:bookmarkStart w:id="131" w:name="_Toc197918971"/>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3.6.</w:t>
        </w:r>
        <w:r w:rsidR="005B765D" w:rsidRPr="00CA6AC6">
          <w:rPr>
            <w:rFonts w:ascii="宋体" w:hAnsi="宋体"/>
            <w:sz w:val="28"/>
            <w:szCs w:val="28"/>
          </w:rPr>
          <w:t>10</w:t>
        </w:r>
      </w:smartTag>
      <w:r w:rsidR="005B765D" w:rsidRPr="00CA6AC6">
        <w:rPr>
          <w:rFonts w:ascii="宋体" w:hAnsi="宋体"/>
          <w:sz w:val="28"/>
          <w:szCs w:val="28"/>
        </w:rPr>
        <w:t xml:space="preserve"> CAR Web服务</w:t>
      </w:r>
      <w:bookmarkEnd w:id="129"/>
      <w:bookmarkEnd w:id="130"/>
      <w:bookmarkEnd w:id="131"/>
    </w:p>
    <w:p w:rsidR="005B765D" w:rsidRPr="00124A87" w:rsidRDefault="005B765D" w:rsidP="00124A87">
      <w:pPr>
        <w:snapToGrid w:val="0"/>
        <w:spacing w:line="300" w:lineRule="auto"/>
        <w:ind w:firstLine="420"/>
        <w:rPr>
          <w:rFonts w:ascii="宋体" w:hAnsi="宋体"/>
          <w:sz w:val="21"/>
          <w:szCs w:val="21"/>
        </w:rPr>
      </w:pPr>
      <w:r w:rsidRPr="00124A87">
        <w:rPr>
          <w:rFonts w:ascii="宋体" w:hAnsi="宋体"/>
          <w:sz w:val="21"/>
          <w:szCs w:val="21"/>
        </w:rPr>
        <w:t>CAR网络服务技术是一种构建于CAR构件运行平台之上的将运行的构件实例发布为网络服务的方法。任何的CAR构件实例，都可以通过CAR网络服务运行环境发布到互联网，通过WWW标准网络服务协议（SOAP、WSDL、UDDI等）被远程访问。目前实现的CAR网络服务运行环境是一个内建了CAR构件网络服务代理功能的简单HTTP服务器，采用构件化的体系结构，支持的协议包括HTTP 1.1、SOAP 1.1和WSDL 1.0。其中CAR构件网络服务代理的主要功能包括解释、转发客户端的SOAP远程调用并返回执行结果，为运行的构件实例自动生成对应的WSDL描述并作为HTTP GET请求的结果返回等。经过验证，目前实现的CAR 网络服务运行环境发布的网络服务可以通过Microsoft .NET、Microsoft SOAP Toolkit、gSOAP等第三方工具访问。</w:t>
      </w:r>
    </w:p>
    <w:p w:rsidR="005B765D" w:rsidRPr="00124A87" w:rsidRDefault="005B765D" w:rsidP="00124A87">
      <w:pPr>
        <w:snapToGrid w:val="0"/>
        <w:spacing w:line="300" w:lineRule="auto"/>
        <w:rPr>
          <w:rFonts w:ascii="宋体" w:hAnsi="宋体"/>
          <w:sz w:val="21"/>
          <w:szCs w:val="21"/>
        </w:rPr>
      </w:pPr>
    </w:p>
    <w:p w:rsidR="005B765D" w:rsidRPr="00124A87" w:rsidRDefault="005B765D" w:rsidP="00124A87">
      <w:pPr>
        <w:snapToGrid w:val="0"/>
        <w:spacing w:line="300" w:lineRule="auto"/>
        <w:ind w:firstLine="480"/>
        <w:rPr>
          <w:rFonts w:ascii="宋体" w:hAnsi="宋体"/>
          <w:sz w:val="21"/>
          <w:szCs w:val="21"/>
        </w:rPr>
      </w:pPr>
      <w:r w:rsidRPr="00124A87">
        <w:rPr>
          <w:rFonts w:ascii="宋体" w:hAnsi="宋体"/>
          <w:sz w:val="21"/>
          <w:szCs w:val="21"/>
        </w:rPr>
        <w:t>这些技术特性共同构成了CAR技术的精髓，更为详细的介绍见本文第二篇的内容。</w:t>
      </w:r>
    </w:p>
    <w:p w:rsidR="005B765D" w:rsidRPr="00124A87" w:rsidRDefault="005B765D" w:rsidP="00124A87">
      <w:pPr>
        <w:snapToGrid w:val="0"/>
        <w:spacing w:line="300" w:lineRule="auto"/>
        <w:rPr>
          <w:rFonts w:ascii="宋体" w:hAnsi="宋体"/>
          <w:sz w:val="21"/>
          <w:szCs w:val="21"/>
        </w:rPr>
      </w:pPr>
    </w:p>
    <w:p w:rsidR="00562EFF" w:rsidRPr="00124A87" w:rsidRDefault="005621AB" w:rsidP="00BA4562">
      <w:pPr>
        <w:pStyle w:val="2"/>
        <w:snapToGrid w:val="0"/>
        <w:spacing w:line="300" w:lineRule="auto"/>
        <w:rPr>
          <w:rFonts w:ascii="宋体" w:hAnsi="宋体" w:hint="eastAsia"/>
          <w:sz w:val="21"/>
          <w:szCs w:val="21"/>
        </w:rPr>
      </w:pPr>
      <w:bookmarkStart w:id="132" w:name="_Toc148261024"/>
      <w:bookmarkStart w:id="133" w:name="_Toc152754261"/>
      <w:bookmarkStart w:id="134" w:name="_Toc197918972"/>
      <w:r>
        <w:rPr>
          <w:rFonts w:ascii="宋体" w:eastAsia="宋体" w:hAnsi="宋体" w:hint="eastAsia"/>
        </w:rPr>
        <w:t>3.7</w:t>
      </w:r>
      <w:r w:rsidR="00562EFF" w:rsidRPr="006672E0">
        <w:rPr>
          <w:rFonts w:ascii="宋体" w:eastAsia="宋体" w:hAnsi="宋体" w:hint="eastAsia"/>
        </w:rPr>
        <w:t xml:space="preserve"> CAR技术应用范围</w:t>
      </w:r>
      <w:bookmarkEnd w:id="132"/>
      <w:bookmarkEnd w:id="133"/>
      <w:bookmarkEnd w:id="134"/>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1、支持Web Service的嵌入式设备。Web Service的提供一定是基于构件的，而CAR构件技术正适应了这种需要。</w:t>
      </w:r>
    </w:p>
    <w:p w:rsidR="00562EFF" w:rsidRPr="00124A87" w:rsidRDefault="00562EFF" w:rsidP="00124A87">
      <w:pPr>
        <w:spacing w:line="300" w:lineRule="auto"/>
        <w:ind w:firstLineChars="200" w:firstLine="420"/>
        <w:rPr>
          <w:rFonts w:ascii="宋体" w:hAnsi="宋体" w:hint="eastAsia"/>
          <w:sz w:val="21"/>
          <w:szCs w:val="21"/>
        </w:rPr>
      </w:pPr>
      <w:r w:rsidRPr="00124A87">
        <w:rPr>
          <w:rFonts w:ascii="宋体" w:hAnsi="宋体" w:hint="eastAsia"/>
          <w:sz w:val="21"/>
          <w:szCs w:val="21"/>
        </w:rPr>
        <w:t>2、实时性要求不高的控制设备。CAR通过大量的接口技术实现构件的动态组装，保证了系统尺寸具有较大的弹性。但构件的运行调度会在一定程度上影响实时性，因此可适用于对实时性要求不高的控制设备。</w:t>
      </w:r>
    </w:p>
    <w:p w:rsidR="00820C84" w:rsidRPr="00124A87" w:rsidRDefault="00562EFF" w:rsidP="00F87E96">
      <w:pPr>
        <w:snapToGrid w:val="0"/>
        <w:spacing w:line="300" w:lineRule="auto"/>
        <w:ind w:firstLineChars="200" w:firstLine="420"/>
        <w:rPr>
          <w:rFonts w:ascii="宋体" w:hAnsi="宋体" w:hint="eastAsia"/>
          <w:sz w:val="21"/>
          <w:szCs w:val="21"/>
        </w:rPr>
      </w:pPr>
      <w:r w:rsidRPr="00124A87">
        <w:rPr>
          <w:rFonts w:ascii="宋体" w:hAnsi="宋体" w:hint="eastAsia"/>
          <w:sz w:val="21"/>
          <w:szCs w:val="21"/>
        </w:rPr>
        <w:t>3、软件可靠性要求特别高的场合。CAR构件具有动态适配能力，通过运行环境中高可靠的调度器进行调度，可以实施诸如冗余计算、3中取2等多种提高系统可靠性</w:t>
      </w:r>
      <w:bookmarkEnd w:id="78"/>
    </w:p>
    <w:p w:rsidR="00562EFF" w:rsidRPr="00124A87" w:rsidRDefault="00562EFF" w:rsidP="00BA4562">
      <w:pPr>
        <w:pStyle w:val="2"/>
        <w:snapToGrid w:val="0"/>
        <w:spacing w:line="300" w:lineRule="auto"/>
        <w:rPr>
          <w:rFonts w:ascii="宋体" w:eastAsia="宋体" w:hAnsi="宋体"/>
          <w:sz w:val="21"/>
          <w:szCs w:val="21"/>
        </w:rPr>
      </w:pPr>
      <w:bookmarkStart w:id="135" w:name="_Toc148261025"/>
      <w:bookmarkStart w:id="136" w:name="_Toc152754262"/>
      <w:bookmarkStart w:id="137" w:name="_Toc197918973"/>
      <w:r w:rsidRPr="006672E0">
        <w:rPr>
          <w:rFonts w:ascii="宋体" w:eastAsia="宋体" w:hAnsi="宋体" w:hint="eastAsia"/>
        </w:rPr>
        <w:t>3</w:t>
      </w:r>
      <w:r w:rsidRPr="006672E0">
        <w:rPr>
          <w:rFonts w:ascii="宋体" w:eastAsia="宋体" w:hAnsi="宋体"/>
        </w:rPr>
        <w:t>.</w:t>
      </w:r>
      <w:r w:rsidR="005621AB">
        <w:rPr>
          <w:rFonts w:ascii="宋体" w:eastAsia="宋体" w:hAnsi="宋体" w:hint="eastAsia"/>
        </w:rPr>
        <w:t>8</w:t>
      </w:r>
      <w:r w:rsidRPr="006672E0">
        <w:rPr>
          <w:rFonts w:ascii="宋体" w:eastAsia="宋体" w:hAnsi="宋体"/>
        </w:rPr>
        <w:t xml:space="preserve"> 几个重要的CAR关键字</w:t>
      </w:r>
      <w:bookmarkEnd w:id="135"/>
      <w:bookmarkEnd w:id="136"/>
      <w:bookmarkEnd w:id="137"/>
    </w:p>
    <w:p w:rsidR="00562EFF" w:rsidRPr="00124A87" w:rsidRDefault="00562EFF" w:rsidP="00124A87">
      <w:pPr>
        <w:snapToGrid w:val="0"/>
        <w:spacing w:line="300" w:lineRule="auto"/>
        <w:ind w:firstLine="420"/>
        <w:rPr>
          <w:rFonts w:ascii="宋体" w:hAnsi="宋体"/>
          <w:sz w:val="21"/>
          <w:szCs w:val="21"/>
        </w:rPr>
      </w:pPr>
      <w:r w:rsidRPr="00124A87">
        <w:rPr>
          <w:rFonts w:ascii="宋体" w:hAnsi="宋体"/>
          <w:sz w:val="21"/>
          <w:szCs w:val="21"/>
        </w:rPr>
        <w:t>为了使读者对CAR技术有一个初步的了解，我们先从几个最能体现CAR思想的关键字入手，在后面的章节中会有更为详细的介绍及具体的示例。</w:t>
      </w:r>
    </w:p>
    <w:p w:rsidR="00562EFF" w:rsidRPr="00124A87" w:rsidRDefault="00562EFF" w:rsidP="00124A87">
      <w:pPr>
        <w:snapToGrid w:val="0"/>
        <w:spacing w:line="300" w:lineRule="auto"/>
        <w:ind w:firstLine="420"/>
        <w:rPr>
          <w:rFonts w:ascii="宋体" w:hAnsi="宋体"/>
          <w:sz w:val="21"/>
          <w:szCs w:val="21"/>
        </w:rPr>
      </w:pPr>
      <w:r w:rsidRPr="00124A87">
        <w:rPr>
          <w:rFonts w:ascii="宋体" w:hAnsi="宋体"/>
          <w:sz w:val="21"/>
          <w:szCs w:val="21"/>
        </w:rPr>
        <w:t>在前一节CAR的技术特性中，我们提到了回调事件机制，这个特性是由CAR的一个重要的关键字callback来实现的，我们用callback来定义回调接口。回调接口也是接口的一种，该接口中的每个成员函数代表一个回调事件（callback）。当特定事情发生时，如定时消息或用户鼠标操作发生时，构件对象产生一个事件，客户程序可以处理这些事件。构件对象中回调接口并不由构件对象实现，而是由客户端的接收器实现。接收器也是构件对象，它除了</w:t>
      </w:r>
      <w:r w:rsidRPr="00124A87">
        <w:rPr>
          <w:rFonts w:ascii="宋体" w:hAnsi="宋体"/>
          <w:sz w:val="21"/>
          <w:szCs w:val="21"/>
        </w:rPr>
        <w:lastRenderedPageBreak/>
        <w:t>实现回调接口外，还负责与可连接对象进行通信。当接收器与可连接对象建立连接后，客户程序可将自己实现的事件处理函数注册，把函数指针告诉构件对象，构件对象在条件成熟时激发事件，回调事件处理函数。</w:t>
      </w:r>
    </w:p>
    <w:p w:rsidR="000A2B95" w:rsidRDefault="00562EFF" w:rsidP="00124A87">
      <w:pPr>
        <w:snapToGrid w:val="0"/>
        <w:spacing w:line="300" w:lineRule="auto"/>
        <w:ind w:firstLine="420"/>
        <w:rPr>
          <w:rFonts w:ascii="宋体" w:hAnsi="宋体" w:hint="eastAsia"/>
          <w:sz w:val="21"/>
          <w:szCs w:val="21"/>
        </w:rPr>
      </w:pPr>
      <w:r w:rsidRPr="00124A87">
        <w:rPr>
          <w:rFonts w:ascii="宋体" w:hAnsi="宋体"/>
          <w:sz w:val="21"/>
          <w:szCs w:val="21"/>
        </w:rPr>
        <w:t>CAR的另外一个很重要的思想就是面向方面编程(AOP)，CAR的AOP技术便是由aspect，aggregate和context这几个关键字所体现的。其中方面(aspect)是一种特殊的构件类实现，关键字aspect即用来定义方面构件类，aspect对象的特征是可以被其它构件对象聚合，该构件类必须实现IAspect接口，aspect对象就是实现了IAspect接口的构件对象。CAR构件的每个接口都是由IObject继承而来的，动态聚合是通过IObject的Aggregate方法来完成的，因此构件编写者定义的每个构件对象都具有聚合其他aspect对象的能力。一般实现动态聚合都通过CAR构件</w:t>
      </w:r>
      <w:r w:rsidR="001B5EA8">
        <w:rPr>
          <w:rFonts w:ascii="宋体" w:hAnsi="宋体" w:hint="eastAsia"/>
          <w:sz w:val="21"/>
          <w:szCs w:val="21"/>
        </w:rPr>
        <w:t>运行环境</w:t>
      </w:r>
      <w:r w:rsidRPr="00124A87">
        <w:rPr>
          <w:rFonts w:ascii="宋体" w:hAnsi="宋体"/>
          <w:sz w:val="21"/>
          <w:szCs w:val="21"/>
        </w:rPr>
        <w:t>中提供的EzAggregate方法，而不是显式的去调用Aggregate。</w:t>
      </w:r>
    </w:p>
    <w:p w:rsidR="00562EFF" w:rsidRPr="00124A87" w:rsidRDefault="00A97012" w:rsidP="00124A87">
      <w:pPr>
        <w:snapToGrid w:val="0"/>
        <w:spacing w:line="300" w:lineRule="auto"/>
        <w:ind w:firstLine="420"/>
        <w:rPr>
          <w:rFonts w:ascii="宋体" w:hAnsi="宋体"/>
          <w:sz w:val="21"/>
          <w:szCs w:val="21"/>
        </w:rPr>
      </w:pPr>
      <w:r>
        <w:rPr>
          <w:rFonts w:ascii="宋体" w:hAnsi="宋体"/>
          <w:sz w:val="21"/>
          <w:szCs w:val="21"/>
        </w:rPr>
        <w:t>在实际</w:t>
      </w:r>
      <w:r>
        <w:rPr>
          <w:rFonts w:ascii="宋体" w:hAnsi="宋体" w:hint="eastAsia"/>
          <w:sz w:val="21"/>
          <w:szCs w:val="21"/>
        </w:rPr>
        <w:t>软件开发中，</w:t>
      </w:r>
      <w:r w:rsidR="00562EFF" w:rsidRPr="00124A87">
        <w:rPr>
          <w:rFonts w:ascii="宋体" w:hAnsi="宋体"/>
          <w:sz w:val="21"/>
          <w:szCs w:val="21"/>
        </w:rPr>
        <w:t>面向方面编程时，往往需要一个对象聚合多个aspect对象，这就是多面聚合。它的实现</w:t>
      </w:r>
      <w:r w:rsidR="000A2B95">
        <w:rPr>
          <w:rFonts w:ascii="宋体" w:hAnsi="宋体" w:hint="eastAsia"/>
          <w:sz w:val="21"/>
          <w:szCs w:val="21"/>
        </w:rPr>
        <w:t>与单一聚合</w:t>
      </w:r>
      <w:r w:rsidR="00562EFF" w:rsidRPr="00124A87">
        <w:rPr>
          <w:rFonts w:ascii="宋体" w:hAnsi="宋体"/>
          <w:sz w:val="21"/>
          <w:szCs w:val="21"/>
        </w:rPr>
        <w:t>并没有多大的</w:t>
      </w:r>
      <w:r w:rsidR="000A2B95">
        <w:rPr>
          <w:rFonts w:ascii="宋体" w:hAnsi="宋体" w:hint="eastAsia"/>
          <w:sz w:val="21"/>
          <w:szCs w:val="21"/>
        </w:rPr>
        <w:t>差别</w:t>
      </w:r>
      <w:r w:rsidR="00562EFF" w:rsidRPr="00124A87">
        <w:rPr>
          <w:rFonts w:ascii="宋体" w:hAnsi="宋体"/>
          <w:sz w:val="21"/>
          <w:szCs w:val="21"/>
        </w:rPr>
        <w:t>，只要创建多个aspect对象，多次调用EzAggregate方法就可以使一个对象聚合多个aspect对象。</w:t>
      </w:r>
      <w:r w:rsidR="00F60F90">
        <w:rPr>
          <w:rFonts w:ascii="宋体" w:hAnsi="宋体"/>
          <w:sz w:val="21"/>
          <w:szCs w:val="21"/>
        </w:rPr>
        <w:t>语境</w:t>
      </w:r>
      <w:r w:rsidR="00562EFF" w:rsidRPr="00124A87">
        <w:rPr>
          <w:rFonts w:ascii="宋体" w:hAnsi="宋体"/>
          <w:sz w:val="21"/>
          <w:szCs w:val="21"/>
        </w:rPr>
        <w:t>是对象运行时的环境，一个对象如果进入了</w:t>
      </w:r>
      <w:r w:rsidR="00F60F90">
        <w:rPr>
          <w:rFonts w:ascii="宋体" w:hAnsi="宋体"/>
          <w:sz w:val="21"/>
          <w:szCs w:val="21"/>
        </w:rPr>
        <w:t>语境</w:t>
      </w:r>
      <w:r w:rsidR="00562EFF" w:rsidRPr="00124A87">
        <w:rPr>
          <w:rFonts w:ascii="宋体" w:hAnsi="宋体"/>
          <w:sz w:val="21"/>
          <w:szCs w:val="21"/>
        </w:rPr>
        <w:t>，那么该对象将具有此</w:t>
      </w:r>
      <w:r w:rsidR="00F60F90">
        <w:rPr>
          <w:rFonts w:ascii="宋体" w:hAnsi="宋体"/>
          <w:sz w:val="21"/>
          <w:szCs w:val="21"/>
        </w:rPr>
        <w:t>语境</w:t>
      </w:r>
      <w:r w:rsidR="00562EFF" w:rsidRPr="00124A87">
        <w:rPr>
          <w:rFonts w:ascii="宋体" w:hAnsi="宋体"/>
          <w:sz w:val="21"/>
          <w:szCs w:val="21"/>
        </w:rPr>
        <w:t>的特征，一旦对象离开了</w:t>
      </w:r>
      <w:r w:rsidR="00F60F90">
        <w:rPr>
          <w:rFonts w:ascii="宋体" w:hAnsi="宋体"/>
          <w:sz w:val="21"/>
          <w:szCs w:val="21"/>
        </w:rPr>
        <w:t>语境</w:t>
      </w:r>
      <w:r w:rsidR="00562EFF" w:rsidRPr="00124A87">
        <w:rPr>
          <w:rFonts w:ascii="宋体" w:hAnsi="宋体"/>
          <w:sz w:val="21"/>
          <w:szCs w:val="21"/>
        </w:rPr>
        <w:t>，环境特征就会失去（但该对象很有可能又进入了另外一个</w:t>
      </w:r>
      <w:r w:rsidR="00F60F90">
        <w:rPr>
          <w:rFonts w:ascii="宋体" w:hAnsi="宋体"/>
          <w:sz w:val="21"/>
          <w:szCs w:val="21"/>
        </w:rPr>
        <w:t>语境</w:t>
      </w:r>
      <w:r w:rsidR="00562EFF" w:rsidRPr="00124A87">
        <w:rPr>
          <w:rFonts w:ascii="宋体" w:hAnsi="宋体"/>
          <w:sz w:val="21"/>
          <w:szCs w:val="21"/>
        </w:rPr>
        <w:t>， 拥有新的环境特征）。在CAR中，</w:t>
      </w:r>
      <w:r w:rsidR="00F60F90">
        <w:rPr>
          <w:rFonts w:ascii="宋体" w:hAnsi="宋体"/>
          <w:sz w:val="21"/>
          <w:szCs w:val="21"/>
        </w:rPr>
        <w:t>语境</w:t>
      </w:r>
      <w:r w:rsidR="00562EFF" w:rsidRPr="00124A87">
        <w:rPr>
          <w:rFonts w:ascii="宋体" w:hAnsi="宋体"/>
          <w:sz w:val="21"/>
          <w:szCs w:val="21"/>
        </w:rPr>
        <w:t>也是一个构件类，它由context关键字来定义，它所具有的</w:t>
      </w:r>
      <w:r w:rsidR="00F60F90">
        <w:rPr>
          <w:rFonts w:ascii="宋体" w:hAnsi="宋体"/>
          <w:sz w:val="21"/>
          <w:szCs w:val="21"/>
        </w:rPr>
        <w:t>语境</w:t>
      </w:r>
      <w:r w:rsidR="00562EFF" w:rsidRPr="00124A87">
        <w:rPr>
          <w:rFonts w:ascii="宋体" w:hAnsi="宋体"/>
          <w:sz w:val="21"/>
          <w:szCs w:val="21"/>
        </w:rPr>
        <w:t>特征由其属性aspect来决定。</w:t>
      </w:r>
    </w:p>
    <w:p w:rsidR="00A63A52" w:rsidRPr="00562EFF" w:rsidRDefault="00E72249" w:rsidP="00124A87">
      <w:pPr>
        <w:snapToGrid w:val="0"/>
        <w:spacing w:line="300" w:lineRule="auto"/>
        <w:rPr>
          <w:rFonts w:hint="eastAsia"/>
        </w:rPr>
      </w:pPr>
      <w:r>
        <w:br w:type="page"/>
      </w:r>
    </w:p>
    <w:p w:rsidR="00A63A52" w:rsidRPr="000908B9" w:rsidRDefault="00A63A52" w:rsidP="000908B9">
      <w:pPr>
        <w:pStyle w:val="1125"/>
        <w:rPr>
          <w:rFonts w:hint="eastAsia"/>
        </w:rPr>
      </w:pPr>
      <w:bookmarkStart w:id="138" w:name="_Toc148261026"/>
      <w:bookmarkStart w:id="139" w:name="_Toc152754263"/>
      <w:bookmarkStart w:id="140" w:name="_Toc197918974"/>
      <w:r w:rsidRPr="000908B9">
        <w:rPr>
          <w:rFonts w:hint="eastAsia"/>
        </w:rPr>
        <w:t>第四章</w:t>
      </w:r>
      <w:r w:rsidR="00DC3C9D">
        <w:rPr>
          <w:rFonts w:hint="eastAsia"/>
        </w:rPr>
        <w:t xml:space="preserve">　</w:t>
      </w:r>
      <w:r w:rsidRPr="000908B9">
        <w:rPr>
          <w:rFonts w:hint="eastAsia"/>
        </w:rPr>
        <w:t>CAR</w:t>
      </w:r>
      <w:r w:rsidRPr="000908B9">
        <w:rPr>
          <w:rFonts w:hint="eastAsia"/>
        </w:rPr>
        <w:t>文件结构</w:t>
      </w:r>
      <w:bookmarkStart w:id="141" w:name="_Toc142300850"/>
      <w:bookmarkEnd w:id="138"/>
      <w:bookmarkEnd w:id="139"/>
      <w:bookmarkEnd w:id="140"/>
    </w:p>
    <w:p w:rsidR="00A63A52" w:rsidRPr="00BC57E8" w:rsidRDefault="00A63A52" w:rsidP="00BA4562">
      <w:pPr>
        <w:pStyle w:val="2"/>
        <w:snapToGrid w:val="0"/>
        <w:spacing w:line="300" w:lineRule="auto"/>
        <w:rPr>
          <w:rFonts w:ascii="宋体" w:eastAsia="宋体" w:hAnsi="宋体" w:hint="eastAsia"/>
        </w:rPr>
      </w:pPr>
      <w:bookmarkStart w:id="142" w:name="_Toc148261027"/>
      <w:bookmarkStart w:id="143" w:name="_Toc152754264"/>
      <w:bookmarkStart w:id="144" w:name="_Toc197918975"/>
      <w:r w:rsidRPr="00BC57E8">
        <w:rPr>
          <w:rFonts w:ascii="宋体" w:eastAsia="宋体" w:hAnsi="宋体" w:hint="eastAsia"/>
        </w:rPr>
        <w:t>4.1 CAR文件</w:t>
      </w:r>
      <w:bookmarkEnd w:id="141"/>
      <w:bookmarkEnd w:id="142"/>
      <w:bookmarkEnd w:id="143"/>
      <w:bookmarkEnd w:id="144"/>
      <w:r w:rsidRPr="00BC57E8">
        <w:rPr>
          <w:rFonts w:ascii="宋体" w:eastAsia="宋体" w:hAnsi="宋体" w:hint="eastAsia"/>
        </w:rPr>
        <w:t xml:space="preserve">　</w:t>
      </w:r>
    </w:p>
    <w:p w:rsidR="00A63A52" w:rsidRPr="000301BE" w:rsidRDefault="00A63A52" w:rsidP="000301BE">
      <w:pPr>
        <w:snapToGrid w:val="0"/>
        <w:spacing w:line="300" w:lineRule="auto"/>
        <w:ind w:firstLineChars="200" w:firstLine="420"/>
        <w:rPr>
          <w:rFonts w:ascii="宋体" w:hAnsi="宋体" w:hint="eastAsia"/>
          <w:sz w:val="21"/>
          <w:szCs w:val="21"/>
        </w:rPr>
      </w:pPr>
      <w:r w:rsidRPr="000301BE">
        <w:rPr>
          <w:rFonts w:ascii="宋体" w:hAnsi="宋体" w:hint="eastAsia"/>
          <w:sz w:val="21"/>
          <w:szCs w:val="21"/>
        </w:rPr>
        <w:t>Elastos中CAR</w:t>
      </w:r>
      <w:r w:rsidRPr="000301BE">
        <w:rPr>
          <w:rFonts w:ascii="宋体" w:hAnsi="宋体"/>
          <w:sz w:val="21"/>
          <w:szCs w:val="21"/>
        </w:rPr>
        <w:t>（Component Assembly Runtime</w:t>
      </w:r>
      <w:r w:rsidRPr="000301BE">
        <w:rPr>
          <w:rFonts w:ascii="宋体" w:hAnsi="宋体" w:hint="eastAsia"/>
          <w:sz w:val="21"/>
          <w:szCs w:val="21"/>
        </w:rPr>
        <w:t>）</w:t>
      </w:r>
      <w:r w:rsidRPr="000301BE">
        <w:rPr>
          <w:rFonts w:ascii="宋体" w:hAnsi="宋体"/>
          <w:sz w:val="21"/>
          <w:szCs w:val="21"/>
        </w:rPr>
        <w:t>的含义是“基于CPU指令集的软件零部件运行单元”，简译</w:t>
      </w:r>
      <w:r w:rsidRPr="000301BE">
        <w:rPr>
          <w:rFonts w:ascii="宋体" w:hAnsi="宋体" w:hint="eastAsia"/>
          <w:sz w:val="21"/>
          <w:szCs w:val="21"/>
        </w:rPr>
        <w:t>为</w:t>
      </w:r>
      <w:r w:rsidRPr="000301BE">
        <w:rPr>
          <w:rFonts w:ascii="宋体" w:hAnsi="宋体"/>
          <w:sz w:val="21"/>
          <w:szCs w:val="21"/>
        </w:rPr>
        <w:t>“零部件运行单元”。</w:t>
      </w:r>
    </w:p>
    <w:p w:rsidR="00A63A52" w:rsidRPr="00BE4623" w:rsidRDefault="00A63A52" w:rsidP="000301BE">
      <w:pPr>
        <w:snapToGrid w:val="0"/>
        <w:spacing w:line="300" w:lineRule="auto"/>
        <w:ind w:firstLineChars="200" w:firstLine="420"/>
        <w:rPr>
          <w:rFonts w:ascii="宋体" w:hAnsi="宋体" w:hint="eastAsia"/>
          <w:szCs w:val="21"/>
        </w:rPr>
      </w:pPr>
      <w:r w:rsidRPr="000301BE">
        <w:rPr>
          <w:rFonts w:ascii="宋体" w:hAnsi="宋体" w:hint="eastAsia"/>
          <w:sz w:val="21"/>
          <w:szCs w:val="21"/>
        </w:rPr>
        <w:t>编写CAR文件后运用自动代码生成工具便可生成基本的代码框架，开发人员在此基础上进行开发出自己的构件为客户端提供服务。</w:t>
      </w:r>
      <w:bookmarkStart w:id="145" w:name="_Toc142300851"/>
    </w:p>
    <w:p w:rsidR="00A63A52" w:rsidRPr="00BC57E8" w:rsidRDefault="00A63A52" w:rsidP="00BA4562">
      <w:pPr>
        <w:pStyle w:val="2"/>
        <w:snapToGrid w:val="0"/>
        <w:spacing w:line="300" w:lineRule="auto"/>
        <w:rPr>
          <w:rFonts w:ascii="宋体" w:eastAsia="宋体" w:hAnsi="宋体" w:hint="eastAsia"/>
        </w:rPr>
      </w:pPr>
      <w:bookmarkStart w:id="146" w:name="_Toc148261028"/>
      <w:bookmarkStart w:id="147" w:name="_Toc152754265"/>
      <w:bookmarkStart w:id="148" w:name="_Toc197918976"/>
      <w:r w:rsidRPr="00BC57E8">
        <w:rPr>
          <w:rFonts w:ascii="宋体" w:eastAsia="宋体" w:hAnsi="宋体" w:hint="eastAsia"/>
        </w:rPr>
        <w:t>4.2 CAR文件的基本构成</w:t>
      </w:r>
      <w:bookmarkEnd w:id="145"/>
      <w:bookmarkEnd w:id="146"/>
      <w:bookmarkEnd w:id="147"/>
      <w:bookmarkEnd w:id="148"/>
    </w:p>
    <w:p w:rsidR="00A63A52" w:rsidRPr="000301BE" w:rsidRDefault="00A63A52" w:rsidP="000301BE">
      <w:pPr>
        <w:snapToGrid w:val="0"/>
        <w:spacing w:line="300" w:lineRule="auto"/>
        <w:ind w:firstLineChars="200" w:firstLine="420"/>
        <w:rPr>
          <w:rFonts w:ascii="宋体" w:hAnsi="宋体" w:hint="eastAsia"/>
          <w:sz w:val="21"/>
          <w:szCs w:val="21"/>
        </w:rPr>
      </w:pPr>
      <w:r w:rsidRPr="000301BE">
        <w:rPr>
          <w:rFonts w:ascii="宋体" w:hAnsi="宋体"/>
          <w:sz w:val="21"/>
          <w:szCs w:val="21"/>
        </w:rPr>
        <w:t>CAR文件用于定义构件</w:t>
      </w:r>
      <w:r w:rsidRPr="000301BE">
        <w:rPr>
          <w:rFonts w:ascii="宋体" w:hAnsi="宋体" w:hint="eastAsia"/>
          <w:sz w:val="21"/>
          <w:szCs w:val="21"/>
        </w:rPr>
        <w:t>模块</w:t>
      </w:r>
      <w:r w:rsidRPr="000301BE">
        <w:rPr>
          <w:rFonts w:ascii="宋体" w:hAnsi="宋体"/>
          <w:sz w:val="21"/>
          <w:szCs w:val="21"/>
        </w:rPr>
        <w:t>中的</w:t>
      </w:r>
      <w:r w:rsidRPr="000301BE">
        <w:rPr>
          <w:rFonts w:ascii="宋体" w:hAnsi="宋体" w:hint="eastAsia"/>
          <w:sz w:val="21"/>
          <w:szCs w:val="21"/>
        </w:rPr>
        <w:t>构件</w:t>
      </w:r>
      <w:r w:rsidRPr="000301BE">
        <w:rPr>
          <w:rFonts w:ascii="宋体" w:hAnsi="宋体"/>
          <w:sz w:val="21"/>
          <w:szCs w:val="21"/>
        </w:rPr>
        <w:t>类、接口以及接口方法等信息</w:t>
      </w:r>
      <w:r w:rsidRPr="000301BE">
        <w:rPr>
          <w:rFonts w:ascii="宋体" w:hAnsi="宋体" w:hint="eastAsia"/>
          <w:sz w:val="21"/>
          <w:szCs w:val="21"/>
        </w:rPr>
        <w:t>。CAR文件主要由构件</w:t>
      </w:r>
      <w:r w:rsidRPr="000301BE">
        <w:rPr>
          <w:rFonts w:ascii="宋体" w:hAnsi="宋体"/>
          <w:sz w:val="21"/>
          <w:szCs w:val="21"/>
        </w:rPr>
        <w:t>类、接口</w:t>
      </w:r>
      <w:r w:rsidRPr="000301BE">
        <w:rPr>
          <w:rFonts w:ascii="宋体" w:hAnsi="宋体" w:hint="eastAsia"/>
          <w:sz w:val="21"/>
          <w:szCs w:val="21"/>
        </w:rPr>
        <w:t>、</w:t>
      </w:r>
      <w:r w:rsidRPr="000301BE">
        <w:rPr>
          <w:rFonts w:ascii="宋体" w:hAnsi="宋体"/>
          <w:sz w:val="21"/>
          <w:szCs w:val="21"/>
        </w:rPr>
        <w:t>接口方法</w:t>
      </w:r>
      <w:r w:rsidRPr="000301BE">
        <w:rPr>
          <w:rFonts w:ascii="宋体" w:hAnsi="宋体" w:hint="eastAsia"/>
          <w:sz w:val="21"/>
          <w:szCs w:val="21"/>
        </w:rPr>
        <w:t>的定义以及修饰构件</w:t>
      </w:r>
      <w:r w:rsidRPr="000301BE">
        <w:rPr>
          <w:rFonts w:ascii="宋体" w:hAnsi="宋体"/>
          <w:sz w:val="21"/>
          <w:szCs w:val="21"/>
        </w:rPr>
        <w:t>类、接口以及接口方法</w:t>
      </w:r>
      <w:r w:rsidRPr="000301BE">
        <w:rPr>
          <w:rFonts w:ascii="宋体" w:hAnsi="宋体" w:hint="eastAsia"/>
          <w:sz w:val="21"/>
          <w:szCs w:val="21"/>
        </w:rPr>
        <w:t>的属性和关键字所构成。</w:t>
      </w:r>
    </w:p>
    <w:p w:rsidR="00A63A52" w:rsidRPr="000301BE" w:rsidRDefault="00A63A52" w:rsidP="000301BE">
      <w:pPr>
        <w:snapToGrid w:val="0"/>
        <w:spacing w:line="300" w:lineRule="auto"/>
        <w:ind w:firstLineChars="200" w:firstLine="420"/>
        <w:rPr>
          <w:rFonts w:ascii="宋体" w:hAnsi="宋体" w:hint="eastAsia"/>
          <w:sz w:val="21"/>
          <w:szCs w:val="21"/>
        </w:rPr>
      </w:pPr>
      <w:r w:rsidRPr="000301BE">
        <w:rPr>
          <w:rFonts w:ascii="宋体" w:hAnsi="宋体" w:hint="eastAsia"/>
          <w:sz w:val="21"/>
          <w:szCs w:val="21"/>
        </w:rPr>
        <w:t>构件类事例是最基本的构件运行实体，一个构件模块可以封装一到多个构件类的实现。构件类的实例是构件对象，构件对象是接口的实现，一个构件对象可以实现多个接口，一个接口可以被多个构件对象实现。</w:t>
      </w:r>
    </w:p>
    <w:p w:rsidR="00A63A52" w:rsidRPr="000301BE" w:rsidRDefault="00A63A52" w:rsidP="000301BE">
      <w:pPr>
        <w:snapToGrid w:val="0"/>
        <w:spacing w:line="300" w:lineRule="auto"/>
        <w:ind w:firstLineChars="200" w:firstLine="420"/>
        <w:rPr>
          <w:rFonts w:ascii="宋体" w:hAnsi="宋体" w:hint="eastAsia"/>
          <w:sz w:val="21"/>
          <w:szCs w:val="21"/>
        </w:rPr>
      </w:pPr>
      <w:r w:rsidRPr="000301BE">
        <w:rPr>
          <w:rFonts w:ascii="宋体" w:hAnsi="宋体" w:hint="eastAsia"/>
          <w:sz w:val="21"/>
          <w:szCs w:val="21"/>
        </w:rPr>
        <w:t>构件类主要有以下三种：普通构件类，方面构件类和上下文构件类。</w:t>
      </w:r>
    </w:p>
    <w:p w:rsidR="00A63A52" w:rsidRPr="000301BE" w:rsidRDefault="00A63A52" w:rsidP="000301BE">
      <w:pPr>
        <w:snapToGrid w:val="0"/>
        <w:spacing w:line="300" w:lineRule="auto"/>
        <w:ind w:firstLineChars="200" w:firstLine="420"/>
        <w:rPr>
          <w:rFonts w:ascii="宋体" w:hAnsi="宋体" w:hint="eastAsia"/>
          <w:sz w:val="21"/>
          <w:szCs w:val="21"/>
        </w:rPr>
      </w:pPr>
      <w:r w:rsidRPr="000301BE">
        <w:rPr>
          <w:rFonts w:ascii="宋体" w:hAnsi="宋体" w:hint="eastAsia"/>
          <w:sz w:val="21"/>
          <w:szCs w:val="21"/>
        </w:rPr>
        <w:t>接口是一组逻辑上相关的函数集合，是构件特征的抽象定义，是最基本的构件使用单位。</w:t>
      </w:r>
    </w:p>
    <w:p w:rsidR="00A63A52" w:rsidRPr="000301BE" w:rsidRDefault="00A63A52" w:rsidP="000301BE">
      <w:pPr>
        <w:snapToGrid w:val="0"/>
        <w:spacing w:line="300" w:lineRule="auto"/>
        <w:ind w:firstLineChars="200" w:firstLine="420"/>
        <w:rPr>
          <w:rFonts w:ascii="宋体" w:hAnsi="宋体" w:hint="eastAsia"/>
          <w:sz w:val="21"/>
          <w:szCs w:val="21"/>
        </w:rPr>
      </w:pPr>
      <w:r w:rsidRPr="000301BE">
        <w:rPr>
          <w:rFonts w:ascii="宋体" w:hAnsi="宋体"/>
          <w:sz w:val="21"/>
          <w:szCs w:val="21"/>
        </w:rPr>
        <w:t>在CAR文件中，对构件、类</w:t>
      </w:r>
      <w:r w:rsidRPr="000301BE">
        <w:rPr>
          <w:rFonts w:ascii="宋体" w:hAnsi="宋体" w:hint="eastAsia"/>
          <w:sz w:val="21"/>
          <w:szCs w:val="21"/>
        </w:rPr>
        <w:t>、</w:t>
      </w:r>
      <w:r w:rsidRPr="000301BE">
        <w:rPr>
          <w:rFonts w:ascii="宋体" w:hAnsi="宋体"/>
          <w:sz w:val="21"/>
          <w:szCs w:val="21"/>
        </w:rPr>
        <w:t>接口</w:t>
      </w:r>
      <w:r w:rsidRPr="000301BE">
        <w:rPr>
          <w:rFonts w:ascii="宋体" w:hAnsi="宋体" w:hint="eastAsia"/>
          <w:sz w:val="21"/>
          <w:szCs w:val="21"/>
        </w:rPr>
        <w:t>和方法</w:t>
      </w:r>
      <w:r w:rsidRPr="000301BE">
        <w:rPr>
          <w:rFonts w:ascii="宋体" w:hAnsi="宋体"/>
          <w:sz w:val="21"/>
          <w:szCs w:val="21"/>
        </w:rPr>
        <w:t>等的描述都分为两个部分：属性和定义。CAR属性位于方括号“[]”中，多个属性之间以逗号“,”作为分隔符；对构件、接口、类等的定义位于花括号“{}”中。</w:t>
      </w:r>
    </w:p>
    <w:p w:rsidR="00A63A52" w:rsidRPr="000301BE" w:rsidRDefault="00A63A52" w:rsidP="000301BE">
      <w:pPr>
        <w:snapToGrid w:val="0"/>
        <w:spacing w:line="300" w:lineRule="auto"/>
        <w:ind w:firstLineChars="200" w:firstLine="420"/>
        <w:rPr>
          <w:rFonts w:ascii="宋体" w:hAnsi="宋体" w:hint="eastAsia"/>
          <w:sz w:val="21"/>
          <w:szCs w:val="21"/>
        </w:rPr>
      </w:pPr>
      <w:r w:rsidRPr="000301BE">
        <w:rPr>
          <w:rFonts w:ascii="宋体" w:hAnsi="宋体"/>
          <w:sz w:val="21"/>
          <w:szCs w:val="21"/>
        </w:rPr>
        <w:t>属性总是出现在相应主题</w:t>
      </w:r>
      <w:r w:rsidRPr="000301BE">
        <w:rPr>
          <w:rFonts w:ascii="宋体" w:hAnsi="宋体" w:hint="eastAsia"/>
          <w:sz w:val="21"/>
          <w:szCs w:val="21"/>
        </w:rPr>
        <w:t>（指</w:t>
      </w:r>
      <w:r w:rsidRPr="000301BE">
        <w:rPr>
          <w:rFonts w:ascii="宋体" w:hAnsi="宋体"/>
          <w:sz w:val="21"/>
          <w:szCs w:val="21"/>
        </w:rPr>
        <w:t>构件、类</w:t>
      </w:r>
      <w:r w:rsidRPr="000301BE">
        <w:rPr>
          <w:rFonts w:ascii="宋体" w:hAnsi="宋体" w:hint="eastAsia"/>
          <w:sz w:val="21"/>
          <w:szCs w:val="21"/>
        </w:rPr>
        <w:t>、</w:t>
      </w:r>
      <w:r w:rsidRPr="000301BE">
        <w:rPr>
          <w:rFonts w:ascii="宋体" w:hAnsi="宋体"/>
          <w:sz w:val="21"/>
          <w:szCs w:val="21"/>
        </w:rPr>
        <w:t>接口</w:t>
      </w:r>
      <w:r w:rsidRPr="000301BE">
        <w:rPr>
          <w:rFonts w:ascii="宋体" w:hAnsi="宋体" w:hint="eastAsia"/>
          <w:sz w:val="21"/>
          <w:szCs w:val="21"/>
        </w:rPr>
        <w:t>或方法）</w:t>
      </w:r>
      <w:r w:rsidRPr="000301BE">
        <w:rPr>
          <w:rFonts w:ascii="宋体" w:hAnsi="宋体"/>
          <w:sz w:val="21"/>
          <w:szCs w:val="21"/>
        </w:rPr>
        <w:t>的定义之前</w:t>
      </w:r>
      <w:r w:rsidRPr="000301BE">
        <w:rPr>
          <w:rFonts w:ascii="宋体" w:hAnsi="宋体" w:hint="eastAsia"/>
          <w:sz w:val="21"/>
          <w:szCs w:val="21"/>
        </w:rPr>
        <w:t>，并且只对随后的一个主题有效。</w:t>
      </w:r>
    </w:p>
    <w:p w:rsidR="00A63A52" w:rsidRPr="00BE4623" w:rsidRDefault="00A63A52" w:rsidP="000301BE">
      <w:pPr>
        <w:snapToGrid w:val="0"/>
        <w:spacing w:line="300" w:lineRule="auto"/>
        <w:ind w:firstLineChars="200" w:firstLine="420"/>
        <w:rPr>
          <w:rFonts w:ascii="宋体" w:hAnsi="宋体" w:hint="eastAsia"/>
          <w:szCs w:val="21"/>
        </w:rPr>
      </w:pPr>
      <w:r w:rsidRPr="000301BE">
        <w:rPr>
          <w:rFonts w:ascii="宋体" w:hAnsi="宋体"/>
          <w:sz w:val="21"/>
          <w:szCs w:val="21"/>
        </w:rPr>
        <w:t>每个CAR构件都可以由一个</w:t>
      </w:r>
      <w:r w:rsidRPr="000301BE">
        <w:rPr>
          <w:rFonts w:ascii="宋体" w:hAnsi="宋体" w:hint="eastAsia"/>
          <w:sz w:val="21"/>
          <w:szCs w:val="21"/>
        </w:rPr>
        <w:t>或</w:t>
      </w:r>
      <w:r w:rsidRPr="000301BE">
        <w:rPr>
          <w:rFonts w:ascii="宋体" w:hAnsi="宋体"/>
          <w:sz w:val="21"/>
          <w:szCs w:val="21"/>
        </w:rPr>
        <w:t>多个类</w:t>
      </w:r>
      <w:r w:rsidRPr="000301BE">
        <w:rPr>
          <w:rFonts w:ascii="宋体" w:hAnsi="宋体" w:hint="eastAsia"/>
          <w:sz w:val="21"/>
          <w:szCs w:val="21"/>
        </w:rPr>
        <w:t>（包括普通构件类，方面构件类和上下文构件类）</w:t>
      </w:r>
      <w:r w:rsidRPr="000301BE">
        <w:rPr>
          <w:rFonts w:ascii="宋体" w:hAnsi="宋体"/>
          <w:sz w:val="21"/>
          <w:szCs w:val="21"/>
        </w:rPr>
        <w:t>组成，每个类可以提供一个或多个接口，每个接口中可以定义一个或多个方法。例如：</w:t>
      </w:r>
      <w:r w:rsidR="003C638F">
        <w:rPr>
          <w:rFonts w:hint="eastAsia"/>
          <w:sz w:val="21"/>
          <w:szCs w:val="21"/>
        </w:rPr>
        <w:t>图</w:t>
      </w:r>
      <w:r w:rsidR="003C638F">
        <w:rPr>
          <w:rFonts w:hint="eastAsia"/>
          <w:sz w:val="21"/>
          <w:szCs w:val="21"/>
        </w:rPr>
        <w:t>4.1</w:t>
      </w:r>
      <w:r w:rsidRPr="000301BE">
        <w:rPr>
          <w:rFonts w:ascii="宋体" w:hAnsi="宋体"/>
          <w:sz w:val="21"/>
          <w:szCs w:val="21"/>
        </w:rPr>
        <w:t>为构件HelloDemo的示意图：</w:t>
      </w:r>
    </w:p>
    <w:p w:rsidR="00A63A52" w:rsidRDefault="0097535E" w:rsidP="00124A87">
      <w:pPr>
        <w:snapToGrid w:val="0"/>
        <w:spacing w:line="300" w:lineRule="auto"/>
        <w:ind w:firstLineChars="200" w:firstLine="480"/>
        <w:rPr>
          <w:rFonts w:hint="eastAsia"/>
        </w:rPr>
      </w:pPr>
      <w:r>
        <w:rPr>
          <w:noProof/>
        </w:rPr>
        <mc:AlternateContent>
          <mc:Choice Requires="wpc">
            <w:drawing>
              <wp:inline distT="0" distB="0" distL="0" distR="0">
                <wp:extent cx="5029200" cy="2179320"/>
                <wp:effectExtent l="0" t="0" r="0" b="2540"/>
                <wp:docPr id="207"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2" name="Rectangle 4"/>
                        <wps:cNvSpPr>
                          <a:spLocks noChangeArrowheads="1"/>
                        </wps:cNvSpPr>
                        <wps:spPr bwMode="auto">
                          <a:xfrm>
                            <a:off x="114632" y="99159"/>
                            <a:ext cx="4798476" cy="12876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93" name="Text Box 5"/>
                        <wps:cNvSpPr txBox="1">
                          <a:spLocks noChangeArrowheads="1"/>
                        </wps:cNvSpPr>
                        <wps:spPr bwMode="auto">
                          <a:xfrm>
                            <a:off x="1942901" y="198319"/>
                            <a:ext cx="1599735" cy="395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159" w:rsidRPr="00D97341" w:rsidRDefault="00795159" w:rsidP="00A63A52">
                              <w:pPr>
                                <w:rPr>
                                  <w:sz w:val="21"/>
                                  <w:szCs w:val="21"/>
                                </w:rPr>
                              </w:pPr>
                              <w:r w:rsidRPr="00D97341">
                                <w:rPr>
                                  <w:rFonts w:hint="eastAsia"/>
                                  <w:sz w:val="21"/>
                                  <w:szCs w:val="21"/>
                                </w:rPr>
                                <w:t>构件</w:t>
                              </w:r>
                              <w:r w:rsidRPr="00D97341">
                                <w:rPr>
                                  <w:rFonts w:hint="eastAsia"/>
                                  <w:sz w:val="21"/>
                                  <w:szCs w:val="21"/>
                                </w:rPr>
                                <w:t>HelloDemo</w:t>
                              </w:r>
                            </w:p>
                          </w:txbxContent>
                        </wps:txbx>
                        <wps:bodyPr rot="0" vert="horz" wrap="square" lIns="91440" tIns="45720" rIns="91440" bIns="45720" anchor="t" anchorCtr="0" upright="1">
                          <a:noAutofit/>
                        </wps:bodyPr>
                      </wps:wsp>
                      <wps:wsp>
                        <wps:cNvPr id="194" name="Text Box 6"/>
                        <wps:cNvSpPr txBox="1">
                          <a:spLocks noChangeArrowheads="1"/>
                        </wps:cNvSpPr>
                        <wps:spPr bwMode="auto">
                          <a:xfrm>
                            <a:off x="686331" y="594227"/>
                            <a:ext cx="799503" cy="594227"/>
                          </a:xfrm>
                          <a:prstGeom prst="rect">
                            <a:avLst/>
                          </a:prstGeom>
                          <a:solidFill>
                            <a:srgbClr val="FFFFFF"/>
                          </a:solidFill>
                          <a:ln w="9525">
                            <a:solidFill>
                              <a:srgbClr val="000000"/>
                            </a:solidFill>
                            <a:miter lim="800000"/>
                            <a:headEnd/>
                            <a:tailEnd/>
                          </a:ln>
                        </wps:spPr>
                        <wps:txbx>
                          <w:txbxContent>
                            <w:p w:rsidR="00795159" w:rsidRPr="00D97341" w:rsidRDefault="00795159" w:rsidP="00A63A52">
                              <w:pPr>
                                <w:rPr>
                                  <w:sz w:val="21"/>
                                  <w:szCs w:val="21"/>
                                </w:rPr>
                              </w:pPr>
                              <w:r w:rsidRPr="00D97341">
                                <w:rPr>
                                  <w:rFonts w:hint="eastAsia"/>
                                  <w:sz w:val="21"/>
                                  <w:szCs w:val="21"/>
                                </w:rPr>
                                <w:t>类</w:t>
                              </w:r>
                              <w:r w:rsidRPr="00D97341">
                                <w:rPr>
                                  <w:rFonts w:hint="eastAsia"/>
                                  <w:sz w:val="21"/>
                                  <w:szCs w:val="21"/>
                                </w:rPr>
                                <w:t xml:space="preserve"> CHello1</w:t>
                              </w:r>
                            </w:p>
                          </w:txbxContent>
                        </wps:txbx>
                        <wps:bodyPr rot="0" vert="horz" wrap="square" lIns="91440" tIns="45720" rIns="91440" bIns="45720" anchor="t" anchorCtr="0" upright="1">
                          <a:noAutofit/>
                        </wps:bodyPr>
                      </wps:wsp>
                      <wps:wsp>
                        <wps:cNvPr id="196" name="Text Box 7"/>
                        <wps:cNvSpPr txBox="1">
                          <a:spLocks noChangeArrowheads="1"/>
                        </wps:cNvSpPr>
                        <wps:spPr bwMode="auto">
                          <a:xfrm>
                            <a:off x="2171434" y="594227"/>
                            <a:ext cx="801693" cy="594227"/>
                          </a:xfrm>
                          <a:prstGeom prst="rect">
                            <a:avLst/>
                          </a:prstGeom>
                          <a:solidFill>
                            <a:srgbClr val="FFFFFF"/>
                          </a:solidFill>
                          <a:ln w="9525">
                            <a:solidFill>
                              <a:srgbClr val="000000"/>
                            </a:solidFill>
                            <a:miter lim="800000"/>
                            <a:headEnd/>
                            <a:tailEnd/>
                          </a:ln>
                        </wps:spPr>
                        <wps:txbx>
                          <w:txbxContent>
                            <w:p w:rsidR="00795159" w:rsidRPr="00D97341" w:rsidRDefault="00795159" w:rsidP="00A63A52">
                              <w:pPr>
                                <w:rPr>
                                  <w:rFonts w:hint="eastAsia"/>
                                  <w:sz w:val="21"/>
                                  <w:szCs w:val="21"/>
                                </w:rPr>
                              </w:pPr>
                              <w:r w:rsidRPr="00D97341">
                                <w:rPr>
                                  <w:rFonts w:hint="eastAsia"/>
                                  <w:sz w:val="21"/>
                                  <w:szCs w:val="21"/>
                                </w:rPr>
                                <w:t>类</w:t>
                              </w:r>
                            </w:p>
                            <w:p w:rsidR="00795159" w:rsidRPr="00D97341" w:rsidRDefault="00795159" w:rsidP="00A63A52">
                              <w:pPr>
                                <w:rPr>
                                  <w:sz w:val="21"/>
                                  <w:szCs w:val="21"/>
                                </w:rPr>
                              </w:pPr>
                              <w:r w:rsidRPr="00D97341">
                                <w:rPr>
                                  <w:rFonts w:hint="eastAsia"/>
                                  <w:sz w:val="21"/>
                                  <w:szCs w:val="21"/>
                                </w:rPr>
                                <w:t>CHello2</w:t>
                              </w:r>
                            </w:p>
                          </w:txbxContent>
                        </wps:txbx>
                        <wps:bodyPr rot="0" vert="horz" wrap="square" lIns="91440" tIns="45720" rIns="91440" bIns="45720" anchor="t" anchorCtr="0" upright="1">
                          <a:noAutofit/>
                        </wps:bodyPr>
                      </wps:wsp>
                      <wps:wsp>
                        <wps:cNvPr id="197" name="Text Box 8"/>
                        <wps:cNvSpPr txBox="1">
                          <a:spLocks noChangeArrowheads="1"/>
                        </wps:cNvSpPr>
                        <wps:spPr bwMode="auto">
                          <a:xfrm>
                            <a:off x="3657268" y="594227"/>
                            <a:ext cx="800233" cy="594227"/>
                          </a:xfrm>
                          <a:prstGeom prst="rect">
                            <a:avLst/>
                          </a:prstGeom>
                          <a:solidFill>
                            <a:srgbClr val="FFFFFF"/>
                          </a:solidFill>
                          <a:ln w="9525">
                            <a:solidFill>
                              <a:srgbClr val="000000"/>
                            </a:solidFill>
                            <a:miter lim="800000"/>
                            <a:headEnd/>
                            <a:tailEnd/>
                          </a:ln>
                        </wps:spPr>
                        <wps:txbx>
                          <w:txbxContent>
                            <w:p w:rsidR="00795159" w:rsidRPr="00D97341" w:rsidRDefault="00795159" w:rsidP="00A63A52">
                              <w:pPr>
                                <w:rPr>
                                  <w:rFonts w:hint="eastAsia"/>
                                  <w:sz w:val="21"/>
                                  <w:szCs w:val="21"/>
                                </w:rPr>
                              </w:pPr>
                              <w:r w:rsidRPr="00D97341">
                                <w:rPr>
                                  <w:rFonts w:hint="eastAsia"/>
                                  <w:sz w:val="21"/>
                                  <w:szCs w:val="21"/>
                                </w:rPr>
                                <w:t>类</w:t>
                              </w:r>
                            </w:p>
                            <w:p w:rsidR="00795159" w:rsidRPr="00D97341" w:rsidRDefault="00795159" w:rsidP="00A63A52">
                              <w:pPr>
                                <w:rPr>
                                  <w:sz w:val="21"/>
                                  <w:szCs w:val="21"/>
                                </w:rPr>
                              </w:pPr>
                              <w:r w:rsidRPr="00D97341">
                                <w:rPr>
                                  <w:rFonts w:hint="eastAsia"/>
                                  <w:sz w:val="21"/>
                                  <w:szCs w:val="21"/>
                                </w:rPr>
                                <w:t>CHello3</w:t>
                              </w:r>
                            </w:p>
                          </w:txbxContent>
                        </wps:txbx>
                        <wps:bodyPr rot="0" vert="horz" wrap="square" lIns="91440" tIns="45720" rIns="91440" bIns="45720" anchor="t" anchorCtr="0" upright="1">
                          <a:noAutofit/>
                        </wps:bodyPr>
                      </wps:wsp>
                      <wps:wsp>
                        <wps:cNvPr id="198" name="Line 9"/>
                        <wps:cNvCnPr>
                          <a:cxnSpLocks noChangeShapeType="1"/>
                        </wps:cNvCnPr>
                        <wps:spPr bwMode="auto">
                          <a:xfrm>
                            <a:off x="914865" y="1188455"/>
                            <a:ext cx="730" cy="396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Line 10"/>
                        <wps:cNvCnPr>
                          <a:cxnSpLocks noChangeShapeType="1"/>
                        </wps:cNvCnPr>
                        <wps:spPr bwMode="auto">
                          <a:xfrm>
                            <a:off x="1371932" y="1188455"/>
                            <a:ext cx="730" cy="396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Text Box 11"/>
                        <wps:cNvSpPr txBox="1">
                          <a:spLocks noChangeArrowheads="1"/>
                        </wps:cNvSpPr>
                        <wps:spPr bwMode="auto">
                          <a:xfrm>
                            <a:off x="457797" y="1585093"/>
                            <a:ext cx="570969" cy="495068"/>
                          </a:xfrm>
                          <a:prstGeom prst="rect">
                            <a:avLst/>
                          </a:prstGeom>
                          <a:solidFill>
                            <a:srgbClr val="FFFFFF"/>
                          </a:solidFill>
                          <a:ln w="9525">
                            <a:solidFill>
                              <a:srgbClr val="000000"/>
                            </a:solidFill>
                            <a:miter lim="800000"/>
                            <a:headEnd/>
                            <a:tailEnd/>
                          </a:ln>
                        </wps:spPr>
                        <wps:txbx>
                          <w:txbxContent>
                            <w:p w:rsidR="00795159" w:rsidRPr="00D97341" w:rsidRDefault="00795159" w:rsidP="00A63A52">
                              <w:pPr>
                                <w:rPr>
                                  <w:rFonts w:hint="eastAsia"/>
                                  <w:sz w:val="21"/>
                                  <w:szCs w:val="21"/>
                                </w:rPr>
                              </w:pPr>
                              <w:r w:rsidRPr="00D97341">
                                <w:rPr>
                                  <w:rFonts w:hint="eastAsia"/>
                                  <w:sz w:val="21"/>
                                  <w:szCs w:val="21"/>
                                </w:rPr>
                                <w:t>接口</w:t>
                              </w:r>
                            </w:p>
                            <w:p w:rsidR="00795159" w:rsidRPr="00D97341" w:rsidRDefault="00795159" w:rsidP="00A63A52">
                              <w:pPr>
                                <w:rPr>
                                  <w:sz w:val="21"/>
                                  <w:szCs w:val="21"/>
                                </w:rPr>
                              </w:pPr>
                              <w:r w:rsidRPr="00D97341">
                                <w:rPr>
                                  <w:rFonts w:hint="eastAsia"/>
                                  <w:sz w:val="21"/>
                                  <w:szCs w:val="21"/>
                                </w:rPr>
                                <w:t>IHello</w:t>
                              </w:r>
                            </w:p>
                          </w:txbxContent>
                        </wps:txbx>
                        <wps:bodyPr rot="0" vert="horz" wrap="square" lIns="91440" tIns="45720" rIns="91440" bIns="45720" anchor="t" anchorCtr="0" upright="1">
                          <a:noAutofit/>
                        </wps:bodyPr>
                      </wps:wsp>
                      <wps:wsp>
                        <wps:cNvPr id="201" name="Text Box 12"/>
                        <wps:cNvSpPr txBox="1">
                          <a:spLocks noChangeArrowheads="1"/>
                        </wps:cNvSpPr>
                        <wps:spPr bwMode="auto">
                          <a:xfrm>
                            <a:off x="1143398" y="1585093"/>
                            <a:ext cx="570969" cy="495068"/>
                          </a:xfrm>
                          <a:prstGeom prst="rect">
                            <a:avLst/>
                          </a:prstGeom>
                          <a:solidFill>
                            <a:srgbClr val="FFFFFF"/>
                          </a:solidFill>
                          <a:ln w="9525">
                            <a:solidFill>
                              <a:srgbClr val="000000"/>
                            </a:solidFill>
                            <a:miter lim="800000"/>
                            <a:headEnd/>
                            <a:tailEnd/>
                          </a:ln>
                        </wps:spPr>
                        <wps:txbx>
                          <w:txbxContent>
                            <w:p w:rsidR="00795159" w:rsidRPr="00D97341" w:rsidRDefault="00795159" w:rsidP="00A63A52">
                              <w:pPr>
                                <w:rPr>
                                  <w:rFonts w:hint="eastAsia"/>
                                  <w:sz w:val="21"/>
                                  <w:szCs w:val="21"/>
                                </w:rPr>
                              </w:pPr>
                              <w:r w:rsidRPr="00D97341">
                                <w:rPr>
                                  <w:rFonts w:hint="eastAsia"/>
                                  <w:sz w:val="21"/>
                                  <w:szCs w:val="21"/>
                                </w:rPr>
                                <w:t>接口</w:t>
                              </w:r>
                            </w:p>
                            <w:p w:rsidR="00795159" w:rsidRPr="00D97341" w:rsidRDefault="00795159" w:rsidP="00A63A52">
                              <w:pPr>
                                <w:rPr>
                                  <w:sz w:val="21"/>
                                  <w:szCs w:val="21"/>
                                </w:rPr>
                              </w:pPr>
                              <w:r w:rsidRPr="00D97341">
                                <w:rPr>
                                  <w:rFonts w:hint="eastAsia"/>
                                  <w:sz w:val="21"/>
                                  <w:szCs w:val="21"/>
                                </w:rPr>
                                <w:t>IHey</w:t>
                              </w:r>
                            </w:p>
                          </w:txbxContent>
                        </wps:txbx>
                        <wps:bodyPr rot="0" vert="horz" wrap="square" lIns="91440" tIns="45720" rIns="91440" bIns="45720" anchor="t" anchorCtr="0" upright="1">
                          <a:noAutofit/>
                        </wps:bodyPr>
                      </wps:wsp>
                      <wps:wsp>
                        <wps:cNvPr id="202" name="Line 13"/>
                        <wps:cNvCnPr>
                          <a:cxnSpLocks noChangeShapeType="1"/>
                        </wps:cNvCnPr>
                        <wps:spPr bwMode="auto">
                          <a:xfrm>
                            <a:off x="2514600" y="1188455"/>
                            <a:ext cx="730" cy="396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Line 14"/>
                        <wps:cNvCnPr>
                          <a:cxnSpLocks noChangeShapeType="1"/>
                        </wps:cNvCnPr>
                        <wps:spPr bwMode="auto">
                          <a:xfrm>
                            <a:off x="4000434" y="1188455"/>
                            <a:ext cx="730" cy="396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Text Box 15"/>
                        <wps:cNvSpPr txBox="1">
                          <a:spLocks noChangeArrowheads="1"/>
                        </wps:cNvSpPr>
                        <wps:spPr bwMode="auto">
                          <a:xfrm>
                            <a:off x="2171434" y="1585093"/>
                            <a:ext cx="571699" cy="495068"/>
                          </a:xfrm>
                          <a:prstGeom prst="rect">
                            <a:avLst/>
                          </a:prstGeom>
                          <a:solidFill>
                            <a:srgbClr val="FFFFFF"/>
                          </a:solidFill>
                          <a:ln w="9525">
                            <a:solidFill>
                              <a:srgbClr val="000000"/>
                            </a:solidFill>
                            <a:miter lim="800000"/>
                            <a:headEnd/>
                            <a:tailEnd/>
                          </a:ln>
                        </wps:spPr>
                        <wps:txbx>
                          <w:txbxContent>
                            <w:p w:rsidR="00795159" w:rsidRPr="00D97341" w:rsidRDefault="00795159" w:rsidP="00A63A52">
                              <w:pPr>
                                <w:rPr>
                                  <w:rFonts w:hint="eastAsia"/>
                                  <w:sz w:val="21"/>
                                  <w:szCs w:val="21"/>
                                </w:rPr>
                              </w:pPr>
                              <w:r w:rsidRPr="00D97341">
                                <w:rPr>
                                  <w:rFonts w:hint="eastAsia"/>
                                  <w:sz w:val="21"/>
                                  <w:szCs w:val="21"/>
                                </w:rPr>
                                <w:t>接口</w:t>
                              </w:r>
                            </w:p>
                            <w:p w:rsidR="00795159" w:rsidRPr="00D97341" w:rsidRDefault="00795159" w:rsidP="00A63A52">
                              <w:pPr>
                                <w:rPr>
                                  <w:sz w:val="21"/>
                                  <w:szCs w:val="21"/>
                                </w:rPr>
                              </w:pPr>
                              <w:r w:rsidRPr="00D97341">
                                <w:rPr>
                                  <w:rFonts w:hint="eastAsia"/>
                                  <w:sz w:val="21"/>
                                  <w:szCs w:val="21"/>
                                </w:rPr>
                                <w:t>IHello</w:t>
                              </w:r>
                            </w:p>
                          </w:txbxContent>
                        </wps:txbx>
                        <wps:bodyPr rot="0" vert="horz" wrap="square" lIns="91440" tIns="45720" rIns="91440" bIns="45720" anchor="t" anchorCtr="0" upright="1">
                          <a:noAutofit/>
                        </wps:bodyPr>
                      </wps:wsp>
                      <wps:wsp>
                        <wps:cNvPr id="206" name="Text Box 16"/>
                        <wps:cNvSpPr txBox="1">
                          <a:spLocks noChangeArrowheads="1"/>
                        </wps:cNvSpPr>
                        <wps:spPr bwMode="auto">
                          <a:xfrm>
                            <a:off x="3657268" y="1585093"/>
                            <a:ext cx="571699" cy="495068"/>
                          </a:xfrm>
                          <a:prstGeom prst="rect">
                            <a:avLst/>
                          </a:prstGeom>
                          <a:solidFill>
                            <a:srgbClr val="FFFFFF"/>
                          </a:solidFill>
                          <a:ln w="9525">
                            <a:solidFill>
                              <a:srgbClr val="000000"/>
                            </a:solidFill>
                            <a:miter lim="800000"/>
                            <a:headEnd/>
                            <a:tailEnd/>
                          </a:ln>
                        </wps:spPr>
                        <wps:txbx>
                          <w:txbxContent>
                            <w:p w:rsidR="00795159" w:rsidRPr="00D97341" w:rsidRDefault="00795159" w:rsidP="00A63A52">
                              <w:pPr>
                                <w:rPr>
                                  <w:rFonts w:hint="eastAsia"/>
                                  <w:sz w:val="21"/>
                                  <w:szCs w:val="21"/>
                                </w:rPr>
                              </w:pPr>
                              <w:r w:rsidRPr="00D97341">
                                <w:rPr>
                                  <w:rFonts w:hint="eastAsia"/>
                                  <w:sz w:val="21"/>
                                  <w:szCs w:val="21"/>
                                </w:rPr>
                                <w:t>接口</w:t>
                              </w:r>
                            </w:p>
                            <w:p w:rsidR="00795159" w:rsidRPr="00D97341" w:rsidRDefault="00795159" w:rsidP="00A63A52">
                              <w:pPr>
                                <w:rPr>
                                  <w:sz w:val="21"/>
                                  <w:szCs w:val="21"/>
                                </w:rPr>
                              </w:pPr>
                              <w:r w:rsidRPr="00D97341">
                                <w:rPr>
                                  <w:rFonts w:hint="eastAsia"/>
                                  <w:sz w:val="21"/>
                                  <w:szCs w:val="21"/>
                                </w:rPr>
                                <w:t>IHey</w:t>
                              </w:r>
                            </w:p>
                          </w:txbxContent>
                        </wps:txbx>
                        <wps:bodyPr rot="0" vert="horz" wrap="square" lIns="91440" tIns="45720" rIns="91440" bIns="45720" anchor="t" anchorCtr="0" upright="1">
                          <a:noAutofit/>
                        </wps:bodyPr>
                      </wps:wsp>
                    </wpc:wpc>
                  </a:graphicData>
                </a:graphic>
              </wp:inline>
            </w:drawing>
          </mc:Choice>
          <mc:Fallback>
            <w:pict>
              <v:group id="画布 2" o:spid="_x0000_s1026" editas="canvas" style="width:396pt;height:171.6pt;mso-position-horizontal-relative:char;mso-position-vertical-relative:line" coordsize="50292,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">
                <v:shape id="_x0000_s1027" type="#_x0000_t75" style="position:absolute;width:50292;height:21793;visibility:visible;mso-wrap-style:square">
                  <v:fill o:detectmouseclick="t"/>
                  <v:path o:connecttype="none"/>
                </v:shape>
                <v:rect id="Rectangle 4" o:spid="_x0000_s1028" style="position:absolute;left:1146;top:991;width:47985;height:1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" filled="f" fillcolor="black"/>
                <v:shapetype id="_x0000_t202" coordsize="21600,21600" o:spt="202" path="m,l,21600r21600,l21600,xe">
                  <v:stroke joinstyle="miter"/>
                  <v:path gradientshapeok="t" o:connecttype="rect"/>
                </v:shapetype>
                <v:shape id="Text Box 5" o:spid="_x0000_s1029" type="#_x0000_t202" style="position:absolute;left:19429;top:1983;width:15997;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795159" w:rsidRPr="00D97341" w:rsidRDefault="00795159" w:rsidP="00A63A52">
                        <w:pPr>
                          <w:rPr>
                            <w:sz w:val="21"/>
                            <w:szCs w:val="21"/>
                          </w:rPr>
                        </w:pPr>
                        <w:r w:rsidRPr="00D97341">
                          <w:rPr>
                            <w:rFonts w:hint="eastAsia"/>
                            <w:sz w:val="21"/>
                            <w:szCs w:val="21"/>
                          </w:rPr>
                          <w:t>构件</w:t>
                        </w:r>
                        <w:r w:rsidRPr="00D97341">
                          <w:rPr>
                            <w:rFonts w:hint="eastAsia"/>
                            <w:sz w:val="21"/>
                            <w:szCs w:val="21"/>
                          </w:rPr>
                          <w:t>HelloDemo</w:t>
                        </w:r>
                      </w:p>
                    </w:txbxContent>
                  </v:textbox>
                </v:shape>
                <v:shape id="Text Box 6" o:spid="_x0000_s1030" type="#_x0000_t202" style="position:absolute;left:6863;top:5942;width:7995;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rsidR="00795159" w:rsidRPr="00D97341" w:rsidRDefault="00795159" w:rsidP="00A63A52">
                        <w:pPr>
                          <w:rPr>
                            <w:sz w:val="21"/>
                            <w:szCs w:val="21"/>
                          </w:rPr>
                        </w:pPr>
                        <w:r w:rsidRPr="00D97341">
                          <w:rPr>
                            <w:rFonts w:hint="eastAsia"/>
                            <w:sz w:val="21"/>
                            <w:szCs w:val="21"/>
                          </w:rPr>
                          <w:t>类</w:t>
                        </w:r>
                        <w:r w:rsidRPr="00D97341">
                          <w:rPr>
                            <w:rFonts w:hint="eastAsia"/>
                            <w:sz w:val="21"/>
                            <w:szCs w:val="21"/>
                          </w:rPr>
                          <w:t xml:space="preserve"> CHello1</w:t>
                        </w:r>
                      </w:p>
                    </w:txbxContent>
                  </v:textbox>
                </v:shape>
                <v:shape id="Text Box 7" o:spid="_x0000_s1031" type="#_x0000_t202" style="position:absolute;left:21714;top:5942;width:8017;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rsidR="00795159" w:rsidRPr="00D97341" w:rsidRDefault="00795159" w:rsidP="00A63A52">
                        <w:pPr>
                          <w:rPr>
                            <w:rFonts w:hint="eastAsia"/>
                            <w:sz w:val="21"/>
                            <w:szCs w:val="21"/>
                          </w:rPr>
                        </w:pPr>
                        <w:r w:rsidRPr="00D97341">
                          <w:rPr>
                            <w:rFonts w:hint="eastAsia"/>
                            <w:sz w:val="21"/>
                            <w:szCs w:val="21"/>
                          </w:rPr>
                          <w:t>类</w:t>
                        </w:r>
                      </w:p>
                      <w:p w:rsidR="00795159" w:rsidRPr="00D97341" w:rsidRDefault="00795159" w:rsidP="00A63A52">
                        <w:pPr>
                          <w:rPr>
                            <w:sz w:val="21"/>
                            <w:szCs w:val="21"/>
                          </w:rPr>
                        </w:pPr>
                        <w:r w:rsidRPr="00D97341">
                          <w:rPr>
                            <w:rFonts w:hint="eastAsia"/>
                            <w:sz w:val="21"/>
                            <w:szCs w:val="21"/>
                          </w:rPr>
                          <w:t>CHello2</w:t>
                        </w:r>
                      </w:p>
                    </w:txbxContent>
                  </v:textbox>
                </v:shape>
                <v:shape id="Text Box 8" o:spid="_x0000_s1032" type="#_x0000_t202" style="position:absolute;left:36572;top:5942;width:8003;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rsidR="00795159" w:rsidRPr="00D97341" w:rsidRDefault="00795159" w:rsidP="00A63A52">
                        <w:pPr>
                          <w:rPr>
                            <w:rFonts w:hint="eastAsia"/>
                            <w:sz w:val="21"/>
                            <w:szCs w:val="21"/>
                          </w:rPr>
                        </w:pPr>
                        <w:r w:rsidRPr="00D97341">
                          <w:rPr>
                            <w:rFonts w:hint="eastAsia"/>
                            <w:sz w:val="21"/>
                            <w:szCs w:val="21"/>
                          </w:rPr>
                          <w:t>类</w:t>
                        </w:r>
                      </w:p>
                      <w:p w:rsidR="00795159" w:rsidRPr="00D97341" w:rsidRDefault="00795159" w:rsidP="00A63A52">
                        <w:pPr>
                          <w:rPr>
                            <w:sz w:val="21"/>
                            <w:szCs w:val="21"/>
                          </w:rPr>
                        </w:pPr>
                        <w:r w:rsidRPr="00D97341">
                          <w:rPr>
                            <w:rFonts w:hint="eastAsia"/>
                            <w:sz w:val="21"/>
                            <w:szCs w:val="21"/>
                          </w:rPr>
                          <w:t>CHello3</w:t>
                        </w:r>
                      </w:p>
                    </w:txbxContent>
                  </v:textbox>
                </v:shape>
                <v:line id="Line 9" o:spid="_x0000_s1033" style="position:absolute;visibility:visible;mso-wrap-style:square" from="9148,11884" to="9155,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line id="Line 10" o:spid="_x0000_s1034" style="position:absolute;visibility:visible;mso-wrap-style:square" from="13719,11884" to="13726,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">
                  <v:stroke endarrow="block"/>
                </v:line>
                <v:shape id="Text Box 11" o:spid="_x0000_s1035" type="#_x0000_t202" style="position:absolute;left:4577;top:15850;width:5710;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w:txbxContent>
                      <w:p w:rsidR="00795159" w:rsidRPr="00D97341" w:rsidRDefault="00795159" w:rsidP="00A63A52">
                        <w:pPr>
                          <w:rPr>
                            <w:rFonts w:hint="eastAsia"/>
                            <w:sz w:val="21"/>
                            <w:szCs w:val="21"/>
                          </w:rPr>
                        </w:pPr>
                        <w:r w:rsidRPr="00D97341">
                          <w:rPr>
                            <w:rFonts w:hint="eastAsia"/>
                            <w:sz w:val="21"/>
                            <w:szCs w:val="21"/>
                          </w:rPr>
                          <w:t>接口</w:t>
                        </w:r>
                      </w:p>
                      <w:p w:rsidR="00795159" w:rsidRPr="00D97341" w:rsidRDefault="00795159" w:rsidP="00A63A52">
                        <w:pPr>
                          <w:rPr>
                            <w:sz w:val="21"/>
                            <w:szCs w:val="21"/>
                          </w:rPr>
                        </w:pPr>
                        <w:r w:rsidRPr="00D97341">
                          <w:rPr>
                            <w:rFonts w:hint="eastAsia"/>
                            <w:sz w:val="21"/>
                            <w:szCs w:val="21"/>
                          </w:rPr>
                          <w:t>IHello</w:t>
                        </w:r>
                      </w:p>
                    </w:txbxContent>
                  </v:textbox>
                </v:shape>
                <v:shape id="Text Box 12" o:spid="_x0000_s1036" type="#_x0000_t202" style="position:absolute;left:11433;top:15850;width:5710;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">
                  <v:textbox>
                    <w:txbxContent>
                      <w:p w:rsidR="00795159" w:rsidRPr="00D97341" w:rsidRDefault="00795159" w:rsidP="00A63A52">
                        <w:pPr>
                          <w:rPr>
                            <w:rFonts w:hint="eastAsia"/>
                            <w:sz w:val="21"/>
                            <w:szCs w:val="21"/>
                          </w:rPr>
                        </w:pPr>
                        <w:r w:rsidRPr="00D97341">
                          <w:rPr>
                            <w:rFonts w:hint="eastAsia"/>
                            <w:sz w:val="21"/>
                            <w:szCs w:val="21"/>
                          </w:rPr>
                          <w:t>接口</w:t>
                        </w:r>
                      </w:p>
                      <w:p w:rsidR="00795159" w:rsidRPr="00D97341" w:rsidRDefault="00795159" w:rsidP="00A63A52">
                        <w:pPr>
                          <w:rPr>
                            <w:sz w:val="21"/>
                            <w:szCs w:val="21"/>
                          </w:rPr>
                        </w:pPr>
                        <w:r w:rsidRPr="00D97341">
                          <w:rPr>
                            <w:rFonts w:hint="eastAsia"/>
                            <w:sz w:val="21"/>
                            <w:szCs w:val="21"/>
                          </w:rPr>
                          <w:t>IHey</w:t>
                        </w:r>
                      </w:p>
                    </w:txbxContent>
                  </v:textbox>
                </v:shape>
                <v:line id="Line 13" o:spid="_x0000_s1037" style="position:absolute;visibility:visible;mso-wrap-style:square" from="25146,11884" to="25153,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">
                  <v:stroke endarrow="block"/>
                </v:line>
                <v:line id="Line 14" o:spid="_x0000_s1038" style="position:absolute;visibility:visible;mso-wrap-style:square" from="40004,11884" to="40011,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9BxQAAANwAAAAPAAAAZHJzL2Rvd25yZXYueG1sRI9PawIx&#10;FMTvhX6H8ArealaF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ChNi9BxQAAANwAAAAP&#10;AAAAAAAAAAAAAAAAAAcCAABkcnMvZG93bnJldi54bWxQSwUGAAAAAAMAAwC3AAAA+QIAAAAA&#10;">
                  <v:stroke endarrow="block"/>
                </v:line>
                <v:shape id="Text Box 15" o:spid="_x0000_s1039" type="#_x0000_t202" style="position:absolute;left:21714;top:15850;width:5717;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">
                  <v:textbox>
                    <w:txbxContent>
                      <w:p w:rsidR="00795159" w:rsidRPr="00D97341" w:rsidRDefault="00795159" w:rsidP="00A63A52">
                        <w:pPr>
                          <w:rPr>
                            <w:rFonts w:hint="eastAsia"/>
                            <w:sz w:val="21"/>
                            <w:szCs w:val="21"/>
                          </w:rPr>
                        </w:pPr>
                        <w:r w:rsidRPr="00D97341">
                          <w:rPr>
                            <w:rFonts w:hint="eastAsia"/>
                            <w:sz w:val="21"/>
                            <w:szCs w:val="21"/>
                          </w:rPr>
                          <w:t>接口</w:t>
                        </w:r>
                      </w:p>
                      <w:p w:rsidR="00795159" w:rsidRPr="00D97341" w:rsidRDefault="00795159" w:rsidP="00A63A52">
                        <w:pPr>
                          <w:rPr>
                            <w:sz w:val="21"/>
                            <w:szCs w:val="21"/>
                          </w:rPr>
                        </w:pPr>
                        <w:r w:rsidRPr="00D97341">
                          <w:rPr>
                            <w:rFonts w:hint="eastAsia"/>
                            <w:sz w:val="21"/>
                            <w:szCs w:val="21"/>
                          </w:rPr>
                          <w:t>IHello</w:t>
                        </w:r>
                      </w:p>
                    </w:txbxContent>
                  </v:textbox>
                </v:shape>
                <v:shape id="Text Box 16" o:spid="_x0000_s1040" type="#_x0000_t202" style="position:absolute;left:36572;top:15850;width:5717;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">
                  <v:textbox>
                    <w:txbxContent>
                      <w:p w:rsidR="00795159" w:rsidRPr="00D97341" w:rsidRDefault="00795159" w:rsidP="00A63A52">
                        <w:pPr>
                          <w:rPr>
                            <w:rFonts w:hint="eastAsia"/>
                            <w:sz w:val="21"/>
                            <w:szCs w:val="21"/>
                          </w:rPr>
                        </w:pPr>
                        <w:r w:rsidRPr="00D97341">
                          <w:rPr>
                            <w:rFonts w:hint="eastAsia"/>
                            <w:sz w:val="21"/>
                            <w:szCs w:val="21"/>
                          </w:rPr>
                          <w:t>接口</w:t>
                        </w:r>
                      </w:p>
                      <w:p w:rsidR="00795159" w:rsidRPr="00D97341" w:rsidRDefault="00795159" w:rsidP="00A63A52">
                        <w:pPr>
                          <w:rPr>
                            <w:sz w:val="21"/>
                            <w:szCs w:val="21"/>
                          </w:rPr>
                        </w:pPr>
                        <w:r w:rsidRPr="00D97341">
                          <w:rPr>
                            <w:rFonts w:hint="eastAsia"/>
                            <w:sz w:val="21"/>
                            <w:szCs w:val="21"/>
                          </w:rPr>
                          <w:t>IHey</w:t>
                        </w:r>
                      </w:p>
                    </w:txbxContent>
                  </v:textbox>
                </v:shape>
                <w10:anchorlock/>
              </v:group>
            </w:pict>
          </mc:Fallback>
        </mc:AlternateContent>
      </w:r>
    </w:p>
    <w:p w:rsidR="00A63A52" w:rsidRPr="00D97341" w:rsidRDefault="003C638F" w:rsidP="00124A87">
      <w:pPr>
        <w:snapToGrid w:val="0"/>
        <w:spacing w:line="300" w:lineRule="auto"/>
        <w:jc w:val="center"/>
        <w:rPr>
          <w:sz w:val="21"/>
          <w:szCs w:val="21"/>
        </w:rPr>
      </w:pPr>
      <w:r>
        <w:rPr>
          <w:rFonts w:hint="eastAsia"/>
          <w:sz w:val="21"/>
          <w:szCs w:val="21"/>
        </w:rPr>
        <w:lastRenderedPageBreak/>
        <w:t>图</w:t>
      </w:r>
      <w:r>
        <w:rPr>
          <w:rFonts w:hint="eastAsia"/>
          <w:sz w:val="21"/>
          <w:szCs w:val="21"/>
        </w:rPr>
        <w:t xml:space="preserve">4.1 </w:t>
      </w:r>
      <w:r w:rsidR="00A63A52" w:rsidRPr="00D97341">
        <w:rPr>
          <w:sz w:val="21"/>
          <w:szCs w:val="21"/>
        </w:rPr>
        <w:t>构件</w:t>
      </w:r>
      <w:r w:rsidR="00A63A52" w:rsidRPr="00D97341">
        <w:rPr>
          <w:sz w:val="21"/>
          <w:szCs w:val="21"/>
        </w:rPr>
        <w:t>HelloDemo</w:t>
      </w:r>
      <w:r w:rsidR="00A63A52" w:rsidRPr="00D97341">
        <w:rPr>
          <w:sz w:val="21"/>
          <w:szCs w:val="21"/>
        </w:rPr>
        <w:t>示意图</w:t>
      </w:r>
    </w:p>
    <w:p w:rsidR="00A63A52" w:rsidRPr="00BE4623" w:rsidRDefault="00A63A52" w:rsidP="000301BE">
      <w:pPr>
        <w:snapToGrid w:val="0"/>
        <w:spacing w:line="300" w:lineRule="auto"/>
        <w:ind w:firstLineChars="200" w:firstLine="420"/>
        <w:rPr>
          <w:rFonts w:ascii="宋体" w:hAnsi="宋体"/>
          <w:szCs w:val="21"/>
        </w:rPr>
      </w:pPr>
      <w:r w:rsidRPr="000301BE">
        <w:rPr>
          <w:rFonts w:ascii="宋体" w:hAnsi="宋体"/>
          <w:sz w:val="21"/>
          <w:szCs w:val="21"/>
        </w:rPr>
        <w:t>从图</w:t>
      </w:r>
      <w:r w:rsidR="00CB7DCE">
        <w:rPr>
          <w:rFonts w:ascii="宋体" w:hAnsi="宋体" w:hint="eastAsia"/>
          <w:sz w:val="21"/>
          <w:szCs w:val="21"/>
        </w:rPr>
        <w:t>4.1</w:t>
      </w:r>
      <w:r w:rsidRPr="000301BE">
        <w:rPr>
          <w:rFonts w:ascii="宋体" w:hAnsi="宋体"/>
          <w:sz w:val="21"/>
          <w:szCs w:val="21"/>
        </w:rPr>
        <w:t>中可以看出：构件HelloDemo中定义了三个类：CHello1、CHello2和CHello3。其中，类CHello2提供了接口IHello，类CHello3提供了接口IHe</w:t>
      </w:r>
      <w:r w:rsidRPr="000301BE">
        <w:rPr>
          <w:rFonts w:ascii="宋体" w:hAnsi="宋体" w:hint="eastAsia"/>
          <w:sz w:val="21"/>
          <w:szCs w:val="21"/>
        </w:rPr>
        <w:t>y</w:t>
      </w:r>
      <w:r w:rsidRPr="000301BE">
        <w:rPr>
          <w:rFonts w:ascii="宋体" w:hAnsi="宋体"/>
          <w:sz w:val="21"/>
          <w:szCs w:val="21"/>
        </w:rPr>
        <w:t>，而类CHello1同时提供了接口IHello和IHe</w:t>
      </w:r>
      <w:r w:rsidRPr="000301BE">
        <w:rPr>
          <w:rFonts w:ascii="宋体" w:hAnsi="宋体" w:hint="eastAsia"/>
          <w:sz w:val="21"/>
          <w:szCs w:val="21"/>
        </w:rPr>
        <w:t>y</w:t>
      </w:r>
      <w:r w:rsidRPr="000301BE">
        <w:rPr>
          <w:rFonts w:ascii="宋体" w:hAnsi="宋体"/>
          <w:sz w:val="21"/>
          <w:szCs w:val="21"/>
        </w:rPr>
        <w:t>。这些信息都定义在HelloDemo.car文件中。</w:t>
      </w:r>
    </w:p>
    <w:p w:rsidR="00A63A52" w:rsidRPr="00660C3D" w:rsidRDefault="00A63A52" w:rsidP="0014747E">
      <w:pPr>
        <w:snapToGrid w:val="0"/>
        <w:spacing w:line="300" w:lineRule="auto"/>
        <w:ind w:firstLineChars="200" w:firstLine="420"/>
        <w:rPr>
          <w:rFonts w:ascii="宋体" w:hAnsi="宋体"/>
          <w:b/>
          <w:szCs w:val="21"/>
        </w:rPr>
      </w:pPr>
      <w:r w:rsidRPr="0014747E">
        <w:rPr>
          <w:rFonts w:ascii="宋体" w:hAnsi="宋体"/>
          <w:sz w:val="21"/>
          <w:szCs w:val="21"/>
        </w:rPr>
        <w:t>HelloDemo.car文件：</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hint="eastAsia"/>
          <w:sz w:val="21"/>
          <w:szCs w:val="21"/>
        </w:rPr>
        <w:t>module</w:t>
      </w:r>
      <w:r w:rsidRPr="00BE4350">
        <w:rPr>
          <w:rFonts w:ascii="宋体" w:hAnsi="宋体"/>
          <w:sz w:val="21"/>
          <w:szCs w:val="21"/>
        </w:rPr>
        <w:t xml:space="preserve">        </w:t>
      </w:r>
      <w:r w:rsidRPr="00BE4350">
        <w:rPr>
          <w:rFonts w:ascii="宋体" w:hAnsi="宋体" w:hint="eastAsia"/>
          <w:sz w:val="21"/>
          <w:szCs w:val="21"/>
        </w:rPr>
        <w:t xml:space="preserve">　　　　　　</w:t>
      </w:r>
      <w:r w:rsidRPr="00BE4350">
        <w:rPr>
          <w:rFonts w:ascii="宋体" w:hAnsi="宋体"/>
          <w:sz w:val="21"/>
          <w:szCs w:val="21"/>
        </w:rPr>
        <w:t>//构件HelloDemo</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//接口IHello</w:t>
      </w:r>
    </w:p>
    <w:p w:rsidR="00A63A52" w:rsidRPr="00BE4350" w:rsidRDefault="00A63A52" w:rsidP="005B3EBF">
      <w:pPr>
        <w:shd w:val="clear" w:color="auto" w:fill="E6E6E6"/>
        <w:snapToGrid w:val="0"/>
        <w:spacing w:line="300" w:lineRule="auto"/>
        <w:ind w:firstLineChars="400" w:firstLine="840"/>
        <w:rPr>
          <w:rFonts w:ascii="宋体" w:hAnsi="宋体" w:hint="eastAsia"/>
          <w:sz w:val="21"/>
          <w:szCs w:val="21"/>
        </w:rPr>
      </w:pPr>
      <w:r w:rsidRPr="00BE4350">
        <w:rPr>
          <w:rFonts w:ascii="宋体" w:hAnsi="宋体" w:hint="eastAsia"/>
          <w:sz w:val="21"/>
          <w:szCs w:val="21"/>
        </w:rPr>
        <w:t>[local]　　　　　　　　 //接口属性　local</w:t>
      </w:r>
    </w:p>
    <w:p w:rsidR="00A63A52" w:rsidRPr="00BE4350" w:rsidRDefault="00A63A52" w:rsidP="005B3EBF">
      <w:pPr>
        <w:shd w:val="clear" w:color="auto" w:fill="E6E6E6"/>
        <w:snapToGrid w:val="0"/>
        <w:spacing w:line="300" w:lineRule="auto"/>
        <w:ind w:firstLineChars="400" w:firstLine="840"/>
        <w:rPr>
          <w:rFonts w:ascii="宋体" w:hAnsi="宋体"/>
          <w:sz w:val="21"/>
          <w:szCs w:val="21"/>
        </w:rPr>
      </w:pPr>
      <w:r w:rsidRPr="00BE4350">
        <w:rPr>
          <w:rFonts w:ascii="宋体" w:hAnsi="宋体" w:hint="eastAsia"/>
          <w:sz w:val="21"/>
          <w:szCs w:val="21"/>
        </w:rPr>
        <w:t>i</w:t>
      </w:r>
      <w:r w:rsidRPr="00BE4350">
        <w:rPr>
          <w:rFonts w:ascii="宋体" w:hAnsi="宋体"/>
          <w:sz w:val="21"/>
          <w:szCs w:val="21"/>
        </w:rPr>
        <w:t>nterface IHello {</w:t>
      </w:r>
    </w:p>
    <w:p w:rsidR="00A63A52" w:rsidRPr="00BE4350" w:rsidRDefault="00A63A52" w:rsidP="00BE4350">
      <w:pPr>
        <w:shd w:val="clear" w:color="auto" w:fill="E6E6E6"/>
        <w:snapToGrid w:val="0"/>
        <w:spacing w:line="300" w:lineRule="auto"/>
        <w:ind w:firstLineChars="200" w:firstLine="420"/>
        <w:rPr>
          <w:rFonts w:ascii="宋体" w:hAnsi="宋体" w:hint="eastAsia"/>
          <w:sz w:val="21"/>
          <w:szCs w:val="21"/>
        </w:rPr>
      </w:pPr>
      <w:r w:rsidRPr="00BE4350">
        <w:rPr>
          <w:rFonts w:ascii="宋体" w:hAnsi="宋体"/>
          <w:sz w:val="21"/>
          <w:szCs w:val="21"/>
        </w:rPr>
        <w:t xml:space="preserve">    </w:t>
      </w:r>
      <w:r w:rsidRPr="00BE4350">
        <w:rPr>
          <w:rFonts w:ascii="宋体" w:hAnsi="宋体" w:hint="eastAsia"/>
          <w:sz w:val="21"/>
          <w:szCs w:val="21"/>
        </w:rPr>
        <w:t xml:space="preserve">    </w:t>
      </w:r>
      <w:r w:rsidRPr="00BE4350">
        <w:rPr>
          <w:rFonts w:ascii="宋体" w:hAnsi="宋体"/>
          <w:sz w:val="21"/>
          <w:szCs w:val="21"/>
        </w:rPr>
        <w:t>Hello(</w:t>
      </w:r>
      <w:r w:rsidRPr="00BE4350">
        <w:rPr>
          <w:rFonts w:ascii="宋体" w:hAnsi="宋体" w:hint="eastAsia"/>
          <w:sz w:val="21"/>
          <w:szCs w:val="21"/>
        </w:rPr>
        <w:t xml:space="preserve">[in] </w:t>
      </w:r>
      <w:r w:rsidRPr="00BE4350">
        <w:rPr>
          <w:rFonts w:ascii="宋体" w:hAnsi="宋体"/>
          <w:sz w:val="21"/>
          <w:szCs w:val="21"/>
        </w:rPr>
        <w:t>int i);</w:t>
      </w:r>
      <w:r w:rsidRPr="00BE4350">
        <w:rPr>
          <w:rFonts w:ascii="宋体" w:hAnsi="宋体" w:hint="eastAsia"/>
          <w:sz w:val="21"/>
          <w:szCs w:val="21"/>
        </w:rPr>
        <w:t xml:space="preserve">  //方法</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//接口IHe</w:t>
      </w:r>
      <w:r w:rsidRPr="00BE4350">
        <w:rPr>
          <w:rFonts w:ascii="宋体" w:hAnsi="宋体" w:hint="eastAsia"/>
          <w:sz w:val="21"/>
          <w:szCs w:val="21"/>
        </w:rPr>
        <w:t>y</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interface IHe</w:t>
      </w:r>
      <w:r w:rsidRPr="00BE4350">
        <w:rPr>
          <w:rFonts w:ascii="宋体" w:hAnsi="宋体" w:hint="eastAsia"/>
          <w:sz w:val="21"/>
          <w:szCs w:val="21"/>
        </w:rPr>
        <w:t>y</w:t>
      </w:r>
      <w:r w:rsidRPr="00BE4350">
        <w:rPr>
          <w:rFonts w:ascii="宋体" w:hAnsi="宋体"/>
          <w:sz w:val="21"/>
          <w:szCs w:val="21"/>
        </w:rPr>
        <w:t xml:space="preserve">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He</w:t>
      </w:r>
      <w:r w:rsidRPr="00BE4350">
        <w:rPr>
          <w:rFonts w:ascii="宋体" w:hAnsi="宋体" w:hint="eastAsia"/>
          <w:sz w:val="21"/>
          <w:szCs w:val="21"/>
        </w:rPr>
        <w:t>y</w:t>
      </w:r>
      <w:r w:rsidRPr="00BE4350">
        <w:rPr>
          <w:rFonts w:ascii="宋体" w:hAnsi="宋体"/>
          <w:sz w:val="21"/>
          <w:szCs w:val="21"/>
        </w:rPr>
        <w:t>(int i, char* pChar);</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p>
    <w:p w:rsidR="00A63A52" w:rsidRPr="00BE4350" w:rsidRDefault="00A63A52" w:rsidP="00BE4350">
      <w:pPr>
        <w:shd w:val="clear" w:color="auto" w:fill="E6E6E6"/>
        <w:snapToGrid w:val="0"/>
        <w:spacing w:line="300" w:lineRule="auto"/>
        <w:ind w:firstLineChars="200" w:firstLine="480"/>
        <w:rPr>
          <w:rFonts w:ascii="宋体" w:hAnsi="宋体"/>
          <w:sz w:val="21"/>
          <w:szCs w:val="21"/>
        </w:rPr>
      </w:pPr>
      <w:r w:rsidRPr="007931DA">
        <w:rPr>
          <w:rFonts w:ascii="宋体" w:hAnsi="宋体"/>
        </w:rPr>
        <w:t xml:space="preserve">    </w:t>
      </w:r>
      <w:r w:rsidRPr="00BE4350">
        <w:rPr>
          <w:rFonts w:ascii="宋体" w:hAnsi="宋体"/>
          <w:sz w:val="21"/>
          <w:szCs w:val="21"/>
        </w:rPr>
        <w:t>//类CHello1</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class CHello1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interface IHello;</w:t>
      </w:r>
    </w:p>
    <w:p w:rsidR="00A63A52" w:rsidRPr="00BE4350" w:rsidRDefault="00A63A52" w:rsidP="00BE4350">
      <w:pPr>
        <w:shd w:val="clear" w:color="auto" w:fill="E6E6E6"/>
        <w:snapToGrid w:val="0"/>
        <w:spacing w:line="300" w:lineRule="auto"/>
        <w:ind w:firstLineChars="200" w:firstLine="420"/>
        <w:rPr>
          <w:rFonts w:ascii="宋体" w:hAnsi="宋体" w:hint="eastAsia"/>
          <w:sz w:val="21"/>
          <w:szCs w:val="21"/>
        </w:rPr>
      </w:pPr>
      <w:r w:rsidRPr="00BE4350">
        <w:rPr>
          <w:rFonts w:ascii="宋体" w:hAnsi="宋体"/>
          <w:sz w:val="21"/>
          <w:szCs w:val="21"/>
        </w:rPr>
        <w:t xml:space="preserve">        interface IHey</w:t>
      </w:r>
      <w:r w:rsidRPr="00BE4350">
        <w:rPr>
          <w:rFonts w:ascii="宋体" w:hAnsi="宋体" w:hint="eastAsia"/>
          <w:sz w:val="21"/>
          <w:szCs w:val="21"/>
        </w:rPr>
        <w:t>;</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//类CHello2</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class CHello2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interface IHello;</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p>
    <w:p w:rsidR="00A63A52" w:rsidRPr="00BE4350" w:rsidRDefault="00A63A52" w:rsidP="005B3EBF">
      <w:pPr>
        <w:shd w:val="clear" w:color="auto" w:fill="E6E6E6"/>
        <w:snapToGrid w:val="0"/>
        <w:spacing w:line="300" w:lineRule="auto"/>
        <w:ind w:firstLineChars="400" w:firstLine="840"/>
        <w:rPr>
          <w:rFonts w:ascii="宋体" w:hAnsi="宋体"/>
          <w:sz w:val="21"/>
          <w:szCs w:val="21"/>
        </w:rPr>
      </w:pPr>
      <w:r w:rsidRPr="00BE4350">
        <w:rPr>
          <w:rFonts w:ascii="宋体" w:hAnsi="宋体"/>
          <w:sz w:val="21"/>
          <w:szCs w:val="21"/>
        </w:rPr>
        <w:t>//类CHello3</w:t>
      </w:r>
    </w:p>
    <w:p w:rsidR="00A63A52" w:rsidRPr="00BE4350" w:rsidRDefault="00A63A52" w:rsidP="005B3EBF">
      <w:pPr>
        <w:shd w:val="clear" w:color="auto" w:fill="E6E6E6"/>
        <w:snapToGrid w:val="0"/>
        <w:spacing w:line="300" w:lineRule="auto"/>
        <w:ind w:firstLineChars="400" w:firstLine="840"/>
        <w:rPr>
          <w:rFonts w:ascii="宋体" w:hAnsi="宋体"/>
          <w:sz w:val="21"/>
          <w:szCs w:val="21"/>
        </w:rPr>
      </w:pPr>
      <w:r w:rsidRPr="00BE4350">
        <w:rPr>
          <w:rFonts w:ascii="宋体" w:hAnsi="宋体"/>
          <w:sz w:val="21"/>
          <w:szCs w:val="21"/>
        </w:rPr>
        <w:t>[aggregate(AspectObj1)] //类属性aggregate</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class CHello3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interface IHey;</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w:t>
      </w:r>
    </w:p>
    <w:p w:rsidR="00A63A52"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CAR文件中所有的方法其函数返回类型均默认为</w:t>
      </w:r>
      <w:r w:rsidR="00666EC9">
        <w:rPr>
          <w:rFonts w:ascii="宋体" w:hAnsi="宋体" w:hint="eastAsia"/>
          <w:sz w:val="21"/>
          <w:szCs w:val="21"/>
        </w:rPr>
        <w:t>ECode</w:t>
      </w:r>
      <w:r w:rsidRPr="00BE4350">
        <w:rPr>
          <w:rFonts w:ascii="宋体" w:hAnsi="宋体" w:hint="eastAsia"/>
          <w:sz w:val="21"/>
          <w:szCs w:val="21"/>
        </w:rPr>
        <w:t>,　所以不需要说明方法的返回值类型，否则编译会报错。</w:t>
      </w:r>
    </w:p>
    <w:p w:rsidR="00601748" w:rsidRPr="00BE4623" w:rsidRDefault="00601748" w:rsidP="00124A87">
      <w:pPr>
        <w:snapToGrid w:val="0"/>
        <w:spacing w:line="300" w:lineRule="auto"/>
        <w:ind w:firstLineChars="200" w:firstLine="480"/>
        <w:rPr>
          <w:rFonts w:ascii="宋体" w:hAnsi="宋体" w:hint="eastAsia"/>
          <w:szCs w:val="21"/>
        </w:rPr>
      </w:pPr>
      <w:r>
        <w:rPr>
          <w:rFonts w:ascii="宋体" w:hAnsi="宋体"/>
          <w:szCs w:val="21"/>
        </w:rPr>
        <w:br w:type="page"/>
      </w:r>
    </w:p>
    <w:p w:rsidR="00A63A52" w:rsidRPr="000908B9" w:rsidRDefault="00A63A52" w:rsidP="000908B9">
      <w:pPr>
        <w:pStyle w:val="1125"/>
        <w:rPr>
          <w:rFonts w:hint="eastAsia"/>
        </w:rPr>
      </w:pPr>
      <w:bookmarkStart w:id="149" w:name="_Toc148261029"/>
      <w:bookmarkStart w:id="150" w:name="_Toc152754266"/>
      <w:bookmarkStart w:id="151" w:name="_Toc197918977"/>
      <w:r w:rsidRPr="000908B9">
        <w:rPr>
          <w:rFonts w:hint="eastAsia"/>
        </w:rPr>
        <w:t>第五章</w:t>
      </w:r>
      <w:r w:rsidR="00DC3C9D">
        <w:rPr>
          <w:rFonts w:hint="eastAsia"/>
        </w:rPr>
        <w:t xml:space="preserve">　</w:t>
      </w:r>
      <w:r w:rsidRPr="000908B9">
        <w:t>C</w:t>
      </w:r>
      <w:r w:rsidRPr="000908B9">
        <w:rPr>
          <w:rFonts w:hint="eastAsia"/>
        </w:rPr>
        <w:t>AR</w:t>
      </w:r>
      <w:r w:rsidRPr="000908B9">
        <w:rPr>
          <w:rFonts w:hint="eastAsia"/>
        </w:rPr>
        <w:t>数据类型</w:t>
      </w:r>
      <w:bookmarkEnd w:id="149"/>
      <w:bookmarkEnd w:id="150"/>
      <w:bookmarkEnd w:id="151"/>
    </w:p>
    <w:p w:rsidR="00A63A52" w:rsidRPr="00BC57E8" w:rsidRDefault="00A63A52" w:rsidP="00BA4562">
      <w:pPr>
        <w:pStyle w:val="2"/>
        <w:snapToGrid w:val="0"/>
        <w:spacing w:line="300" w:lineRule="auto"/>
        <w:rPr>
          <w:rFonts w:ascii="宋体" w:eastAsia="宋体" w:hAnsi="宋体" w:hint="eastAsia"/>
        </w:rPr>
      </w:pPr>
      <w:bookmarkStart w:id="152" w:name="_Toc148261030"/>
      <w:bookmarkStart w:id="153" w:name="_Toc152754267"/>
      <w:bookmarkStart w:id="154" w:name="_Toc197918978"/>
      <w:r w:rsidRPr="00BC57E8">
        <w:rPr>
          <w:rFonts w:ascii="宋体" w:eastAsia="宋体" w:hAnsi="宋体" w:hint="eastAsia"/>
        </w:rPr>
        <w:t xml:space="preserve">5.1 </w:t>
      </w:r>
      <w:r w:rsidRPr="00BC57E8">
        <w:rPr>
          <w:rFonts w:ascii="宋体" w:eastAsia="宋体" w:hAnsi="宋体"/>
        </w:rPr>
        <w:t>CAR</w:t>
      </w:r>
      <w:r w:rsidR="00F700A1">
        <w:rPr>
          <w:rFonts w:ascii="宋体" w:eastAsia="宋体" w:hAnsi="宋体" w:hint="eastAsia"/>
        </w:rPr>
        <w:t>支持的</w:t>
      </w:r>
      <w:r w:rsidRPr="00BC57E8">
        <w:rPr>
          <w:rFonts w:ascii="宋体" w:eastAsia="宋体" w:hAnsi="宋体" w:hint="eastAsia"/>
        </w:rPr>
        <w:t>数据类型</w:t>
      </w:r>
      <w:bookmarkEnd w:id="152"/>
      <w:bookmarkEnd w:id="153"/>
      <w:bookmarkEnd w:id="154"/>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文法中规定的</w:t>
      </w:r>
      <w:r w:rsidR="00647350" w:rsidRPr="00BE4350">
        <w:rPr>
          <w:rFonts w:ascii="宋体" w:hAnsi="宋体"/>
          <w:sz w:val="21"/>
          <w:szCs w:val="21"/>
        </w:rPr>
        <w:t>CAR</w:t>
      </w:r>
      <w:r w:rsidRPr="00BE4350">
        <w:rPr>
          <w:rFonts w:ascii="宋体" w:hAnsi="宋体"/>
          <w:sz w:val="21"/>
          <w:szCs w:val="21"/>
        </w:rPr>
        <w:t>数据类型用于定义接口方法中的参数。下表列出CAR</w:t>
      </w:r>
      <w:r w:rsidR="00F700A1">
        <w:rPr>
          <w:rFonts w:ascii="宋体" w:hAnsi="宋体" w:hint="eastAsia"/>
          <w:sz w:val="21"/>
          <w:szCs w:val="21"/>
        </w:rPr>
        <w:t>支持的</w:t>
      </w:r>
      <w:r w:rsidRPr="00BE4350">
        <w:rPr>
          <w:rFonts w:ascii="宋体" w:hAnsi="宋体"/>
          <w:sz w:val="21"/>
          <w:szCs w:val="21"/>
        </w:rPr>
        <w:t>数据类型以及在</w:t>
      </w:r>
      <w:r w:rsidR="00A87C87" w:rsidRPr="00BE4350">
        <w:rPr>
          <w:rFonts w:ascii="宋体" w:hAnsi="宋体" w:hint="eastAsia"/>
          <w:sz w:val="21"/>
          <w:szCs w:val="21"/>
        </w:rPr>
        <w:t>C++</w:t>
      </w:r>
      <w:r w:rsidRPr="00BE4350">
        <w:rPr>
          <w:rFonts w:ascii="宋体" w:hAnsi="宋体"/>
          <w:sz w:val="21"/>
          <w:szCs w:val="21"/>
        </w:rPr>
        <w:t>中的映射：</w:t>
      </w:r>
    </w:p>
    <w:p w:rsidR="0050360A" w:rsidRDefault="0050360A" w:rsidP="00BE4350">
      <w:pPr>
        <w:snapToGrid w:val="0"/>
        <w:spacing w:line="300" w:lineRule="auto"/>
        <w:ind w:firstLineChars="200" w:firstLine="420"/>
        <w:rPr>
          <w:rFonts w:ascii="宋体" w:hAnsi="宋体" w:hint="eastAsia"/>
          <w:sz w:val="21"/>
          <w:szCs w:val="21"/>
        </w:rPr>
      </w:pPr>
    </w:p>
    <w:tbl>
      <w:tblPr>
        <w:tblStyle w:val="a3"/>
        <w:tblW w:w="0" w:type="auto"/>
        <w:tblLook w:val="01E0" w:firstRow="1" w:lastRow="1" w:firstColumn="1" w:lastColumn="1" w:noHBand="0" w:noVBand="0"/>
      </w:tblPr>
      <w:tblGrid>
        <w:gridCol w:w="2840"/>
        <w:gridCol w:w="2841"/>
        <w:gridCol w:w="2841"/>
      </w:tblGrid>
      <w:tr w:rsidR="0050360A">
        <w:tc>
          <w:tcPr>
            <w:tcW w:w="2840" w:type="dxa"/>
          </w:tcPr>
          <w:p w:rsidR="0050360A" w:rsidRDefault="00A9507D" w:rsidP="00BE4350">
            <w:pPr>
              <w:snapToGrid w:val="0"/>
              <w:spacing w:line="300" w:lineRule="auto"/>
              <w:rPr>
                <w:rFonts w:ascii="宋体" w:hAnsi="宋体" w:hint="eastAsia"/>
                <w:sz w:val="21"/>
                <w:szCs w:val="21"/>
              </w:rPr>
            </w:pPr>
            <w:r>
              <w:rPr>
                <w:rFonts w:ascii="宋体" w:hAnsi="宋体" w:hint="eastAsia"/>
                <w:sz w:val="21"/>
                <w:szCs w:val="21"/>
              </w:rPr>
              <w:t>CAR</w:t>
            </w:r>
          </w:p>
        </w:tc>
        <w:tc>
          <w:tcPr>
            <w:tcW w:w="2841" w:type="dxa"/>
          </w:tcPr>
          <w:p w:rsidR="0050360A" w:rsidRDefault="0050360A" w:rsidP="00BE4350">
            <w:pPr>
              <w:snapToGrid w:val="0"/>
              <w:spacing w:line="300" w:lineRule="auto"/>
              <w:rPr>
                <w:rFonts w:ascii="宋体" w:hAnsi="宋体" w:hint="eastAsia"/>
                <w:sz w:val="21"/>
                <w:szCs w:val="21"/>
              </w:rPr>
            </w:pPr>
            <w:r>
              <w:rPr>
                <w:rFonts w:ascii="宋体" w:hAnsi="宋体" w:hint="eastAsia"/>
                <w:sz w:val="21"/>
                <w:szCs w:val="21"/>
              </w:rPr>
              <w:t>C++数据类型</w:t>
            </w:r>
          </w:p>
        </w:tc>
        <w:tc>
          <w:tcPr>
            <w:tcW w:w="2841" w:type="dxa"/>
          </w:tcPr>
          <w:p w:rsidR="0050360A" w:rsidRDefault="0050360A" w:rsidP="00BE4350">
            <w:pPr>
              <w:snapToGrid w:val="0"/>
              <w:spacing w:line="300" w:lineRule="auto"/>
              <w:rPr>
                <w:rFonts w:ascii="宋体" w:hAnsi="宋体" w:hint="eastAsia"/>
                <w:sz w:val="21"/>
                <w:szCs w:val="21"/>
              </w:rPr>
            </w:pPr>
            <w:r>
              <w:rPr>
                <w:rFonts w:ascii="宋体" w:hAnsi="宋体" w:hint="eastAsia"/>
                <w:sz w:val="21"/>
                <w:szCs w:val="21"/>
              </w:rPr>
              <w:t>数据类型描述</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Int8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Int8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8位有符号整数 </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Byte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Byte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8位无符号整数 </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Int16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Int16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16位有符号整数 </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Int32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Int32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32位有符号整数 </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Int64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Int64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64位有符号整数 </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Float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Float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32位IEEE 浮点数 </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Double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Double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64位IEEE 浮点数 </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Boolean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Boolean</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该数据项是8位整数，值为0时表示false，值为1时表示true </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AChar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AChar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窄字符</w:t>
            </w:r>
            <w:r w:rsidRPr="0050360A">
              <w:rPr>
                <w:rFonts w:ascii="宋体" w:hAnsi="宋体" w:cs="宋体" w:hint="eastAsia"/>
                <w:sz w:val="21"/>
                <w:szCs w:val="21"/>
              </w:rPr>
              <w:t>类型</w:t>
            </w:r>
            <w:r w:rsidRPr="0050360A">
              <w:rPr>
                <w:rFonts w:ascii="宋体" w:hAnsi="宋体" w:cs="宋体"/>
                <w:sz w:val="21"/>
                <w:szCs w:val="21"/>
              </w:rPr>
              <w:t xml:space="preserve"> </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WChar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WChar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宽字符类型 </w:t>
            </w:r>
          </w:p>
        </w:tc>
      </w:tr>
      <w:tr w:rsidR="0050360A">
        <w:tc>
          <w:tcPr>
            <w:tcW w:w="2840" w:type="dxa"/>
            <w:vAlign w:val="center"/>
          </w:tcPr>
          <w:p w:rsidR="0050360A" w:rsidRPr="0050360A" w:rsidRDefault="0050360A" w:rsidP="00B618FE">
            <w:pPr>
              <w:rPr>
                <w:rFonts w:ascii="宋体" w:hAnsi="宋体" w:cs="宋体"/>
                <w:color w:val="0000FF"/>
                <w:sz w:val="21"/>
                <w:szCs w:val="21"/>
                <w:u w:val="single"/>
              </w:rPr>
            </w:pPr>
          </w:p>
          <w:p w:rsidR="0050360A" w:rsidRPr="0050360A" w:rsidRDefault="0050360A" w:rsidP="00B618FE">
            <w:pPr>
              <w:spacing w:before="100" w:beforeAutospacing="1" w:after="100" w:afterAutospacing="1"/>
              <w:rPr>
                <w:rFonts w:ascii="宋体" w:hAnsi="宋体" w:cs="宋体" w:hint="eastAsia"/>
                <w:sz w:val="21"/>
                <w:szCs w:val="21"/>
              </w:rPr>
            </w:pPr>
            <w:hyperlink w:anchor="_5.3.5_AString/WString" w:history="1">
              <w:r w:rsidRPr="0050360A">
                <w:rPr>
                  <w:rStyle w:val="a6"/>
                  <w:sz w:val="21"/>
                  <w:szCs w:val="21"/>
                </w:rPr>
                <w:t>ASt</w:t>
              </w:r>
              <w:r w:rsidRPr="0050360A">
                <w:rPr>
                  <w:rStyle w:val="a6"/>
                  <w:sz w:val="21"/>
                  <w:szCs w:val="21"/>
                </w:rPr>
                <w:t>r</w:t>
              </w:r>
              <w:r w:rsidRPr="0050360A">
                <w:rPr>
                  <w:rStyle w:val="a6"/>
                  <w:sz w:val="21"/>
                  <w:szCs w:val="21"/>
                </w:rPr>
                <w:t>ing</w:t>
              </w:r>
            </w:hyperlink>
          </w:p>
          <w:p w:rsidR="0050360A" w:rsidRPr="0050360A" w:rsidRDefault="0050360A" w:rsidP="00B618FE">
            <w:pPr>
              <w:rPr>
                <w:sz w:val="21"/>
                <w:szCs w:val="21"/>
              </w:rPr>
            </w:pP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AString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指向一个常量窄字符串（8位字符串）的指针</w:t>
            </w:r>
          </w:p>
        </w:tc>
      </w:tr>
      <w:tr w:rsidR="0050360A">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WString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WString </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指向一个常量宽字符串（16位字符串）的指针</w:t>
            </w:r>
          </w:p>
        </w:tc>
      </w:tr>
      <w:tr w:rsidR="0050360A">
        <w:tc>
          <w:tcPr>
            <w:tcW w:w="2840" w:type="dxa"/>
            <w:vAlign w:val="center"/>
          </w:tcPr>
          <w:p w:rsidR="0050360A" w:rsidRPr="0050360A" w:rsidRDefault="0050360A" w:rsidP="00B618FE">
            <w:pPr>
              <w:rPr>
                <w:rFonts w:ascii="宋体" w:hAnsi="宋体" w:cs="宋体"/>
                <w:color w:val="0000FF"/>
                <w:sz w:val="21"/>
                <w:szCs w:val="21"/>
                <w:u w:val="single"/>
              </w:rPr>
            </w:pPr>
            <w:r w:rsidRPr="0050360A">
              <w:rPr>
                <w:sz w:val="21"/>
                <w:szCs w:val="21"/>
              </w:rPr>
              <w:fldChar w:fldCharType="begin"/>
            </w:r>
            <w:r>
              <w:rPr>
                <w:sz w:val="21"/>
                <w:szCs w:val="21"/>
              </w:rPr>
              <w:instrText>HYPERLINK  \l "_5.3.4_AStringBuf/WStringBuf"</w:instrText>
            </w:r>
            <w:r w:rsidR="00B618FE" w:rsidRPr="0050360A">
              <w:rPr>
                <w:sz w:val="21"/>
                <w:szCs w:val="21"/>
              </w:rPr>
            </w:r>
            <w:r w:rsidRPr="0050360A">
              <w:rPr>
                <w:sz w:val="21"/>
                <w:szCs w:val="21"/>
              </w:rPr>
              <w:fldChar w:fldCharType="separate"/>
            </w:r>
          </w:p>
          <w:p w:rsidR="0050360A" w:rsidRPr="0050360A" w:rsidRDefault="0050360A" w:rsidP="00B618FE">
            <w:pPr>
              <w:spacing w:before="100" w:beforeAutospacing="1" w:after="100" w:afterAutospacing="1"/>
              <w:rPr>
                <w:rFonts w:ascii="宋体" w:hAnsi="宋体" w:cs="宋体"/>
                <w:sz w:val="21"/>
                <w:szCs w:val="21"/>
              </w:rPr>
            </w:pPr>
            <w:r w:rsidRPr="0050360A">
              <w:rPr>
                <w:color w:val="0000FF"/>
                <w:sz w:val="21"/>
                <w:szCs w:val="21"/>
                <w:u w:val="single"/>
              </w:rPr>
              <w:t>AStri</w:t>
            </w:r>
            <w:r w:rsidRPr="0050360A">
              <w:rPr>
                <w:color w:val="0000FF"/>
                <w:sz w:val="21"/>
                <w:szCs w:val="21"/>
                <w:u w:val="single"/>
              </w:rPr>
              <w:t>n</w:t>
            </w:r>
            <w:r w:rsidRPr="0050360A">
              <w:rPr>
                <w:color w:val="0000FF"/>
                <w:sz w:val="21"/>
                <w:szCs w:val="21"/>
                <w:u w:val="single"/>
              </w:rPr>
              <w:t>gBuf</w:t>
            </w:r>
          </w:p>
          <w:p w:rsidR="0050360A" w:rsidRPr="0050360A" w:rsidRDefault="0050360A" w:rsidP="00B618FE">
            <w:pPr>
              <w:spacing w:line="180" w:lineRule="atLeast"/>
              <w:rPr>
                <w:sz w:val="21"/>
                <w:szCs w:val="21"/>
              </w:rPr>
            </w:pPr>
            <w:r w:rsidRPr="0050360A">
              <w:rPr>
                <w:sz w:val="21"/>
                <w:szCs w:val="21"/>
              </w:rPr>
              <w:fldChar w:fldCharType="end"/>
            </w:r>
          </w:p>
        </w:tc>
        <w:tc>
          <w:tcPr>
            <w:tcW w:w="2841" w:type="dxa"/>
            <w:vAlign w:val="center"/>
          </w:tcPr>
          <w:p w:rsidR="0050360A" w:rsidRPr="0050360A" w:rsidRDefault="0050360A" w:rsidP="00B618FE">
            <w:pPr>
              <w:spacing w:before="100" w:beforeAutospacing="1" w:after="100" w:afterAutospacing="1" w:line="180" w:lineRule="atLeast"/>
              <w:rPr>
                <w:sz w:val="21"/>
                <w:szCs w:val="21"/>
              </w:rPr>
            </w:pPr>
            <w:r w:rsidRPr="0050360A">
              <w:rPr>
                <w:sz w:val="21"/>
                <w:szCs w:val="21"/>
              </w:rPr>
              <w:t xml:space="preserve">AStringBuf </w:t>
            </w:r>
          </w:p>
        </w:tc>
        <w:tc>
          <w:tcPr>
            <w:tcW w:w="2841" w:type="dxa"/>
            <w:vAlign w:val="center"/>
          </w:tcPr>
          <w:p w:rsidR="0050360A" w:rsidRPr="0050360A" w:rsidRDefault="0050360A" w:rsidP="00B618FE">
            <w:pPr>
              <w:spacing w:before="100" w:beforeAutospacing="1" w:after="100" w:afterAutospacing="1" w:line="180" w:lineRule="atLeast"/>
              <w:rPr>
                <w:sz w:val="21"/>
                <w:szCs w:val="21"/>
              </w:rPr>
            </w:pPr>
            <w:r w:rsidRPr="0050360A">
              <w:rPr>
                <w:sz w:val="21"/>
                <w:szCs w:val="21"/>
              </w:rPr>
              <w:t>存储用户窄字符串的缓冲区数据结构</w:t>
            </w:r>
            <w:r w:rsidRPr="0050360A">
              <w:rPr>
                <w:sz w:val="21"/>
                <w:szCs w:val="21"/>
              </w:rPr>
              <w:t xml:space="preserve"> </w:t>
            </w:r>
          </w:p>
        </w:tc>
      </w:tr>
      <w:tr w:rsidR="0050360A">
        <w:tc>
          <w:tcPr>
            <w:tcW w:w="2840" w:type="dxa"/>
            <w:vAlign w:val="center"/>
          </w:tcPr>
          <w:p w:rsidR="0050360A" w:rsidRPr="0050360A" w:rsidRDefault="0050360A" w:rsidP="00B618FE">
            <w:pPr>
              <w:spacing w:before="100" w:beforeAutospacing="1" w:after="100" w:afterAutospacing="1" w:line="165" w:lineRule="atLeast"/>
              <w:rPr>
                <w:sz w:val="21"/>
                <w:szCs w:val="21"/>
              </w:rPr>
            </w:pPr>
            <w:r w:rsidRPr="0050360A">
              <w:rPr>
                <w:sz w:val="21"/>
                <w:szCs w:val="21"/>
              </w:rPr>
              <w:t xml:space="preserve">WStringBuf </w:t>
            </w:r>
          </w:p>
        </w:tc>
        <w:tc>
          <w:tcPr>
            <w:tcW w:w="2841" w:type="dxa"/>
            <w:vAlign w:val="center"/>
          </w:tcPr>
          <w:p w:rsidR="0050360A" w:rsidRPr="0050360A" w:rsidRDefault="0050360A" w:rsidP="00B618FE">
            <w:pPr>
              <w:spacing w:before="100" w:beforeAutospacing="1" w:after="100" w:afterAutospacing="1" w:line="165" w:lineRule="atLeast"/>
              <w:rPr>
                <w:sz w:val="21"/>
                <w:szCs w:val="21"/>
              </w:rPr>
            </w:pPr>
            <w:r w:rsidRPr="0050360A">
              <w:rPr>
                <w:sz w:val="21"/>
                <w:szCs w:val="21"/>
              </w:rPr>
              <w:t>WStringBuf</w:t>
            </w:r>
          </w:p>
        </w:tc>
        <w:tc>
          <w:tcPr>
            <w:tcW w:w="2841" w:type="dxa"/>
            <w:vAlign w:val="center"/>
          </w:tcPr>
          <w:p w:rsidR="0050360A" w:rsidRPr="0050360A" w:rsidRDefault="0050360A" w:rsidP="00B618FE">
            <w:pPr>
              <w:spacing w:before="100" w:beforeAutospacing="1" w:after="100" w:afterAutospacing="1" w:line="165" w:lineRule="atLeast"/>
              <w:rPr>
                <w:sz w:val="21"/>
                <w:szCs w:val="21"/>
              </w:rPr>
            </w:pPr>
            <w:r w:rsidRPr="0050360A">
              <w:rPr>
                <w:sz w:val="21"/>
                <w:szCs w:val="21"/>
              </w:rPr>
              <w:t>存储用户宽字符串的缓冲区数据结构</w:t>
            </w:r>
            <w:r w:rsidRPr="0050360A">
              <w:rPr>
                <w:sz w:val="21"/>
                <w:szCs w:val="21"/>
              </w:rPr>
              <w:t xml:space="preserve"> </w:t>
            </w:r>
          </w:p>
        </w:tc>
      </w:tr>
      <w:tr w:rsidR="0050360A">
        <w:tc>
          <w:tcPr>
            <w:tcW w:w="2840" w:type="dxa"/>
            <w:vAlign w:val="center"/>
          </w:tcPr>
          <w:p w:rsidR="0050360A" w:rsidRPr="0050360A" w:rsidRDefault="0050360A" w:rsidP="00B618FE">
            <w:pPr>
              <w:spacing w:before="100" w:beforeAutospacing="1" w:after="100" w:afterAutospacing="1"/>
              <w:rPr>
                <w:sz w:val="21"/>
                <w:szCs w:val="21"/>
              </w:rPr>
            </w:pPr>
            <w:hyperlink w:anchor="_5.3.2_BufferOf" w:history="1">
              <w:r w:rsidRPr="0050360A">
                <w:rPr>
                  <w:color w:val="0000FF"/>
                  <w:sz w:val="21"/>
                  <w:szCs w:val="21"/>
                  <w:u w:val="single"/>
                </w:rPr>
                <w:t>BufferOf</w:t>
              </w:r>
            </w:hyperlink>
          </w:p>
        </w:tc>
        <w:tc>
          <w:tcPr>
            <w:tcW w:w="2841" w:type="dxa"/>
            <w:vAlign w:val="center"/>
          </w:tcPr>
          <w:p w:rsidR="0050360A" w:rsidRPr="0050360A" w:rsidRDefault="00A9507D" w:rsidP="00B618FE">
            <w:pPr>
              <w:spacing w:before="100" w:beforeAutospacing="1" w:after="100" w:afterAutospacing="1"/>
              <w:rPr>
                <w:rFonts w:hint="eastAsia"/>
                <w:sz w:val="21"/>
                <w:szCs w:val="21"/>
              </w:rPr>
            </w:pPr>
            <w:r>
              <w:rPr>
                <w:rFonts w:hint="eastAsia"/>
                <w:sz w:val="21"/>
                <w:szCs w:val="21"/>
              </w:rPr>
              <w:t>BufferOf</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hint="eastAsia"/>
                <w:sz w:val="21"/>
                <w:szCs w:val="21"/>
              </w:rPr>
              <w:t>一种具有自描述功能的T类型数组，操作对象是T类型的数据块。</w:t>
            </w:r>
          </w:p>
        </w:tc>
      </w:tr>
      <w:tr w:rsidR="0050360A">
        <w:tc>
          <w:tcPr>
            <w:tcW w:w="2840" w:type="dxa"/>
            <w:vAlign w:val="center"/>
          </w:tcPr>
          <w:p w:rsidR="0050360A" w:rsidRPr="0050360A" w:rsidRDefault="0050360A" w:rsidP="00B618FE">
            <w:pPr>
              <w:spacing w:before="100" w:beforeAutospacing="1" w:after="100" w:afterAutospacing="1"/>
              <w:rPr>
                <w:sz w:val="21"/>
                <w:szCs w:val="21"/>
              </w:rPr>
            </w:pPr>
            <w:hyperlink w:anchor="_5.3.3_ArrayOf" w:history="1">
              <w:r w:rsidRPr="0050360A">
                <w:rPr>
                  <w:color w:val="0000FF"/>
                  <w:sz w:val="21"/>
                  <w:szCs w:val="21"/>
                  <w:u w:val="single"/>
                </w:rPr>
                <w:t>ArrayOf</w:t>
              </w:r>
            </w:hyperlink>
          </w:p>
        </w:tc>
        <w:tc>
          <w:tcPr>
            <w:tcW w:w="2841" w:type="dxa"/>
            <w:vAlign w:val="center"/>
          </w:tcPr>
          <w:p w:rsidR="0050360A" w:rsidRPr="0050360A" w:rsidRDefault="00A9507D" w:rsidP="00B618FE">
            <w:pPr>
              <w:spacing w:before="100" w:beforeAutospacing="1" w:after="100" w:afterAutospacing="1"/>
              <w:rPr>
                <w:rFonts w:hint="eastAsia"/>
                <w:sz w:val="21"/>
                <w:szCs w:val="21"/>
              </w:rPr>
            </w:pPr>
            <w:r>
              <w:rPr>
                <w:rFonts w:hint="eastAsia"/>
                <w:sz w:val="21"/>
                <w:szCs w:val="21"/>
              </w:rPr>
              <w:t>ArrayOf</w:t>
            </w:r>
          </w:p>
        </w:tc>
        <w:tc>
          <w:tcPr>
            <w:tcW w:w="2841" w:type="dxa"/>
            <w:vAlign w:val="center"/>
          </w:tcPr>
          <w:p w:rsidR="0050360A" w:rsidRPr="0050360A" w:rsidRDefault="0050360A" w:rsidP="00B618FE">
            <w:pPr>
              <w:spacing w:before="100" w:beforeAutospacing="1" w:after="100" w:afterAutospacing="1"/>
              <w:rPr>
                <w:sz w:val="21"/>
                <w:szCs w:val="21"/>
              </w:rPr>
            </w:pPr>
            <w:r w:rsidRPr="0050360A">
              <w:rPr>
                <w:sz w:val="21"/>
                <w:szCs w:val="21"/>
              </w:rPr>
              <w:t> </w:t>
            </w:r>
            <w:r w:rsidRPr="0050360A">
              <w:rPr>
                <w:rFonts w:hint="eastAsia"/>
                <w:sz w:val="21"/>
                <w:szCs w:val="21"/>
              </w:rPr>
              <w:t>一种具有自描述功能的</w:t>
            </w:r>
            <w:r w:rsidRPr="0050360A">
              <w:rPr>
                <w:rFonts w:hint="eastAsia"/>
                <w:sz w:val="21"/>
                <w:szCs w:val="21"/>
              </w:rPr>
              <w:t>T</w:t>
            </w:r>
            <w:r w:rsidRPr="0050360A">
              <w:rPr>
                <w:rFonts w:hint="eastAsia"/>
                <w:sz w:val="21"/>
                <w:szCs w:val="21"/>
              </w:rPr>
              <w:t>类型数组</w:t>
            </w:r>
          </w:p>
        </w:tc>
      </w:tr>
      <w:tr w:rsidR="0050360A">
        <w:tc>
          <w:tcPr>
            <w:tcW w:w="2840" w:type="dxa"/>
            <w:vAlign w:val="center"/>
          </w:tcPr>
          <w:p w:rsidR="0050360A" w:rsidRPr="0050360A" w:rsidRDefault="0050360A" w:rsidP="00B618FE">
            <w:pPr>
              <w:rPr>
                <w:rFonts w:ascii="宋体" w:hAnsi="宋体" w:cs="宋体"/>
                <w:color w:val="0000FF"/>
                <w:sz w:val="21"/>
                <w:szCs w:val="21"/>
                <w:u w:val="single"/>
              </w:rPr>
            </w:pPr>
            <w:r w:rsidRPr="0050360A">
              <w:rPr>
                <w:sz w:val="21"/>
                <w:szCs w:val="21"/>
              </w:rPr>
              <w:fldChar w:fldCharType="begin"/>
            </w:r>
            <w:r>
              <w:rPr>
                <w:sz w:val="21"/>
                <w:szCs w:val="21"/>
              </w:rPr>
              <w:instrText>HYPERLINK  \l "_5.3.3_ArrayOf"</w:instrText>
            </w:r>
            <w:r w:rsidR="00B618FE" w:rsidRPr="0050360A">
              <w:rPr>
                <w:sz w:val="21"/>
                <w:szCs w:val="21"/>
              </w:rPr>
            </w:r>
            <w:r w:rsidRPr="0050360A">
              <w:rPr>
                <w:sz w:val="21"/>
                <w:szCs w:val="21"/>
              </w:rPr>
              <w:fldChar w:fldCharType="separate"/>
            </w:r>
          </w:p>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color w:val="0000FF"/>
                <w:sz w:val="21"/>
                <w:szCs w:val="21"/>
                <w:u w:val="single"/>
              </w:rPr>
              <w:t>MemoryBuf</w:t>
            </w:r>
          </w:p>
          <w:p w:rsidR="0050360A" w:rsidRPr="0050360A" w:rsidRDefault="0050360A" w:rsidP="00B618FE">
            <w:pPr>
              <w:rPr>
                <w:sz w:val="21"/>
                <w:szCs w:val="21"/>
              </w:rPr>
            </w:pPr>
            <w:r w:rsidRPr="0050360A">
              <w:rPr>
                <w:sz w:val="21"/>
                <w:szCs w:val="21"/>
              </w:rPr>
              <w:lastRenderedPageBreak/>
              <w:fldChar w:fldCharType="end"/>
            </w:r>
          </w:p>
        </w:tc>
        <w:tc>
          <w:tcPr>
            <w:tcW w:w="2841" w:type="dxa"/>
            <w:vAlign w:val="center"/>
          </w:tcPr>
          <w:p w:rsidR="0050360A" w:rsidRPr="0050360A" w:rsidRDefault="00A9507D" w:rsidP="00B618FE">
            <w:pPr>
              <w:spacing w:before="100" w:beforeAutospacing="1" w:after="100" w:afterAutospacing="1"/>
              <w:rPr>
                <w:rFonts w:ascii="宋体" w:hAnsi="宋体" w:cs="宋体" w:hint="eastAsia"/>
                <w:sz w:val="21"/>
                <w:szCs w:val="21"/>
              </w:rPr>
            </w:pPr>
            <w:r>
              <w:rPr>
                <w:rFonts w:ascii="宋体" w:hAnsi="宋体" w:cs="宋体"/>
                <w:sz w:val="21"/>
                <w:szCs w:val="21"/>
              </w:rPr>
              <w:lastRenderedPageBreak/>
              <w:t> </w:t>
            </w:r>
            <w:r>
              <w:rPr>
                <w:rFonts w:ascii="宋体" w:hAnsi="宋体" w:cs="宋体" w:hint="eastAsia"/>
                <w:sz w:val="21"/>
                <w:szCs w:val="21"/>
              </w:rPr>
              <w:t>MemoryBuf</w:t>
            </w:r>
          </w:p>
        </w:tc>
        <w:tc>
          <w:tcPr>
            <w:tcW w:w="2841"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存储用户</w:t>
            </w:r>
            <w:r w:rsidRPr="0050360A">
              <w:rPr>
                <w:rFonts w:ascii="宋体" w:hAnsi="宋体" w:cs="宋体" w:hint="eastAsia"/>
                <w:sz w:val="21"/>
                <w:szCs w:val="21"/>
              </w:rPr>
              <w:t>数据块</w:t>
            </w:r>
            <w:r w:rsidRPr="0050360A">
              <w:rPr>
                <w:rFonts w:ascii="宋体" w:hAnsi="宋体" w:cs="宋体"/>
                <w:sz w:val="21"/>
                <w:szCs w:val="21"/>
              </w:rPr>
              <w:t xml:space="preserve">的缓冲区数据结构 </w:t>
            </w:r>
          </w:p>
        </w:tc>
      </w:tr>
      <w:tr w:rsidR="0050360A">
        <w:tc>
          <w:tcPr>
            <w:tcW w:w="2840" w:type="dxa"/>
            <w:vAlign w:val="center"/>
          </w:tcPr>
          <w:p w:rsidR="0050360A" w:rsidRPr="0050360A" w:rsidRDefault="0050360A" w:rsidP="00B618FE">
            <w:pPr>
              <w:spacing w:before="100" w:beforeAutospacing="1" w:after="100" w:afterAutospacing="1"/>
              <w:rPr>
                <w:sz w:val="21"/>
                <w:szCs w:val="21"/>
              </w:rPr>
            </w:pPr>
            <w:r w:rsidRPr="0050360A">
              <w:rPr>
                <w:sz w:val="21"/>
                <w:szCs w:val="21"/>
              </w:rPr>
              <w:t>struct</w:t>
            </w:r>
          </w:p>
        </w:tc>
        <w:tc>
          <w:tcPr>
            <w:tcW w:w="2841" w:type="dxa"/>
            <w:vAlign w:val="center"/>
          </w:tcPr>
          <w:p w:rsidR="0050360A" w:rsidRPr="0050360A" w:rsidRDefault="00A9507D" w:rsidP="00B618FE">
            <w:pPr>
              <w:spacing w:before="100" w:beforeAutospacing="1" w:after="100" w:afterAutospacing="1"/>
              <w:rPr>
                <w:rFonts w:hint="eastAsia"/>
                <w:sz w:val="21"/>
                <w:szCs w:val="21"/>
              </w:rPr>
            </w:pPr>
            <w:r>
              <w:rPr>
                <w:rFonts w:hint="eastAsia"/>
                <w:sz w:val="21"/>
                <w:szCs w:val="21"/>
              </w:rPr>
              <w:t>struct</w:t>
            </w:r>
          </w:p>
        </w:tc>
        <w:tc>
          <w:tcPr>
            <w:tcW w:w="2841" w:type="dxa"/>
            <w:vAlign w:val="center"/>
          </w:tcPr>
          <w:p w:rsidR="0050360A" w:rsidRPr="0050360A" w:rsidRDefault="0050360A" w:rsidP="00B618FE">
            <w:pPr>
              <w:textAlignment w:val="baseline"/>
              <w:rPr>
                <w:sz w:val="21"/>
                <w:szCs w:val="21"/>
              </w:rPr>
            </w:pPr>
            <w:r w:rsidRPr="0050360A">
              <w:rPr>
                <w:rFonts w:ascii="宋体" w:hAnsi="宋体" w:hint="eastAsia"/>
                <w:color w:val="000000"/>
                <w:sz w:val="21"/>
                <w:szCs w:val="21"/>
              </w:rPr>
              <w:t>结构体</w:t>
            </w:r>
          </w:p>
        </w:tc>
      </w:tr>
      <w:tr w:rsidR="0050360A">
        <w:trPr>
          <w:trHeight w:val="135"/>
        </w:trPr>
        <w:tc>
          <w:tcPr>
            <w:tcW w:w="2840" w:type="dxa"/>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ECode </w:t>
            </w:r>
          </w:p>
        </w:tc>
        <w:tc>
          <w:tcPr>
            <w:tcW w:w="2841" w:type="dxa"/>
            <w:shd w:val="clear" w:color="auto" w:fill="auto"/>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ECode </w:t>
            </w:r>
          </w:p>
        </w:tc>
        <w:tc>
          <w:tcPr>
            <w:tcW w:w="2841" w:type="dxa"/>
            <w:shd w:val="clear" w:color="auto" w:fill="auto"/>
            <w:vAlign w:val="center"/>
          </w:tcPr>
          <w:p w:rsidR="0050360A" w:rsidRPr="0050360A" w:rsidRDefault="0050360A" w:rsidP="00B618FE">
            <w:pPr>
              <w:spacing w:before="100" w:beforeAutospacing="1" w:after="100" w:afterAutospacing="1"/>
              <w:rPr>
                <w:rFonts w:ascii="宋体" w:hAnsi="宋体" w:cs="宋体"/>
                <w:sz w:val="21"/>
                <w:szCs w:val="21"/>
              </w:rPr>
            </w:pPr>
            <w:r w:rsidRPr="0050360A">
              <w:rPr>
                <w:rFonts w:ascii="宋体" w:hAnsi="宋体" w:cs="宋体"/>
                <w:sz w:val="21"/>
                <w:szCs w:val="21"/>
              </w:rPr>
              <w:t xml:space="preserve">该数据项是32位整数，标准的返回类型 </w:t>
            </w:r>
          </w:p>
        </w:tc>
      </w:tr>
      <w:tr w:rsidR="0050360A">
        <w:trPr>
          <w:trHeight w:val="135"/>
        </w:trPr>
        <w:tc>
          <w:tcPr>
            <w:tcW w:w="2840" w:type="dxa"/>
            <w:vAlign w:val="center"/>
          </w:tcPr>
          <w:p w:rsidR="0050360A" w:rsidRPr="0050360A" w:rsidRDefault="0050360A" w:rsidP="00B618FE">
            <w:pPr>
              <w:spacing w:before="100" w:beforeAutospacing="1" w:after="100" w:afterAutospacing="1"/>
              <w:rPr>
                <w:sz w:val="21"/>
                <w:szCs w:val="21"/>
              </w:rPr>
            </w:pPr>
            <w:r w:rsidRPr="0050360A">
              <w:rPr>
                <w:sz w:val="21"/>
                <w:szCs w:val="21"/>
              </w:rPr>
              <w:t>enum</w:t>
            </w:r>
          </w:p>
        </w:tc>
        <w:tc>
          <w:tcPr>
            <w:tcW w:w="2841" w:type="dxa"/>
            <w:shd w:val="clear" w:color="auto" w:fill="auto"/>
            <w:vAlign w:val="center"/>
          </w:tcPr>
          <w:p w:rsidR="0050360A" w:rsidRPr="0050360A" w:rsidRDefault="0050360A" w:rsidP="00B618FE">
            <w:pPr>
              <w:spacing w:before="100" w:beforeAutospacing="1" w:after="100" w:afterAutospacing="1"/>
              <w:rPr>
                <w:sz w:val="21"/>
                <w:szCs w:val="21"/>
              </w:rPr>
            </w:pPr>
            <w:r w:rsidRPr="0050360A">
              <w:rPr>
                <w:sz w:val="21"/>
                <w:szCs w:val="21"/>
              </w:rPr>
              <w:t>enum</w:t>
            </w:r>
          </w:p>
        </w:tc>
        <w:tc>
          <w:tcPr>
            <w:tcW w:w="2841" w:type="dxa"/>
            <w:shd w:val="clear" w:color="auto" w:fill="auto"/>
            <w:vAlign w:val="center"/>
          </w:tcPr>
          <w:p w:rsidR="0050360A" w:rsidRPr="0050360A" w:rsidRDefault="0050360A" w:rsidP="00B618FE">
            <w:pPr>
              <w:spacing w:before="100" w:beforeAutospacing="1" w:after="100" w:afterAutospacing="1"/>
              <w:rPr>
                <w:sz w:val="21"/>
                <w:szCs w:val="21"/>
              </w:rPr>
            </w:pPr>
            <w:r w:rsidRPr="0050360A">
              <w:rPr>
                <w:rFonts w:hint="eastAsia"/>
                <w:sz w:val="21"/>
                <w:szCs w:val="21"/>
              </w:rPr>
              <w:t>枚举类型</w:t>
            </w:r>
          </w:p>
        </w:tc>
      </w:tr>
      <w:tr w:rsidR="0050360A">
        <w:trPr>
          <w:trHeight w:val="135"/>
        </w:trPr>
        <w:tc>
          <w:tcPr>
            <w:tcW w:w="2840" w:type="dxa"/>
            <w:vAlign w:val="center"/>
          </w:tcPr>
          <w:p w:rsidR="0050360A" w:rsidRPr="0050360A" w:rsidRDefault="00A9507D" w:rsidP="00B618FE">
            <w:pPr>
              <w:spacing w:before="100" w:beforeAutospacing="1" w:after="100" w:afterAutospacing="1" w:line="105" w:lineRule="atLeast"/>
              <w:rPr>
                <w:sz w:val="21"/>
                <w:szCs w:val="21"/>
              </w:rPr>
            </w:pPr>
            <w:r>
              <w:rPr>
                <w:sz w:val="21"/>
                <w:szCs w:val="21"/>
              </w:rPr>
              <w:t>I</w:t>
            </w:r>
            <w:r>
              <w:rPr>
                <w:rFonts w:hint="eastAsia"/>
                <w:sz w:val="21"/>
                <w:szCs w:val="21"/>
              </w:rPr>
              <w:t>Interface</w:t>
            </w:r>
            <w:r w:rsidR="0050360A" w:rsidRPr="0050360A">
              <w:rPr>
                <w:sz w:val="21"/>
                <w:szCs w:val="21"/>
              </w:rPr>
              <w:t xml:space="preserve"> *</w:t>
            </w:r>
          </w:p>
        </w:tc>
        <w:tc>
          <w:tcPr>
            <w:tcW w:w="2841" w:type="dxa"/>
            <w:shd w:val="clear" w:color="auto" w:fill="auto"/>
            <w:vAlign w:val="center"/>
          </w:tcPr>
          <w:p w:rsidR="0050360A" w:rsidRPr="0050360A" w:rsidRDefault="00A9507D" w:rsidP="00B618FE">
            <w:pPr>
              <w:spacing w:before="100" w:beforeAutospacing="1" w:after="100" w:afterAutospacing="1" w:line="105" w:lineRule="atLeast"/>
              <w:rPr>
                <w:rFonts w:hint="eastAsia"/>
                <w:sz w:val="21"/>
                <w:szCs w:val="21"/>
              </w:rPr>
            </w:pPr>
            <w:r>
              <w:rPr>
                <w:rFonts w:hint="eastAsia"/>
                <w:sz w:val="21"/>
                <w:szCs w:val="21"/>
              </w:rPr>
              <w:t>IInterface *</w:t>
            </w:r>
          </w:p>
        </w:tc>
        <w:tc>
          <w:tcPr>
            <w:tcW w:w="2841" w:type="dxa"/>
            <w:shd w:val="clear" w:color="auto" w:fill="auto"/>
            <w:vAlign w:val="center"/>
          </w:tcPr>
          <w:p w:rsidR="0050360A" w:rsidRPr="0050360A" w:rsidRDefault="0050360A" w:rsidP="00B618FE">
            <w:pPr>
              <w:spacing w:before="100" w:beforeAutospacing="1" w:after="100" w:afterAutospacing="1" w:line="105" w:lineRule="atLeast"/>
              <w:rPr>
                <w:sz w:val="21"/>
                <w:szCs w:val="21"/>
              </w:rPr>
            </w:pPr>
            <w:r w:rsidRPr="0050360A">
              <w:rPr>
                <w:sz w:val="21"/>
                <w:szCs w:val="21"/>
              </w:rPr>
              <w:t>接口指针，包括系统接口和自定义接口</w:t>
            </w:r>
          </w:p>
        </w:tc>
      </w:tr>
      <w:tr w:rsidR="0050360A">
        <w:trPr>
          <w:trHeight w:val="90"/>
        </w:trPr>
        <w:tc>
          <w:tcPr>
            <w:tcW w:w="2840" w:type="dxa"/>
            <w:vAlign w:val="center"/>
          </w:tcPr>
          <w:p w:rsidR="0050360A" w:rsidRPr="0050360A" w:rsidRDefault="0050360A" w:rsidP="00B618FE">
            <w:pPr>
              <w:spacing w:before="100" w:beforeAutospacing="1" w:after="100" w:afterAutospacing="1"/>
              <w:rPr>
                <w:sz w:val="21"/>
                <w:szCs w:val="21"/>
              </w:rPr>
            </w:pPr>
            <w:r w:rsidRPr="0050360A">
              <w:rPr>
                <w:sz w:val="21"/>
                <w:szCs w:val="21"/>
              </w:rPr>
              <w:t>EMuid</w:t>
            </w:r>
          </w:p>
        </w:tc>
        <w:tc>
          <w:tcPr>
            <w:tcW w:w="2841" w:type="dxa"/>
            <w:shd w:val="clear" w:color="auto" w:fill="auto"/>
            <w:vAlign w:val="center"/>
          </w:tcPr>
          <w:p w:rsidR="0050360A" w:rsidRPr="0050360A" w:rsidRDefault="00A9507D" w:rsidP="00B618FE">
            <w:pPr>
              <w:spacing w:before="100" w:beforeAutospacing="1" w:after="100" w:afterAutospacing="1"/>
              <w:rPr>
                <w:rFonts w:hint="eastAsia"/>
                <w:sz w:val="21"/>
                <w:szCs w:val="21"/>
              </w:rPr>
            </w:pPr>
            <w:r>
              <w:rPr>
                <w:rFonts w:hint="eastAsia"/>
                <w:sz w:val="21"/>
                <w:szCs w:val="21"/>
              </w:rPr>
              <w:t>EMuid</w:t>
            </w:r>
          </w:p>
        </w:tc>
        <w:tc>
          <w:tcPr>
            <w:tcW w:w="2841" w:type="dxa"/>
            <w:shd w:val="clear" w:color="auto" w:fill="auto"/>
            <w:vAlign w:val="center"/>
          </w:tcPr>
          <w:p w:rsidR="0050360A" w:rsidRPr="0050360A" w:rsidRDefault="0050360A" w:rsidP="00B618FE">
            <w:pPr>
              <w:spacing w:before="100" w:beforeAutospacing="1" w:after="100" w:afterAutospacing="1"/>
              <w:rPr>
                <w:sz w:val="21"/>
                <w:szCs w:val="21"/>
              </w:rPr>
            </w:pPr>
            <w:r w:rsidRPr="0050360A">
              <w:rPr>
                <w:sz w:val="21"/>
                <w:szCs w:val="21"/>
              </w:rPr>
              <w:t xml:space="preserve">Modul </w:t>
            </w:r>
            <w:r w:rsidRPr="0050360A">
              <w:rPr>
                <w:sz w:val="21"/>
                <w:szCs w:val="21"/>
              </w:rPr>
              <w:t>唯一</w:t>
            </w:r>
            <w:r w:rsidRPr="0050360A">
              <w:rPr>
                <w:sz w:val="21"/>
                <w:szCs w:val="21"/>
              </w:rPr>
              <w:t>ID</w:t>
            </w:r>
          </w:p>
        </w:tc>
      </w:tr>
      <w:tr w:rsidR="0050360A">
        <w:trPr>
          <w:trHeight w:val="90"/>
        </w:trPr>
        <w:tc>
          <w:tcPr>
            <w:tcW w:w="2840" w:type="dxa"/>
            <w:vAlign w:val="center"/>
          </w:tcPr>
          <w:p w:rsidR="0050360A" w:rsidRPr="0050360A" w:rsidRDefault="0050360A" w:rsidP="00B618FE">
            <w:pPr>
              <w:spacing w:before="100" w:beforeAutospacing="1" w:after="100" w:afterAutospacing="1"/>
              <w:rPr>
                <w:sz w:val="21"/>
                <w:szCs w:val="21"/>
              </w:rPr>
            </w:pPr>
            <w:r w:rsidRPr="0050360A">
              <w:rPr>
                <w:sz w:val="21"/>
                <w:szCs w:val="21"/>
              </w:rPr>
              <w:t>EGuid</w:t>
            </w:r>
          </w:p>
        </w:tc>
        <w:tc>
          <w:tcPr>
            <w:tcW w:w="2841" w:type="dxa"/>
            <w:shd w:val="clear" w:color="auto" w:fill="auto"/>
            <w:vAlign w:val="center"/>
          </w:tcPr>
          <w:p w:rsidR="0050360A" w:rsidRPr="0050360A" w:rsidRDefault="00A9507D" w:rsidP="00B618FE">
            <w:pPr>
              <w:spacing w:before="100" w:beforeAutospacing="1" w:after="100" w:afterAutospacing="1"/>
              <w:rPr>
                <w:rFonts w:hint="eastAsia"/>
                <w:sz w:val="21"/>
                <w:szCs w:val="21"/>
              </w:rPr>
            </w:pPr>
            <w:r>
              <w:rPr>
                <w:rFonts w:hint="eastAsia"/>
                <w:sz w:val="21"/>
                <w:szCs w:val="21"/>
              </w:rPr>
              <w:t>EGuid</w:t>
            </w:r>
          </w:p>
        </w:tc>
        <w:tc>
          <w:tcPr>
            <w:tcW w:w="2841" w:type="dxa"/>
            <w:shd w:val="clear" w:color="auto" w:fill="auto"/>
            <w:vAlign w:val="center"/>
          </w:tcPr>
          <w:p w:rsidR="0050360A" w:rsidRPr="0050360A" w:rsidRDefault="0050360A" w:rsidP="00B618FE">
            <w:pPr>
              <w:spacing w:before="100" w:beforeAutospacing="1" w:after="100" w:afterAutospacing="1"/>
              <w:rPr>
                <w:sz w:val="21"/>
                <w:szCs w:val="21"/>
              </w:rPr>
            </w:pPr>
            <w:r w:rsidRPr="0050360A">
              <w:rPr>
                <w:sz w:val="21"/>
                <w:szCs w:val="21"/>
              </w:rPr>
              <w:t>类标示符，用于唯一标示一个</w:t>
            </w:r>
            <w:r w:rsidRPr="0050360A">
              <w:rPr>
                <w:sz w:val="21"/>
                <w:szCs w:val="21"/>
              </w:rPr>
              <w:t>CAR</w:t>
            </w:r>
            <w:r w:rsidRPr="0050360A">
              <w:rPr>
                <w:sz w:val="21"/>
                <w:szCs w:val="21"/>
              </w:rPr>
              <w:t>类</w:t>
            </w:r>
          </w:p>
        </w:tc>
      </w:tr>
      <w:tr w:rsidR="0050360A">
        <w:trPr>
          <w:trHeight w:val="90"/>
        </w:trPr>
        <w:tc>
          <w:tcPr>
            <w:tcW w:w="2840" w:type="dxa"/>
            <w:vAlign w:val="center"/>
          </w:tcPr>
          <w:p w:rsidR="0050360A" w:rsidRPr="0050360A" w:rsidRDefault="0050360A" w:rsidP="00B618FE">
            <w:pPr>
              <w:spacing w:before="100" w:beforeAutospacing="1" w:after="100" w:afterAutospacing="1"/>
              <w:rPr>
                <w:sz w:val="21"/>
                <w:szCs w:val="21"/>
              </w:rPr>
            </w:pPr>
            <w:r w:rsidRPr="0050360A">
              <w:rPr>
                <w:sz w:val="21"/>
                <w:szCs w:val="21"/>
              </w:rPr>
              <w:t>EIID</w:t>
            </w:r>
          </w:p>
        </w:tc>
        <w:tc>
          <w:tcPr>
            <w:tcW w:w="2841" w:type="dxa"/>
            <w:shd w:val="clear" w:color="auto" w:fill="auto"/>
            <w:vAlign w:val="center"/>
          </w:tcPr>
          <w:p w:rsidR="0050360A" w:rsidRPr="0050360A" w:rsidRDefault="00A9507D" w:rsidP="00B618FE">
            <w:pPr>
              <w:spacing w:before="100" w:beforeAutospacing="1" w:after="100" w:afterAutospacing="1"/>
              <w:rPr>
                <w:rFonts w:hint="eastAsia"/>
                <w:sz w:val="21"/>
                <w:szCs w:val="21"/>
              </w:rPr>
            </w:pPr>
            <w:r>
              <w:rPr>
                <w:rFonts w:hint="eastAsia"/>
                <w:sz w:val="21"/>
                <w:szCs w:val="21"/>
              </w:rPr>
              <w:t>EIID</w:t>
            </w:r>
          </w:p>
        </w:tc>
        <w:tc>
          <w:tcPr>
            <w:tcW w:w="2841" w:type="dxa"/>
            <w:shd w:val="clear" w:color="auto" w:fill="auto"/>
            <w:vAlign w:val="center"/>
          </w:tcPr>
          <w:p w:rsidR="0050360A" w:rsidRPr="0050360A" w:rsidRDefault="0050360A" w:rsidP="00B618FE">
            <w:pPr>
              <w:spacing w:before="100" w:beforeAutospacing="1" w:after="100" w:afterAutospacing="1"/>
              <w:rPr>
                <w:sz w:val="21"/>
                <w:szCs w:val="21"/>
              </w:rPr>
            </w:pPr>
            <w:r w:rsidRPr="0050360A">
              <w:rPr>
                <w:sz w:val="21"/>
                <w:szCs w:val="21"/>
              </w:rPr>
              <w:t>接口标示符，用于唯一标示一个特定的</w:t>
            </w:r>
            <w:r w:rsidRPr="0050360A">
              <w:rPr>
                <w:sz w:val="21"/>
                <w:szCs w:val="21"/>
              </w:rPr>
              <w:t>CAR</w:t>
            </w:r>
            <w:r w:rsidRPr="0050360A">
              <w:rPr>
                <w:sz w:val="21"/>
                <w:szCs w:val="21"/>
              </w:rPr>
              <w:t>接口</w:t>
            </w:r>
          </w:p>
        </w:tc>
      </w:tr>
    </w:tbl>
    <w:p w:rsidR="0050360A" w:rsidRDefault="0050360A" w:rsidP="00BE4350">
      <w:pPr>
        <w:snapToGrid w:val="0"/>
        <w:spacing w:line="300" w:lineRule="auto"/>
        <w:ind w:firstLineChars="200" w:firstLine="420"/>
        <w:rPr>
          <w:rFonts w:ascii="宋体" w:hAnsi="宋体" w:hint="eastAsia"/>
          <w:sz w:val="21"/>
          <w:szCs w:val="21"/>
        </w:rPr>
      </w:pPr>
    </w:p>
    <w:p w:rsidR="00DE7BFF" w:rsidRDefault="002329B6" w:rsidP="00BE4350">
      <w:pPr>
        <w:snapToGrid w:val="0"/>
        <w:spacing w:line="300" w:lineRule="auto"/>
        <w:ind w:firstLineChars="200" w:firstLine="420"/>
        <w:rPr>
          <w:rFonts w:ascii="宋体" w:hAnsi="宋体" w:hint="eastAsia"/>
          <w:sz w:val="21"/>
          <w:szCs w:val="21"/>
        </w:rPr>
      </w:pPr>
      <w:r>
        <w:rPr>
          <w:rFonts w:ascii="宋体" w:hAnsi="宋体" w:hint="eastAsia"/>
          <w:sz w:val="21"/>
          <w:szCs w:val="21"/>
        </w:rPr>
        <w:t>注释：对应的C++数据类型</w:t>
      </w:r>
      <w:r w:rsidR="00DE7BFF">
        <w:rPr>
          <w:rFonts w:ascii="宋体" w:hAnsi="宋体" w:hint="eastAsia"/>
          <w:sz w:val="21"/>
          <w:szCs w:val="21"/>
        </w:rPr>
        <w:t>是指在Elastos开发环境中支持的特定的C++数据类型</w:t>
      </w:r>
    </w:p>
    <w:p w:rsidR="00DE7BFF" w:rsidRDefault="00DE7BFF" w:rsidP="00BE4350">
      <w:pPr>
        <w:snapToGrid w:val="0"/>
        <w:spacing w:line="300" w:lineRule="auto"/>
        <w:ind w:firstLineChars="200" w:firstLine="420"/>
        <w:rPr>
          <w:rFonts w:ascii="宋体" w:hAnsi="宋体" w:hint="eastAsia"/>
          <w:sz w:val="21"/>
          <w:szCs w:val="21"/>
        </w:rPr>
      </w:pPr>
    </w:p>
    <w:p w:rsidR="00A63A52" w:rsidRDefault="00647350"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其实</w:t>
      </w:r>
      <w:r w:rsidR="00A63A52" w:rsidRPr="00BE4350">
        <w:rPr>
          <w:rFonts w:ascii="宋体" w:hAnsi="宋体"/>
          <w:sz w:val="21"/>
          <w:szCs w:val="21"/>
        </w:rPr>
        <w:t>，并不是所有的CAR基本数据类型在</w:t>
      </w:r>
      <w:r w:rsidR="00A87C87" w:rsidRPr="00BE4350">
        <w:rPr>
          <w:rFonts w:ascii="宋体" w:hAnsi="宋体" w:hint="eastAsia"/>
          <w:sz w:val="21"/>
          <w:szCs w:val="21"/>
        </w:rPr>
        <w:t>C++</w:t>
      </w:r>
      <w:r w:rsidR="00A63A52" w:rsidRPr="00BE4350">
        <w:rPr>
          <w:rFonts w:ascii="宋体" w:hAnsi="宋体"/>
          <w:sz w:val="21"/>
          <w:szCs w:val="21"/>
        </w:rPr>
        <w:t>中都有</w:t>
      </w:r>
      <w:r w:rsidRPr="00BE4350">
        <w:rPr>
          <w:rFonts w:ascii="宋体" w:hAnsi="宋体" w:hint="eastAsia"/>
          <w:sz w:val="21"/>
          <w:szCs w:val="21"/>
        </w:rPr>
        <w:t>直接的</w:t>
      </w:r>
      <w:r w:rsidR="00A63A52" w:rsidRPr="00BE4350">
        <w:rPr>
          <w:rFonts w:ascii="宋体" w:hAnsi="宋体"/>
          <w:sz w:val="21"/>
          <w:szCs w:val="21"/>
        </w:rPr>
        <w:t>映射</w:t>
      </w:r>
      <w:r w:rsidRPr="00BE4350">
        <w:rPr>
          <w:rFonts w:ascii="宋体" w:hAnsi="宋体" w:hint="eastAsia"/>
          <w:sz w:val="21"/>
          <w:szCs w:val="21"/>
        </w:rPr>
        <w:t>，我们采用了typedef的方法来自定义了对应的类型，使它在C++中的名字和在CAR中的一致</w:t>
      </w:r>
      <w:r w:rsidR="00A63A52" w:rsidRPr="00BE4350">
        <w:rPr>
          <w:rFonts w:ascii="宋体" w:hAnsi="宋体"/>
          <w:sz w:val="21"/>
          <w:szCs w:val="21"/>
        </w:rPr>
        <w:t>。所以，在设计接口，定义参数时，应当选择适当的数据类型。如果构件接口是被C/C++语言所使用，在定义方法参数时，上述数据类型都可以使用；如果考虑到构件接口是被Visual Basic或Java等其它脚本语言所使用，在定义方法参数时，应该选择该语言所能处理的数据类型作为参数类型。需要注意的是，如果接口方法参数类型使用非CAR支持的基本数据类型，则客户程序与构件程序无法进行远程通信。</w:t>
      </w:r>
    </w:p>
    <w:p w:rsidR="00990251" w:rsidRPr="00647350" w:rsidRDefault="00990251" w:rsidP="00990251">
      <w:pPr>
        <w:snapToGrid w:val="0"/>
        <w:spacing w:line="300" w:lineRule="auto"/>
        <w:ind w:firstLineChars="200" w:firstLine="480"/>
        <w:rPr>
          <w:rFonts w:ascii="宋体" w:hAnsi="宋体" w:hint="eastAsia"/>
          <w:szCs w:val="21"/>
        </w:rPr>
      </w:pPr>
    </w:p>
    <w:p w:rsidR="00A63A52" w:rsidRPr="00BC57E8" w:rsidRDefault="006672E0" w:rsidP="00BA4562">
      <w:pPr>
        <w:pStyle w:val="2"/>
        <w:snapToGrid w:val="0"/>
        <w:spacing w:line="300" w:lineRule="auto"/>
        <w:rPr>
          <w:rFonts w:ascii="宋体" w:eastAsia="宋体" w:hAnsi="宋体" w:hint="eastAsia"/>
        </w:rPr>
      </w:pPr>
      <w:bookmarkStart w:id="155" w:name="_Toc148261031"/>
      <w:bookmarkStart w:id="156" w:name="_Toc152754268"/>
      <w:bookmarkStart w:id="157" w:name="_Toc197918979"/>
      <w:r>
        <w:rPr>
          <w:rFonts w:ascii="宋体" w:eastAsia="宋体" w:hAnsi="宋体" w:hint="eastAsia"/>
        </w:rPr>
        <w:t xml:space="preserve">5.2 </w:t>
      </w:r>
      <w:r w:rsidR="00A63A52" w:rsidRPr="00BC57E8">
        <w:rPr>
          <w:rFonts w:ascii="宋体" w:eastAsia="宋体" w:hAnsi="宋体" w:hint="eastAsia"/>
        </w:rPr>
        <w:t>CAR自描述数据</w:t>
      </w:r>
      <w:bookmarkEnd w:id="155"/>
      <w:bookmarkEnd w:id="156"/>
      <w:bookmarkEnd w:id="157"/>
    </w:p>
    <w:p w:rsidR="00A63A52" w:rsidRPr="00CA6AC6" w:rsidRDefault="00A63A52" w:rsidP="00BA4562">
      <w:pPr>
        <w:pStyle w:val="3"/>
        <w:snapToGrid w:val="0"/>
        <w:spacing w:line="300" w:lineRule="auto"/>
        <w:rPr>
          <w:rFonts w:ascii="宋体" w:hAnsi="宋体" w:hint="eastAsia"/>
          <w:sz w:val="28"/>
          <w:szCs w:val="28"/>
        </w:rPr>
      </w:pPr>
      <w:bookmarkStart w:id="158" w:name="_Toc148261032"/>
      <w:bookmarkStart w:id="159" w:name="_Toc152754269"/>
      <w:bookmarkStart w:id="160" w:name="_Toc197918980"/>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5.2.1</w:t>
        </w:r>
      </w:smartTag>
      <w:r w:rsidRPr="00CA6AC6">
        <w:rPr>
          <w:rFonts w:ascii="宋体" w:hAnsi="宋体" w:hint="eastAsia"/>
          <w:sz w:val="28"/>
          <w:szCs w:val="28"/>
        </w:rPr>
        <w:t>自描述数据类型的必要性</w:t>
      </w:r>
      <w:bookmarkEnd w:id="158"/>
      <w:bookmarkEnd w:id="159"/>
      <w:bookmarkEnd w:id="160"/>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在传统的应用编程习惯中，编程者如果需要声明一个存储1000个字节的缓存空间，通常就简单定义为：</w:t>
      </w:r>
    </w:p>
    <w:p w:rsidR="00A63A52" w:rsidRPr="00BE4350" w:rsidRDefault="00A63A52" w:rsidP="00BE4350">
      <w:pPr>
        <w:shd w:val="clear" w:color="auto" w:fill="E6E6E6"/>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#define BUFLENGTH 1000</w:t>
      </w:r>
    </w:p>
    <w:p w:rsidR="00A63A52" w:rsidRPr="007931DA" w:rsidRDefault="003066C1" w:rsidP="00BE4350">
      <w:pPr>
        <w:shd w:val="clear" w:color="auto" w:fill="E6E6E6"/>
        <w:snapToGrid w:val="0"/>
        <w:spacing w:line="300" w:lineRule="auto"/>
        <w:ind w:firstLineChars="200" w:firstLine="420"/>
        <w:rPr>
          <w:rFonts w:ascii="宋体" w:hAnsi="宋体" w:hint="eastAsia"/>
        </w:rPr>
      </w:pPr>
      <w:r>
        <w:rPr>
          <w:rFonts w:ascii="宋体" w:hAnsi="宋体" w:hint="eastAsia"/>
          <w:sz w:val="21"/>
          <w:szCs w:val="21"/>
        </w:rPr>
        <w:t>Byte</w:t>
      </w:r>
      <w:r w:rsidR="00A63A52" w:rsidRPr="00BE4350">
        <w:rPr>
          <w:rFonts w:ascii="宋体" w:hAnsi="宋体" w:hint="eastAsia"/>
          <w:sz w:val="21"/>
          <w:szCs w:val="21"/>
        </w:rPr>
        <w:t xml:space="preserve"> </w:t>
      </w:r>
      <w:r w:rsidR="00A63A52" w:rsidRPr="00BE4350">
        <w:rPr>
          <w:rFonts w:ascii="宋体" w:hAnsi="宋体"/>
          <w:sz w:val="21"/>
          <w:szCs w:val="21"/>
        </w:rPr>
        <w:t xml:space="preserve"> buf[BUFLENGTH];</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开发者在使用该缓存空间时，通常关心的是buf中实际参与计算的内容，却很少注意buf的自我描述性。在网络计算中，一个没有特征的数据可能增加服务的不必要的负担。对于上面的例子来说，该buf所带信息太少。在将这段数据传递给某个远程服务接口的方法时，为防止内存溢出，必须附带上buf的容量。例如：</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void foo (</w:t>
      </w:r>
    </w:p>
    <w:p w:rsidR="00A63A52" w:rsidRPr="00BE4350" w:rsidRDefault="003066C1" w:rsidP="00BE4350">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ab/>
        <w:t>B</w:t>
      </w:r>
      <w:r>
        <w:rPr>
          <w:rFonts w:ascii="宋体" w:hAnsi="宋体" w:hint="eastAsia"/>
          <w:sz w:val="21"/>
          <w:szCs w:val="21"/>
        </w:rPr>
        <w:t>yte</w:t>
      </w:r>
      <w:r w:rsidR="00A63A52" w:rsidRPr="00BE4350">
        <w:rPr>
          <w:rFonts w:ascii="宋体" w:hAnsi="宋体"/>
          <w:sz w:val="21"/>
          <w:szCs w:val="21"/>
        </w:rPr>
        <w:t xml:space="preserve">  *pBuf,</w:t>
      </w:r>
    </w:p>
    <w:p w:rsidR="00A63A52" w:rsidRPr="00BE4350" w:rsidRDefault="00A63A52" w:rsidP="00BE4350">
      <w:pPr>
        <w:shd w:val="clear" w:color="auto" w:fill="E6E6E6"/>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 xml:space="preserve">    </w:t>
      </w:r>
      <w:r w:rsidR="003066C1">
        <w:rPr>
          <w:rFonts w:ascii="宋体" w:hAnsi="宋体"/>
          <w:sz w:val="21"/>
          <w:szCs w:val="21"/>
        </w:rPr>
        <w:t>I</w:t>
      </w:r>
      <w:r w:rsidR="003066C1">
        <w:rPr>
          <w:rFonts w:ascii="宋体" w:hAnsi="宋体" w:hint="eastAsia"/>
          <w:sz w:val="21"/>
          <w:szCs w:val="21"/>
        </w:rPr>
        <w:t>nt32</w:t>
      </w:r>
      <w:r w:rsidRPr="00BE4350">
        <w:rPr>
          <w:rFonts w:ascii="宋体" w:hAnsi="宋体"/>
          <w:sz w:val="21"/>
          <w:szCs w:val="21"/>
        </w:rPr>
        <w:t xml:space="preserve">  capacity</w:t>
      </w:r>
      <w:r w:rsidRPr="00BE4350">
        <w:rPr>
          <w:rFonts w:ascii="宋体" w:hAnsi="宋体" w:hint="eastAsia"/>
          <w:sz w:val="21"/>
          <w:szCs w:val="21"/>
        </w:rPr>
        <w:t xml:space="preserve">   </w:t>
      </w:r>
      <w:r w:rsidRPr="00BE4350">
        <w:rPr>
          <w:rFonts w:ascii="宋体" w:hAnsi="宋体"/>
          <w:sz w:val="21"/>
          <w:szCs w:val="21"/>
        </w:rPr>
        <w:t>);</w:t>
      </w:r>
    </w:p>
    <w:p w:rsidR="00A63A52" w:rsidRPr="00BE4623" w:rsidRDefault="00A63A52" w:rsidP="00393EC1">
      <w:pPr>
        <w:snapToGrid w:val="0"/>
        <w:spacing w:line="300" w:lineRule="auto"/>
        <w:ind w:firstLineChars="200" w:firstLine="420"/>
        <w:rPr>
          <w:rFonts w:ascii="宋体" w:hAnsi="宋体" w:hint="eastAsia"/>
          <w:szCs w:val="21"/>
        </w:rPr>
      </w:pPr>
      <w:r w:rsidRPr="00BE4350">
        <w:rPr>
          <w:rFonts w:ascii="宋体" w:hAnsi="宋体" w:hint="eastAsia"/>
          <w:sz w:val="21"/>
          <w:szCs w:val="21"/>
        </w:rPr>
        <w:t>如果这部分内存buf有部分内容正在被其他服务使用，而在当前服务中又不希望被覆盖，那么接口方法声明时还需要加入关于已经使用的参数进行描述：</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void foo (</w:t>
      </w:r>
    </w:p>
    <w:p w:rsidR="00A63A52" w:rsidRPr="00BE4350" w:rsidRDefault="007F6A2C" w:rsidP="00BE4350">
      <w:pPr>
        <w:shd w:val="clear" w:color="auto" w:fill="E6E6E6"/>
        <w:snapToGrid w:val="0"/>
        <w:spacing w:line="300" w:lineRule="auto"/>
        <w:ind w:firstLineChars="200" w:firstLine="420"/>
        <w:rPr>
          <w:rFonts w:ascii="宋体" w:hAnsi="宋体"/>
          <w:sz w:val="21"/>
          <w:szCs w:val="21"/>
        </w:rPr>
      </w:pPr>
      <w:r>
        <w:rPr>
          <w:rFonts w:ascii="宋体" w:hAnsi="宋体"/>
          <w:sz w:val="21"/>
          <w:szCs w:val="21"/>
        </w:rPr>
        <w:tab/>
        <w:t>B</w:t>
      </w:r>
      <w:r>
        <w:rPr>
          <w:rFonts w:ascii="宋体" w:hAnsi="宋体" w:hint="eastAsia"/>
          <w:sz w:val="21"/>
          <w:szCs w:val="21"/>
        </w:rPr>
        <w:t>yte</w:t>
      </w:r>
      <w:r w:rsidR="00A63A52" w:rsidRPr="00BE4350">
        <w:rPr>
          <w:rFonts w:ascii="宋体" w:hAnsi="宋体"/>
          <w:sz w:val="21"/>
          <w:szCs w:val="21"/>
        </w:rPr>
        <w:t xml:space="preserve">  *pBuf,</w:t>
      </w:r>
    </w:p>
    <w:p w:rsidR="00A63A52" w:rsidRPr="00BE4350" w:rsidRDefault="007F6A2C" w:rsidP="00BE4350">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lastRenderedPageBreak/>
        <w:tab/>
        <w:t>I</w:t>
      </w:r>
      <w:r>
        <w:rPr>
          <w:rFonts w:ascii="宋体" w:hAnsi="宋体" w:hint="eastAsia"/>
          <w:sz w:val="21"/>
          <w:szCs w:val="21"/>
        </w:rPr>
        <w:t>nt32</w:t>
      </w:r>
      <w:r w:rsidR="00A63A52" w:rsidRPr="00BE4350">
        <w:rPr>
          <w:rFonts w:ascii="宋体" w:hAnsi="宋体"/>
          <w:sz w:val="21"/>
          <w:szCs w:val="21"/>
        </w:rPr>
        <w:t xml:space="preserve">  capacity</w:t>
      </w:r>
      <w:r w:rsidR="00A63A52" w:rsidRPr="00BE4350">
        <w:rPr>
          <w:rFonts w:ascii="宋体" w:hAnsi="宋体" w:hint="eastAsia"/>
          <w:sz w:val="21"/>
          <w:szCs w:val="21"/>
        </w:rPr>
        <w:t>,</w:t>
      </w:r>
    </w:p>
    <w:p w:rsidR="00A63A52" w:rsidRPr="00D85F21" w:rsidRDefault="007F6A2C" w:rsidP="00D85F21">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Int32</w:t>
      </w:r>
      <w:r w:rsidR="00A63A52" w:rsidRPr="00BE4350">
        <w:rPr>
          <w:rFonts w:ascii="宋体" w:hAnsi="宋体" w:hint="eastAsia"/>
          <w:sz w:val="21"/>
          <w:szCs w:val="21"/>
        </w:rPr>
        <w:t xml:space="preserve">  used   </w:t>
      </w:r>
      <w:r w:rsidR="00A63A52" w:rsidRPr="00BE4350">
        <w:rPr>
          <w:rFonts w:ascii="宋体" w:hAnsi="宋体"/>
          <w:sz w:val="21"/>
          <w:szCs w:val="21"/>
        </w:rPr>
        <w:t>);</w:t>
      </w:r>
    </w:p>
    <w:p w:rsidR="00A63A52" w:rsidRPr="00DA518C" w:rsidRDefault="00A63A52" w:rsidP="00BE4350">
      <w:pPr>
        <w:snapToGrid w:val="0"/>
        <w:spacing w:line="300" w:lineRule="auto"/>
        <w:ind w:firstLineChars="200" w:firstLine="420"/>
        <w:rPr>
          <w:rFonts w:ascii="宋体" w:hAnsi="宋体" w:hint="eastAsia"/>
        </w:rPr>
      </w:pPr>
      <w:r w:rsidRPr="00BE4350">
        <w:rPr>
          <w:rFonts w:ascii="宋体" w:hAnsi="宋体" w:hint="eastAsia"/>
          <w:sz w:val="21"/>
          <w:szCs w:val="21"/>
        </w:rPr>
        <w:t>其中</w:t>
      </w:r>
      <w:r w:rsidRPr="00BE4350">
        <w:rPr>
          <w:rFonts w:ascii="宋体" w:hAnsi="宋体"/>
          <w:sz w:val="21"/>
          <w:szCs w:val="21"/>
        </w:rPr>
        <w:t>used参数表示使用</w:t>
      </w:r>
      <w:r w:rsidR="00B23676">
        <w:rPr>
          <w:rFonts w:ascii="宋体" w:hAnsi="宋体" w:hint="eastAsia"/>
          <w:sz w:val="21"/>
          <w:szCs w:val="21"/>
        </w:rPr>
        <w:t>了</w:t>
      </w:r>
      <w:r w:rsidRPr="00BE4350">
        <w:rPr>
          <w:rFonts w:ascii="宋体" w:hAnsi="宋体"/>
          <w:sz w:val="21"/>
          <w:szCs w:val="21"/>
        </w:rPr>
        <w:t>的字节。我们并不认为这种接口方法的定义是成功的，因为让服务端花费多余的处理来识别后两个参数是资源的一种浪费。而出现这种接口方法的定义，主要原因在于传统的操作系统对于这种常见的参数传递习惯没有定义一种合适的数据类型来处理它。</w:t>
      </w:r>
      <w:r w:rsidRPr="00BE4350">
        <w:rPr>
          <w:rFonts w:ascii="宋体" w:hAnsi="宋体" w:hint="eastAsia"/>
          <w:sz w:val="21"/>
          <w:szCs w:val="21"/>
        </w:rPr>
        <w:t>尤其</w:t>
      </w:r>
      <w:r w:rsidRPr="00BE4350">
        <w:rPr>
          <w:rFonts w:ascii="宋体" w:hAnsi="宋体"/>
          <w:sz w:val="21"/>
          <w:szCs w:val="21"/>
        </w:rPr>
        <w:t>在面向网络的应用程序中，数据应该是自描述的。</w:t>
      </w:r>
    </w:p>
    <w:p w:rsidR="00A63A52" w:rsidRPr="00BC57E8" w:rsidRDefault="00A63A52" w:rsidP="00BA4562">
      <w:pPr>
        <w:pStyle w:val="3"/>
        <w:snapToGrid w:val="0"/>
        <w:spacing w:line="300" w:lineRule="auto"/>
        <w:rPr>
          <w:rFonts w:hint="eastAsia"/>
          <w:sz w:val="28"/>
          <w:szCs w:val="28"/>
        </w:rPr>
      </w:pPr>
      <w:bookmarkStart w:id="161" w:name="_Toc148261033"/>
      <w:bookmarkStart w:id="162" w:name="_Toc152754270"/>
      <w:bookmarkStart w:id="163" w:name="_Toc197918981"/>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5.2.2</w:t>
        </w:r>
      </w:smartTag>
      <w:r w:rsidRPr="00CA6AC6">
        <w:rPr>
          <w:rFonts w:ascii="宋体" w:hAnsi="宋体" w:hint="eastAsia"/>
          <w:sz w:val="28"/>
          <w:szCs w:val="28"/>
        </w:rPr>
        <w:t>自描述数据类型</w:t>
      </w:r>
      <w:bookmarkEnd w:id="161"/>
      <w:bookmarkEnd w:id="162"/>
      <w:bookmarkEnd w:id="163"/>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通过上一节简单的例子我们可以看到，为传递一个非自描述的数据类型参数，可能需要多个额外的参数加以补充说明。那么什么是自描述的数据类型呢？</w:t>
      </w:r>
      <w:r w:rsidRPr="00BE4350">
        <w:rPr>
          <w:rFonts w:ascii="宋体" w:hAnsi="宋体" w:hint="eastAsia"/>
          <w:sz w:val="21"/>
          <w:szCs w:val="21"/>
        </w:rPr>
        <w:t>简单的说，所谓自描述数据类型是指这样的一些数据类型，该数据类型自身所带有的数据信息已经足够描述其自身的特征，比如占用内存的情况、它的基本属性及其它的相关信息等，也就是说不需要其他附加条件也能够实现自我描述的数据类型。</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通过该定义，我们基本上可以为传统的数据类型进行分类，如double、float等兼容IEEE实数标准的数据类型就是属于自描述的数据类型。假设服务端获得一个double的参数传递，那就能够确定：</w:t>
      </w:r>
      <w:r w:rsidRPr="00BE4350">
        <w:rPr>
          <w:rFonts w:ascii="宋体" w:hAnsi="宋体" w:hint="eastAsia"/>
          <w:sz w:val="21"/>
          <w:szCs w:val="21"/>
        </w:rPr>
        <w:t>①</w:t>
      </w:r>
      <w:r w:rsidRPr="00BE4350">
        <w:rPr>
          <w:rFonts w:ascii="宋体" w:hAnsi="宋体"/>
          <w:sz w:val="21"/>
          <w:szCs w:val="21"/>
        </w:rPr>
        <w:t>现在得到的是一个占8个字节的连续内存区域；</w:t>
      </w:r>
      <w:r w:rsidRPr="00BE4350">
        <w:rPr>
          <w:rFonts w:ascii="宋体" w:hAnsi="宋体" w:hint="eastAsia"/>
          <w:sz w:val="21"/>
          <w:szCs w:val="21"/>
        </w:rPr>
        <w:t>②</w:t>
      </w:r>
      <w:r w:rsidRPr="00BE4350">
        <w:rPr>
          <w:rFonts w:ascii="宋体" w:hAnsi="宋体"/>
          <w:sz w:val="21"/>
          <w:szCs w:val="21"/>
        </w:rPr>
        <w:t>共64位；</w:t>
      </w:r>
      <w:r w:rsidRPr="00BE4350">
        <w:rPr>
          <w:rFonts w:ascii="宋体" w:hAnsi="宋体" w:hint="eastAsia"/>
          <w:sz w:val="21"/>
          <w:szCs w:val="21"/>
        </w:rPr>
        <w:t>③</w:t>
      </w:r>
      <w:r w:rsidRPr="00BE4350">
        <w:rPr>
          <w:rFonts w:ascii="宋体" w:hAnsi="宋体"/>
          <w:sz w:val="21"/>
          <w:szCs w:val="21"/>
        </w:rPr>
        <w:t>其中第一位是符号位，11位是指数位，52位是尾数位；</w:t>
      </w:r>
      <w:r w:rsidRPr="00BE4350">
        <w:rPr>
          <w:rFonts w:ascii="宋体" w:hAnsi="宋体" w:hint="eastAsia"/>
          <w:sz w:val="21"/>
          <w:szCs w:val="21"/>
        </w:rPr>
        <w:t>④</w:t>
      </w:r>
      <w:r w:rsidRPr="00BE4350">
        <w:rPr>
          <w:rFonts w:ascii="宋体" w:hAnsi="宋体"/>
          <w:sz w:val="21"/>
          <w:szCs w:val="21"/>
        </w:rPr>
        <w:t>它的范围为+/-1.7E308。这些信息是很明确的，也足够描述该数据类型的特征。再比如说如果传递的是char *指针类型的参数，那么我们可以知道这是一个32位的指针，它指向一个以字节为单位的连续的字符缓存空间，该连续空间以‘\</w:t>
      </w:r>
      <w:smartTag w:uri="urn:schemas-microsoft-com:office:smarttags" w:element="chmetcnv">
        <w:smartTagPr>
          <w:attr w:name="TCSC" w:val="0"/>
          <w:attr w:name="NumberType" w:val="1"/>
          <w:attr w:name="Negative" w:val="False"/>
          <w:attr w:name="HasSpace" w:val="False"/>
          <w:attr w:name="SourceValue" w:val="0"/>
          <w:attr w:name="UnitName" w:val="’"/>
        </w:smartTagPr>
        <w:r w:rsidRPr="00BE4350">
          <w:rPr>
            <w:rFonts w:ascii="宋体" w:hAnsi="宋体"/>
            <w:sz w:val="21"/>
            <w:szCs w:val="21"/>
          </w:rPr>
          <w:t>0’</w:t>
        </w:r>
      </w:smartTag>
      <w:r w:rsidRPr="00BE4350">
        <w:rPr>
          <w:rFonts w:ascii="宋体" w:hAnsi="宋体"/>
          <w:sz w:val="21"/>
          <w:szCs w:val="21"/>
        </w:rPr>
        <w:t>表示结束。那么我们可以得到该连续字符空间的起始地址及结束地址，也就可以得到该字符串的长度，因此，我们也说char *是属于自描述的数据类型。如果是byte *或void */PVOID的数据类型呢？可以肯定的是，这些不属于自描述的数据类型，因为他们自身所携带的信息不足以描述他们的自身，这在上例中已有所说明。</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非指针型基础数据类型基本上属于自描述类型，除了字符指针外，其他基础数据类型指针型基本上不属于自描述数据类型。</w:t>
      </w:r>
    </w:p>
    <w:p w:rsidR="00A63A52" w:rsidRPr="00BE4623" w:rsidRDefault="00A63A52" w:rsidP="00BE4350">
      <w:pPr>
        <w:snapToGrid w:val="0"/>
        <w:spacing w:line="300" w:lineRule="auto"/>
        <w:ind w:firstLineChars="200" w:firstLine="420"/>
        <w:rPr>
          <w:rFonts w:ascii="宋体" w:hAnsi="宋体"/>
          <w:szCs w:val="21"/>
        </w:rPr>
      </w:pPr>
      <w:r w:rsidRPr="00BE4350">
        <w:rPr>
          <w:rFonts w:ascii="宋体" w:hAnsi="宋体"/>
          <w:sz w:val="21"/>
          <w:szCs w:val="21"/>
        </w:rPr>
        <w:t>另外，C/C++除了这些基础数据类型外，同时还支持用户自定义数据类型，例如：</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typedef  class CStudent  CStudent, *pStudent;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class CStudent {</w:t>
      </w:r>
    </w:p>
    <w:p w:rsidR="00A63A52" w:rsidRPr="00BE4350" w:rsidRDefault="002479DB" w:rsidP="00BE4350">
      <w:pPr>
        <w:shd w:val="clear" w:color="auto" w:fill="E6E6E6"/>
        <w:snapToGrid w:val="0"/>
        <w:spacing w:line="300" w:lineRule="auto"/>
        <w:ind w:firstLineChars="200" w:firstLine="420"/>
        <w:rPr>
          <w:rFonts w:ascii="宋体" w:hAnsi="宋体"/>
          <w:sz w:val="21"/>
          <w:szCs w:val="21"/>
        </w:rPr>
      </w:pPr>
      <w:r>
        <w:rPr>
          <w:rFonts w:ascii="宋体" w:hAnsi="宋体"/>
          <w:sz w:val="21"/>
          <w:szCs w:val="21"/>
        </w:rPr>
        <w:tab/>
        <w:t>B</w:t>
      </w:r>
      <w:r>
        <w:rPr>
          <w:rFonts w:ascii="宋体" w:hAnsi="宋体" w:hint="eastAsia"/>
          <w:sz w:val="21"/>
          <w:szCs w:val="21"/>
        </w:rPr>
        <w:t>yte</w:t>
      </w:r>
      <w:r w:rsidR="00A63A52" w:rsidRPr="00BE4350">
        <w:rPr>
          <w:rFonts w:ascii="宋体" w:hAnsi="宋体"/>
          <w:sz w:val="21"/>
          <w:szCs w:val="21"/>
        </w:rPr>
        <w:t xml:space="preserve"> *pData;</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public:</w:t>
      </w:r>
    </w:p>
    <w:p w:rsidR="00A63A52" w:rsidRPr="00BE4350" w:rsidRDefault="002479DB" w:rsidP="00BE4350">
      <w:pPr>
        <w:shd w:val="clear" w:color="auto" w:fill="E6E6E6"/>
        <w:snapToGrid w:val="0"/>
        <w:spacing w:line="300" w:lineRule="auto"/>
        <w:ind w:firstLineChars="200" w:firstLine="420"/>
        <w:rPr>
          <w:rFonts w:ascii="宋体" w:hAnsi="宋体"/>
          <w:sz w:val="21"/>
          <w:szCs w:val="21"/>
        </w:rPr>
      </w:pPr>
      <w:r>
        <w:rPr>
          <w:rFonts w:ascii="宋体" w:hAnsi="宋体"/>
          <w:sz w:val="21"/>
          <w:szCs w:val="21"/>
        </w:rPr>
        <w:tab/>
        <w:t>I</w:t>
      </w:r>
      <w:r>
        <w:rPr>
          <w:rFonts w:ascii="宋体" w:hAnsi="宋体" w:hint="eastAsia"/>
          <w:sz w:val="21"/>
          <w:szCs w:val="21"/>
        </w:rPr>
        <w:t>nt32</w:t>
      </w:r>
      <w:r w:rsidR="00A63A52" w:rsidRPr="00BE4350">
        <w:rPr>
          <w:rFonts w:ascii="宋体" w:hAnsi="宋体"/>
          <w:sz w:val="21"/>
          <w:szCs w:val="21"/>
        </w:rPr>
        <w:t xml:space="preserve">  age;</w:t>
      </w:r>
    </w:p>
    <w:p w:rsidR="00A63A52" w:rsidRPr="007931DA" w:rsidRDefault="00A63A52" w:rsidP="00BE4350">
      <w:pPr>
        <w:shd w:val="clear" w:color="auto" w:fill="E6E6E6"/>
        <w:snapToGrid w:val="0"/>
        <w:spacing w:line="300" w:lineRule="auto"/>
        <w:ind w:firstLineChars="200" w:firstLine="420"/>
        <w:rPr>
          <w:rFonts w:ascii="宋体" w:hAnsi="宋体" w:hint="eastAsia"/>
        </w:rPr>
      </w:pPr>
      <w:r w:rsidRPr="00BE4350">
        <w:rPr>
          <w:rFonts w:ascii="宋体" w:hAnsi="宋体"/>
          <w:sz w:val="21"/>
          <w:szCs w:val="21"/>
        </w:rPr>
        <w:tab/>
        <w:t>Char  *pClassName;</w:t>
      </w:r>
    </w:p>
    <w:p w:rsidR="00A63A52" w:rsidRPr="00BE4623" w:rsidRDefault="00A63A52" w:rsidP="00BE4350">
      <w:pPr>
        <w:snapToGrid w:val="0"/>
        <w:spacing w:line="300" w:lineRule="auto"/>
        <w:ind w:firstLineChars="200" w:firstLine="420"/>
        <w:rPr>
          <w:rFonts w:ascii="宋体" w:hAnsi="宋体"/>
          <w:szCs w:val="21"/>
        </w:rPr>
      </w:pPr>
      <w:r w:rsidRPr="00BE4350">
        <w:rPr>
          <w:rFonts w:ascii="宋体" w:hAnsi="宋体"/>
          <w:sz w:val="21"/>
          <w:szCs w:val="21"/>
        </w:rPr>
        <w:t>就这个例子而言，CStudent及pStudent都不属于自描述数据类型，其成员pData不具有描述自身的特性。如果我们略加修改为：</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 xml:space="preserve">typedef  class CStudent  CStudent, *pStudent; </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class CStudent {</w:t>
      </w:r>
    </w:p>
    <w:p w:rsidR="00A63A52" w:rsidRPr="00BE4350" w:rsidRDefault="002479DB" w:rsidP="00BE4350">
      <w:pPr>
        <w:shd w:val="clear" w:color="auto" w:fill="E6E6E6"/>
        <w:snapToGrid w:val="0"/>
        <w:spacing w:line="300" w:lineRule="auto"/>
        <w:ind w:firstLineChars="200" w:firstLine="420"/>
        <w:rPr>
          <w:rFonts w:ascii="宋体" w:hAnsi="宋体"/>
          <w:sz w:val="21"/>
          <w:szCs w:val="21"/>
        </w:rPr>
      </w:pPr>
      <w:r>
        <w:rPr>
          <w:rFonts w:ascii="宋体" w:hAnsi="宋体"/>
          <w:sz w:val="21"/>
          <w:szCs w:val="21"/>
        </w:rPr>
        <w:tab/>
        <w:t>I</w:t>
      </w:r>
      <w:r>
        <w:rPr>
          <w:rFonts w:ascii="宋体" w:hAnsi="宋体" w:hint="eastAsia"/>
          <w:sz w:val="21"/>
          <w:szCs w:val="21"/>
        </w:rPr>
        <w:t>nt32</w:t>
      </w:r>
      <w:r w:rsidR="00A63A52" w:rsidRPr="00BE4350">
        <w:rPr>
          <w:rFonts w:ascii="宋体" w:hAnsi="宋体"/>
          <w:sz w:val="21"/>
          <w:szCs w:val="21"/>
        </w:rPr>
        <w:t xml:space="preserve">  dataLen;</w:t>
      </w:r>
    </w:p>
    <w:p w:rsidR="00A63A52" w:rsidRPr="00BE4350" w:rsidRDefault="002479DB" w:rsidP="00BE4350">
      <w:pPr>
        <w:shd w:val="clear" w:color="auto" w:fill="E6E6E6"/>
        <w:snapToGrid w:val="0"/>
        <w:spacing w:line="300" w:lineRule="auto"/>
        <w:ind w:firstLineChars="200" w:firstLine="420"/>
        <w:rPr>
          <w:rFonts w:ascii="宋体" w:hAnsi="宋体"/>
          <w:sz w:val="21"/>
          <w:szCs w:val="21"/>
        </w:rPr>
      </w:pPr>
      <w:r>
        <w:rPr>
          <w:rFonts w:ascii="宋体" w:hAnsi="宋体"/>
          <w:sz w:val="21"/>
          <w:szCs w:val="21"/>
        </w:rPr>
        <w:tab/>
        <w:t>B</w:t>
      </w:r>
      <w:r>
        <w:rPr>
          <w:rFonts w:ascii="宋体" w:hAnsi="宋体" w:hint="eastAsia"/>
          <w:sz w:val="21"/>
          <w:szCs w:val="21"/>
        </w:rPr>
        <w:t>yte</w:t>
      </w:r>
      <w:r w:rsidR="00A63A52" w:rsidRPr="00BE4350">
        <w:rPr>
          <w:rFonts w:ascii="宋体" w:hAnsi="宋体"/>
          <w:sz w:val="21"/>
          <w:szCs w:val="21"/>
        </w:rPr>
        <w:t xml:space="preserve"> *pData;</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lastRenderedPageBreak/>
        <w:t>public:</w:t>
      </w:r>
    </w:p>
    <w:p w:rsidR="00A63A52" w:rsidRPr="00BE4350" w:rsidRDefault="002479DB" w:rsidP="00BE4350">
      <w:pPr>
        <w:shd w:val="clear" w:color="auto" w:fill="E6E6E6"/>
        <w:snapToGrid w:val="0"/>
        <w:spacing w:line="300" w:lineRule="auto"/>
        <w:ind w:firstLineChars="200" w:firstLine="420"/>
        <w:rPr>
          <w:rFonts w:ascii="宋体" w:hAnsi="宋体"/>
          <w:sz w:val="21"/>
          <w:szCs w:val="21"/>
        </w:rPr>
      </w:pPr>
      <w:r>
        <w:rPr>
          <w:rFonts w:ascii="宋体" w:hAnsi="宋体"/>
          <w:sz w:val="21"/>
          <w:szCs w:val="21"/>
        </w:rPr>
        <w:tab/>
        <w:t>I</w:t>
      </w:r>
      <w:r>
        <w:rPr>
          <w:rFonts w:ascii="宋体" w:hAnsi="宋体" w:hint="eastAsia"/>
          <w:sz w:val="21"/>
          <w:szCs w:val="21"/>
        </w:rPr>
        <w:t>nt32</w:t>
      </w:r>
      <w:r w:rsidR="00A63A52" w:rsidRPr="00BE4350">
        <w:rPr>
          <w:rFonts w:ascii="宋体" w:hAnsi="宋体"/>
          <w:sz w:val="21"/>
          <w:szCs w:val="21"/>
        </w:rPr>
        <w:t xml:space="preserve">  age;</w:t>
      </w:r>
    </w:p>
    <w:p w:rsidR="00A63A52" w:rsidRPr="00BE4350" w:rsidRDefault="00A63A52" w:rsidP="00BE4350">
      <w:pPr>
        <w:shd w:val="clear" w:color="auto" w:fill="E6E6E6"/>
        <w:snapToGrid w:val="0"/>
        <w:spacing w:line="300" w:lineRule="auto"/>
        <w:ind w:firstLineChars="200" w:firstLine="420"/>
        <w:rPr>
          <w:rFonts w:ascii="宋体" w:hAnsi="宋体"/>
          <w:sz w:val="21"/>
          <w:szCs w:val="21"/>
        </w:rPr>
      </w:pPr>
      <w:r w:rsidRPr="00BE4350">
        <w:rPr>
          <w:rFonts w:ascii="宋体" w:hAnsi="宋体"/>
          <w:sz w:val="21"/>
          <w:szCs w:val="21"/>
        </w:rPr>
        <w:tab/>
        <w:t>Char  *pClassName;</w:t>
      </w:r>
    </w:p>
    <w:p w:rsidR="00A63A52" w:rsidRPr="007931DA" w:rsidRDefault="00A63A52" w:rsidP="00BE4350">
      <w:pPr>
        <w:shd w:val="clear" w:color="auto" w:fill="E6E6E6"/>
        <w:snapToGrid w:val="0"/>
        <w:spacing w:line="300" w:lineRule="auto"/>
        <w:ind w:firstLineChars="200" w:firstLine="420"/>
        <w:rPr>
          <w:rFonts w:ascii="宋体" w:hAnsi="宋体"/>
        </w:rPr>
      </w:pPr>
      <w:r w:rsidRPr="00BE4350">
        <w:rPr>
          <w:rFonts w:ascii="宋体" w:hAnsi="宋体"/>
          <w:sz w:val="21"/>
          <w:szCs w:val="21"/>
        </w:rPr>
        <w:t>}</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sz w:val="21"/>
          <w:szCs w:val="21"/>
        </w:rPr>
        <w:t>其中新增的成员变量dataLen将用于记录pData的大小。那么从某种程度上的应用来说这就基本符合了自描述数据类型的要求（但这不能够作为操作系统的自描述基本数据类型，因为这毕竟是用户自定义的，操作系统无从得知用户的约定）。从这里我们可以看出，就应用而言，自描述数据类型是相对于需求的。在实际应用开发中，我们要依据需求通过最简练的设计包容最有效的信息，当然无需刻意追求一种自描述的效果而矫枉过正，因为实现自描述需要额外的系统存储资源。</w:t>
      </w:r>
    </w:p>
    <w:p w:rsidR="00A63A52" w:rsidRPr="00BC57E8" w:rsidRDefault="00A63A52" w:rsidP="00BA4562">
      <w:pPr>
        <w:pStyle w:val="3"/>
        <w:snapToGrid w:val="0"/>
        <w:spacing w:line="300" w:lineRule="auto"/>
        <w:rPr>
          <w:rFonts w:hint="eastAsia"/>
          <w:sz w:val="28"/>
          <w:szCs w:val="28"/>
        </w:rPr>
      </w:pPr>
      <w:bookmarkStart w:id="164" w:name="_Toc148261034"/>
      <w:bookmarkStart w:id="165" w:name="_Toc152754271"/>
      <w:bookmarkStart w:id="166" w:name="_Toc197918982"/>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5.2.3</w:t>
        </w:r>
      </w:smartTag>
      <w:r w:rsidRPr="00CA6AC6">
        <w:rPr>
          <w:rFonts w:ascii="宋体" w:hAnsi="宋体" w:hint="eastAsia"/>
          <w:sz w:val="28"/>
          <w:szCs w:val="28"/>
        </w:rPr>
        <w:t>自描述数据类型在CAR构件开发中的重要性</w:t>
      </w:r>
      <w:bookmarkEnd w:id="164"/>
      <w:bookmarkEnd w:id="165"/>
      <w:bookmarkEnd w:id="166"/>
    </w:p>
    <w:p w:rsidR="003F676C" w:rsidRPr="00BE4350" w:rsidRDefault="003F676C"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C/C++定义的标准数据类型中的</w:t>
      </w:r>
      <w:r w:rsidRPr="00BE4350">
        <w:rPr>
          <w:rFonts w:ascii="宋体" w:hAnsi="宋体" w:hint="eastAsia"/>
          <w:sz w:val="21"/>
          <w:szCs w:val="21"/>
        </w:rPr>
        <w:t>只有</w:t>
      </w:r>
      <w:r w:rsidRPr="00BE4350">
        <w:rPr>
          <w:rFonts w:ascii="宋体" w:hAnsi="宋体"/>
          <w:sz w:val="21"/>
          <w:szCs w:val="21"/>
        </w:rPr>
        <w:t>一部分符合自描述标准，但</w:t>
      </w:r>
      <w:r w:rsidRPr="00BE4350">
        <w:rPr>
          <w:rFonts w:ascii="宋体" w:hAnsi="宋体" w:hint="eastAsia"/>
          <w:sz w:val="21"/>
          <w:szCs w:val="21"/>
        </w:rPr>
        <w:t>上面列出的表格里的CAR基本数据类型都属于</w:t>
      </w:r>
      <w:hyperlink r:id="rId24" w:history="1">
        <w:r w:rsidR="0097535E" w:rsidRPr="0097535E">
          <w:rPr>
            <w:rStyle w:val="a6"/>
            <w:rFonts w:hint="eastAsia"/>
          </w:rPr>
          <w:t>E:\OpenElastos\</w:t>
        </w:r>
        <w:r w:rsidR="0097535E" w:rsidRPr="0097535E">
          <w:rPr>
            <w:rStyle w:val="a6"/>
            <w:rFonts w:hint="eastAsia"/>
          </w:rPr>
          <w:t>网页素材</w:t>
        </w:r>
        <w:r w:rsidR="0097535E" w:rsidRPr="0097535E">
          <w:rPr>
            <w:rStyle w:val="a6"/>
            <w:rFonts w:hint="eastAsia"/>
          </w:rPr>
          <w:t>\Elastos21Documents\TechnicalDocuments\UserGuides\CAR\basetype.htm</w:t>
        </w:r>
      </w:hyperlink>
      <w:r w:rsidRPr="00BE4350">
        <w:rPr>
          <w:rFonts w:ascii="宋体" w:hAnsi="宋体"/>
          <w:sz w:val="21"/>
          <w:szCs w:val="21"/>
        </w:rPr>
        <w:t>自描述数据类型</w:t>
      </w:r>
      <w:r w:rsidRPr="00BE4350">
        <w:rPr>
          <w:rFonts w:ascii="宋体" w:hAnsi="宋体" w:hint="eastAsia"/>
          <w:sz w:val="21"/>
          <w:szCs w:val="21"/>
        </w:rPr>
        <w:t>。</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基础自描述数据类型在传统开发中并不能很好的体现它的优势，因为在传统的单道程序或“客户/服务器”（C/S）二层体系结构设计中，对数据是否自描述没有太多要求，它可以通过用户的自我约定及额外的参数传递来解决这个问题，而且对于二层体系结构来说它在资源上的消耗是微乎其微的。</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但在网络技术迅猛发展的今天，“客户/中间件/服务器”三层乃至所谓的多层体系结构、中间件技术、Grid网络计算等新概念新技术层出不穷，传统的操作系统已不能很好的适应WEB服务的要求，而基于构件技术的</w:t>
      </w:r>
      <w:r w:rsidR="00235D94">
        <w:rPr>
          <w:rFonts w:ascii="宋体" w:hAnsi="宋体"/>
          <w:sz w:val="21"/>
          <w:szCs w:val="21"/>
        </w:rPr>
        <w:t>Elastos</w:t>
      </w:r>
      <w:r w:rsidRPr="00BE4350">
        <w:rPr>
          <w:rFonts w:ascii="宋体" w:hAnsi="宋体"/>
          <w:sz w:val="21"/>
          <w:szCs w:val="21"/>
        </w:rPr>
        <w:t>正是为适应这种新形式而研发出来的新一代操作系统。我们知道，在中间件的应用开发中，构件接口参数的列集（Marshaling）和散集（UnMarshaling）起着关键性的作用，除了整型和布尔型这类的简单类型能被顺利处理外，其他部分的复杂类型则将消耗系统的很大一部分资源用于处理传递参数的列集和散集。而定义出一套基础自描述数据类型将使我们在以下方面获利：</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 xml:space="preserve">可以通过有限的参数传递，得到理想的数据信息； </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 xml:space="preserve">能有效地降低服务构件的负载，并能快速响应客户构件的应用请求； </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 xml:space="preserve">能有效地减少数据的二义性，避免发生人为的不必要的计算错误； </w:t>
      </w:r>
    </w:p>
    <w:p w:rsidR="00111D75" w:rsidRDefault="00A63A52" w:rsidP="00111D75">
      <w:pPr>
        <w:snapToGrid w:val="0"/>
        <w:spacing w:line="300" w:lineRule="auto"/>
        <w:ind w:firstLineChars="200" w:firstLine="420"/>
        <w:rPr>
          <w:rFonts w:ascii="宋体" w:hAnsi="宋体" w:hint="eastAsia"/>
          <w:szCs w:val="21"/>
        </w:rPr>
      </w:pPr>
      <w:r w:rsidRPr="00BE4350">
        <w:rPr>
          <w:rFonts w:ascii="宋体" w:hAnsi="宋体"/>
          <w:sz w:val="21"/>
          <w:szCs w:val="21"/>
        </w:rPr>
        <w:t>在CAR技术中，满足构件兼容性的要求。</w:t>
      </w:r>
      <w:r w:rsidRPr="00BE4623">
        <w:rPr>
          <w:rFonts w:ascii="宋体" w:hAnsi="宋体"/>
          <w:szCs w:val="21"/>
        </w:rPr>
        <w:t xml:space="preserve"> </w:t>
      </w:r>
    </w:p>
    <w:p w:rsidR="00DF227F" w:rsidRPr="00BC57E8" w:rsidRDefault="00DF227F" w:rsidP="00BA4562">
      <w:pPr>
        <w:pStyle w:val="2"/>
        <w:snapToGrid w:val="0"/>
        <w:spacing w:line="300" w:lineRule="auto"/>
        <w:rPr>
          <w:rFonts w:ascii="宋体" w:eastAsia="宋体" w:hAnsi="宋体" w:hint="eastAsia"/>
        </w:rPr>
      </w:pPr>
      <w:bookmarkStart w:id="167" w:name="_Toc152754272"/>
      <w:bookmarkStart w:id="168" w:name="_Toc183232683"/>
      <w:bookmarkStart w:id="169" w:name="_Toc197918983"/>
      <w:r>
        <w:rPr>
          <w:rFonts w:ascii="宋体" w:eastAsia="宋体" w:hAnsi="宋体" w:hint="eastAsia"/>
        </w:rPr>
        <w:t xml:space="preserve">5.3 </w:t>
      </w:r>
      <w:r w:rsidRPr="00BC57E8">
        <w:rPr>
          <w:rFonts w:ascii="宋体" w:eastAsia="宋体" w:hAnsi="宋体" w:hint="eastAsia"/>
        </w:rPr>
        <w:t>CAR</w:t>
      </w:r>
      <w:r>
        <w:rPr>
          <w:rFonts w:ascii="宋体" w:eastAsia="宋体" w:hAnsi="宋体" w:hint="eastAsia"/>
        </w:rPr>
        <w:t>常用数据结构的详细介绍</w:t>
      </w:r>
      <w:bookmarkEnd w:id="167"/>
      <w:bookmarkEnd w:id="168"/>
      <w:bookmarkEnd w:id="169"/>
    </w:p>
    <w:p w:rsidR="00DF227F" w:rsidRDefault="00DF227F" w:rsidP="00BA4562">
      <w:pPr>
        <w:pStyle w:val="3"/>
        <w:snapToGrid w:val="0"/>
        <w:spacing w:line="300" w:lineRule="auto"/>
        <w:rPr>
          <w:rFonts w:ascii="宋体" w:hAnsi="宋体" w:hint="eastAsia"/>
          <w:sz w:val="28"/>
          <w:szCs w:val="28"/>
        </w:rPr>
      </w:pPr>
      <w:bookmarkStart w:id="170" w:name="_Toc152754273"/>
      <w:bookmarkStart w:id="171" w:name="_Toc183232684"/>
      <w:bookmarkStart w:id="172" w:name="_Toc197918984"/>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5.3.1</w:t>
        </w:r>
      </w:smartTag>
      <w:r>
        <w:rPr>
          <w:rFonts w:ascii="宋体" w:hAnsi="宋体" w:hint="eastAsia"/>
          <w:sz w:val="28"/>
          <w:szCs w:val="28"/>
        </w:rPr>
        <w:t xml:space="preserve"> </w:t>
      </w:r>
      <w:bookmarkEnd w:id="170"/>
      <w:bookmarkEnd w:id="171"/>
      <w:r w:rsidRPr="00E10FA2">
        <w:rPr>
          <w:rFonts w:ascii="宋体" w:hAnsi="宋体"/>
          <w:sz w:val="21"/>
          <w:szCs w:val="21"/>
        </w:rPr>
        <w:t>CarQuintet</w:t>
      </w:r>
      <w:r>
        <w:rPr>
          <w:rFonts w:ascii="宋体" w:hAnsi="宋体" w:hint="eastAsia"/>
          <w:sz w:val="21"/>
          <w:szCs w:val="21"/>
        </w:rPr>
        <w:t>五元组</w:t>
      </w:r>
      <w:bookmarkEnd w:id="172"/>
    </w:p>
    <w:p w:rsidR="00CA0BA3" w:rsidRDefault="00DF227F" w:rsidP="00CA0BA3">
      <w:pPr>
        <w:snapToGrid w:val="0"/>
        <w:spacing w:line="300" w:lineRule="auto"/>
        <w:ind w:firstLine="420"/>
        <w:rPr>
          <w:rFonts w:ascii="宋体" w:hAnsi="宋体" w:hint="eastAsia"/>
          <w:sz w:val="21"/>
          <w:szCs w:val="21"/>
        </w:rPr>
      </w:pPr>
      <w:r>
        <w:rPr>
          <w:rFonts w:ascii="宋体" w:hAnsi="宋体" w:hint="eastAsia"/>
          <w:sz w:val="21"/>
          <w:szCs w:val="21"/>
        </w:rPr>
        <w:t>五元组的结构体定义如下：</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CA0BA3" w:rsidRPr="00792438">
        <w:tc>
          <w:tcPr>
            <w:tcW w:w="7988" w:type="dxa"/>
            <w:shd w:val="clear" w:color="auto" w:fill="D9D9D9"/>
          </w:tcPr>
          <w:p w:rsidR="00CA0BA3" w:rsidRPr="004B1E83" w:rsidRDefault="00CA0BA3" w:rsidP="00CA0BA3">
            <w:pPr>
              <w:snapToGrid w:val="0"/>
              <w:spacing w:line="300" w:lineRule="auto"/>
              <w:rPr>
                <w:rFonts w:ascii="宋体" w:hAnsi="宋体"/>
                <w:sz w:val="21"/>
                <w:szCs w:val="21"/>
              </w:rPr>
            </w:pPr>
            <w:r w:rsidRPr="004B1E83">
              <w:rPr>
                <w:rFonts w:ascii="宋体" w:hAnsi="宋体"/>
                <w:sz w:val="21"/>
                <w:szCs w:val="21"/>
              </w:rPr>
              <w:t>typedef struct CarQuintet {</w:t>
            </w:r>
          </w:p>
          <w:p w:rsidR="00CA0BA3" w:rsidRPr="004B1E83" w:rsidRDefault="00CA0BA3" w:rsidP="00CA0BA3">
            <w:pPr>
              <w:snapToGrid w:val="0"/>
              <w:spacing w:line="300" w:lineRule="auto"/>
              <w:ind w:firstLine="420"/>
              <w:rPr>
                <w:rFonts w:ascii="宋体" w:hAnsi="宋体" w:hint="eastAsia"/>
                <w:sz w:val="21"/>
                <w:szCs w:val="21"/>
              </w:rPr>
            </w:pPr>
            <w:r w:rsidRPr="004B1E83">
              <w:rPr>
                <w:rFonts w:ascii="宋体" w:hAnsi="宋体"/>
                <w:sz w:val="21"/>
                <w:szCs w:val="21"/>
              </w:rPr>
              <w:t xml:space="preserve">    CarQuintetFlags m_flags;</w:t>
            </w:r>
            <w:r>
              <w:rPr>
                <w:rFonts w:ascii="宋体" w:hAnsi="宋体" w:hint="eastAsia"/>
                <w:sz w:val="21"/>
                <w:szCs w:val="21"/>
              </w:rPr>
              <w:t xml:space="preserve">  //数组元素的类型标志</w:t>
            </w:r>
          </w:p>
          <w:p w:rsidR="00CA0BA3" w:rsidRPr="004B1E83" w:rsidRDefault="00CA0BA3" w:rsidP="00CA0BA3">
            <w:pPr>
              <w:snapToGrid w:val="0"/>
              <w:spacing w:line="300" w:lineRule="auto"/>
              <w:ind w:firstLine="420"/>
              <w:rPr>
                <w:rFonts w:ascii="宋体" w:hAnsi="宋体" w:hint="eastAsia"/>
                <w:sz w:val="21"/>
                <w:szCs w:val="21"/>
              </w:rPr>
            </w:pPr>
            <w:r>
              <w:rPr>
                <w:rFonts w:ascii="宋体" w:hAnsi="宋体"/>
                <w:sz w:val="21"/>
                <w:szCs w:val="21"/>
              </w:rPr>
              <w:t xml:space="preserve">    CarQuintetLocks m_</w:t>
            </w:r>
            <w:r>
              <w:rPr>
                <w:rFonts w:ascii="宋体" w:hAnsi="宋体" w:hint="eastAsia"/>
                <w:sz w:val="21"/>
                <w:szCs w:val="21"/>
              </w:rPr>
              <w:t>reserve</w:t>
            </w:r>
            <w:r w:rsidRPr="004B1E83">
              <w:rPr>
                <w:rFonts w:ascii="宋体" w:hAnsi="宋体"/>
                <w:sz w:val="21"/>
                <w:szCs w:val="21"/>
              </w:rPr>
              <w:t>;</w:t>
            </w:r>
            <w:r>
              <w:rPr>
                <w:rFonts w:ascii="宋体" w:hAnsi="宋体" w:hint="eastAsia"/>
                <w:sz w:val="21"/>
                <w:szCs w:val="21"/>
              </w:rPr>
              <w:t xml:space="preserve">  //暂未使用</w:t>
            </w:r>
          </w:p>
          <w:p w:rsidR="00CA0BA3" w:rsidRPr="004B1E83" w:rsidRDefault="00CA0BA3" w:rsidP="00CA0BA3">
            <w:pPr>
              <w:snapToGrid w:val="0"/>
              <w:spacing w:line="300" w:lineRule="auto"/>
              <w:ind w:firstLine="420"/>
              <w:rPr>
                <w:rFonts w:ascii="宋体" w:hAnsi="宋体" w:hint="eastAsia"/>
                <w:sz w:val="21"/>
                <w:szCs w:val="21"/>
              </w:rPr>
            </w:pPr>
            <w:r w:rsidRPr="004B1E83">
              <w:rPr>
                <w:rFonts w:ascii="宋体" w:hAnsi="宋体"/>
                <w:sz w:val="21"/>
                <w:szCs w:val="21"/>
              </w:rPr>
              <w:t xml:space="preserve">    MemorySize      m_used;</w:t>
            </w:r>
            <w:r>
              <w:rPr>
                <w:rFonts w:ascii="宋体" w:hAnsi="宋体" w:hint="eastAsia"/>
                <w:sz w:val="21"/>
                <w:szCs w:val="21"/>
              </w:rPr>
              <w:t xml:space="preserve">   //已使用的数据区大小</w:t>
            </w:r>
          </w:p>
          <w:p w:rsidR="00CA0BA3" w:rsidRPr="004B1E83" w:rsidRDefault="00CA0BA3" w:rsidP="00CA0BA3">
            <w:pPr>
              <w:snapToGrid w:val="0"/>
              <w:spacing w:line="300" w:lineRule="auto"/>
              <w:ind w:firstLine="420"/>
              <w:rPr>
                <w:rFonts w:ascii="宋体" w:hAnsi="宋体" w:hint="eastAsia"/>
                <w:sz w:val="21"/>
                <w:szCs w:val="21"/>
              </w:rPr>
            </w:pPr>
            <w:r w:rsidRPr="004B1E83">
              <w:rPr>
                <w:rFonts w:ascii="宋体" w:hAnsi="宋体"/>
                <w:sz w:val="21"/>
                <w:szCs w:val="21"/>
              </w:rPr>
              <w:lastRenderedPageBreak/>
              <w:t xml:space="preserve">    MemorySize      m_size;</w:t>
            </w:r>
            <w:r>
              <w:rPr>
                <w:rFonts w:ascii="宋体" w:hAnsi="宋体" w:hint="eastAsia"/>
                <w:sz w:val="21"/>
                <w:szCs w:val="21"/>
              </w:rPr>
              <w:t xml:space="preserve">   //数据区大小</w:t>
            </w:r>
          </w:p>
          <w:p w:rsidR="00CA0BA3" w:rsidRPr="004B1E83" w:rsidRDefault="00CA0BA3" w:rsidP="00CA0BA3">
            <w:pPr>
              <w:snapToGrid w:val="0"/>
              <w:spacing w:line="300" w:lineRule="auto"/>
              <w:ind w:firstLine="420"/>
              <w:rPr>
                <w:rFonts w:ascii="宋体" w:hAnsi="宋体" w:hint="eastAsia"/>
                <w:sz w:val="21"/>
                <w:szCs w:val="21"/>
              </w:rPr>
            </w:pPr>
            <w:r w:rsidRPr="004B1E83">
              <w:rPr>
                <w:rFonts w:ascii="宋体" w:hAnsi="宋体"/>
                <w:sz w:val="21"/>
                <w:szCs w:val="21"/>
              </w:rPr>
              <w:t xml:space="preserve">    PVoid           m_pBuf;</w:t>
            </w:r>
            <w:r>
              <w:rPr>
                <w:rFonts w:ascii="宋体" w:hAnsi="宋体" w:hint="eastAsia"/>
                <w:sz w:val="21"/>
                <w:szCs w:val="21"/>
              </w:rPr>
              <w:t xml:space="preserve">   //指向数据区的指针</w:t>
            </w:r>
          </w:p>
          <w:p w:rsidR="00CA0BA3" w:rsidRDefault="00CA0BA3" w:rsidP="00CA0BA3">
            <w:pPr>
              <w:snapToGrid w:val="0"/>
              <w:spacing w:line="300" w:lineRule="auto"/>
              <w:ind w:firstLine="420"/>
              <w:rPr>
                <w:rFonts w:ascii="宋体" w:hAnsi="宋体" w:hint="eastAsia"/>
                <w:sz w:val="21"/>
                <w:szCs w:val="21"/>
              </w:rPr>
            </w:pPr>
            <w:r w:rsidRPr="004B1E83">
              <w:rPr>
                <w:rFonts w:ascii="宋体" w:hAnsi="宋体"/>
                <w:sz w:val="21"/>
                <w:szCs w:val="21"/>
              </w:rPr>
              <w:t>}CarQuintet, *PCarQuintet, *PCARQUINTET;</w:t>
            </w:r>
          </w:p>
          <w:p w:rsidR="00CA0BA3" w:rsidRPr="00792438" w:rsidRDefault="00CA0BA3" w:rsidP="00795159">
            <w:pPr>
              <w:snapToGrid w:val="0"/>
              <w:spacing w:line="300" w:lineRule="auto"/>
              <w:rPr>
                <w:rFonts w:ascii="Arial Unicode MS" w:eastAsia="Arial Unicode MS" w:hAnsi="Arial Unicode MS" w:cs="Arial Unicode MS" w:hint="eastAsia"/>
                <w:sz w:val="21"/>
                <w:szCs w:val="21"/>
              </w:rPr>
            </w:pPr>
          </w:p>
        </w:tc>
      </w:tr>
    </w:tbl>
    <w:p w:rsidR="00CA0BA3" w:rsidRDefault="00CA0BA3" w:rsidP="00DF227F">
      <w:pPr>
        <w:snapToGrid w:val="0"/>
        <w:spacing w:line="300" w:lineRule="auto"/>
        <w:ind w:firstLine="420"/>
        <w:rPr>
          <w:rFonts w:ascii="宋体" w:hAnsi="宋体" w:hint="eastAsia"/>
          <w:sz w:val="21"/>
          <w:szCs w:val="21"/>
        </w:rPr>
      </w:pPr>
    </w:p>
    <w:p w:rsidR="00CA0BA3" w:rsidRDefault="00DF227F" w:rsidP="00CA0BA3">
      <w:pPr>
        <w:snapToGrid w:val="0"/>
        <w:spacing w:line="300" w:lineRule="auto"/>
        <w:ind w:firstLine="420"/>
        <w:rPr>
          <w:rFonts w:ascii="宋体" w:hAnsi="宋体" w:hint="eastAsia"/>
          <w:sz w:val="21"/>
          <w:szCs w:val="21"/>
        </w:rPr>
      </w:pPr>
      <w:r>
        <w:rPr>
          <w:rFonts w:ascii="宋体" w:hAnsi="宋体" w:hint="eastAsia"/>
          <w:sz w:val="21"/>
          <w:szCs w:val="21"/>
        </w:rPr>
        <w:t>其中，</w:t>
      </w:r>
      <w:r w:rsidR="00AF251B">
        <w:rPr>
          <w:rFonts w:ascii="宋体" w:hAnsi="宋体" w:hint="eastAsia"/>
          <w:sz w:val="21"/>
          <w:szCs w:val="21"/>
        </w:rPr>
        <w:t>枚举类型</w:t>
      </w:r>
      <w:r w:rsidR="00AF251B">
        <w:rPr>
          <w:rFonts w:ascii="宋体" w:hAnsi="宋体"/>
          <w:sz w:val="21"/>
          <w:szCs w:val="21"/>
        </w:rPr>
        <w:t>CarQuintetFlag</w:t>
      </w:r>
      <w:r>
        <w:rPr>
          <w:rFonts w:ascii="宋体" w:hAnsi="宋体" w:hint="eastAsia"/>
          <w:sz w:val="21"/>
          <w:szCs w:val="21"/>
        </w:rPr>
        <w:t>用来指明数组元素的类型，定义如下：</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CA0BA3" w:rsidRPr="00792438">
        <w:tc>
          <w:tcPr>
            <w:tcW w:w="7988" w:type="dxa"/>
            <w:shd w:val="clear" w:color="auto" w:fill="D9D9D9"/>
          </w:tcPr>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typedef enum _CarQuintetFlag</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w:t>
            </w:r>
          </w:p>
          <w:p w:rsidR="00AF251B" w:rsidRPr="00AF251B" w:rsidRDefault="00AF251B" w:rsidP="00AF251B">
            <w:pPr>
              <w:snapToGrid w:val="0"/>
              <w:spacing w:line="300" w:lineRule="auto"/>
              <w:ind w:firstLineChars="200" w:firstLine="420"/>
              <w:rPr>
                <w:rFonts w:ascii="宋体" w:hAnsi="宋体" w:hint="eastAsia"/>
                <w:sz w:val="21"/>
                <w:szCs w:val="21"/>
              </w:rPr>
            </w:pPr>
            <w:r w:rsidRPr="00AF251B">
              <w:rPr>
                <w:rFonts w:ascii="宋体" w:hAnsi="宋体"/>
                <w:sz w:val="21"/>
                <w:szCs w:val="21"/>
              </w:rPr>
              <w:t xml:space="preserve">    CarQuintetFlag_HeapAlloced      = 0x00010000,</w:t>
            </w:r>
          </w:p>
          <w:p w:rsidR="00AF251B" w:rsidRPr="00AF251B" w:rsidRDefault="00AF251B" w:rsidP="00AF251B">
            <w:pPr>
              <w:snapToGrid w:val="0"/>
              <w:spacing w:line="300" w:lineRule="auto"/>
              <w:ind w:firstLineChars="200" w:firstLine="420"/>
              <w:rPr>
                <w:rFonts w:ascii="宋体" w:hAnsi="宋体" w:hint="eastAsia"/>
                <w:sz w:val="21"/>
                <w:szCs w:val="21"/>
              </w:rPr>
            </w:pPr>
            <w:r w:rsidRPr="00AF251B">
              <w:rPr>
                <w:rFonts w:ascii="宋体" w:hAnsi="宋体"/>
                <w:sz w:val="21"/>
                <w:szCs w:val="21"/>
              </w:rPr>
              <w:t xml:space="preserve">    CarQuintetFlag_Type_Unknown     = 0,</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CarQuintetFlag_Type_Int8        = 1,</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CarQuintetFlag_Type_Int16       = 2,</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CarQuintetFlag_Type_Int32       = 3,</w:t>
            </w:r>
          </w:p>
          <w:p w:rsidR="00AF251B" w:rsidRPr="00AF251B" w:rsidRDefault="00AF251B" w:rsidP="00AF251B">
            <w:pPr>
              <w:snapToGrid w:val="0"/>
              <w:spacing w:line="300" w:lineRule="auto"/>
              <w:ind w:firstLineChars="200" w:firstLine="420"/>
              <w:rPr>
                <w:rFonts w:ascii="宋体" w:hAnsi="宋体" w:hint="eastAsia"/>
                <w:sz w:val="21"/>
                <w:szCs w:val="21"/>
              </w:rPr>
            </w:pPr>
            <w:r w:rsidRPr="00AF251B">
              <w:rPr>
                <w:rFonts w:ascii="宋体" w:hAnsi="宋体"/>
                <w:sz w:val="21"/>
                <w:szCs w:val="21"/>
              </w:rPr>
              <w:t xml:space="preserve">    CarQuintetFlag_Type_Int64       = 4,</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CarQuintetFlag_Type_Byte        = 5,</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CarQuintetFlag_Type_UInt8       = CarQuintetFlag_Type_Byte,</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CarQuintetFlag_Type_UInt16      = 7,</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CarQuintetFlag_Type_UInt32      = 8,</w:t>
            </w:r>
          </w:p>
          <w:p w:rsidR="00AF251B" w:rsidRPr="00AF251B" w:rsidRDefault="00AF251B" w:rsidP="00AF251B">
            <w:pPr>
              <w:snapToGrid w:val="0"/>
              <w:spacing w:line="300" w:lineRule="auto"/>
              <w:ind w:firstLineChars="200" w:firstLine="420"/>
              <w:rPr>
                <w:rFonts w:ascii="宋体" w:hAnsi="宋体" w:hint="eastAsia"/>
                <w:sz w:val="21"/>
                <w:szCs w:val="21"/>
              </w:rPr>
            </w:pPr>
            <w:r w:rsidRPr="00AF251B">
              <w:rPr>
                <w:rFonts w:ascii="宋体" w:hAnsi="宋体"/>
                <w:sz w:val="21"/>
                <w:szCs w:val="21"/>
              </w:rPr>
              <w:t xml:space="preserve">    CarQuintetFlag_Type_UInt64      = 9,</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CarQuintetFlag_Type_Boolean     = CarQuintetFlag_Type_Byte,</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CarQuintetFlag_Type_Float       = 10,</w:t>
            </w:r>
          </w:p>
          <w:p w:rsidR="00AF251B" w:rsidRPr="00AF251B" w:rsidRDefault="00AF251B" w:rsidP="00AF251B">
            <w:pPr>
              <w:snapToGrid w:val="0"/>
              <w:spacing w:line="300" w:lineRule="auto"/>
              <w:ind w:firstLineChars="200" w:firstLine="420"/>
              <w:rPr>
                <w:rFonts w:ascii="宋体" w:hAnsi="宋体" w:hint="eastAsia"/>
                <w:sz w:val="21"/>
                <w:szCs w:val="21"/>
              </w:rPr>
            </w:pPr>
            <w:r w:rsidRPr="00AF251B">
              <w:rPr>
                <w:rFonts w:ascii="宋体" w:hAnsi="宋体"/>
                <w:sz w:val="21"/>
                <w:szCs w:val="21"/>
              </w:rPr>
              <w:t xml:space="preserve">    CarQuintetFlag_Type_Double      = 11,</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CarQuintetFlag_Type_AChar       = 12,</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CarQuintetFlag_Type_WChar       = CarQuintetFlag_Type_UInt16,</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CarQuintetFlag_Type_Char32      = CarQuintetFlag_Type_UInt32,</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CarQuintetFlag_Type_AString     = 14,</w:t>
            </w:r>
          </w:p>
          <w:p w:rsidR="00AF251B" w:rsidRPr="00AF251B" w:rsidRDefault="00AF251B" w:rsidP="00AF251B">
            <w:pPr>
              <w:snapToGrid w:val="0"/>
              <w:spacing w:line="300" w:lineRule="auto"/>
              <w:ind w:firstLineChars="200" w:firstLine="420"/>
              <w:rPr>
                <w:rFonts w:ascii="宋体" w:hAnsi="宋体" w:hint="eastAsia"/>
                <w:sz w:val="21"/>
                <w:szCs w:val="21"/>
              </w:rPr>
            </w:pPr>
            <w:r w:rsidRPr="00AF251B">
              <w:rPr>
                <w:rFonts w:ascii="宋体" w:hAnsi="宋体"/>
                <w:sz w:val="21"/>
                <w:szCs w:val="21"/>
              </w:rPr>
              <w:t xml:space="preserve">    CarQuintetFlag_Type_WString     = 15,</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CarQuintetFlag_Type_EMuid       = 16,</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CarQuintetFlag_Type_EGuid       = 17,</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CarQuintetFlag_Type_ECode       = CarQuintetFlag_Type_Int32,</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CarQuintetFlag_Type_Enum        = CarQuintetFlag_Type_Int32,</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CarQuintetFlag_Type_Struct      = 20,</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CarQuintetFlag_Type_IObject     = 21,</w:t>
            </w:r>
          </w:p>
          <w:p w:rsidR="00AF251B" w:rsidRPr="00AF251B" w:rsidRDefault="00AF251B" w:rsidP="00AF251B">
            <w:pPr>
              <w:snapToGrid w:val="0"/>
              <w:spacing w:line="300" w:lineRule="auto"/>
              <w:ind w:firstLineChars="200" w:firstLine="420"/>
              <w:rPr>
                <w:rFonts w:ascii="宋体" w:hAnsi="宋体" w:hint="eastAsia"/>
                <w:sz w:val="21"/>
                <w:szCs w:val="21"/>
              </w:rPr>
            </w:pPr>
            <w:r w:rsidRPr="00AF251B">
              <w:rPr>
                <w:rFonts w:ascii="宋体" w:hAnsi="宋体"/>
                <w:sz w:val="21"/>
                <w:szCs w:val="21"/>
              </w:rPr>
              <w:t xml:space="preserve">    CarQuintetFlag_Type_Point       = 23,</w:t>
            </w:r>
          </w:p>
          <w:p w:rsidR="00AF251B" w:rsidRPr="00AF251B" w:rsidRDefault="00AF251B" w:rsidP="00AF251B">
            <w:pPr>
              <w:snapToGrid w:val="0"/>
              <w:spacing w:line="300" w:lineRule="auto"/>
              <w:ind w:firstLineChars="200" w:firstLine="420"/>
              <w:rPr>
                <w:rFonts w:ascii="宋体" w:hAnsi="宋体"/>
                <w:sz w:val="21"/>
                <w:szCs w:val="21"/>
              </w:rPr>
            </w:pPr>
            <w:r w:rsidRPr="00AF251B">
              <w:rPr>
                <w:rFonts w:ascii="宋体" w:hAnsi="宋体"/>
                <w:sz w:val="21"/>
                <w:szCs w:val="21"/>
              </w:rPr>
              <w:t xml:space="preserve">    CarQuintetFlag_TypeMask         = 0x0000ffff</w:t>
            </w:r>
          </w:p>
          <w:p w:rsidR="00CA0BA3" w:rsidRPr="00AF251B" w:rsidRDefault="00AF251B" w:rsidP="00AF251B">
            <w:pPr>
              <w:snapToGrid w:val="0"/>
              <w:spacing w:line="300" w:lineRule="auto"/>
              <w:ind w:firstLineChars="200" w:firstLine="420"/>
              <w:rPr>
                <w:rFonts w:ascii="宋体" w:hAnsi="宋体" w:hint="eastAsia"/>
                <w:sz w:val="21"/>
                <w:szCs w:val="21"/>
              </w:rPr>
            </w:pPr>
            <w:r w:rsidRPr="00AF251B">
              <w:rPr>
                <w:rFonts w:ascii="宋体" w:hAnsi="宋体"/>
                <w:sz w:val="21"/>
                <w:szCs w:val="21"/>
              </w:rPr>
              <w:t>} CarQuintetFlag;</w:t>
            </w:r>
          </w:p>
        </w:tc>
      </w:tr>
    </w:tbl>
    <w:p w:rsidR="00DF227F" w:rsidRPr="00005301" w:rsidRDefault="00DF227F" w:rsidP="00BA4562">
      <w:pPr>
        <w:pStyle w:val="3"/>
        <w:snapToGrid w:val="0"/>
        <w:spacing w:line="300" w:lineRule="auto"/>
        <w:rPr>
          <w:rFonts w:ascii="宋体" w:hAnsi="宋体"/>
          <w:sz w:val="21"/>
          <w:szCs w:val="21"/>
        </w:rPr>
      </w:pPr>
      <w:bookmarkStart w:id="173" w:name="process2709"/>
      <w:bookmarkStart w:id="174" w:name="_Toc152754285"/>
      <w:bookmarkStart w:id="175" w:name="_Toc183232685"/>
      <w:bookmarkStart w:id="176" w:name="_5.3.2_BufferOf"/>
      <w:bookmarkStart w:id="177" w:name="_Toc197918985"/>
      <w:bookmarkEnd w:id="173"/>
      <w:bookmarkEnd w:id="176"/>
      <w:smartTag w:uri="urn:schemas-microsoft-com:office:smarttags" w:element="chsdate">
        <w:smartTagPr>
          <w:attr w:name="IsROCDate" w:val="False"/>
          <w:attr w:name="IsLunarDate" w:val="False"/>
          <w:attr w:name="Day" w:val="30"/>
          <w:attr w:name="Month" w:val="12"/>
          <w:attr w:name="Year" w:val="1899"/>
        </w:smartTagPr>
        <w:r w:rsidRPr="00F53C8D">
          <w:rPr>
            <w:rFonts w:hint="eastAsia"/>
          </w:rPr>
          <w:t>5.3.2</w:t>
        </w:r>
      </w:smartTag>
      <w:r w:rsidRPr="00F53C8D">
        <w:rPr>
          <w:rFonts w:hint="eastAsia"/>
        </w:rPr>
        <w:t xml:space="preserve"> </w:t>
      </w:r>
      <w:bookmarkEnd w:id="174"/>
      <w:bookmarkEnd w:id="175"/>
      <w:r>
        <w:rPr>
          <w:rFonts w:hint="eastAsia"/>
        </w:rPr>
        <w:t>BufferOf</w:t>
      </w:r>
      <w:bookmarkEnd w:id="177"/>
    </w:p>
    <w:p w:rsidR="00DF227F" w:rsidRDefault="00DF227F" w:rsidP="00DF227F">
      <w:pPr>
        <w:snapToGrid w:val="0"/>
        <w:spacing w:line="300" w:lineRule="auto"/>
        <w:ind w:firstLine="420"/>
        <w:rPr>
          <w:rFonts w:ascii="宋体" w:hAnsi="宋体" w:hint="eastAsia"/>
          <w:sz w:val="21"/>
          <w:szCs w:val="21"/>
        </w:rPr>
      </w:pPr>
      <w:r>
        <w:rPr>
          <w:rFonts w:ascii="宋体" w:hAnsi="宋体" w:hint="eastAsia"/>
          <w:sz w:val="21"/>
          <w:szCs w:val="21"/>
        </w:rPr>
        <w:t>BufferOf类型定义：</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792438">
        <w:tc>
          <w:tcPr>
            <w:tcW w:w="7988" w:type="dxa"/>
            <w:shd w:val="clear" w:color="auto" w:fill="D9D9D9"/>
          </w:tcPr>
          <w:p w:rsidR="00DF227F" w:rsidRPr="00792438" w:rsidRDefault="00DF227F" w:rsidP="00301025">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template &lt;class T&gt;</w:t>
            </w:r>
          </w:p>
          <w:p w:rsidR="00DF227F" w:rsidRPr="00792438" w:rsidRDefault="00DF227F" w:rsidP="00301025">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lastRenderedPageBreak/>
              <w:t>class BufferOf : public CarQuintet</w:t>
            </w:r>
          </w:p>
          <w:p w:rsidR="00DF227F" w:rsidRPr="00792438" w:rsidRDefault="00DF227F" w:rsidP="00301025">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w:t>
            </w:r>
          </w:p>
          <w:p w:rsidR="00DF227F" w:rsidRPr="00792438" w:rsidRDefault="00DF227F" w:rsidP="00301025">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sz w:val="21"/>
                <w:szCs w:val="21"/>
              </w:rPr>
              <w:t>public:</w:t>
            </w:r>
          </w:p>
          <w:p w:rsidR="00DF227F" w:rsidRPr="00792438" w:rsidRDefault="00DF227F" w:rsidP="00301025">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 xml:space="preserve">    // member functions declarations or definitions</w:t>
            </w:r>
          </w:p>
          <w:p w:rsidR="00DF227F" w:rsidRPr="00792438" w:rsidRDefault="00DF227F" w:rsidP="00301025">
            <w:pPr>
              <w:snapToGrid w:val="0"/>
              <w:spacing w:line="300" w:lineRule="auto"/>
              <w:ind w:firstLineChars="250" w:firstLine="525"/>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private:</w:t>
            </w:r>
          </w:p>
          <w:p w:rsidR="00DF227F" w:rsidRPr="00792438" w:rsidRDefault="00DF227F" w:rsidP="00301025">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 xml:space="preserve">    //constructors or some operator</w:t>
            </w:r>
          </w:p>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w:t>
            </w:r>
          </w:p>
        </w:tc>
      </w:tr>
    </w:tbl>
    <w:p w:rsidR="00DF227F" w:rsidRPr="00423BCC" w:rsidRDefault="00DF227F" w:rsidP="00DF227F">
      <w:pPr>
        <w:snapToGrid w:val="0"/>
        <w:spacing w:line="300" w:lineRule="auto"/>
        <w:ind w:firstLine="420"/>
        <w:rPr>
          <w:rFonts w:ascii="宋体" w:hAnsi="宋体" w:hint="eastAsia"/>
          <w:sz w:val="21"/>
          <w:szCs w:val="21"/>
        </w:rPr>
      </w:pPr>
    </w:p>
    <w:p w:rsidR="00DF227F" w:rsidRPr="00A9712B" w:rsidRDefault="00DF227F" w:rsidP="00BA4562">
      <w:pPr>
        <w:pStyle w:val="4"/>
      </w:pPr>
      <w:r w:rsidRPr="00FA202E">
        <w:rPr>
          <w:rFonts w:hint="eastAsia"/>
        </w:rPr>
        <w:t>构造函数</w:t>
      </w:r>
    </w:p>
    <w:p w:rsidR="00DF227F" w:rsidRPr="00186B7E" w:rsidRDefault="00DF227F" w:rsidP="00BA4562">
      <w:pPr>
        <w:pStyle w:val="5"/>
        <w:rPr>
          <w:rFonts w:hint="eastAsia"/>
        </w:rPr>
      </w:pPr>
      <w:bookmarkStart w:id="178" w:name="_BufferOf(const_T_*pBuf,"/>
      <w:bookmarkEnd w:id="178"/>
      <w:r>
        <w:rPr>
          <w:rFonts w:hint="eastAsia"/>
        </w:rPr>
        <w:t>BufferOf(const T *pBuf, Int32 capacity)</w:t>
      </w:r>
    </w:p>
    <w:p w:rsidR="00DF227F" w:rsidRPr="0006514D" w:rsidRDefault="00DF227F" w:rsidP="00DF227F">
      <w:pPr>
        <w:snapToGrid w:val="0"/>
        <w:spacing w:line="300" w:lineRule="auto"/>
        <w:ind w:firstLine="420"/>
        <w:rPr>
          <w:sz w:val="21"/>
          <w:szCs w:val="21"/>
        </w:rPr>
      </w:pPr>
      <w:r w:rsidRPr="0006514D">
        <w:rPr>
          <w:sz w:val="21"/>
          <w:szCs w:val="21"/>
        </w:rPr>
        <w:t>在栈中构造一个</w:t>
      </w:r>
      <w:r w:rsidRPr="0006514D">
        <w:rPr>
          <w:sz w:val="21"/>
          <w:szCs w:val="21"/>
        </w:rPr>
        <w:t>BufferOf</w:t>
      </w:r>
      <w:r w:rsidRPr="0006514D">
        <w:rPr>
          <w:sz w:val="21"/>
          <w:szCs w:val="21"/>
        </w:rPr>
        <w:t>对象</w:t>
      </w:r>
      <w:r w:rsidRPr="0006514D">
        <w:rPr>
          <w:sz w:val="21"/>
          <w:szCs w:val="21"/>
        </w:rPr>
        <w:t>,</w:t>
      </w:r>
      <w:r w:rsidRPr="0006514D">
        <w:rPr>
          <w:sz w:val="21"/>
          <w:szCs w:val="21"/>
        </w:rPr>
        <w:t>将</w:t>
      </w:r>
      <w:r w:rsidRPr="0006514D">
        <w:rPr>
          <w:sz w:val="21"/>
          <w:szCs w:val="21"/>
        </w:rPr>
        <w:t>m_pBuf</w:t>
      </w:r>
      <w:r w:rsidRPr="0006514D">
        <w:rPr>
          <w:sz w:val="21"/>
          <w:szCs w:val="21"/>
        </w:rPr>
        <w:t>指向用户指定的内存块，并其</w:t>
      </w:r>
      <w:r>
        <w:rPr>
          <w:rFonts w:hint="eastAsia"/>
          <w:sz w:val="21"/>
          <w:szCs w:val="21"/>
        </w:rPr>
        <w:t>设置其</w:t>
      </w:r>
      <w:r w:rsidRPr="0006514D">
        <w:rPr>
          <w:sz w:val="21"/>
          <w:szCs w:val="21"/>
        </w:rPr>
        <w:t>长度和为</w:t>
      </w:r>
      <w:r w:rsidRPr="0006514D">
        <w:rPr>
          <w:sz w:val="21"/>
          <w:szCs w:val="21"/>
        </w:rPr>
        <w:t>capacity</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BufferOf (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 xml:space="preserve"> c</w:t>
            </w:r>
            <w:r>
              <w:rPr>
                <w:rFonts w:ascii="Arial Unicode MS" w:eastAsia="Arial Unicode MS" w:hAnsi="Arial Unicode MS" w:cs="Arial Unicode MS" w:hint="eastAsia"/>
                <w:sz w:val="21"/>
                <w:szCs w:val="21"/>
              </w:rPr>
              <w:t>onst T  *pBuf;    //  T类型数组</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capacity     //  待构造的BufferOf数组区最大长度</w:t>
            </w:r>
          </w:p>
          <w:p w:rsidR="00DF227F" w:rsidRPr="0006514D" w:rsidRDefault="00DF227F" w:rsidP="00301025">
            <w:pPr>
              <w:snapToGrid w:val="0"/>
              <w:spacing w:line="300" w:lineRule="auto"/>
              <w:ind w:firstLine="420"/>
              <w:rPr>
                <w:rFonts w:ascii="宋体" w:hAnsi="宋体" w:hint="eastAsia"/>
                <w:sz w:val="21"/>
                <w:szCs w:val="21"/>
              </w:rPr>
            </w:pPr>
            <w:r>
              <w:rPr>
                <w:rFonts w:ascii="Arial Unicode MS" w:eastAsia="Arial Unicode MS" w:hAnsi="Arial Unicode MS" w:cs="Arial Unicode MS" w:hint="eastAsia"/>
                <w:sz w:val="21"/>
                <w:szCs w:val="21"/>
              </w:rPr>
              <w:t xml:space="preserve">       </w:t>
            </w:r>
            <w:r>
              <w:rPr>
                <w:rFonts w:ascii="宋体" w:hAnsi="宋体"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06514D"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sidRPr="0006514D">
              <w:rPr>
                <w:rFonts w:ascii="Arial Unicode MS" w:eastAsia="Arial Unicode MS" w:hAnsi="Arial Unicode MS" w:cs="Arial Unicode MS"/>
                <w:sz w:val="21"/>
                <w:szCs w:val="21"/>
              </w:rPr>
              <w:t xml:space="preserve"> _CarQuintet_Init(this, pBuf, capacity * sizeof(T),</w:t>
            </w:r>
          </w:p>
          <w:p w:rsidR="00DF227F" w:rsidRPr="0006514D" w:rsidRDefault="00DF227F" w:rsidP="00301025">
            <w:pPr>
              <w:snapToGrid w:val="0"/>
              <w:spacing w:line="300" w:lineRule="auto"/>
              <w:ind w:firstLine="420"/>
              <w:rPr>
                <w:rFonts w:ascii="Arial Unicode MS" w:eastAsia="Arial Unicode MS" w:hAnsi="Arial Unicode MS" w:cs="Arial Unicode MS" w:hint="eastAsia"/>
                <w:sz w:val="21"/>
                <w:szCs w:val="21"/>
              </w:rPr>
            </w:pPr>
            <w:r w:rsidRPr="0006514D">
              <w:rPr>
                <w:rFonts w:ascii="Arial Unicode MS" w:eastAsia="Arial Unicode MS" w:hAnsi="Arial Unicode MS" w:cs="Arial Unicode MS"/>
                <w:sz w:val="21"/>
                <w:szCs w:val="21"/>
              </w:rPr>
              <w:t xml:space="preserve">                        capacity * sizeof(T), Type2Flag&lt;T&gt;::Flag());</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Default="00DF227F" w:rsidP="00DF227F">
      <w:pPr>
        <w:snapToGrid w:val="0"/>
        <w:spacing w:line="300" w:lineRule="auto"/>
        <w:ind w:firstLine="420"/>
        <w:rPr>
          <w:rFonts w:ascii="宋体" w:hAnsi="宋体" w:hint="eastAsia"/>
          <w:sz w:val="21"/>
          <w:szCs w:val="21"/>
        </w:rPr>
      </w:pPr>
    </w:p>
    <w:p w:rsidR="00DF227F" w:rsidRPr="00186B7E" w:rsidRDefault="00DF227F" w:rsidP="00BA4562">
      <w:pPr>
        <w:pStyle w:val="5"/>
        <w:rPr>
          <w:rFonts w:hint="eastAsia"/>
        </w:rPr>
      </w:pPr>
      <w:bookmarkStart w:id="179" w:name="_BufferOf(const_T_*pBuf,_1"/>
      <w:bookmarkEnd w:id="179"/>
      <w:r>
        <w:rPr>
          <w:rFonts w:hint="eastAsia"/>
        </w:rPr>
        <w:t>BufferOf(const T *pBuf, Int32 capacity</w:t>
      </w:r>
      <w:r>
        <w:rPr>
          <w:rFonts w:hint="eastAsia"/>
        </w:rPr>
        <w:t>，</w:t>
      </w:r>
      <w:r>
        <w:rPr>
          <w:rFonts w:hint="eastAsia"/>
        </w:rPr>
        <w:t>Int32 used)</w:t>
      </w:r>
    </w:p>
    <w:p w:rsidR="00DF227F" w:rsidRPr="0006514D" w:rsidRDefault="00DF227F" w:rsidP="00DF227F">
      <w:pPr>
        <w:snapToGrid w:val="0"/>
        <w:spacing w:line="300" w:lineRule="auto"/>
        <w:ind w:firstLine="420"/>
        <w:rPr>
          <w:sz w:val="21"/>
          <w:szCs w:val="21"/>
        </w:rPr>
      </w:pPr>
      <w:r w:rsidRPr="0006514D">
        <w:rPr>
          <w:sz w:val="21"/>
          <w:szCs w:val="21"/>
        </w:rPr>
        <w:t>在栈中构造一个</w:t>
      </w:r>
      <w:r w:rsidRPr="0006514D">
        <w:rPr>
          <w:sz w:val="21"/>
          <w:szCs w:val="21"/>
        </w:rPr>
        <w:t>BufferOf</w:t>
      </w:r>
      <w:r w:rsidRPr="0006514D">
        <w:rPr>
          <w:sz w:val="21"/>
          <w:szCs w:val="21"/>
        </w:rPr>
        <w:t>对象</w:t>
      </w:r>
      <w:r w:rsidRPr="0006514D">
        <w:rPr>
          <w:sz w:val="21"/>
          <w:szCs w:val="21"/>
        </w:rPr>
        <w:t>,</w:t>
      </w:r>
      <w:r w:rsidRPr="0006514D">
        <w:rPr>
          <w:sz w:val="21"/>
          <w:szCs w:val="21"/>
        </w:rPr>
        <w:t>将</w:t>
      </w:r>
      <w:r w:rsidRPr="0006514D">
        <w:rPr>
          <w:sz w:val="21"/>
          <w:szCs w:val="21"/>
        </w:rPr>
        <w:t>m_pBuf</w:t>
      </w:r>
      <w:r w:rsidRPr="0006514D">
        <w:rPr>
          <w:sz w:val="21"/>
          <w:szCs w:val="21"/>
        </w:rPr>
        <w:t>指向用户指定的内存块，并其</w:t>
      </w:r>
      <w:r>
        <w:rPr>
          <w:rFonts w:hint="eastAsia"/>
          <w:sz w:val="21"/>
          <w:szCs w:val="21"/>
        </w:rPr>
        <w:t>分别设置其</w:t>
      </w:r>
      <w:r w:rsidRPr="0006514D">
        <w:rPr>
          <w:sz w:val="21"/>
          <w:szCs w:val="21"/>
        </w:rPr>
        <w:t>长度和</w:t>
      </w:r>
      <w:r>
        <w:rPr>
          <w:rFonts w:hint="eastAsia"/>
          <w:sz w:val="21"/>
          <w:szCs w:val="21"/>
        </w:rPr>
        <w:t>已使用长度</w:t>
      </w:r>
      <w:r w:rsidRPr="0006514D">
        <w:rPr>
          <w:sz w:val="21"/>
          <w:szCs w:val="21"/>
        </w:rPr>
        <w:t>为</w:t>
      </w:r>
      <w:r w:rsidRPr="0006514D">
        <w:rPr>
          <w:sz w:val="21"/>
          <w:szCs w:val="21"/>
        </w:rPr>
        <w:t>capacity</w:t>
      </w:r>
      <w:r>
        <w:rPr>
          <w:rFonts w:hint="eastAsia"/>
          <w:sz w:val="21"/>
          <w:szCs w:val="21"/>
        </w:rPr>
        <w:t>和</w:t>
      </w:r>
      <w:r>
        <w:rPr>
          <w:rFonts w:hint="eastAsia"/>
          <w:sz w:val="21"/>
          <w:szCs w:val="21"/>
        </w:rPr>
        <w:t>used</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BufferOf (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 xml:space="preserve"> c</w:t>
            </w:r>
            <w:r>
              <w:rPr>
                <w:rFonts w:ascii="Arial Unicode MS" w:eastAsia="Arial Unicode MS" w:hAnsi="Arial Unicode MS" w:cs="Arial Unicode MS" w:hint="eastAsia"/>
                <w:sz w:val="21"/>
                <w:szCs w:val="21"/>
              </w:rPr>
              <w:t>onst T  *pBuf;    //  T类型数组</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capacity;     //  待构造的BufferOf数组区最大长度</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used         //  待构造的BufferOf数组区已使用长度</w:t>
            </w:r>
          </w:p>
          <w:p w:rsidR="00DF227F" w:rsidRPr="0006514D" w:rsidRDefault="00DF227F" w:rsidP="00301025">
            <w:pPr>
              <w:snapToGrid w:val="0"/>
              <w:spacing w:line="300" w:lineRule="auto"/>
              <w:ind w:firstLine="420"/>
              <w:rPr>
                <w:rFonts w:ascii="宋体" w:hAnsi="宋体" w:hint="eastAsia"/>
                <w:sz w:val="21"/>
                <w:szCs w:val="21"/>
              </w:rPr>
            </w:pPr>
            <w:r>
              <w:rPr>
                <w:rFonts w:ascii="Arial Unicode MS" w:eastAsia="Arial Unicode MS" w:hAnsi="Arial Unicode MS" w:cs="Arial Unicode MS" w:hint="eastAsia"/>
                <w:sz w:val="21"/>
                <w:szCs w:val="21"/>
              </w:rPr>
              <w:t xml:space="preserve">       </w:t>
            </w:r>
            <w:r>
              <w:rPr>
                <w:rFonts w:ascii="宋体" w:hAnsi="宋体"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06514D"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sidRPr="0006514D">
              <w:rPr>
                <w:rFonts w:ascii="Arial Unicode MS" w:eastAsia="Arial Unicode MS" w:hAnsi="Arial Unicode MS" w:cs="Arial Unicode MS" w:hint="eastAsia"/>
                <w:sz w:val="21"/>
                <w:szCs w:val="21"/>
              </w:rPr>
              <w:t xml:space="preserve"> </w:t>
            </w:r>
            <w:r w:rsidRPr="0006514D">
              <w:rPr>
                <w:rFonts w:ascii="Arial Unicode MS" w:eastAsia="Arial Unicode MS" w:hAnsi="Arial Unicode MS" w:cs="Arial Unicode MS"/>
                <w:sz w:val="21"/>
                <w:szCs w:val="21"/>
              </w:rPr>
              <w:t xml:space="preserve"> assert(used &lt;= capacity);</w:t>
            </w:r>
          </w:p>
          <w:p w:rsidR="00DF227F" w:rsidRPr="0006514D"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w:t>
            </w:r>
            <w:r w:rsidRPr="0006514D">
              <w:rPr>
                <w:rFonts w:ascii="Arial Unicode MS" w:eastAsia="Arial Unicode MS" w:hAnsi="Arial Unicode MS" w:cs="Arial Unicode MS"/>
                <w:sz w:val="21"/>
                <w:szCs w:val="21"/>
              </w:rPr>
              <w:t>_CarQuintet_Init(this, pBuf, capacity * sizeof(T),</w:t>
            </w:r>
          </w:p>
          <w:p w:rsidR="00DF227F" w:rsidRPr="0006514D" w:rsidRDefault="00DF227F" w:rsidP="00301025">
            <w:pPr>
              <w:snapToGrid w:val="0"/>
              <w:spacing w:line="300" w:lineRule="auto"/>
              <w:ind w:firstLine="420"/>
              <w:rPr>
                <w:rFonts w:ascii="Arial Unicode MS" w:eastAsia="Arial Unicode MS" w:hAnsi="Arial Unicode MS" w:cs="Arial Unicode MS"/>
                <w:sz w:val="21"/>
                <w:szCs w:val="21"/>
              </w:rPr>
            </w:pPr>
            <w:r w:rsidRPr="0006514D">
              <w:rPr>
                <w:rFonts w:ascii="Arial Unicode MS" w:eastAsia="Arial Unicode MS" w:hAnsi="Arial Unicode MS" w:cs="Arial Unicode MS"/>
                <w:sz w:val="21"/>
                <w:szCs w:val="21"/>
              </w:rPr>
              <w:t xml:space="preserve">                        used * sizeof(T), Type2Flag&lt;T&gt;::Flag());</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Default="00DF227F" w:rsidP="00DF227F">
      <w:pPr>
        <w:snapToGrid w:val="0"/>
        <w:spacing w:line="300" w:lineRule="auto"/>
        <w:ind w:firstLine="420"/>
        <w:rPr>
          <w:rFonts w:ascii="宋体" w:hAnsi="宋体" w:hint="eastAsia"/>
          <w:sz w:val="21"/>
          <w:szCs w:val="21"/>
        </w:rPr>
      </w:pPr>
    </w:p>
    <w:p w:rsidR="00DF227F" w:rsidRDefault="00DF227F" w:rsidP="00BA4562">
      <w:pPr>
        <w:pStyle w:val="4"/>
        <w:rPr>
          <w:rFonts w:hint="eastAsia"/>
        </w:rPr>
      </w:pPr>
      <w:r>
        <w:rPr>
          <w:rFonts w:hint="eastAsia"/>
        </w:rPr>
        <w:lastRenderedPageBreak/>
        <w:t>方法</w:t>
      </w:r>
    </w:p>
    <w:p w:rsidR="00DF227F" w:rsidRPr="00186B7E" w:rsidRDefault="00DF227F" w:rsidP="00BA4562">
      <w:pPr>
        <w:pStyle w:val="5"/>
        <w:rPr>
          <w:rFonts w:hint="eastAsia"/>
        </w:rPr>
      </w:pPr>
      <w:r>
        <w:rPr>
          <w:rFonts w:hint="eastAsia"/>
        </w:rPr>
        <w:t>Alloc()</w:t>
      </w:r>
    </w:p>
    <w:p w:rsidR="00DF227F" w:rsidRPr="00F7494D" w:rsidRDefault="00DF227F" w:rsidP="00DF227F">
      <w:pPr>
        <w:snapToGrid w:val="0"/>
        <w:spacing w:line="300" w:lineRule="auto"/>
        <w:ind w:firstLine="420"/>
        <w:rPr>
          <w:sz w:val="21"/>
          <w:szCs w:val="21"/>
        </w:rPr>
      </w:pPr>
      <w:r>
        <w:rPr>
          <w:rFonts w:hint="eastAsia"/>
          <w:sz w:val="21"/>
          <w:szCs w:val="21"/>
        </w:rPr>
        <w:t>在堆上动态创建</w:t>
      </w:r>
      <w:r>
        <w:rPr>
          <w:rFonts w:hint="eastAsia"/>
          <w:sz w:val="21"/>
          <w:szCs w:val="21"/>
        </w:rPr>
        <w:t>BufferOf</w:t>
      </w:r>
      <w:r>
        <w:rPr>
          <w:rFonts w:hint="eastAsia"/>
          <w:sz w:val="21"/>
          <w:szCs w:val="21"/>
        </w:rPr>
        <w:t>对象，并指定最大数据数为</w:t>
      </w:r>
      <w:r>
        <w:rPr>
          <w:rFonts w:hint="eastAsia"/>
          <w:sz w:val="21"/>
          <w:szCs w:val="21"/>
        </w:rPr>
        <w:t>capacity</w:t>
      </w:r>
      <w:r>
        <w:rPr>
          <w:rFonts w:hint="eastAsia"/>
          <w:sz w:val="21"/>
          <w:szCs w:val="21"/>
        </w:rPr>
        <w:t>。</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S</w:t>
            </w:r>
            <w:r>
              <w:rPr>
                <w:rFonts w:ascii="Arial Unicode MS" w:eastAsia="Arial Unicode MS" w:hAnsi="Arial Unicode MS" w:cs="Arial Unicode MS" w:hint="eastAsia"/>
                <w:sz w:val="21"/>
                <w:szCs w:val="21"/>
              </w:rPr>
              <w:t xml:space="preserve">tatic BufferOf&lt;T&gt; *Alloc(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capacity    // 待创建的BufferOf对象最大数据个数</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eturn(BufferOf&lt;T&gt;*)_BufferOf_Alloc(</w:t>
            </w:r>
          </w:p>
          <w:p w:rsidR="00DF227F" w:rsidRDefault="00DF227F" w:rsidP="00301025">
            <w:pPr>
              <w:snapToGrid w:val="0"/>
              <w:spacing w:line="300" w:lineRule="auto"/>
              <w:ind w:firstLineChars="1490" w:firstLine="3129"/>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capacity * sizeof(T), Type2Flag&lt;T&gt;::Flag()   );</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80" w:name="_Alloc()_1"/>
      <w:bookmarkEnd w:id="180"/>
      <w:r>
        <w:rPr>
          <w:rFonts w:hint="eastAsia"/>
        </w:rPr>
        <w:t>Alloc()</w:t>
      </w:r>
    </w:p>
    <w:p w:rsidR="00DF227F" w:rsidRPr="00F7494D" w:rsidRDefault="00DF227F" w:rsidP="00DF227F">
      <w:pPr>
        <w:snapToGrid w:val="0"/>
        <w:spacing w:line="300" w:lineRule="auto"/>
        <w:ind w:firstLine="420"/>
        <w:rPr>
          <w:sz w:val="21"/>
          <w:szCs w:val="21"/>
        </w:rPr>
      </w:pPr>
      <w:r>
        <w:rPr>
          <w:rFonts w:hint="eastAsia"/>
          <w:sz w:val="21"/>
          <w:szCs w:val="21"/>
        </w:rPr>
        <w:t>在堆上动态创建</w:t>
      </w:r>
      <w:r>
        <w:rPr>
          <w:rFonts w:hint="eastAsia"/>
          <w:sz w:val="21"/>
          <w:szCs w:val="21"/>
        </w:rPr>
        <w:t>BufferOf</w:t>
      </w:r>
      <w:r>
        <w:rPr>
          <w:rFonts w:hint="eastAsia"/>
          <w:sz w:val="21"/>
          <w:szCs w:val="21"/>
        </w:rPr>
        <w:t>对象，并分别指定</w:t>
      </w:r>
      <w:r>
        <w:rPr>
          <w:rFonts w:hint="eastAsia"/>
          <w:sz w:val="21"/>
          <w:szCs w:val="21"/>
        </w:rPr>
        <w:t>BufferOf</w:t>
      </w:r>
      <w:r>
        <w:rPr>
          <w:rFonts w:hint="eastAsia"/>
          <w:sz w:val="21"/>
          <w:szCs w:val="21"/>
        </w:rPr>
        <w:t>数据区大小为</w:t>
      </w:r>
      <w:r>
        <w:rPr>
          <w:rFonts w:hint="eastAsia"/>
          <w:sz w:val="21"/>
          <w:szCs w:val="21"/>
        </w:rPr>
        <w:t>capacity</w:t>
      </w:r>
      <w:r>
        <w:rPr>
          <w:rFonts w:hint="eastAsia"/>
          <w:sz w:val="21"/>
          <w:szCs w:val="21"/>
        </w:rPr>
        <w:t>。</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S</w:t>
            </w:r>
            <w:r>
              <w:rPr>
                <w:rFonts w:ascii="Arial Unicode MS" w:eastAsia="Arial Unicode MS" w:hAnsi="Arial Unicode MS" w:cs="Arial Unicode MS" w:hint="eastAsia"/>
                <w:sz w:val="21"/>
                <w:szCs w:val="21"/>
              </w:rPr>
              <w:t xml:space="preserve">tatic BufferOf&lt;T&gt; *Alloc(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T *pBuf，      //  T类型数组</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used      // 待创建的BufferOf对象数据区已使用数组元素个数</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ind w:leftChars="167" w:left="1136" w:hangingChars="350" w:hanging="73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 xml:space="preserve">eturn(BufferOf&lt;T&gt;*)_BufferOf_Alloc_Box(  pBuf,capacity * sizeof(T), </w:t>
            </w:r>
          </w:p>
          <w:p w:rsidR="00DF227F" w:rsidRDefault="00DF227F" w:rsidP="00301025">
            <w:pPr>
              <w:snapToGrid w:val="0"/>
              <w:spacing w:line="300" w:lineRule="auto"/>
              <w:ind w:leftChars="475" w:left="1140" w:firstLineChars="1100" w:firstLine="231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capacity *sizeof(T),Type2Flag&lt;T&gt;::Flag()   );</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Default="00DF227F" w:rsidP="00DF227F">
      <w:pPr>
        <w:snapToGrid w:val="0"/>
        <w:spacing w:line="300" w:lineRule="auto"/>
        <w:rPr>
          <w:rFonts w:ascii="宋体" w:hAnsi="宋体" w:hint="eastAsia"/>
          <w:sz w:val="21"/>
          <w:szCs w:val="21"/>
        </w:rPr>
      </w:pPr>
    </w:p>
    <w:p w:rsidR="00DF227F" w:rsidRPr="00186B7E" w:rsidRDefault="00DF227F" w:rsidP="00BA4562">
      <w:pPr>
        <w:pStyle w:val="5"/>
        <w:rPr>
          <w:rFonts w:hint="eastAsia"/>
        </w:rPr>
      </w:pPr>
      <w:bookmarkStart w:id="181" w:name="_Alloc()_2"/>
      <w:bookmarkEnd w:id="181"/>
      <w:r>
        <w:rPr>
          <w:rFonts w:hint="eastAsia"/>
        </w:rPr>
        <w:t>Alloc()</w:t>
      </w:r>
    </w:p>
    <w:p w:rsidR="00DF227F" w:rsidRPr="00F7494D" w:rsidRDefault="00DF227F" w:rsidP="00DF227F">
      <w:pPr>
        <w:snapToGrid w:val="0"/>
        <w:spacing w:line="300" w:lineRule="auto"/>
        <w:ind w:firstLine="420"/>
        <w:rPr>
          <w:sz w:val="21"/>
          <w:szCs w:val="21"/>
        </w:rPr>
      </w:pPr>
      <w:r>
        <w:rPr>
          <w:rFonts w:hint="eastAsia"/>
          <w:sz w:val="21"/>
          <w:szCs w:val="21"/>
        </w:rPr>
        <w:t>在堆上动态创建</w:t>
      </w:r>
      <w:r>
        <w:rPr>
          <w:rFonts w:hint="eastAsia"/>
          <w:sz w:val="21"/>
          <w:szCs w:val="21"/>
        </w:rPr>
        <w:t>BufferOf</w:t>
      </w:r>
      <w:r>
        <w:rPr>
          <w:rFonts w:hint="eastAsia"/>
          <w:sz w:val="21"/>
          <w:szCs w:val="21"/>
        </w:rPr>
        <w:t>对象，并分别指定</w:t>
      </w:r>
      <w:r>
        <w:rPr>
          <w:rFonts w:hint="eastAsia"/>
          <w:sz w:val="21"/>
          <w:szCs w:val="21"/>
        </w:rPr>
        <w:t>BufferOf</w:t>
      </w:r>
      <w:r>
        <w:rPr>
          <w:rFonts w:hint="eastAsia"/>
          <w:sz w:val="21"/>
          <w:szCs w:val="21"/>
        </w:rPr>
        <w:t>数据区大小为</w:t>
      </w:r>
      <w:r>
        <w:rPr>
          <w:rFonts w:hint="eastAsia"/>
          <w:sz w:val="21"/>
          <w:szCs w:val="21"/>
        </w:rPr>
        <w:t>capacity</w:t>
      </w:r>
      <w:r>
        <w:rPr>
          <w:rFonts w:hint="eastAsia"/>
          <w:sz w:val="21"/>
          <w:szCs w:val="21"/>
        </w:rPr>
        <w:t>及已使用长度为</w:t>
      </w:r>
      <w:r>
        <w:rPr>
          <w:rFonts w:hint="eastAsia"/>
          <w:sz w:val="21"/>
          <w:szCs w:val="21"/>
        </w:rPr>
        <w:t>used</w:t>
      </w:r>
      <w:r>
        <w:rPr>
          <w:rFonts w:hint="eastAsia"/>
          <w:sz w:val="21"/>
          <w:szCs w:val="21"/>
        </w:rPr>
        <w:t>。</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S</w:t>
            </w:r>
            <w:r>
              <w:rPr>
                <w:rFonts w:ascii="Arial Unicode MS" w:eastAsia="Arial Unicode MS" w:hAnsi="Arial Unicode MS" w:cs="Arial Unicode MS" w:hint="eastAsia"/>
                <w:sz w:val="21"/>
                <w:szCs w:val="21"/>
              </w:rPr>
              <w:t xml:space="preserve">tatic BufferOf&lt;T&gt; *Alloc(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T *pBuf，       //  T类型数组</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capacity,  // 待创建的BufferOf对象最大数据个数</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used      // 待创建的BufferOf对象数据区已使用数组元素个数</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A</w:t>
            </w:r>
            <w:r>
              <w:rPr>
                <w:rFonts w:ascii="Arial Unicode MS" w:eastAsia="Arial Unicode MS" w:hAnsi="Arial Unicode MS" w:cs="Arial Unicode MS" w:hint="eastAsia"/>
                <w:sz w:val="21"/>
                <w:szCs w:val="21"/>
              </w:rPr>
              <w:t>ssert(used&lt;=capacity);</w:t>
            </w:r>
          </w:p>
          <w:p w:rsidR="00DF227F" w:rsidRDefault="00DF227F" w:rsidP="00301025">
            <w:pPr>
              <w:snapToGrid w:val="0"/>
              <w:spacing w:line="300" w:lineRule="auto"/>
              <w:ind w:leftChars="167" w:left="1136" w:hangingChars="350" w:hanging="73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eturn(BufferOf&lt;T&gt;*)_BufferOf_Alloc_Box(  pBuf,capacity * sizeof(T), used*sizeof(T),Type2Flag&lt;T&gt;::Flag()   );</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Default="00DF227F" w:rsidP="00DF227F">
      <w:pPr>
        <w:snapToGrid w:val="0"/>
        <w:spacing w:line="300" w:lineRule="auto"/>
        <w:rPr>
          <w:rFonts w:ascii="宋体" w:hAnsi="宋体" w:hint="eastAsia"/>
          <w:sz w:val="21"/>
          <w:szCs w:val="21"/>
        </w:rPr>
      </w:pPr>
    </w:p>
    <w:p w:rsidR="00DF227F" w:rsidRPr="00186B7E" w:rsidRDefault="00DF227F" w:rsidP="00BA4562">
      <w:pPr>
        <w:pStyle w:val="5"/>
        <w:rPr>
          <w:rFonts w:hint="eastAsia"/>
        </w:rPr>
      </w:pPr>
      <w:bookmarkStart w:id="182" w:name="_Append()"/>
      <w:bookmarkEnd w:id="182"/>
      <w:r>
        <w:rPr>
          <w:rFonts w:hint="eastAsia"/>
        </w:rPr>
        <w:lastRenderedPageBreak/>
        <w:t>Append()</w:t>
      </w:r>
    </w:p>
    <w:p w:rsidR="00DF227F" w:rsidRPr="00F7494D" w:rsidRDefault="00DF227F" w:rsidP="00DF227F">
      <w:pPr>
        <w:snapToGrid w:val="0"/>
        <w:spacing w:line="300" w:lineRule="auto"/>
        <w:ind w:firstLine="420"/>
        <w:rPr>
          <w:sz w:val="21"/>
          <w:szCs w:val="21"/>
        </w:rPr>
      </w:pPr>
      <w:r w:rsidRPr="00C60861">
        <w:rPr>
          <w:sz w:val="21"/>
          <w:szCs w:val="21"/>
        </w:rPr>
        <w:t>在</w:t>
      </w:r>
      <w:r w:rsidRPr="00C60861">
        <w:rPr>
          <w:sz w:val="21"/>
          <w:szCs w:val="21"/>
        </w:rPr>
        <w:t>BufferOf</w:t>
      </w:r>
      <w:r w:rsidRPr="00C60861">
        <w:rPr>
          <w:sz w:val="21"/>
          <w:szCs w:val="21"/>
        </w:rPr>
        <w:t>对象的数据区的已使用空间末尾添加数据</w:t>
      </w:r>
      <w:r>
        <w:rPr>
          <w:rFonts w:hint="eastAsia"/>
          <w:sz w:val="21"/>
          <w:szCs w:val="21"/>
        </w:rPr>
        <w:t>vaule</w:t>
      </w:r>
      <w: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BufferOf &amp; Append(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T  vaule   //  待添加的数据</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_BufferOf_Append(this, (PByte)&amp;vaule, sizeof(T));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83" w:name="_Append()_1"/>
      <w:bookmarkEnd w:id="183"/>
      <w:r>
        <w:rPr>
          <w:rFonts w:hint="eastAsia"/>
        </w:rPr>
        <w:t>Append()</w:t>
      </w:r>
    </w:p>
    <w:p w:rsidR="00DF227F" w:rsidRPr="00F7494D" w:rsidRDefault="00DF227F" w:rsidP="00DF227F">
      <w:pPr>
        <w:snapToGrid w:val="0"/>
        <w:spacing w:line="300" w:lineRule="auto"/>
        <w:ind w:firstLine="420"/>
        <w:rPr>
          <w:sz w:val="21"/>
          <w:szCs w:val="21"/>
        </w:rPr>
      </w:pPr>
      <w:r w:rsidRPr="00C60861">
        <w:rPr>
          <w:sz w:val="21"/>
          <w:szCs w:val="21"/>
        </w:rPr>
        <w:t>在</w:t>
      </w:r>
      <w:r w:rsidRPr="00C60861">
        <w:rPr>
          <w:sz w:val="21"/>
          <w:szCs w:val="21"/>
        </w:rPr>
        <w:t>BufferOf</w:t>
      </w:r>
      <w:r w:rsidRPr="00C60861">
        <w:rPr>
          <w:sz w:val="21"/>
          <w:szCs w:val="21"/>
        </w:rPr>
        <w:t>对象的数据区的已使用空间末尾添加</w:t>
      </w:r>
      <w:r>
        <w:rPr>
          <w:rFonts w:hint="eastAsia"/>
          <w:sz w:val="21"/>
          <w:szCs w:val="21"/>
        </w:rPr>
        <w:t>源</w:t>
      </w:r>
      <w:r>
        <w:rPr>
          <w:rFonts w:hint="eastAsia"/>
          <w:sz w:val="21"/>
          <w:szCs w:val="21"/>
        </w:rPr>
        <w:t>BufferOf</w:t>
      </w:r>
      <w:r>
        <w:rPr>
          <w:rFonts w:hint="eastAsia"/>
          <w:sz w:val="21"/>
          <w:szCs w:val="21"/>
        </w:rPr>
        <w:t>对象的数据</w:t>
      </w:r>
      <w: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BufferOf &amp; Append(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C</w:t>
            </w:r>
            <w:r>
              <w:rPr>
                <w:rFonts w:ascii="Arial Unicode MS" w:eastAsia="Arial Unicode MS" w:hAnsi="Arial Unicode MS" w:cs="Arial Unicode MS" w:hint="eastAsia"/>
                <w:sz w:val="21"/>
                <w:szCs w:val="21"/>
              </w:rPr>
              <w:t>onst BufferOf&lt;T&gt; *pSrc   //  待添加的BufferOf对象</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_BufferOf_Append(this, (PByte)pSrc-&gt;m_pBuf, pSrc-&gt;GetUsed()sizeof(T));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84" w:name="_Append()_2"/>
      <w:bookmarkEnd w:id="184"/>
      <w:r>
        <w:rPr>
          <w:rFonts w:hint="eastAsia"/>
        </w:rPr>
        <w:t>Append()</w:t>
      </w:r>
    </w:p>
    <w:p w:rsidR="00DF227F" w:rsidRPr="00F7494D" w:rsidRDefault="00DF227F" w:rsidP="00DF227F">
      <w:pPr>
        <w:snapToGrid w:val="0"/>
        <w:spacing w:line="300" w:lineRule="auto"/>
        <w:ind w:firstLine="420"/>
        <w:rPr>
          <w:sz w:val="21"/>
          <w:szCs w:val="21"/>
        </w:rPr>
      </w:pPr>
      <w:r w:rsidRPr="00C60861">
        <w:rPr>
          <w:sz w:val="21"/>
          <w:szCs w:val="21"/>
        </w:rPr>
        <w:t>在</w:t>
      </w:r>
      <w:r w:rsidRPr="00C60861">
        <w:rPr>
          <w:sz w:val="21"/>
          <w:szCs w:val="21"/>
        </w:rPr>
        <w:t>BufferOf</w:t>
      </w:r>
      <w:r w:rsidRPr="00C60861">
        <w:rPr>
          <w:sz w:val="21"/>
          <w:szCs w:val="21"/>
        </w:rPr>
        <w:t>对象的数据区的已使用空间末尾添加</w:t>
      </w:r>
      <w:r w:rsidRPr="00C60861">
        <w:rPr>
          <w:sz w:val="21"/>
          <w:szCs w:val="21"/>
        </w:rPr>
        <w:t>n</w:t>
      </w:r>
      <w:r w:rsidRPr="00C60861">
        <w:rPr>
          <w:sz w:val="21"/>
          <w:szCs w:val="21"/>
        </w:rPr>
        <w:t>个数据</w:t>
      </w:r>
      <w: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BufferOf &amp; Append(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C</w:t>
            </w:r>
            <w:r>
              <w:rPr>
                <w:rFonts w:ascii="Arial Unicode MS" w:eastAsia="Arial Unicode MS" w:hAnsi="Arial Unicode MS" w:cs="Arial Unicode MS" w:hint="eastAsia"/>
                <w:sz w:val="21"/>
                <w:szCs w:val="21"/>
              </w:rPr>
              <w:t>onst T *pBuf，   //  T类型数组</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n      // 待添加的数组元素个数</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_BufferOf_Append(this, (PByte)pBuf, n*sizeof(T));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r>
        <w:rPr>
          <w:rFonts w:hint="eastAsia"/>
        </w:rPr>
        <w:t>Clone</w:t>
      </w:r>
      <w:r w:rsidRPr="00186B7E">
        <w:t xml:space="preserve"> </w:t>
      </w:r>
      <w:r>
        <w:rPr>
          <w:rFonts w:hint="eastAsia"/>
        </w:rPr>
        <w:t>()</w:t>
      </w:r>
    </w:p>
    <w:p w:rsidR="00DF227F" w:rsidRPr="00447218" w:rsidRDefault="00DF227F" w:rsidP="00DF227F">
      <w:pPr>
        <w:snapToGrid w:val="0"/>
        <w:spacing w:line="300" w:lineRule="auto"/>
        <w:ind w:firstLine="420"/>
        <w:rPr>
          <w:rFonts w:ascii="宋体" w:hAnsi="宋体"/>
          <w:sz w:val="21"/>
          <w:szCs w:val="21"/>
        </w:rPr>
      </w:pPr>
      <w:r w:rsidRPr="00447218">
        <w:rPr>
          <w:sz w:val="21"/>
          <w:szCs w:val="21"/>
        </w:rPr>
        <w:t>获取一个</w:t>
      </w:r>
      <w:r w:rsidRPr="00447218">
        <w:rPr>
          <w:sz w:val="21"/>
          <w:szCs w:val="21"/>
        </w:rPr>
        <w:t>BufferOf</w:t>
      </w:r>
      <w:r w:rsidRPr="00447218">
        <w:rPr>
          <w:sz w:val="21"/>
          <w:szCs w:val="21"/>
        </w:rPr>
        <w:t>对象的深拷贝，即在堆上复制</w:t>
      </w:r>
      <w:r w:rsidRPr="00447218">
        <w:rPr>
          <w:sz w:val="21"/>
          <w:szCs w:val="21"/>
        </w:rPr>
        <w:t>BufferOf</w:t>
      </w:r>
      <w:r w:rsidRPr="00447218">
        <w:rPr>
          <w:sz w:val="21"/>
          <w:szCs w:val="21"/>
        </w:rPr>
        <w:t>数组</w:t>
      </w:r>
      <w:r w:rsidRPr="00447218">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BufferOf&lt;T&gt; *Clone() const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47218" w:rsidRDefault="00DF227F" w:rsidP="00301025">
            <w:pPr>
              <w:snapToGrid w:val="0"/>
              <w:spacing w:line="300" w:lineRule="auto"/>
              <w:ind w:firstLine="420"/>
              <w:rPr>
                <w:rFonts w:ascii="Arial Unicode MS" w:eastAsia="Arial Unicode MS" w:hAnsi="Arial Unicode MS" w:cs="Arial Unicode MS"/>
                <w:sz w:val="21"/>
                <w:szCs w:val="21"/>
              </w:rPr>
            </w:pPr>
            <w:r w:rsidRPr="00447218">
              <w:rPr>
                <w:rFonts w:ascii="Arial Unicode MS" w:eastAsia="Arial Unicode MS" w:hAnsi="Arial Unicode MS" w:cs="Arial Unicode MS"/>
                <w:sz w:val="21"/>
                <w:szCs w:val="21"/>
              </w:rPr>
              <w:t>return (BufferOf&lt;T&gt; *)_CarQuintet_Clone((const PCarQuintet)this);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Default="00DF227F" w:rsidP="00DF227F">
      <w:pPr>
        <w:snapToGrid w:val="0"/>
        <w:spacing w:line="300" w:lineRule="auto"/>
        <w:ind w:firstLine="420"/>
        <w:rPr>
          <w:rFonts w:ascii="宋体" w:hAnsi="宋体" w:hint="eastAsia"/>
          <w:sz w:val="21"/>
          <w:szCs w:val="21"/>
        </w:rPr>
      </w:pPr>
    </w:p>
    <w:p w:rsidR="00DF227F" w:rsidRPr="00186B7E" w:rsidRDefault="00BC717A" w:rsidP="00BA4562">
      <w:pPr>
        <w:pStyle w:val="5"/>
        <w:rPr>
          <w:rFonts w:hint="eastAsia"/>
        </w:rPr>
      </w:pPr>
      <w:bookmarkStart w:id="185" w:name="_CopyEx()"/>
      <w:bookmarkEnd w:id="185"/>
      <w:r>
        <w:rPr>
          <w:rFonts w:hint="eastAsia"/>
        </w:rPr>
        <w:lastRenderedPageBreak/>
        <w:t>Copy</w:t>
      </w:r>
      <w:r w:rsidR="00DF227F">
        <w:rPr>
          <w:rFonts w:hint="eastAsia"/>
        </w:rPr>
        <w:t>()</w:t>
      </w:r>
    </w:p>
    <w:p w:rsidR="00DF227F" w:rsidRPr="007364B7" w:rsidRDefault="00DF227F" w:rsidP="00DF227F">
      <w:pPr>
        <w:snapToGrid w:val="0"/>
        <w:spacing w:line="300" w:lineRule="auto"/>
        <w:ind w:firstLine="420"/>
        <w:rPr>
          <w:rFonts w:ascii="宋体" w:hAnsi="宋体"/>
          <w:sz w:val="21"/>
          <w:szCs w:val="21"/>
        </w:rPr>
      </w:pPr>
      <w:r>
        <w:rPr>
          <w:rFonts w:hint="eastAsia"/>
          <w:sz w:val="21"/>
          <w:szCs w:val="21"/>
        </w:rPr>
        <w:t>将源</w:t>
      </w:r>
      <w:r>
        <w:rPr>
          <w:rFonts w:hint="eastAsia"/>
          <w:sz w:val="21"/>
          <w:szCs w:val="21"/>
        </w:rPr>
        <w:t>BufferOf</w:t>
      </w:r>
      <w:r>
        <w:rPr>
          <w:rFonts w:hint="eastAsia"/>
          <w:sz w:val="21"/>
          <w:szCs w:val="21"/>
        </w:rPr>
        <w:t>对象数据区的内容复制到当前</w:t>
      </w:r>
      <w:r>
        <w:rPr>
          <w:rFonts w:hint="eastAsia"/>
          <w:sz w:val="21"/>
          <w:szCs w:val="21"/>
        </w:rPr>
        <w:t>BufferOf</w:t>
      </w:r>
      <w:r>
        <w:rPr>
          <w:rFonts w:hint="eastAsia"/>
          <w:sz w:val="21"/>
          <w:szCs w:val="21"/>
        </w:rPr>
        <w:t>对象数据区内</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BC717A"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BufferOf &amp; Copy</w:t>
            </w:r>
            <w:r w:rsidR="00DF227F">
              <w:rPr>
                <w:rFonts w:ascii="Arial Unicode MS" w:eastAsia="Arial Unicode MS" w:hAnsi="Arial Unicode MS" w:cs="Arial Unicode MS"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const BufferOf&lt;T&gt; *pSrc   //源BufferOf对象</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_BufferOf_Copy(this,pSrc);</w:t>
            </w:r>
          </w:p>
          <w:p w:rsidR="00DF227F" w:rsidRPr="00B0061C" w:rsidRDefault="00DF227F" w:rsidP="00301025">
            <w:pPr>
              <w:snapToGrid w:val="0"/>
              <w:spacing w:line="300" w:lineRule="auto"/>
              <w:ind w:firstLine="405"/>
              <w:rPr>
                <w:rFonts w:ascii="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86" w:name="_Copy()"/>
      <w:bookmarkEnd w:id="186"/>
      <w:r>
        <w:rPr>
          <w:rFonts w:hint="eastAsia"/>
        </w:rPr>
        <w:t>Copy()</w:t>
      </w:r>
    </w:p>
    <w:p w:rsidR="00DF227F" w:rsidRPr="007364B7" w:rsidRDefault="00DF227F" w:rsidP="00DF227F">
      <w:pPr>
        <w:snapToGrid w:val="0"/>
        <w:spacing w:line="300" w:lineRule="auto"/>
        <w:ind w:firstLine="420"/>
        <w:rPr>
          <w:rFonts w:ascii="宋体" w:hAnsi="宋体"/>
          <w:sz w:val="21"/>
          <w:szCs w:val="21"/>
        </w:rPr>
      </w:pPr>
      <w:r>
        <w:rPr>
          <w:rFonts w:hint="eastAsia"/>
          <w:sz w:val="21"/>
          <w:szCs w:val="21"/>
        </w:rPr>
        <w:t>将</w:t>
      </w:r>
      <w:r>
        <w:rPr>
          <w:rFonts w:hint="eastAsia"/>
          <w:sz w:val="21"/>
          <w:szCs w:val="21"/>
        </w:rPr>
        <w:t>T</w:t>
      </w:r>
      <w:r>
        <w:rPr>
          <w:rFonts w:hint="eastAsia"/>
          <w:sz w:val="21"/>
          <w:szCs w:val="21"/>
        </w:rPr>
        <w:t>类型指针</w:t>
      </w:r>
      <w:r>
        <w:rPr>
          <w:rFonts w:hint="eastAsia"/>
          <w:sz w:val="21"/>
          <w:szCs w:val="21"/>
        </w:rPr>
        <w:t>pBuf</w:t>
      </w:r>
      <w:r>
        <w:rPr>
          <w:rFonts w:hint="eastAsia"/>
          <w:sz w:val="21"/>
          <w:szCs w:val="21"/>
        </w:rPr>
        <w:t>所指内容复制到当前</w:t>
      </w:r>
      <w:r>
        <w:rPr>
          <w:rFonts w:hint="eastAsia"/>
          <w:sz w:val="21"/>
          <w:szCs w:val="21"/>
        </w:rPr>
        <w:t>BufferOf</w:t>
      </w:r>
      <w:r>
        <w:rPr>
          <w:rFonts w:hint="eastAsia"/>
          <w:sz w:val="21"/>
          <w:szCs w:val="21"/>
        </w:rPr>
        <w:t>对象数据区内，并制定将要复制的数据个数为</w:t>
      </w:r>
      <w:r>
        <w:rPr>
          <w:rFonts w:hint="eastAsia"/>
          <w:sz w:val="21"/>
          <w:szCs w:val="21"/>
        </w:rPr>
        <w:t>n</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BufferOf &amp; Copy(</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const T *pBuf,   //   T类型数组</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n        //    待复制的数组元素个数</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_BufferOf_CopyEx(this,(Byte*)pBuf,n*sizeof(T));</w:t>
            </w:r>
          </w:p>
          <w:p w:rsidR="00DF227F" w:rsidRPr="00345BB2"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r>
        <w:rPr>
          <w:rFonts w:hint="eastAsia"/>
        </w:rPr>
        <w:t>Free()</w:t>
      </w:r>
    </w:p>
    <w:p w:rsidR="00DF227F" w:rsidRPr="00F7494D" w:rsidRDefault="00DF227F" w:rsidP="00DF227F">
      <w:pPr>
        <w:snapToGrid w:val="0"/>
        <w:spacing w:line="300" w:lineRule="auto"/>
        <w:ind w:firstLine="420"/>
        <w:rPr>
          <w:sz w:val="21"/>
          <w:szCs w:val="21"/>
        </w:rPr>
      </w:pPr>
      <w:r w:rsidRPr="00C60861">
        <w:rPr>
          <w:sz w:val="21"/>
          <w:szCs w:val="21"/>
        </w:rPr>
        <w:t>在</w:t>
      </w:r>
      <w:r w:rsidRPr="00C60861">
        <w:rPr>
          <w:sz w:val="21"/>
          <w:szCs w:val="21"/>
        </w:rPr>
        <w:t>BufferOf</w:t>
      </w:r>
      <w:r w:rsidRPr="00C60861">
        <w:rPr>
          <w:sz w:val="21"/>
          <w:szCs w:val="21"/>
        </w:rPr>
        <w:t>对象的数据区的已使用空间末尾添加</w:t>
      </w:r>
      <w:r>
        <w:rPr>
          <w:rFonts w:hint="eastAsia"/>
          <w:sz w:val="21"/>
          <w:szCs w:val="21"/>
        </w:rPr>
        <w:t>源</w:t>
      </w:r>
      <w:r>
        <w:rPr>
          <w:rFonts w:hint="eastAsia"/>
          <w:sz w:val="21"/>
          <w:szCs w:val="21"/>
        </w:rPr>
        <w:t>BufferOf</w:t>
      </w:r>
      <w:r>
        <w:rPr>
          <w:rFonts w:hint="eastAsia"/>
          <w:sz w:val="21"/>
          <w:szCs w:val="21"/>
        </w:rPr>
        <w:t>对象的数据</w:t>
      </w:r>
      <w: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DF227F" w:rsidRPr="00345BB2">
        <w:tc>
          <w:tcPr>
            <w:tcW w:w="7988" w:type="dxa"/>
            <w:shd w:val="clear" w:color="auto" w:fill="FFFFFF"/>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s</w:t>
            </w:r>
            <w:r>
              <w:rPr>
                <w:rFonts w:ascii="Arial Unicode MS" w:eastAsia="Arial Unicode MS" w:hAnsi="Arial Unicode MS" w:cs="Arial Unicode MS" w:hint="eastAsia"/>
                <w:sz w:val="21"/>
                <w:szCs w:val="21"/>
              </w:rPr>
              <w:t xml:space="preserve">tatic void Free (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C</w:t>
            </w:r>
            <w:r>
              <w:rPr>
                <w:rFonts w:ascii="Arial Unicode MS" w:eastAsia="Arial Unicode MS" w:hAnsi="Arial Unicode MS" w:cs="Arial Unicode MS" w:hint="eastAsia"/>
                <w:sz w:val="21"/>
                <w:szCs w:val="21"/>
              </w:rPr>
              <w:t>onst BufferOf&lt;T&gt; *pArray    //  源BufferOf对象</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sidRPr="00447218">
              <w:rPr>
                <w:rFonts w:ascii="Arial Unicode MS" w:eastAsia="Arial Unicode MS" w:hAnsi="Arial Unicode MS" w:cs="Arial Unicode MS"/>
                <w:sz w:val="21"/>
                <w:szCs w:val="21"/>
              </w:rPr>
              <w:t xml:space="preserve"> _CarQuintet_Free(pArray);</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87" w:name="_GetPayload()"/>
      <w:bookmarkEnd w:id="187"/>
      <w:r w:rsidRPr="00186B7E">
        <w:t xml:space="preserve">GetPayload() </w:t>
      </w:r>
    </w:p>
    <w:p w:rsidR="00DF227F" w:rsidRPr="00C629FE" w:rsidRDefault="00DF227F" w:rsidP="00DF227F">
      <w:pPr>
        <w:snapToGrid w:val="0"/>
        <w:spacing w:line="300" w:lineRule="auto"/>
        <w:ind w:firstLine="420"/>
        <w:rPr>
          <w:rFonts w:ascii="宋体" w:hAnsi="宋体"/>
          <w:b/>
          <w:sz w:val="21"/>
          <w:szCs w:val="21"/>
        </w:rPr>
      </w:pPr>
      <w:r>
        <w:rPr>
          <w:rFonts w:ascii="宋体" w:hAnsi="宋体" w:hint="eastAsia"/>
          <w:sz w:val="21"/>
          <w:szCs w:val="21"/>
        </w:rPr>
        <w:t>得到</w:t>
      </w:r>
      <w:r w:rsidRPr="00186B7E">
        <w:rPr>
          <w:rFonts w:ascii="宋体" w:hAnsi="宋体"/>
          <w:sz w:val="21"/>
          <w:szCs w:val="21"/>
        </w:rPr>
        <w:t>指向BufferOf对象的数据区的指针，即返回指向类型</w:t>
      </w:r>
      <w:r>
        <w:rPr>
          <w:rFonts w:ascii="宋体" w:hAnsi="宋体"/>
          <w:sz w:val="21"/>
          <w:szCs w:val="21"/>
        </w:rPr>
        <w:t>T</w:t>
      </w:r>
      <w:r w:rsidRPr="00186B7E">
        <w:rPr>
          <w:rFonts w:ascii="宋体" w:hAnsi="宋体"/>
          <w:sz w:val="21"/>
          <w:szCs w:val="21"/>
        </w:rPr>
        <w:t>的指针</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792438">
        <w:tc>
          <w:tcPr>
            <w:tcW w:w="7988" w:type="dxa"/>
            <w:shd w:val="clear" w:color="auto" w:fill="D9D9D9"/>
          </w:tcPr>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T * GetPayload() const</w:t>
            </w:r>
          </w:p>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w:t>
            </w:r>
          </w:p>
          <w:p w:rsidR="00DF227F" w:rsidRPr="00792438" w:rsidRDefault="00DF227F" w:rsidP="00301025">
            <w:pPr>
              <w:snapToGrid w:val="0"/>
              <w:spacing w:line="300" w:lineRule="auto"/>
              <w:ind w:firstLine="405"/>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sz w:val="21"/>
                <w:szCs w:val="21"/>
              </w:rPr>
              <w:t>r</w:t>
            </w:r>
            <w:r w:rsidRPr="00792438">
              <w:rPr>
                <w:rFonts w:ascii="Arial Unicode MS" w:eastAsia="Arial Unicode MS" w:hAnsi="Arial Unicode MS" w:cs="Arial Unicode MS" w:hint="eastAsia"/>
                <w:sz w:val="21"/>
                <w:szCs w:val="21"/>
              </w:rPr>
              <w:t>eturn (T*)m_pBuf;</w:t>
            </w:r>
          </w:p>
          <w:p w:rsidR="00DF227F" w:rsidRPr="00792438" w:rsidRDefault="00DF227F" w:rsidP="00301025">
            <w:pPr>
              <w:snapToGrid w:val="0"/>
              <w:spacing w:line="300" w:lineRule="auto"/>
              <w:rPr>
                <w:rFonts w:ascii="宋体" w:hAnsi="宋体" w:hint="eastAsia"/>
                <w:sz w:val="21"/>
                <w:szCs w:val="21"/>
              </w:rPr>
            </w:pPr>
            <w:r w:rsidRPr="00792438">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88" w:name="_GetCapacity()"/>
      <w:bookmarkEnd w:id="188"/>
      <w:r>
        <w:lastRenderedPageBreak/>
        <w:t>Get</w:t>
      </w:r>
      <w:r>
        <w:rPr>
          <w:rFonts w:hint="eastAsia"/>
        </w:rPr>
        <w:t>Capacity</w:t>
      </w:r>
      <w:r w:rsidRPr="00186B7E">
        <w:t xml:space="preserve">() </w:t>
      </w:r>
    </w:p>
    <w:p w:rsidR="00DF227F" w:rsidRPr="007364B7" w:rsidRDefault="00DF227F" w:rsidP="00DF227F">
      <w:pPr>
        <w:snapToGrid w:val="0"/>
        <w:spacing w:line="300" w:lineRule="auto"/>
        <w:ind w:firstLine="420"/>
        <w:rPr>
          <w:rFonts w:ascii="宋体" w:hAnsi="宋体"/>
          <w:sz w:val="21"/>
          <w:szCs w:val="21"/>
        </w:rPr>
      </w:pPr>
      <w:r w:rsidRPr="007364B7">
        <w:rPr>
          <w:sz w:val="21"/>
          <w:szCs w:val="21"/>
        </w:rPr>
        <w:t>获取当前</w:t>
      </w:r>
      <w:r w:rsidRPr="007364B7">
        <w:rPr>
          <w:sz w:val="21"/>
          <w:szCs w:val="21"/>
        </w:rPr>
        <w:t>BufferOf</w:t>
      </w:r>
      <w:r>
        <w:rPr>
          <w:sz w:val="21"/>
          <w:szCs w:val="21"/>
        </w:rPr>
        <w:t>数组</w:t>
      </w:r>
      <w:r>
        <w:rPr>
          <w:rFonts w:hint="eastAsia"/>
          <w:sz w:val="21"/>
          <w:szCs w:val="21"/>
        </w:rPr>
        <w:t>总</w:t>
      </w:r>
      <w:r w:rsidRPr="007364B7">
        <w:rPr>
          <w:sz w:val="21"/>
          <w:szCs w:val="21"/>
        </w:rPr>
        <w:t>长度</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792438">
        <w:tc>
          <w:tcPr>
            <w:tcW w:w="7988" w:type="dxa"/>
            <w:shd w:val="clear" w:color="auto" w:fill="D9D9D9"/>
          </w:tcPr>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Int32 GetCapacity() const</w:t>
            </w:r>
          </w:p>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w:t>
            </w:r>
          </w:p>
          <w:p w:rsidR="00DF227F" w:rsidRPr="00792438" w:rsidRDefault="00DF227F" w:rsidP="00301025">
            <w:pPr>
              <w:snapToGrid w:val="0"/>
              <w:spacing w:line="300" w:lineRule="auto"/>
              <w:ind w:firstLine="405"/>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sz w:val="21"/>
                <w:szCs w:val="21"/>
              </w:rPr>
              <w:t>r</w:t>
            </w:r>
            <w:r w:rsidRPr="00792438">
              <w:rPr>
                <w:rFonts w:ascii="Arial Unicode MS" w:eastAsia="Arial Unicode MS" w:hAnsi="Arial Unicode MS" w:cs="Arial Unicode MS" w:hint="eastAsia"/>
                <w:sz w:val="21"/>
                <w:szCs w:val="21"/>
              </w:rPr>
              <w:t>eturn m_size/sizeof(T);</w:t>
            </w:r>
          </w:p>
          <w:p w:rsidR="00DF227F" w:rsidRPr="00792438" w:rsidRDefault="00DF227F" w:rsidP="00301025">
            <w:pPr>
              <w:snapToGrid w:val="0"/>
              <w:spacing w:line="300" w:lineRule="auto"/>
              <w:rPr>
                <w:rFonts w:ascii="宋体" w:hAnsi="宋体" w:hint="eastAsia"/>
                <w:sz w:val="21"/>
                <w:szCs w:val="21"/>
              </w:rPr>
            </w:pPr>
            <w:r w:rsidRPr="00792438">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89" w:name="_GetAvailableSpace()"/>
      <w:bookmarkEnd w:id="189"/>
      <w:r>
        <w:t>Get</w:t>
      </w:r>
      <w:r>
        <w:rPr>
          <w:rFonts w:hint="eastAsia"/>
        </w:rPr>
        <w:t>AvailableSpace</w:t>
      </w:r>
      <w:r w:rsidRPr="00186B7E">
        <w:t xml:space="preserve">() </w:t>
      </w:r>
    </w:p>
    <w:p w:rsidR="00DF227F" w:rsidRPr="007364B7" w:rsidRDefault="00DF227F" w:rsidP="00DF227F">
      <w:pPr>
        <w:snapToGrid w:val="0"/>
        <w:spacing w:line="300" w:lineRule="auto"/>
        <w:ind w:firstLine="420"/>
        <w:rPr>
          <w:rFonts w:ascii="宋体" w:hAnsi="宋体"/>
          <w:sz w:val="21"/>
          <w:szCs w:val="21"/>
        </w:rPr>
      </w:pPr>
      <w:r w:rsidRPr="007364B7">
        <w:rPr>
          <w:sz w:val="21"/>
          <w:szCs w:val="21"/>
        </w:rPr>
        <w:t>获取当前</w:t>
      </w:r>
      <w:r w:rsidRPr="007364B7">
        <w:rPr>
          <w:sz w:val="21"/>
          <w:szCs w:val="21"/>
        </w:rPr>
        <w:t>BufferOf</w:t>
      </w:r>
      <w:r w:rsidRPr="007364B7">
        <w:rPr>
          <w:sz w:val="21"/>
          <w:szCs w:val="21"/>
        </w:rPr>
        <w:t>数组可用长度</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792438">
        <w:tc>
          <w:tcPr>
            <w:tcW w:w="7988" w:type="dxa"/>
            <w:shd w:val="clear" w:color="auto" w:fill="D9D9D9"/>
          </w:tcPr>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Int32 GetAvailableSpace() const</w:t>
            </w:r>
          </w:p>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w:t>
            </w:r>
          </w:p>
          <w:p w:rsidR="00BC717A" w:rsidRDefault="00DF227F" w:rsidP="00301025">
            <w:pPr>
              <w:snapToGrid w:val="0"/>
              <w:spacing w:line="300" w:lineRule="auto"/>
              <w:rPr>
                <w:rFonts w:ascii="Arial Unicode MS" w:hAnsi="Arial Unicode MS" w:cs="Arial Unicode MS" w:hint="eastAsia"/>
                <w:sz w:val="21"/>
                <w:szCs w:val="21"/>
              </w:rPr>
            </w:pPr>
            <w:r w:rsidRPr="00792438">
              <w:rPr>
                <w:rFonts w:ascii="Arial Unicode MS" w:eastAsia="Arial Unicode MS" w:hAnsi="Arial Unicode MS" w:cs="Arial Unicode MS"/>
                <w:sz w:val="21"/>
                <w:szCs w:val="21"/>
              </w:rPr>
              <w:t>r</w:t>
            </w:r>
            <w:r w:rsidRPr="00792438">
              <w:rPr>
                <w:rFonts w:ascii="Arial Unicode MS" w:eastAsia="Arial Unicode MS" w:hAnsi="Arial Unicode MS" w:cs="Arial Unicode MS" w:hint="eastAsia"/>
                <w:sz w:val="21"/>
                <w:szCs w:val="21"/>
              </w:rPr>
              <w:t>eturn （m_size-m_used</w:t>
            </w:r>
            <w:r w:rsidRPr="00792438">
              <w:rPr>
                <w:rFonts w:ascii="Arial Unicode MS" w:eastAsia="Arial Unicode MS" w:hAnsi="Arial Unicode MS" w:cs="Arial Unicode MS"/>
                <w:sz w:val="21"/>
                <w:szCs w:val="21"/>
              </w:rPr>
              <w:t>）</w:t>
            </w:r>
            <w:r w:rsidR="00BC717A" w:rsidRPr="00792438">
              <w:rPr>
                <w:rFonts w:ascii="Arial Unicode MS" w:eastAsia="Arial Unicode MS" w:hAnsi="Arial Unicode MS" w:cs="Arial Unicode MS" w:hint="eastAsia"/>
                <w:sz w:val="21"/>
                <w:szCs w:val="21"/>
              </w:rPr>
              <w:t>/sizeof(T);</w:t>
            </w:r>
          </w:p>
          <w:p w:rsidR="00DF227F" w:rsidRPr="00792438" w:rsidRDefault="00DF227F" w:rsidP="00301025">
            <w:pPr>
              <w:snapToGrid w:val="0"/>
              <w:spacing w:line="300" w:lineRule="auto"/>
              <w:rPr>
                <w:rFonts w:ascii="宋体" w:hAnsi="宋体" w:hint="eastAsia"/>
                <w:sz w:val="21"/>
                <w:szCs w:val="21"/>
              </w:rPr>
            </w:pPr>
            <w:r w:rsidRPr="00792438">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r>
        <w:rPr>
          <w:rFonts w:hint="eastAsia"/>
        </w:rPr>
        <w:t>GetUsed</w:t>
      </w:r>
      <w:r w:rsidRPr="00186B7E">
        <w:t xml:space="preserve"> </w:t>
      </w:r>
      <w:r>
        <w:rPr>
          <w:rFonts w:hint="eastAsia"/>
        </w:rPr>
        <w:t>()</w:t>
      </w:r>
    </w:p>
    <w:p w:rsidR="00DF227F" w:rsidRPr="007364B7" w:rsidRDefault="00DF227F" w:rsidP="00DF227F">
      <w:pPr>
        <w:snapToGrid w:val="0"/>
        <w:spacing w:line="300" w:lineRule="auto"/>
        <w:ind w:firstLine="420"/>
        <w:rPr>
          <w:rFonts w:ascii="宋体" w:hAnsi="宋体"/>
          <w:sz w:val="21"/>
          <w:szCs w:val="21"/>
        </w:rPr>
      </w:pPr>
      <w:r>
        <w:rPr>
          <w:rFonts w:hint="eastAsia"/>
          <w:sz w:val="21"/>
          <w:szCs w:val="21"/>
        </w:rPr>
        <w:t>取得</w:t>
      </w:r>
      <w:r>
        <w:rPr>
          <w:rFonts w:hint="eastAsia"/>
          <w:sz w:val="21"/>
          <w:szCs w:val="21"/>
        </w:rPr>
        <w:t>BufferOf</w:t>
      </w:r>
      <w:r>
        <w:rPr>
          <w:rFonts w:hint="eastAsia"/>
          <w:sz w:val="21"/>
          <w:szCs w:val="21"/>
        </w:rPr>
        <w:t>数组的已使用的数组元素数</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Int32 SetUsed() const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345BB2"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m_used/sizeof(T);</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Default="00DF227F" w:rsidP="00DF227F">
      <w:pPr>
        <w:snapToGrid w:val="0"/>
        <w:spacing w:line="300" w:lineRule="auto"/>
        <w:ind w:firstLine="420"/>
        <w:rPr>
          <w:rFonts w:ascii="宋体" w:hAnsi="宋体" w:hint="eastAsia"/>
          <w:sz w:val="21"/>
          <w:szCs w:val="21"/>
        </w:rPr>
      </w:pPr>
    </w:p>
    <w:p w:rsidR="00DF227F" w:rsidRPr="00186B7E" w:rsidRDefault="00DF227F" w:rsidP="00BA4562">
      <w:pPr>
        <w:pStyle w:val="5"/>
        <w:rPr>
          <w:rFonts w:hint="eastAsia"/>
        </w:rPr>
      </w:pPr>
      <w:bookmarkStart w:id="190" w:name="_IsNull()"/>
      <w:bookmarkEnd w:id="190"/>
      <w:r>
        <w:rPr>
          <w:rFonts w:hint="eastAsia"/>
        </w:rPr>
        <w:t>IsNull</w:t>
      </w:r>
      <w:r w:rsidRPr="00186B7E">
        <w:t xml:space="preserve">() </w:t>
      </w:r>
    </w:p>
    <w:p w:rsidR="00DF227F" w:rsidRPr="007364B7" w:rsidRDefault="00DF227F" w:rsidP="00DF227F">
      <w:pPr>
        <w:snapToGrid w:val="0"/>
        <w:spacing w:line="300" w:lineRule="auto"/>
        <w:ind w:firstLine="420"/>
        <w:rPr>
          <w:rFonts w:ascii="宋体" w:hAnsi="宋体"/>
          <w:sz w:val="21"/>
          <w:szCs w:val="21"/>
        </w:rPr>
      </w:pPr>
      <w:r>
        <w:rPr>
          <w:rFonts w:hint="eastAsia"/>
          <w:sz w:val="21"/>
          <w:szCs w:val="21"/>
        </w:rPr>
        <w:t>判断指向</w:t>
      </w:r>
      <w:r>
        <w:rPr>
          <w:rFonts w:hint="eastAsia"/>
          <w:sz w:val="21"/>
          <w:szCs w:val="21"/>
        </w:rPr>
        <w:t>BufferOf</w:t>
      </w:r>
      <w:r>
        <w:rPr>
          <w:rFonts w:hint="eastAsia"/>
          <w:sz w:val="21"/>
          <w:szCs w:val="21"/>
        </w:rPr>
        <w:t>数组的数据区指针是否为空</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792438">
        <w:tc>
          <w:tcPr>
            <w:tcW w:w="7988" w:type="dxa"/>
            <w:shd w:val="clear" w:color="auto" w:fill="D9D9D9"/>
          </w:tcPr>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Boolean IsNull（）const</w:t>
            </w:r>
          </w:p>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w:t>
            </w:r>
          </w:p>
          <w:p w:rsidR="00DF227F" w:rsidRPr="00792438" w:rsidRDefault="00DF227F" w:rsidP="00301025">
            <w:pPr>
              <w:snapToGrid w:val="0"/>
              <w:spacing w:line="300" w:lineRule="auto"/>
              <w:ind w:firstLine="405"/>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sz w:val="21"/>
                <w:szCs w:val="21"/>
              </w:rPr>
              <w:t>r</w:t>
            </w:r>
            <w:r w:rsidRPr="00792438">
              <w:rPr>
                <w:rFonts w:ascii="Arial Unicode MS" w:eastAsia="Arial Unicode MS" w:hAnsi="Arial Unicode MS" w:cs="Arial Unicode MS" w:hint="eastAsia"/>
                <w:sz w:val="21"/>
                <w:szCs w:val="21"/>
              </w:rPr>
              <w:t>eturn m_pBuf==NULL;</w:t>
            </w:r>
          </w:p>
          <w:p w:rsidR="00DF227F" w:rsidRPr="00792438" w:rsidRDefault="00DF227F" w:rsidP="00301025">
            <w:pPr>
              <w:snapToGrid w:val="0"/>
              <w:spacing w:line="300" w:lineRule="auto"/>
              <w:rPr>
                <w:rFonts w:ascii="宋体" w:hAnsi="宋体" w:hint="eastAsia"/>
                <w:sz w:val="21"/>
                <w:szCs w:val="21"/>
              </w:rPr>
            </w:pPr>
            <w:r w:rsidRPr="00792438">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91" w:name="_IsEmpty()"/>
      <w:bookmarkEnd w:id="191"/>
      <w:r>
        <w:rPr>
          <w:rFonts w:hint="eastAsia"/>
        </w:rPr>
        <w:t>IsEmpty</w:t>
      </w:r>
      <w:r w:rsidRPr="00186B7E">
        <w:t xml:space="preserve">() </w:t>
      </w:r>
    </w:p>
    <w:p w:rsidR="00DF227F" w:rsidRPr="007364B7" w:rsidRDefault="00DF227F" w:rsidP="00DF227F">
      <w:pPr>
        <w:snapToGrid w:val="0"/>
        <w:spacing w:line="300" w:lineRule="auto"/>
        <w:ind w:firstLine="420"/>
        <w:rPr>
          <w:rFonts w:ascii="宋体" w:hAnsi="宋体"/>
          <w:sz w:val="21"/>
          <w:szCs w:val="21"/>
        </w:rPr>
      </w:pPr>
      <w:r>
        <w:rPr>
          <w:rFonts w:hint="eastAsia"/>
          <w:sz w:val="21"/>
          <w:szCs w:val="21"/>
        </w:rPr>
        <w:t>判断</w:t>
      </w:r>
      <w:r>
        <w:rPr>
          <w:rFonts w:hint="eastAsia"/>
          <w:sz w:val="21"/>
          <w:szCs w:val="21"/>
        </w:rPr>
        <w:t>BufferOf</w:t>
      </w:r>
      <w:r>
        <w:rPr>
          <w:rFonts w:hint="eastAsia"/>
          <w:sz w:val="21"/>
          <w:szCs w:val="21"/>
        </w:rPr>
        <w:t>数组的数据区内容是否为空</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Boolean Is</w:t>
            </w:r>
            <w:r>
              <w:rPr>
                <w:rFonts w:ascii="Arial Unicode MS" w:eastAsia="Arial Unicode MS" w:hAnsi="Arial Unicode MS" w:cs="Arial Unicode MS" w:hint="eastAsia"/>
                <w:sz w:val="21"/>
                <w:szCs w:val="21"/>
              </w:rPr>
              <w:t>Empty</w:t>
            </w:r>
            <w:r w:rsidRPr="00345BB2">
              <w:rPr>
                <w:rFonts w:ascii="Arial Unicode MS" w:eastAsia="Arial Unicode MS" w:hAnsi="Arial Unicode MS" w:cs="Arial Unicode MS" w:hint="eastAsia"/>
                <w:sz w:val="21"/>
                <w:szCs w:val="21"/>
              </w:rPr>
              <w:t>（）const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345BB2"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return</w:t>
            </w:r>
            <w:r>
              <w:rPr>
                <w:rFonts w:ascii="Arial Unicode MS" w:eastAsia="Arial Unicode MS" w:hAnsi="Arial Unicode MS" w:cs="Arial Unicode MS" w:hint="eastAsia"/>
                <w:sz w:val="21"/>
                <w:szCs w:val="21"/>
              </w:rPr>
              <w:t xml:space="preserve"> m_used==0</w:t>
            </w:r>
            <w:r w:rsidRPr="00345BB2">
              <w:rPr>
                <w:rFonts w:ascii="Arial Unicode MS" w:eastAsia="Arial Unicode MS" w:hAnsi="Arial Unicode MS" w:cs="Arial Unicode MS" w:hint="eastAsia"/>
                <w:sz w:val="21"/>
                <w:szCs w:val="21"/>
              </w:rPr>
              <w:t>;</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92" w:name="_IsNullorEmpty()"/>
      <w:bookmarkEnd w:id="192"/>
      <w:r>
        <w:rPr>
          <w:rFonts w:hint="eastAsia"/>
        </w:rPr>
        <w:lastRenderedPageBreak/>
        <w:t>IsNullorEmpty</w:t>
      </w:r>
      <w:r w:rsidRPr="00186B7E">
        <w:t xml:space="preserve">() </w:t>
      </w:r>
    </w:p>
    <w:p w:rsidR="00DF227F" w:rsidRPr="007364B7" w:rsidRDefault="00DF227F" w:rsidP="00DF227F">
      <w:pPr>
        <w:snapToGrid w:val="0"/>
        <w:spacing w:line="300" w:lineRule="auto"/>
        <w:ind w:firstLine="420"/>
        <w:rPr>
          <w:rFonts w:ascii="宋体" w:hAnsi="宋体"/>
          <w:sz w:val="21"/>
          <w:szCs w:val="21"/>
        </w:rPr>
      </w:pPr>
      <w:r>
        <w:rPr>
          <w:rFonts w:hint="eastAsia"/>
          <w:sz w:val="21"/>
          <w:szCs w:val="21"/>
        </w:rPr>
        <w:t>判断</w:t>
      </w:r>
      <w:r>
        <w:rPr>
          <w:rFonts w:hint="eastAsia"/>
          <w:sz w:val="21"/>
          <w:szCs w:val="21"/>
        </w:rPr>
        <w:t>BufferOf</w:t>
      </w:r>
      <w:r>
        <w:rPr>
          <w:rFonts w:hint="eastAsia"/>
          <w:sz w:val="21"/>
          <w:szCs w:val="21"/>
        </w:rPr>
        <w:t>数组的数据区内容或指向</w:t>
      </w:r>
      <w:r>
        <w:rPr>
          <w:rFonts w:hint="eastAsia"/>
          <w:sz w:val="21"/>
          <w:szCs w:val="21"/>
        </w:rPr>
        <w:t>BufferOf</w:t>
      </w:r>
      <w:r>
        <w:rPr>
          <w:rFonts w:hint="eastAsia"/>
          <w:sz w:val="21"/>
          <w:szCs w:val="21"/>
        </w:rPr>
        <w:t>数组的数据区指针否为空</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Boolean IsNull</w:t>
            </w:r>
            <w:r>
              <w:rPr>
                <w:rFonts w:ascii="Arial Unicode MS" w:eastAsia="Arial Unicode MS" w:hAnsi="Arial Unicode MS" w:cs="Arial Unicode MS" w:hint="eastAsia"/>
                <w:sz w:val="21"/>
                <w:szCs w:val="21"/>
              </w:rPr>
              <w:t>orEmpty</w:t>
            </w:r>
            <w:r w:rsidRPr="00345BB2">
              <w:rPr>
                <w:rFonts w:ascii="Arial Unicode MS" w:eastAsia="Arial Unicode MS" w:hAnsi="Arial Unicode MS" w:cs="Arial Unicode MS" w:hint="eastAsia"/>
                <w:sz w:val="21"/>
                <w:szCs w:val="21"/>
              </w:rPr>
              <w:t>（）const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345BB2" w:rsidRDefault="00DF227F" w:rsidP="00301025">
            <w:pPr>
              <w:snapToGrid w:val="0"/>
              <w:spacing w:line="300" w:lineRule="auto"/>
              <w:ind w:firstLine="405"/>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sz w:val="21"/>
                <w:szCs w:val="21"/>
              </w:rPr>
              <w:t>return</w:t>
            </w:r>
            <w:r>
              <w:rPr>
                <w:rFonts w:ascii="Arial Unicode MS" w:eastAsia="Arial Unicode MS" w:hAnsi="Arial Unicode MS" w:cs="Arial Unicode MS" w:hint="eastAsia"/>
                <w:sz w:val="21"/>
                <w:szCs w:val="21"/>
              </w:rPr>
              <w:t xml:space="preserve"> (</w:t>
            </w:r>
            <w:r w:rsidRPr="00345BB2">
              <w:rPr>
                <w:rFonts w:ascii="Arial Unicode MS" w:eastAsia="Arial Unicode MS" w:hAnsi="Arial Unicode MS" w:cs="Arial Unicode MS" w:hint="eastAsia"/>
                <w:sz w:val="21"/>
                <w:szCs w:val="21"/>
              </w:rPr>
              <w:t xml:space="preserve"> m_pBuf==NULL</w:t>
            </w:r>
            <w:r>
              <w:rPr>
                <w:rFonts w:ascii="Arial Unicode MS" w:eastAsia="Arial Unicode MS" w:hAnsi="Arial Unicode MS" w:cs="Arial Unicode MS" w:hint="eastAsia"/>
                <w:sz w:val="21"/>
                <w:szCs w:val="21"/>
              </w:rPr>
              <w:t xml:space="preserve"> || m_used==0)</w:t>
            </w:r>
            <w:r w:rsidRPr="00345BB2">
              <w:rPr>
                <w:rFonts w:ascii="Arial Unicode MS" w:eastAsia="Arial Unicode MS" w:hAnsi="Arial Unicode MS" w:cs="Arial Unicode MS" w:hint="eastAsia"/>
                <w:sz w:val="21"/>
                <w:szCs w:val="21"/>
              </w:rPr>
              <w:t>;</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DF227F">
      <w:pPr>
        <w:pStyle w:val="5"/>
        <w:rPr>
          <w:rFonts w:hint="eastAsia"/>
        </w:rPr>
      </w:pPr>
      <w:r>
        <w:rPr>
          <w:rFonts w:hint="eastAsia"/>
        </w:rPr>
        <w:t>Insert()</w:t>
      </w:r>
    </w:p>
    <w:p w:rsidR="00DF227F" w:rsidRPr="00F7494D" w:rsidRDefault="00DF227F" w:rsidP="00DF227F">
      <w:pPr>
        <w:snapToGrid w:val="0"/>
        <w:spacing w:line="300" w:lineRule="auto"/>
        <w:ind w:firstLine="420"/>
        <w:rPr>
          <w:sz w:val="21"/>
          <w:szCs w:val="21"/>
        </w:rPr>
      </w:pPr>
      <w:r>
        <w:rPr>
          <w:rFonts w:hint="eastAsia"/>
          <w:sz w:val="21"/>
          <w:szCs w:val="21"/>
        </w:rPr>
        <w:t>在当前</w:t>
      </w:r>
      <w:r>
        <w:rPr>
          <w:rFonts w:hint="eastAsia"/>
          <w:sz w:val="21"/>
          <w:szCs w:val="21"/>
        </w:rPr>
        <w:t>BufferOf</w:t>
      </w:r>
      <w:r>
        <w:rPr>
          <w:rFonts w:hint="eastAsia"/>
          <w:sz w:val="21"/>
          <w:szCs w:val="21"/>
        </w:rPr>
        <w:t>对象数据区指定位置插入</w:t>
      </w:r>
      <w:r>
        <w:rPr>
          <w:rFonts w:hint="eastAsia"/>
          <w:sz w:val="21"/>
          <w:szCs w:val="21"/>
        </w:rPr>
        <w:t>n</w:t>
      </w:r>
      <w:r>
        <w:rPr>
          <w:rFonts w:hint="eastAsia"/>
          <w:sz w:val="21"/>
          <w:szCs w:val="21"/>
        </w:rPr>
        <w:t>个数据</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BufferOf &amp; Insert(</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const T *pBuf,</w:t>
            </w:r>
            <w:r>
              <w:rPr>
                <w:rFonts w:hint="eastAsia"/>
                <w:sz w:val="21"/>
                <w:szCs w:val="21"/>
              </w:rPr>
              <w:t xml:space="preserve"> // </w:t>
            </w:r>
            <w:r w:rsidRPr="00F7494D">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hint="eastAsia"/>
                <w:sz w:val="21"/>
                <w:szCs w:val="21"/>
              </w:rPr>
              <w:t>pBuf：源T类型数组</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offset,   //  offset: 当前BufferOf对象待要插入数据的起始位置</w:t>
            </w:r>
          </w:p>
          <w:p w:rsidR="00DF227F" w:rsidRPr="00F7494D" w:rsidRDefault="00DF227F" w:rsidP="00301025">
            <w:pPr>
              <w:snapToGrid w:val="0"/>
              <w:spacing w:line="300" w:lineRule="auto"/>
              <w:ind w:firstLine="420"/>
              <w:rPr>
                <w:rFonts w:ascii="宋体" w:hAnsi="宋体" w:hint="eastAsia"/>
                <w:sz w:val="21"/>
                <w:szCs w:val="21"/>
              </w:rPr>
            </w:pPr>
            <w:r>
              <w:rPr>
                <w:rFonts w:ascii="Arial Unicode MS" w:eastAsia="Arial Unicode MS" w:hAnsi="Arial Unicode MS" w:cs="Arial Unicode MS" w:hint="eastAsia"/>
                <w:sz w:val="21"/>
                <w:szCs w:val="21"/>
              </w:rPr>
              <w:t xml:space="preserve">         Int32 n       //  n:     当前BufferOf对象将要插入的数据个数</w:t>
            </w:r>
          </w:p>
          <w:p w:rsidR="00DF227F" w:rsidRPr="00F7494D" w:rsidRDefault="00DF227F" w:rsidP="00301025">
            <w:pPr>
              <w:snapToGrid w:val="0"/>
              <w:spacing w:line="300" w:lineRule="auto"/>
              <w:rPr>
                <w:rFonts w:ascii="宋体" w:hAnsi="宋体"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_BufferOf_Insert(this, (PByte)pBuf, offset *sizeof(T), n*sizeof(T));</w:t>
            </w:r>
          </w:p>
          <w:p w:rsidR="00DF227F" w:rsidRPr="00345BB2"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93" w:name="_Int32_SetUsed()"/>
      <w:bookmarkEnd w:id="193"/>
      <w:r>
        <w:rPr>
          <w:rFonts w:hint="eastAsia"/>
        </w:rPr>
        <w:t>SetUsed</w:t>
      </w:r>
      <w:r w:rsidRPr="00186B7E">
        <w:t xml:space="preserve">() </w:t>
      </w:r>
    </w:p>
    <w:p w:rsidR="00DF227F" w:rsidRPr="007364B7" w:rsidRDefault="00DF227F" w:rsidP="00DF227F">
      <w:pPr>
        <w:snapToGrid w:val="0"/>
        <w:spacing w:line="300" w:lineRule="auto"/>
        <w:ind w:firstLine="420"/>
        <w:rPr>
          <w:rFonts w:ascii="宋体" w:hAnsi="宋体"/>
          <w:sz w:val="21"/>
          <w:szCs w:val="21"/>
        </w:rPr>
      </w:pPr>
      <w:r>
        <w:rPr>
          <w:rFonts w:hint="eastAsia"/>
          <w:sz w:val="21"/>
          <w:szCs w:val="21"/>
        </w:rPr>
        <w:t>设置</w:t>
      </w:r>
      <w:r>
        <w:rPr>
          <w:rFonts w:hint="eastAsia"/>
          <w:sz w:val="21"/>
          <w:szCs w:val="21"/>
        </w:rPr>
        <w:t>BufferOf</w:t>
      </w:r>
      <w:r>
        <w:rPr>
          <w:rFonts w:hint="eastAsia"/>
          <w:sz w:val="21"/>
          <w:szCs w:val="21"/>
        </w:rPr>
        <w:t>数组的已使用的数组元素数</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Int32 SetUsed(</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used    //已使用长度设置值</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BC717A" w:rsidRDefault="00DF227F" w:rsidP="00301025">
            <w:pPr>
              <w:snapToGrid w:val="0"/>
              <w:spacing w:line="300" w:lineRule="auto"/>
              <w:ind w:firstLine="405"/>
              <w:rPr>
                <w:rFonts w:ascii="Arial Unicode MS" w:hAnsi="Arial Unicode MS" w:cs="Arial Unicode MS" w:hint="eastAsia"/>
                <w:sz w:val="21"/>
                <w:szCs w:val="21"/>
              </w:rPr>
            </w:pPr>
            <w:r>
              <w:rPr>
                <w:rFonts w:ascii="Arial Unicode MS" w:eastAsia="Arial Unicode MS" w:hAnsi="Arial Unicode MS" w:cs="Arial Unicode MS"/>
                <w:sz w:val="21"/>
                <w:szCs w:val="21"/>
              </w:rPr>
              <w:t>I</w:t>
            </w:r>
            <w:r>
              <w:rPr>
                <w:rFonts w:ascii="Arial Unicode MS" w:eastAsia="Arial Unicode MS" w:hAnsi="Arial Unicode MS" w:cs="Arial Unicode MS" w:hint="eastAsia"/>
                <w:sz w:val="21"/>
                <w:szCs w:val="21"/>
              </w:rPr>
              <w:t xml:space="preserve">f (used&lt;0)     </w:t>
            </w:r>
          </w:p>
          <w:p w:rsidR="00DF227F" w:rsidRDefault="00DF227F" w:rsidP="00BC717A">
            <w:pPr>
              <w:snapToGrid w:val="0"/>
              <w:spacing w:line="300" w:lineRule="auto"/>
              <w:ind w:firstLineChars="391" w:firstLine="821"/>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return -1;}</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used=MIN(</w:t>
            </w:r>
            <w:r>
              <w:rPr>
                <w:rFonts w:ascii="Arial Unicode MS" w:eastAsia="Arial Unicode MS" w:hAnsi="Arial Unicode MS" w:cs="Arial Unicode MS" w:hint="eastAsia"/>
                <w:sz w:val="21"/>
                <w:szCs w:val="21"/>
              </w:rPr>
              <w:t>used,GetCapacity()</w:t>
            </w:r>
            <w:r>
              <w:rPr>
                <w:rFonts w:ascii="Arial Unicode MS" w:eastAsia="Arial Unicode MS" w:hAnsi="Arial Unicode MS" w:cs="Arial Unicode MS"/>
                <w:sz w:val="21"/>
                <w:szCs w:val="21"/>
              </w:rPr>
              <w:t>)</w:t>
            </w:r>
            <w:r>
              <w:rPr>
                <w:rFonts w:ascii="Arial Unicode MS" w:eastAsia="Arial Unicode MS" w:hAnsi="Arial Unicode MS" w:cs="Arial Unicode MS" w:hint="eastAsia"/>
                <w:sz w:val="21"/>
                <w:szCs w:val="21"/>
              </w:rPr>
              <w:t>;</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m_used=used*sizeof(T);</w:t>
            </w:r>
          </w:p>
          <w:p w:rsidR="00DF227F" w:rsidRPr="00345BB2"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return used;</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94" w:name="_Replace()"/>
      <w:bookmarkEnd w:id="194"/>
      <w:r>
        <w:rPr>
          <w:rFonts w:hint="eastAsia"/>
        </w:rPr>
        <w:t>Replace()</w:t>
      </w:r>
    </w:p>
    <w:p w:rsidR="00DF227F" w:rsidRPr="00F7494D" w:rsidRDefault="00DF227F" w:rsidP="00DF227F">
      <w:pPr>
        <w:snapToGrid w:val="0"/>
        <w:spacing w:line="300" w:lineRule="auto"/>
        <w:ind w:firstLine="420"/>
        <w:rPr>
          <w:sz w:val="21"/>
          <w:szCs w:val="21"/>
        </w:rPr>
      </w:pPr>
      <w:r>
        <w:rPr>
          <w:rFonts w:hint="eastAsia"/>
          <w:sz w:val="21"/>
          <w:szCs w:val="21"/>
        </w:rPr>
        <w:t>替换当前</w:t>
      </w:r>
      <w:r>
        <w:rPr>
          <w:rFonts w:hint="eastAsia"/>
          <w:sz w:val="21"/>
          <w:szCs w:val="21"/>
        </w:rPr>
        <w:t>BufferOf</w:t>
      </w:r>
      <w:r>
        <w:rPr>
          <w:rFonts w:hint="eastAsia"/>
          <w:sz w:val="21"/>
          <w:szCs w:val="21"/>
        </w:rPr>
        <w:t>对象数据区指定位置开始的</w:t>
      </w:r>
      <w:r>
        <w:rPr>
          <w:rFonts w:hint="eastAsia"/>
          <w:sz w:val="21"/>
          <w:szCs w:val="21"/>
        </w:rPr>
        <w:t>n</w:t>
      </w:r>
      <w:r>
        <w:rPr>
          <w:rFonts w:hint="eastAsia"/>
          <w:sz w:val="21"/>
          <w:szCs w:val="21"/>
        </w:rPr>
        <w:t>个数据。</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BufferOf &amp; Replace(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offset,  // offset: 当前BufferOf对象待开始替换数据的起始位置</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const T *pBuf, </w:t>
            </w:r>
            <w:r>
              <w:rPr>
                <w:rFonts w:hint="eastAsia"/>
                <w:sz w:val="21"/>
                <w:szCs w:val="21"/>
              </w:rPr>
              <w:t xml:space="preserve">// </w:t>
            </w:r>
            <w:r w:rsidRPr="00F7494D">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hint="eastAsia"/>
                <w:sz w:val="21"/>
                <w:szCs w:val="21"/>
              </w:rPr>
              <w:t>pBuf：源T类型数组</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n       //  n:   要替换的数据个数</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lastRenderedPageBreak/>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_BufferOf_Replace(this, offset *sizeof(T), (PByte)pBuf, n*sizeof(T));</w:t>
            </w:r>
          </w:p>
          <w:p w:rsidR="00DF227F" w:rsidRPr="00345BB2"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24A3B" w:rsidRDefault="00DF227F" w:rsidP="00BA4562">
      <w:pPr>
        <w:pStyle w:val="4"/>
        <w:rPr>
          <w:rFonts w:hint="eastAsia"/>
        </w:rPr>
      </w:pPr>
      <w:bookmarkStart w:id="195" w:name="_Alloc()"/>
      <w:bookmarkEnd w:id="195"/>
      <w:r>
        <w:rPr>
          <w:rFonts w:hint="eastAsia"/>
        </w:rPr>
        <w:lastRenderedPageBreak/>
        <w:t>操作符</w:t>
      </w:r>
    </w:p>
    <w:p w:rsidR="00DF227F" w:rsidRPr="00186B7E" w:rsidRDefault="00DF227F" w:rsidP="00DF227F">
      <w:pPr>
        <w:pStyle w:val="5"/>
        <w:rPr>
          <w:rFonts w:hint="eastAsia"/>
        </w:rPr>
      </w:pPr>
      <w:bookmarkStart w:id="196" w:name="_[]"/>
      <w:bookmarkEnd w:id="196"/>
      <w:r>
        <w:rPr>
          <w:rFonts w:hint="eastAsia"/>
        </w:rPr>
        <w:t>[]</w:t>
      </w:r>
    </w:p>
    <w:p w:rsidR="00DF227F" w:rsidRPr="0006514D" w:rsidRDefault="00DF227F" w:rsidP="00DF227F">
      <w:pPr>
        <w:snapToGrid w:val="0"/>
        <w:spacing w:line="300" w:lineRule="auto"/>
        <w:ind w:firstLine="420"/>
        <w:rPr>
          <w:sz w:val="21"/>
          <w:szCs w:val="21"/>
        </w:rPr>
      </w:pPr>
      <w:r w:rsidRPr="004D7FBB">
        <w:rPr>
          <w:sz w:val="21"/>
          <w:szCs w:val="21"/>
        </w:rPr>
        <w:t>BufferOf</w:t>
      </w:r>
      <w:r w:rsidRPr="004D7FBB">
        <w:rPr>
          <w:sz w:val="21"/>
          <w:szCs w:val="21"/>
        </w:rPr>
        <w:t>对象的存取数组元素操作符，用来对数组元素进行存取操作</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T&amp; operator [] (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idx        //  数组下标</w:t>
            </w:r>
          </w:p>
          <w:p w:rsidR="00DF227F" w:rsidRPr="0006514D" w:rsidRDefault="00DF227F" w:rsidP="00301025">
            <w:pPr>
              <w:snapToGrid w:val="0"/>
              <w:spacing w:line="300" w:lineRule="auto"/>
              <w:ind w:firstLine="420"/>
              <w:rPr>
                <w:rFonts w:ascii="宋体" w:hAnsi="宋体" w:hint="eastAsia"/>
                <w:sz w:val="21"/>
                <w:szCs w:val="21"/>
              </w:rPr>
            </w:pPr>
            <w:r>
              <w:rPr>
                <w:rFonts w:ascii="Arial Unicode MS" w:eastAsia="Arial Unicode MS" w:hAnsi="Arial Unicode MS" w:cs="Arial Unicode MS" w:hint="eastAsia"/>
                <w:sz w:val="21"/>
                <w:szCs w:val="21"/>
              </w:rPr>
              <w:t xml:space="preserve">       </w:t>
            </w:r>
            <w:r>
              <w:rPr>
                <w:rFonts w:ascii="宋体" w:hAnsi="宋体"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assert(</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m_pBuf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&amp;&amp;</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 index &gt;= 0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&amp;&amp;</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 index &lt; GetUsed()</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w:t>
            </w:r>
            <w:r w:rsidRPr="004D7FBB">
              <w:rPr>
                <w:rFonts w:ascii="Arial Unicode MS" w:eastAsia="Arial Unicode MS" w:hAnsi="Arial Unicode MS" w:cs="Arial Unicode MS"/>
                <w:sz w:val="21"/>
                <w:szCs w:val="21"/>
              </w:rPr>
              <w:t>return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(T*)</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(m_pBuf)</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)[index];</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DF227F">
      <w:pPr>
        <w:pStyle w:val="5"/>
        <w:rPr>
          <w:rFonts w:hint="eastAsia"/>
        </w:rPr>
      </w:pPr>
      <w:bookmarkStart w:id="197" w:name="_[]_1"/>
      <w:bookmarkEnd w:id="197"/>
      <w:r>
        <w:rPr>
          <w:rFonts w:hint="eastAsia"/>
        </w:rPr>
        <w:t>[]</w:t>
      </w:r>
    </w:p>
    <w:p w:rsidR="00DF227F" w:rsidRPr="0006514D" w:rsidRDefault="00DF227F" w:rsidP="00DF227F">
      <w:pPr>
        <w:snapToGrid w:val="0"/>
        <w:spacing w:line="300" w:lineRule="auto"/>
        <w:ind w:firstLine="420"/>
        <w:rPr>
          <w:sz w:val="21"/>
          <w:szCs w:val="21"/>
        </w:rPr>
      </w:pPr>
      <w:r w:rsidRPr="004D7FBB">
        <w:rPr>
          <w:sz w:val="21"/>
          <w:szCs w:val="21"/>
        </w:rPr>
        <w:t>BufferOf</w:t>
      </w:r>
      <w:r w:rsidRPr="004D7FBB">
        <w:rPr>
          <w:sz w:val="21"/>
          <w:szCs w:val="21"/>
        </w:rPr>
        <w:t>对象的存取数组元素操作符，用来对数组元素进行存取操作</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 xml:space="preserve"> c</w:t>
            </w:r>
            <w:r>
              <w:rPr>
                <w:rFonts w:ascii="Arial Unicode MS" w:eastAsia="Arial Unicode MS" w:hAnsi="Arial Unicode MS" w:cs="Arial Unicode MS" w:hint="eastAsia"/>
                <w:sz w:val="21"/>
                <w:szCs w:val="21"/>
              </w:rPr>
              <w:t xml:space="preserve">onst T &amp; operator [] (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idx        //  数组下标</w:t>
            </w:r>
          </w:p>
          <w:p w:rsidR="00DF227F" w:rsidRPr="0006514D" w:rsidRDefault="00DF227F" w:rsidP="00301025">
            <w:pPr>
              <w:snapToGrid w:val="0"/>
              <w:spacing w:line="300" w:lineRule="auto"/>
              <w:ind w:firstLine="420"/>
              <w:rPr>
                <w:rFonts w:ascii="宋体" w:hAnsi="宋体" w:hint="eastAsia"/>
                <w:sz w:val="21"/>
                <w:szCs w:val="21"/>
              </w:rPr>
            </w:pPr>
            <w:r>
              <w:rPr>
                <w:rFonts w:ascii="Arial Unicode MS" w:eastAsia="Arial Unicode MS" w:hAnsi="Arial Unicode MS" w:cs="Arial Unicode MS" w:hint="eastAsia"/>
                <w:sz w:val="21"/>
                <w:szCs w:val="21"/>
              </w:rPr>
              <w:t xml:space="preserve">       </w:t>
            </w:r>
            <w:r>
              <w:rPr>
                <w:rFonts w:ascii="宋体" w:hAnsi="宋体"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assert(</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m_pBuf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&amp;&amp;</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 index &gt;= 0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&amp;&amp;</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 index &lt; GetUsed()</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w:t>
            </w:r>
            <w:r w:rsidRPr="004D7FBB">
              <w:rPr>
                <w:rFonts w:ascii="Arial Unicode MS" w:eastAsia="Arial Unicode MS" w:hAnsi="Arial Unicode MS" w:cs="Arial Unicode MS"/>
                <w:sz w:val="21"/>
                <w:szCs w:val="21"/>
              </w:rPr>
              <w:t>return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(T*)</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(m_pBuf)</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)[index];</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98" w:name="_PCarQuintet"/>
      <w:bookmarkEnd w:id="198"/>
      <w:r>
        <w:rPr>
          <w:rFonts w:hint="eastAsia"/>
        </w:rPr>
        <w:t>PCarQuintet</w:t>
      </w:r>
    </w:p>
    <w:p w:rsidR="00DF227F" w:rsidRPr="0006514D" w:rsidRDefault="00DF227F" w:rsidP="00DF227F">
      <w:pPr>
        <w:snapToGrid w:val="0"/>
        <w:spacing w:line="300" w:lineRule="auto"/>
        <w:ind w:firstLine="420"/>
        <w:rPr>
          <w:sz w:val="21"/>
          <w:szCs w:val="21"/>
        </w:rPr>
      </w:pPr>
      <w:r w:rsidRPr="00B47081">
        <w:rPr>
          <w:sz w:val="21"/>
          <w:szCs w:val="21"/>
        </w:rPr>
        <w:t>取五元组的指针</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Pr="00B47081"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operator PCarQuintet (  )</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 xml:space="preserve"> r</w:t>
            </w:r>
            <w:r>
              <w:rPr>
                <w:rFonts w:ascii="Arial Unicode MS" w:eastAsia="Arial Unicode MS" w:hAnsi="Arial Unicode MS" w:cs="Arial Unicode MS" w:hint="eastAsia"/>
                <w:sz w:val="21"/>
                <w:szCs w:val="21"/>
              </w:rPr>
              <w:t>eturn this</w:t>
            </w:r>
            <w:r w:rsidRPr="004D7FBB">
              <w:rPr>
                <w:rFonts w:ascii="Arial Unicode MS" w:eastAsia="Arial Unicode MS" w:hAnsi="Arial Unicode MS" w:cs="Arial Unicode MS"/>
                <w:sz w:val="21"/>
                <w:szCs w:val="21"/>
              </w:rPr>
              <w:t>;</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199" w:name="_ArrayOf&lt;T&gt;_&amp;"/>
      <w:bookmarkEnd w:id="199"/>
      <w:r>
        <w:rPr>
          <w:rFonts w:hint="eastAsia"/>
        </w:rPr>
        <w:t>ArrayOf&lt;T&gt; &amp;</w:t>
      </w:r>
    </w:p>
    <w:p w:rsidR="00DF227F" w:rsidRPr="0006514D" w:rsidRDefault="00DF227F" w:rsidP="00DF227F">
      <w:pPr>
        <w:snapToGrid w:val="0"/>
        <w:spacing w:line="300" w:lineRule="auto"/>
        <w:ind w:firstLine="420"/>
        <w:rPr>
          <w:sz w:val="21"/>
          <w:szCs w:val="21"/>
        </w:rPr>
      </w:pPr>
      <w:r>
        <w:rPr>
          <w:rFonts w:hint="eastAsia"/>
          <w:sz w:val="21"/>
          <w:szCs w:val="21"/>
        </w:rPr>
        <w:t>类型转换符，将</w:t>
      </w:r>
      <w:r>
        <w:rPr>
          <w:rFonts w:hint="eastAsia"/>
          <w:sz w:val="21"/>
          <w:szCs w:val="21"/>
        </w:rPr>
        <w:t>BufferOf</w:t>
      </w:r>
      <w:r>
        <w:rPr>
          <w:rFonts w:hint="eastAsia"/>
          <w:sz w:val="21"/>
          <w:szCs w:val="21"/>
        </w:rPr>
        <w:t>对象转化为</w:t>
      </w:r>
      <w:r>
        <w:rPr>
          <w:rFonts w:hint="eastAsia"/>
          <w:sz w:val="21"/>
          <w:szCs w:val="21"/>
        </w:rPr>
        <w:t>ArrayOf</w:t>
      </w:r>
      <w:r>
        <w:rPr>
          <w:rFonts w:hint="eastAsia"/>
          <w:sz w:val="21"/>
          <w:szCs w:val="21"/>
        </w:rPr>
        <w:t>对象。</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Pr="00B47081"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lastRenderedPageBreak/>
              <w:t>operator PCarQuintet (  )</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r w:rsidRPr="004D7FBB">
              <w:rPr>
                <w:rFonts w:ascii="Arial Unicode MS" w:eastAsia="Arial Unicode MS" w:hAnsi="Arial Unicode MS" w:cs="Arial Unicode MS"/>
                <w:sz w:val="21"/>
                <w:szCs w:val="21"/>
              </w:rPr>
              <w:t>;</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C60861" w:rsidRDefault="00DF227F" w:rsidP="00BA4562">
      <w:pPr>
        <w:pStyle w:val="3"/>
        <w:snapToGrid w:val="0"/>
        <w:spacing w:line="300" w:lineRule="auto"/>
        <w:rPr>
          <w:rFonts w:hint="eastAsia"/>
        </w:rPr>
      </w:pPr>
      <w:bookmarkStart w:id="200" w:name="_Toc152754301"/>
      <w:bookmarkStart w:id="201" w:name="_Toc183232686"/>
      <w:bookmarkStart w:id="202" w:name="_5.3.3_ArrayOf"/>
      <w:bookmarkStart w:id="203" w:name="_Toc197918986"/>
      <w:bookmarkEnd w:id="202"/>
      <w:smartTag w:uri="urn:schemas-microsoft-com:office:smarttags" w:element="chsdate">
        <w:smartTagPr>
          <w:attr w:name="IsROCDate" w:val="False"/>
          <w:attr w:name="IsLunarDate" w:val="False"/>
          <w:attr w:name="Day" w:val="30"/>
          <w:attr w:name="Month" w:val="12"/>
          <w:attr w:name="Year" w:val="1899"/>
        </w:smartTagPr>
        <w:r w:rsidRPr="00F53C8D">
          <w:rPr>
            <w:rFonts w:hint="eastAsia"/>
          </w:rPr>
          <w:t xml:space="preserve">5.3.3 </w:t>
        </w:r>
        <w:r>
          <w:t>A</w:t>
        </w:r>
      </w:smartTag>
      <w:bookmarkEnd w:id="200"/>
      <w:bookmarkEnd w:id="201"/>
      <w:r>
        <w:rPr>
          <w:rFonts w:hint="eastAsia"/>
        </w:rPr>
        <w:t>rrayOf</w:t>
      </w:r>
      <w:bookmarkEnd w:id="203"/>
    </w:p>
    <w:p w:rsidR="00DF227F" w:rsidRDefault="00DF227F" w:rsidP="00DF227F">
      <w:pPr>
        <w:snapToGrid w:val="0"/>
        <w:spacing w:line="300" w:lineRule="auto"/>
        <w:ind w:firstLine="420"/>
        <w:rPr>
          <w:rFonts w:ascii="宋体" w:hAnsi="宋体" w:hint="eastAsia"/>
          <w:sz w:val="21"/>
          <w:szCs w:val="21"/>
        </w:rPr>
      </w:pPr>
      <w:r>
        <w:rPr>
          <w:rFonts w:ascii="宋体" w:hAnsi="宋体" w:hint="eastAsia"/>
          <w:sz w:val="21"/>
          <w:szCs w:val="21"/>
        </w:rPr>
        <w:t>ArrayOf类型定义：</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792438">
        <w:tc>
          <w:tcPr>
            <w:tcW w:w="7988" w:type="dxa"/>
            <w:shd w:val="clear" w:color="auto" w:fill="D9D9D9"/>
          </w:tcPr>
          <w:p w:rsidR="00DF227F" w:rsidRPr="00792438" w:rsidRDefault="00DF227F" w:rsidP="00301025">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template &lt;class T&gt;</w:t>
            </w:r>
          </w:p>
          <w:p w:rsidR="00DF227F" w:rsidRPr="00792438" w:rsidRDefault="00DF227F" w:rsidP="00301025">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 xml:space="preserve">class </w:t>
            </w:r>
            <w:r>
              <w:rPr>
                <w:rFonts w:ascii="Arial Unicode MS" w:eastAsia="Arial Unicode MS" w:hAnsi="Arial Unicode MS" w:cs="Arial Unicode MS"/>
                <w:sz w:val="21"/>
                <w:szCs w:val="21"/>
              </w:rPr>
              <w:t>ArrayOf</w:t>
            </w:r>
            <w:r w:rsidRPr="00792438">
              <w:rPr>
                <w:rFonts w:ascii="Arial Unicode MS" w:eastAsia="Arial Unicode MS" w:hAnsi="Arial Unicode MS" w:cs="Arial Unicode MS"/>
                <w:sz w:val="21"/>
                <w:szCs w:val="21"/>
              </w:rPr>
              <w:t xml:space="preserve"> : public CarQuintet</w:t>
            </w:r>
          </w:p>
          <w:p w:rsidR="00DF227F" w:rsidRPr="00792438" w:rsidRDefault="00DF227F" w:rsidP="00301025">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w:t>
            </w:r>
          </w:p>
          <w:p w:rsidR="00DF227F" w:rsidRPr="00792438" w:rsidRDefault="00DF227F" w:rsidP="00301025">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sz w:val="21"/>
                <w:szCs w:val="21"/>
              </w:rPr>
              <w:t>public:</w:t>
            </w:r>
          </w:p>
          <w:p w:rsidR="00DF227F" w:rsidRPr="00FF62AE" w:rsidRDefault="00DF227F" w:rsidP="00301025">
            <w:pPr>
              <w:snapToGrid w:val="0"/>
              <w:spacing w:line="300" w:lineRule="auto"/>
              <w:ind w:firstLine="420"/>
              <w:rPr>
                <w:rFonts w:ascii="Arial Unicode MS" w:hAnsi="Arial Unicode MS" w:cs="Arial Unicode MS" w:hint="eastAsia"/>
                <w:sz w:val="21"/>
                <w:szCs w:val="21"/>
              </w:rPr>
            </w:pPr>
            <w:r w:rsidRPr="00792438">
              <w:rPr>
                <w:rFonts w:ascii="Arial Unicode MS" w:eastAsia="Arial Unicode MS" w:hAnsi="Arial Unicode MS" w:cs="Arial Unicode MS" w:hint="eastAsia"/>
                <w:sz w:val="21"/>
                <w:szCs w:val="21"/>
              </w:rPr>
              <w:t xml:space="preserve">    // </w:t>
            </w:r>
            <w:r>
              <w:rPr>
                <w:rFonts w:ascii="宋体" w:hAnsi="宋体" w:cs="Arial Unicode MS" w:hint="eastAsia"/>
                <w:sz w:val="21"/>
                <w:szCs w:val="21"/>
              </w:rPr>
              <w:t>public section</w:t>
            </w:r>
          </w:p>
          <w:p w:rsidR="00DF227F" w:rsidRPr="00792438" w:rsidRDefault="00DF227F" w:rsidP="00301025">
            <w:pPr>
              <w:snapToGrid w:val="0"/>
              <w:spacing w:line="300" w:lineRule="auto"/>
              <w:ind w:firstLineChars="250" w:firstLine="525"/>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private:</w:t>
            </w:r>
          </w:p>
          <w:p w:rsidR="00DF227F" w:rsidRPr="00FF62AE" w:rsidRDefault="00DF227F" w:rsidP="00301025">
            <w:pPr>
              <w:snapToGrid w:val="0"/>
              <w:spacing w:line="300" w:lineRule="auto"/>
              <w:ind w:firstLine="420"/>
              <w:rPr>
                <w:rFonts w:ascii="Arial Unicode MS" w:hAnsi="Arial Unicode MS" w:cs="Arial Unicode MS" w:hint="eastAsia"/>
                <w:sz w:val="21"/>
                <w:szCs w:val="21"/>
              </w:rPr>
            </w:pPr>
            <w:r w:rsidRPr="00792438">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hint="eastAsia"/>
                <w:sz w:val="21"/>
                <w:szCs w:val="21"/>
              </w:rPr>
              <w:t xml:space="preserve"> //</w:t>
            </w:r>
            <w:r>
              <w:rPr>
                <w:rFonts w:ascii="宋体" w:hAnsi="宋体" w:cs="Arial Unicode MS" w:hint="eastAsia"/>
                <w:sz w:val="21"/>
                <w:szCs w:val="21"/>
              </w:rPr>
              <w:t>private</w:t>
            </w:r>
            <w:r>
              <w:rPr>
                <w:rFonts w:ascii="Arial Unicode MS" w:hAnsi="Arial Unicode MS" w:cs="Arial Unicode MS" w:hint="eastAsia"/>
                <w:sz w:val="21"/>
                <w:szCs w:val="21"/>
              </w:rPr>
              <w:t xml:space="preserve"> section</w:t>
            </w:r>
          </w:p>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w:t>
            </w:r>
          </w:p>
        </w:tc>
      </w:tr>
    </w:tbl>
    <w:p w:rsidR="00DF227F" w:rsidRPr="00D41AD4" w:rsidRDefault="00DF227F" w:rsidP="00DF227F">
      <w:pPr>
        <w:snapToGrid w:val="0"/>
        <w:spacing w:line="300" w:lineRule="auto"/>
        <w:ind w:firstLine="420"/>
        <w:rPr>
          <w:rFonts w:ascii="宋体" w:hAnsi="宋体" w:hint="eastAsia"/>
          <w:sz w:val="21"/>
          <w:szCs w:val="21"/>
        </w:rPr>
      </w:pPr>
    </w:p>
    <w:p w:rsidR="00DF227F" w:rsidRPr="00A9712B" w:rsidRDefault="00DF227F" w:rsidP="00BA4562">
      <w:pPr>
        <w:pStyle w:val="4"/>
      </w:pPr>
      <w:r w:rsidRPr="00FA202E">
        <w:rPr>
          <w:rFonts w:hint="eastAsia"/>
        </w:rPr>
        <w:t>构造函数</w:t>
      </w:r>
    </w:p>
    <w:p w:rsidR="00DF227F" w:rsidRPr="00186B7E" w:rsidRDefault="00DF227F" w:rsidP="00BA4562">
      <w:pPr>
        <w:pStyle w:val="5"/>
        <w:rPr>
          <w:rFonts w:hint="eastAsia"/>
        </w:rPr>
      </w:pPr>
      <w:bookmarkStart w:id="204" w:name="_ArrayOf(const_T_*pBuf,_Int32 capaci"/>
      <w:bookmarkEnd w:id="204"/>
      <w:r>
        <w:rPr>
          <w:rFonts w:hint="eastAsia"/>
        </w:rPr>
        <w:t>ArrayOf(const T *pBuf, Int32 capacity)</w:t>
      </w:r>
    </w:p>
    <w:p w:rsidR="00DF227F" w:rsidRPr="0006514D" w:rsidRDefault="00DF227F" w:rsidP="00DF227F">
      <w:pPr>
        <w:snapToGrid w:val="0"/>
        <w:spacing w:line="300" w:lineRule="auto"/>
        <w:ind w:firstLine="420"/>
        <w:rPr>
          <w:sz w:val="21"/>
          <w:szCs w:val="21"/>
        </w:rPr>
      </w:pPr>
      <w:r w:rsidRPr="0006514D">
        <w:rPr>
          <w:sz w:val="21"/>
          <w:szCs w:val="21"/>
        </w:rPr>
        <w:t>在栈中构造一个</w:t>
      </w:r>
      <w:r>
        <w:rPr>
          <w:sz w:val="21"/>
          <w:szCs w:val="21"/>
        </w:rPr>
        <w:t>ArrayOf</w:t>
      </w:r>
      <w:r w:rsidRPr="0006514D">
        <w:rPr>
          <w:sz w:val="21"/>
          <w:szCs w:val="21"/>
        </w:rPr>
        <w:t>对象</w:t>
      </w:r>
      <w:r w:rsidRPr="0006514D">
        <w:rPr>
          <w:sz w:val="21"/>
          <w:szCs w:val="21"/>
        </w:rPr>
        <w:t>,</w:t>
      </w:r>
      <w:r w:rsidRPr="0006514D">
        <w:rPr>
          <w:sz w:val="21"/>
          <w:szCs w:val="21"/>
        </w:rPr>
        <w:t>将</w:t>
      </w:r>
      <w:r w:rsidRPr="0006514D">
        <w:rPr>
          <w:sz w:val="21"/>
          <w:szCs w:val="21"/>
        </w:rPr>
        <w:t>m_pBuf</w:t>
      </w:r>
      <w:r w:rsidRPr="0006514D">
        <w:rPr>
          <w:sz w:val="21"/>
          <w:szCs w:val="21"/>
        </w:rPr>
        <w:t>指向用户指定的内存块，并其</w:t>
      </w:r>
      <w:r>
        <w:rPr>
          <w:rFonts w:hint="eastAsia"/>
          <w:sz w:val="21"/>
          <w:szCs w:val="21"/>
        </w:rPr>
        <w:t>设置其</w:t>
      </w:r>
      <w:r w:rsidRPr="0006514D">
        <w:rPr>
          <w:sz w:val="21"/>
          <w:szCs w:val="21"/>
        </w:rPr>
        <w:t>长度和为</w:t>
      </w:r>
      <w:r w:rsidRPr="0006514D">
        <w:rPr>
          <w:sz w:val="21"/>
          <w:szCs w:val="21"/>
        </w:rPr>
        <w:t>capacity</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ArrayOf (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 xml:space="preserve"> c</w:t>
            </w:r>
            <w:r>
              <w:rPr>
                <w:rFonts w:ascii="Arial Unicode MS" w:eastAsia="Arial Unicode MS" w:hAnsi="Arial Unicode MS" w:cs="Arial Unicode MS" w:hint="eastAsia"/>
                <w:sz w:val="21"/>
                <w:szCs w:val="21"/>
              </w:rPr>
              <w:t>onst T  *pBuf;    //  T类型数组</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capacity     //  待构造的ArrayOf数组区最大长度</w:t>
            </w:r>
          </w:p>
          <w:p w:rsidR="00DF227F" w:rsidRPr="0006514D" w:rsidRDefault="00DF227F" w:rsidP="00301025">
            <w:pPr>
              <w:snapToGrid w:val="0"/>
              <w:spacing w:line="300" w:lineRule="auto"/>
              <w:ind w:firstLine="420"/>
              <w:rPr>
                <w:rFonts w:ascii="宋体" w:hAnsi="宋体" w:hint="eastAsia"/>
                <w:sz w:val="21"/>
                <w:szCs w:val="21"/>
              </w:rPr>
            </w:pPr>
            <w:r>
              <w:rPr>
                <w:rFonts w:ascii="Arial Unicode MS" w:eastAsia="Arial Unicode MS" w:hAnsi="Arial Unicode MS" w:cs="Arial Unicode MS" w:hint="eastAsia"/>
                <w:sz w:val="21"/>
                <w:szCs w:val="21"/>
              </w:rPr>
              <w:t xml:space="preserve">       </w:t>
            </w:r>
            <w:r>
              <w:rPr>
                <w:rFonts w:ascii="宋体" w:hAnsi="宋体"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06514D"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sidRPr="0006514D">
              <w:rPr>
                <w:rFonts w:ascii="Arial Unicode MS" w:eastAsia="Arial Unicode MS" w:hAnsi="Arial Unicode MS" w:cs="Arial Unicode MS"/>
                <w:sz w:val="21"/>
                <w:szCs w:val="21"/>
              </w:rPr>
              <w:t xml:space="preserve"> _CarQuintet_Init(this, pBuf, capacity * sizeof(T),</w:t>
            </w:r>
          </w:p>
          <w:p w:rsidR="00DF227F" w:rsidRPr="0006514D" w:rsidRDefault="00DF227F" w:rsidP="00301025">
            <w:pPr>
              <w:snapToGrid w:val="0"/>
              <w:spacing w:line="300" w:lineRule="auto"/>
              <w:ind w:firstLine="420"/>
              <w:rPr>
                <w:rFonts w:ascii="Arial Unicode MS" w:eastAsia="Arial Unicode MS" w:hAnsi="Arial Unicode MS" w:cs="Arial Unicode MS" w:hint="eastAsia"/>
                <w:sz w:val="21"/>
                <w:szCs w:val="21"/>
              </w:rPr>
            </w:pPr>
            <w:r w:rsidRPr="0006514D">
              <w:rPr>
                <w:rFonts w:ascii="Arial Unicode MS" w:eastAsia="Arial Unicode MS" w:hAnsi="Arial Unicode MS" w:cs="Arial Unicode MS"/>
                <w:sz w:val="21"/>
                <w:szCs w:val="21"/>
              </w:rPr>
              <w:t xml:space="preserve">                        capacity * sizeof(T), Type2Flag&lt;T&gt;::Flag());</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Default="00DF227F" w:rsidP="00DF227F">
      <w:pPr>
        <w:snapToGrid w:val="0"/>
        <w:spacing w:line="300" w:lineRule="auto"/>
        <w:ind w:firstLine="420"/>
        <w:rPr>
          <w:rFonts w:ascii="宋体" w:hAnsi="宋体" w:hint="eastAsia"/>
          <w:sz w:val="21"/>
          <w:szCs w:val="21"/>
        </w:rPr>
      </w:pPr>
    </w:p>
    <w:p w:rsidR="00DF227F" w:rsidRPr="00186B7E" w:rsidRDefault="00DF227F" w:rsidP="00BA4562">
      <w:pPr>
        <w:pStyle w:val="5"/>
        <w:rPr>
          <w:rFonts w:hint="eastAsia"/>
        </w:rPr>
      </w:pPr>
      <w:bookmarkStart w:id="205" w:name="_ArrayOf(T_type,_Int32_capacity)"/>
      <w:bookmarkEnd w:id="205"/>
      <w:r>
        <w:rPr>
          <w:rFonts w:hint="eastAsia"/>
        </w:rPr>
        <w:t>ArrayOf(</w:t>
      </w:r>
      <w:r w:rsidR="00A828FD">
        <w:rPr>
          <w:rFonts w:hint="eastAsia"/>
        </w:rPr>
        <w:t>const ArrayOf&amp;buf</w:t>
      </w:r>
      <w:r>
        <w:rPr>
          <w:rFonts w:hint="eastAsia"/>
        </w:rPr>
        <w:t>)</w:t>
      </w:r>
    </w:p>
    <w:p w:rsidR="00DF227F" w:rsidRPr="0006514D" w:rsidRDefault="00DF227F" w:rsidP="00DF227F">
      <w:pPr>
        <w:snapToGrid w:val="0"/>
        <w:spacing w:line="300" w:lineRule="auto"/>
        <w:ind w:firstLine="420"/>
        <w:rPr>
          <w:sz w:val="21"/>
          <w:szCs w:val="21"/>
        </w:rPr>
      </w:pPr>
      <w:r w:rsidRPr="0006514D">
        <w:rPr>
          <w:sz w:val="21"/>
          <w:szCs w:val="21"/>
        </w:rPr>
        <w:t>在栈中构造一个</w:t>
      </w:r>
      <w:r>
        <w:rPr>
          <w:sz w:val="21"/>
          <w:szCs w:val="21"/>
        </w:rPr>
        <w:t>ArrayOf</w:t>
      </w:r>
      <w:r w:rsidRPr="0006514D">
        <w:rPr>
          <w:sz w:val="21"/>
          <w:szCs w:val="21"/>
        </w:rPr>
        <w:t>对象</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A828FD" w:rsidRDefault="00A828FD" w:rsidP="00301025">
            <w:pPr>
              <w:snapToGrid w:val="0"/>
              <w:spacing w:line="300" w:lineRule="auto"/>
              <w:rPr>
                <w:rFonts w:ascii="Arial Unicode MS" w:hAnsi="Arial Unicode MS" w:cs="Arial Unicode MS" w:hint="eastAsia"/>
                <w:sz w:val="21"/>
                <w:szCs w:val="21"/>
              </w:rPr>
            </w:pPr>
            <w:r w:rsidRPr="00A828FD">
              <w:rPr>
                <w:rFonts w:ascii="Arial Unicode MS" w:eastAsia="Arial Unicode MS" w:hAnsi="Arial Unicode MS" w:cs="Arial Unicode MS"/>
                <w:sz w:val="21"/>
                <w:szCs w:val="21"/>
              </w:rPr>
              <w:t>ArrayOf(</w:t>
            </w:r>
          </w:p>
          <w:p w:rsidR="00A828FD" w:rsidRDefault="00A828FD" w:rsidP="00A828FD">
            <w:pPr>
              <w:snapToGrid w:val="0"/>
              <w:spacing w:line="300" w:lineRule="auto"/>
              <w:ind w:firstLineChars="400" w:firstLine="840"/>
              <w:rPr>
                <w:rFonts w:ascii="Arial Unicode MS" w:hAnsi="Arial Unicode MS" w:cs="Arial Unicode MS" w:hint="eastAsia"/>
                <w:sz w:val="21"/>
                <w:szCs w:val="21"/>
              </w:rPr>
            </w:pPr>
            <w:r w:rsidRPr="00A828FD">
              <w:rPr>
                <w:rFonts w:ascii="Arial Unicode MS" w:eastAsia="Arial Unicode MS" w:hAnsi="Arial Unicode MS" w:cs="Arial Unicode MS"/>
                <w:sz w:val="21"/>
                <w:szCs w:val="21"/>
              </w:rPr>
              <w:t>const ArrayOf&amp; buf</w:t>
            </w:r>
          </w:p>
          <w:p w:rsidR="00A828FD" w:rsidRDefault="00A828FD" w:rsidP="00A828FD">
            <w:pPr>
              <w:snapToGrid w:val="0"/>
              <w:spacing w:line="300" w:lineRule="auto"/>
              <w:ind w:firstLineChars="400" w:firstLine="840"/>
              <w:rPr>
                <w:rFonts w:ascii="Arial Unicode MS" w:hAnsi="Arial Unicode MS" w:cs="Arial Unicode MS" w:hint="eastAsia"/>
                <w:sz w:val="21"/>
                <w:szCs w:val="21"/>
              </w:rPr>
            </w:pPr>
            <w:r w:rsidRPr="00A828FD">
              <w:rPr>
                <w:rFonts w:ascii="Arial Unicode MS" w:eastAsia="Arial Unicode MS" w:hAnsi="Arial Unicode MS" w:cs="Arial Unicode MS"/>
                <w:sz w:val="21"/>
                <w:szCs w:val="21"/>
              </w:rPr>
              <w:t xml:space="preserve">) </w:t>
            </w:r>
          </w:p>
          <w:p w:rsidR="00A828FD" w:rsidRDefault="00A828FD" w:rsidP="00A828FD">
            <w:pPr>
              <w:snapToGrid w:val="0"/>
              <w:spacing w:line="300" w:lineRule="auto"/>
              <w:rPr>
                <w:rFonts w:ascii="Arial Unicode MS" w:hAnsi="Arial Unicode MS" w:cs="Arial Unicode MS" w:hint="eastAsia"/>
                <w:sz w:val="21"/>
                <w:szCs w:val="21"/>
              </w:rPr>
            </w:pPr>
            <w:r w:rsidRPr="00A828FD">
              <w:rPr>
                <w:rFonts w:ascii="Arial Unicode MS" w:eastAsia="Arial Unicode MS" w:hAnsi="Arial Unicode MS" w:cs="Arial Unicode MS"/>
                <w:sz w:val="21"/>
                <w:szCs w:val="21"/>
              </w:rPr>
              <w:t>{</w:t>
            </w:r>
          </w:p>
          <w:p w:rsidR="00A828FD" w:rsidRPr="00A828FD" w:rsidRDefault="00A828FD" w:rsidP="00A828FD">
            <w:pPr>
              <w:snapToGrid w:val="0"/>
              <w:spacing w:line="300" w:lineRule="auto"/>
              <w:rPr>
                <w:rFonts w:ascii="Arial Unicode MS" w:hAnsi="Arial Unicode MS" w:cs="Arial Unicode MS" w:hint="eastAsia"/>
                <w:sz w:val="21"/>
                <w:szCs w:val="21"/>
              </w:rPr>
            </w:pPr>
          </w:p>
          <w:p w:rsidR="00DF227F" w:rsidRPr="00A828FD" w:rsidRDefault="00A828FD" w:rsidP="00A828FD">
            <w:pPr>
              <w:snapToGrid w:val="0"/>
              <w:spacing w:line="300" w:lineRule="auto"/>
              <w:rPr>
                <w:rFonts w:ascii="Arial Unicode MS" w:eastAsia="Arial Unicode MS" w:hAnsi="Arial Unicode MS" w:cs="Arial Unicode MS" w:hint="eastAsia"/>
                <w:sz w:val="21"/>
                <w:szCs w:val="21"/>
              </w:rPr>
            </w:pPr>
            <w:r w:rsidRPr="00A828FD">
              <w:rPr>
                <w:rFonts w:ascii="Arial Unicode MS" w:eastAsia="Arial Unicode MS" w:hAnsi="Arial Unicode MS" w:cs="Arial Unicode MS"/>
                <w:sz w:val="21"/>
                <w:szCs w:val="21"/>
              </w:rPr>
              <w:lastRenderedPageBreak/>
              <w:t>}</w:t>
            </w:r>
          </w:p>
        </w:tc>
      </w:tr>
    </w:tbl>
    <w:p w:rsidR="00DF227F" w:rsidRDefault="00DF227F" w:rsidP="00DF227F">
      <w:pPr>
        <w:snapToGrid w:val="0"/>
        <w:spacing w:line="300" w:lineRule="auto"/>
        <w:ind w:firstLine="420"/>
        <w:rPr>
          <w:rFonts w:ascii="宋体" w:hAnsi="宋体" w:hint="eastAsia"/>
          <w:sz w:val="21"/>
          <w:szCs w:val="21"/>
        </w:rPr>
      </w:pPr>
    </w:p>
    <w:p w:rsidR="00DF227F" w:rsidRDefault="00DF227F" w:rsidP="00BA4562">
      <w:pPr>
        <w:pStyle w:val="4"/>
        <w:rPr>
          <w:rFonts w:hint="eastAsia"/>
        </w:rPr>
      </w:pPr>
      <w:r>
        <w:rPr>
          <w:rFonts w:hint="eastAsia"/>
        </w:rPr>
        <w:t>方法</w:t>
      </w:r>
    </w:p>
    <w:p w:rsidR="00DF227F" w:rsidRPr="00186B7E" w:rsidRDefault="00DF227F" w:rsidP="00BA4562">
      <w:pPr>
        <w:pStyle w:val="5"/>
        <w:rPr>
          <w:rFonts w:hint="eastAsia"/>
        </w:rPr>
      </w:pPr>
      <w:r>
        <w:rPr>
          <w:rFonts w:hint="eastAsia"/>
        </w:rPr>
        <w:t>Alloc()</w:t>
      </w:r>
    </w:p>
    <w:p w:rsidR="00DF227F" w:rsidRPr="00F7494D" w:rsidRDefault="00DF227F" w:rsidP="00DF227F">
      <w:pPr>
        <w:snapToGrid w:val="0"/>
        <w:spacing w:line="300" w:lineRule="auto"/>
        <w:ind w:firstLine="420"/>
        <w:rPr>
          <w:sz w:val="21"/>
          <w:szCs w:val="21"/>
        </w:rPr>
      </w:pPr>
      <w:r>
        <w:rPr>
          <w:rFonts w:hint="eastAsia"/>
          <w:sz w:val="21"/>
          <w:szCs w:val="21"/>
        </w:rPr>
        <w:t>在堆上动态创建</w:t>
      </w:r>
      <w:r>
        <w:rPr>
          <w:rFonts w:hint="eastAsia"/>
          <w:sz w:val="21"/>
          <w:szCs w:val="21"/>
        </w:rPr>
        <w:t>ArrayOf</w:t>
      </w:r>
      <w:r>
        <w:rPr>
          <w:rFonts w:hint="eastAsia"/>
          <w:sz w:val="21"/>
          <w:szCs w:val="21"/>
        </w:rPr>
        <w:t>对象，并指定</w:t>
      </w:r>
      <w:r w:rsidR="00A828FD">
        <w:rPr>
          <w:rFonts w:hint="eastAsia"/>
          <w:sz w:val="21"/>
          <w:szCs w:val="21"/>
        </w:rPr>
        <w:t>数据区大小为</w:t>
      </w:r>
      <w:r>
        <w:rPr>
          <w:rFonts w:hint="eastAsia"/>
          <w:sz w:val="21"/>
          <w:szCs w:val="21"/>
        </w:rPr>
        <w:t>capacity</w:t>
      </w:r>
      <w:r>
        <w:rPr>
          <w:rFonts w:hint="eastAsia"/>
          <w:sz w:val="21"/>
          <w:szCs w:val="21"/>
        </w:rPr>
        <w:t>。</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S</w:t>
            </w:r>
            <w:r>
              <w:rPr>
                <w:rFonts w:ascii="Arial Unicode MS" w:eastAsia="Arial Unicode MS" w:hAnsi="Arial Unicode MS" w:cs="Arial Unicode MS" w:hint="eastAsia"/>
                <w:sz w:val="21"/>
                <w:szCs w:val="21"/>
              </w:rPr>
              <w:t xml:space="preserve">tatic ArrayOf&lt;T&gt; *Alloc(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capacity    // 待创建的ArrayOf对象最大数据个数</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eturn(ArrayOf&lt;T&gt;*)_ArrayOf_Alloc(</w:t>
            </w:r>
          </w:p>
          <w:p w:rsidR="004601C9" w:rsidRDefault="00DF227F" w:rsidP="00301025">
            <w:pPr>
              <w:snapToGrid w:val="0"/>
              <w:spacing w:line="300" w:lineRule="auto"/>
              <w:ind w:firstLineChars="1490" w:firstLine="3129"/>
              <w:rPr>
                <w:rFonts w:ascii="Arial Unicode MS" w:hAnsi="Arial Unicode MS" w:cs="Arial Unicode MS" w:hint="eastAsia"/>
                <w:sz w:val="21"/>
                <w:szCs w:val="21"/>
              </w:rPr>
            </w:pPr>
            <w:r>
              <w:rPr>
                <w:rFonts w:ascii="Arial Unicode MS" w:eastAsia="Arial Unicode MS" w:hAnsi="Arial Unicode MS" w:cs="Arial Unicode MS" w:hint="eastAsia"/>
                <w:sz w:val="21"/>
                <w:szCs w:val="21"/>
              </w:rPr>
              <w:t xml:space="preserve">capacity * sizeof(T), </w:t>
            </w:r>
          </w:p>
          <w:p w:rsidR="004601C9" w:rsidRDefault="00DF227F" w:rsidP="004601C9">
            <w:pPr>
              <w:snapToGrid w:val="0"/>
              <w:spacing w:line="300" w:lineRule="auto"/>
              <w:ind w:firstLineChars="1490" w:firstLine="3129"/>
              <w:rPr>
                <w:rFonts w:ascii="Arial Unicode MS" w:hAnsi="Arial Unicode MS" w:cs="Arial Unicode MS" w:hint="eastAsia"/>
                <w:sz w:val="21"/>
                <w:szCs w:val="21"/>
              </w:rPr>
            </w:pPr>
            <w:r>
              <w:rPr>
                <w:rFonts w:ascii="Arial Unicode MS" w:eastAsia="Arial Unicode MS" w:hAnsi="Arial Unicode MS" w:cs="Arial Unicode MS" w:hint="eastAsia"/>
                <w:sz w:val="21"/>
                <w:szCs w:val="21"/>
              </w:rPr>
              <w:t xml:space="preserve">Type2Flag&lt;T&gt;::Flag()  </w:t>
            </w:r>
          </w:p>
          <w:p w:rsidR="00DF227F" w:rsidRDefault="00DF227F" w:rsidP="00301025">
            <w:pPr>
              <w:snapToGrid w:val="0"/>
              <w:spacing w:line="300" w:lineRule="auto"/>
              <w:ind w:firstLineChars="1490" w:firstLine="3129"/>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Default="00DF227F" w:rsidP="00DF227F">
      <w:pPr>
        <w:snapToGrid w:val="0"/>
        <w:spacing w:line="300" w:lineRule="auto"/>
        <w:ind w:firstLine="420"/>
        <w:rPr>
          <w:rFonts w:ascii="宋体" w:hAnsi="宋体" w:hint="eastAsia"/>
          <w:sz w:val="21"/>
          <w:szCs w:val="21"/>
        </w:rPr>
      </w:pPr>
    </w:p>
    <w:p w:rsidR="00DF227F" w:rsidRPr="00186B7E" w:rsidRDefault="00DF227F" w:rsidP="00BA4562">
      <w:pPr>
        <w:pStyle w:val="5"/>
        <w:rPr>
          <w:rFonts w:hint="eastAsia"/>
        </w:rPr>
      </w:pPr>
      <w:bookmarkStart w:id="206" w:name="_Alloc()_4"/>
      <w:bookmarkEnd w:id="206"/>
      <w:r>
        <w:rPr>
          <w:rFonts w:hint="eastAsia"/>
        </w:rPr>
        <w:t>Alloc()</w:t>
      </w:r>
    </w:p>
    <w:p w:rsidR="00DF227F" w:rsidRPr="00F7494D" w:rsidRDefault="00DF227F" w:rsidP="00DF227F">
      <w:pPr>
        <w:snapToGrid w:val="0"/>
        <w:spacing w:line="300" w:lineRule="auto"/>
        <w:ind w:firstLine="420"/>
        <w:rPr>
          <w:sz w:val="21"/>
          <w:szCs w:val="21"/>
        </w:rPr>
      </w:pPr>
      <w:r>
        <w:rPr>
          <w:rFonts w:hint="eastAsia"/>
          <w:sz w:val="21"/>
          <w:szCs w:val="21"/>
        </w:rPr>
        <w:t>在堆上动态创建</w:t>
      </w:r>
      <w:r>
        <w:rPr>
          <w:rFonts w:hint="eastAsia"/>
          <w:sz w:val="21"/>
          <w:szCs w:val="21"/>
        </w:rPr>
        <w:t>ArrayOf</w:t>
      </w:r>
      <w:r>
        <w:rPr>
          <w:rFonts w:hint="eastAsia"/>
          <w:sz w:val="21"/>
          <w:szCs w:val="21"/>
        </w:rPr>
        <w:t>对象，并分别指定</w:t>
      </w:r>
      <w:r>
        <w:rPr>
          <w:rFonts w:hint="eastAsia"/>
          <w:sz w:val="21"/>
          <w:szCs w:val="21"/>
        </w:rPr>
        <w:t>ArrayOf</w:t>
      </w:r>
      <w:r>
        <w:rPr>
          <w:rFonts w:hint="eastAsia"/>
          <w:sz w:val="21"/>
          <w:szCs w:val="21"/>
        </w:rPr>
        <w:t>数据区大小为</w:t>
      </w:r>
      <w:r>
        <w:rPr>
          <w:rFonts w:hint="eastAsia"/>
          <w:sz w:val="21"/>
          <w:szCs w:val="21"/>
        </w:rPr>
        <w:t>capacity</w:t>
      </w:r>
      <w:r>
        <w:rPr>
          <w:rFonts w:hint="eastAsia"/>
          <w:sz w:val="21"/>
          <w:szCs w:val="21"/>
        </w:rPr>
        <w:t>。</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S</w:t>
            </w:r>
            <w:r>
              <w:rPr>
                <w:rFonts w:ascii="Arial Unicode MS" w:eastAsia="Arial Unicode MS" w:hAnsi="Arial Unicode MS" w:cs="Arial Unicode MS" w:hint="eastAsia"/>
                <w:sz w:val="21"/>
                <w:szCs w:val="21"/>
              </w:rPr>
              <w:t xml:space="preserve">tatic ArrayOf&lt;T&gt; *Alloc(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T *pBuf，      //  T类型数组</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w:t>
            </w:r>
            <w:r w:rsidR="000A4DE3" w:rsidRPr="000A4DE3">
              <w:rPr>
                <w:rFonts w:ascii="Arial Unicode MS" w:eastAsia="Arial Unicode MS" w:hAnsi="Arial Unicode MS" w:cs="Arial Unicode MS"/>
                <w:sz w:val="21"/>
                <w:szCs w:val="21"/>
              </w:rPr>
              <w:t>capacity</w:t>
            </w:r>
            <w:r>
              <w:rPr>
                <w:rFonts w:ascii="Arial Unicode MS" w:eastAsia="Arial Unicode MS" w:hAnsi="Arial Unicode MS" w:cs="Arial Unicode MS" w:hint="eastAsia"/>
                <w:sz w:val="21"/>
                <w:szCs w:val="21"/>
              </w:rPr>
              <w:t xml:space="preserve">      // 待创建的ArrayOf对象数据区已使用数组元素个数</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A828FD" w:rsidRDefault="00DF227F" w:rsidP="00301025">
            <w:pPr>
              <w:snapToGrid w:val="0"/>
              <w:spacing w:line="300" w:lineRule="auto"/>
              <w:ind w:leftChars="167" w:left="1136" w:hangingChars="350" w:hanging="735"/>
              <w:rPr>
                <w:rFonts w:ascii="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 xml:space="preserve">eturn(ArrayOf&lt;T&gt;*)_ArrayOf_Alloc_Box(  </w:t>
            </w:r>
          </w:p>
          <w:p w:rsidR="00DF227F" w:rsidRDefault="00DF227F" w:rsidP="00A828FD">
            <w:pPr>
              <w:snapToGrid w:val="0"/>
              <w:spacing w:line="300" w:lineRule="auto"/>
              <w:ind w:leftChars="474" w:left="1138" w:firstLineChars="1100" w:firstLine="231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pBuf,capacity * sizeof(T), </w:t>
            </w:r>
          </w:p>
          <w:p w:rsidR="00A828FD" w:rsidRDefault="00DF227F" w:rsidP="00301025">
            <w:pPr>
              <w:snapToGrid w:val="0"/>
              <w:spacing w:line="300" w:lineRule="auto"/>
              <w:ind w:leftChars="475" w:left="1140" w:firstLineChars="1100" w:firstLine="2310"/>
              <w:rPr>
                <w:rFonts w:ascii="Arial Unicode MS" w:hAnsi="Arial Unicode MS" w:cs="Arial Unicode MS" w:hint="eastAsia"/>
                <w:sz w:val="21"/>
                <w:szCs w:val="21"/>
              </w:rPr>
            </w:pPr>
            <w:r>
              <w:rPr>
                <w:rFonts w:ascii="Arial Unicode MS" w:eastAsia="Arial Unicode MS" w:hAnsi="Arial Unicode MS" w:cs="Arial Unicode MS" w:hint="eastAsia"/>
                <w:sz w:val="21"/>
                <w:szCs w:val="21"/>
              </w:rPr>
              <w:t xml:space="preserve">capacity *sizeof(T),Type2Flag&lt;T&gt;::Flag()   </w:t>
            </w:r>
          </w:p>
          <w:p w:rsidR="00DF227F" w:rsidRDefault="00DF227F" w:rsidP="00301025">
            <w:pPr>
              <w:snapToGrid w:val="0"/>
              <w:spacing w:line="300" w:lineRule="auto"/>
              <w:ind w:leftChars="475" w:left="1140" w:firstLineChars="1100" w:firstLine="231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r>
        <w:rPr>
          <w:rFonts w:hint="eastAsia"/>
        </w:rPr>
        <w:t>Clone</w:t>
      </w:r>
      <w:r w:rsidRPr="00186B7E">
        <w:t xml:space="preserve"> </w:t>
      </w:r>
      <w:r>
        <w:rPr>
          <w:rFonts w:hint="eastAsia"/>
        </w:rPr>
        <w:t>()</w:t>
      </w:r>
    </w:p>
    <w:p w:rsidR="00DF227F" w:rsidRPr="00447218" w:rsidRDefault="00DF227F" w:rsidP="00DF227F">
      <w:pPr>
        <w:snapToGrid w:val="0"/>
        <w:spacing w:line="300" w:lineRule="auto"/>
        <w:ind w:firstLine="420"/>
        <w:rPr>
          <w:rFonts w:ascii="宋体" w:hAnsi="宋体"/>
          <w:sz w:val="21"/>
          <w:szCs w:val="21"/>
        </w:rPr>
      </w:pPr>
      <w:r w:rsidRPr="00447218">
        <w:rPr>
          <w:sz w:val="21"/>
          <w:szCs w:val="21"/>
        </w:rPr>
        <w:t>获取一个</w:t>
      </w:r>
      <w:r>
        <w:rPr>
          <w:sz w:val="21"/>
          <w:szCs w:val="21"/>
        </w:rPr>
        <w:t>ArrayOf</w:t>
      </w:r>
      <w:r w:rsidRPr="00447218">
        <w:rPr>
          <w:sz w:val="21"/>
          <w:szCs w:val="21"/>
        </w:rPr>
        <w:t>对象的深拷贝，即在堆上复制</w:t>
      </w:r>
      <w:r>
        <w:rPr>
          <w:sz w:val="21"/>
          <w:szCs w:val="21"/>
        </w:rPr>
        <w:t>ArrayOf</w:t>
      </w:r>
      <w:r w:rsidRPr="00447218">
        <w:rPr>
          <w:sz w:val="21"/>
          <w:szCs w:val="21"/>
        </w:rPr>
        <w:t>数组</w:t>
      </w:r>
      <w:r w:rsidRPr="00447218">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ArrayOf&lt;T&gt; *Clone() const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47218" w:rsidRDefault="00DF227F" w:rsidP="00301025">
            <w:pPr>
              <w:snapToGrid w:val="0"/>
              <w:spacing w:line="300" w:lineRule="auto"/>
              <w:ind w:firstLine="420"/>
              <w:rPr>
                <w:rFonts w:ascii="Arial Unicode MS" w:eastAsia="Arial Unicode MS" w:hAnsi="Arial Unicode MS" w:cs="Arial Unicode MS"/>
                <w:sz w:val="21"/>
                <w:szCs w:val="21"/>
              </w:rPr>
            </w:pPr>
            <w:r w:rsidRPr="00447218">
              <w:rPr>
                <w:rFonts w:ascii="Arial Unicode MS" w:eastAsia="Arial Unicode MS" w:hAnsi="Arial Unicode MS" w:cs="Arial Unicode MS"/>
                <w:sz w:val="21"/>
                <w:szCs w:val="21"/>
              </w:rPr>
              <w:t>return (</w:t>
            </w:r>
            <w:r>
              <w:rPr>
                <w:rFonts w:ascii="Arial Unicode MS" w:eastAsia="Arial Unicode MS" w:hAnsi="Arial Unicode MS" w:cs="Arial Unicode MS"/>
                <w:sz w:val="21"/>
                <w:szCs w:val="21"/>
              </w:rPr>
              <w:t>ArrayOf</w:t>
            </w:r>
            <w:r w:rsidRPr="00447218">
              <w:rPr>
                <w:rFonts w:ascii="Arial Unicode MS" w:eastAsia="Arial Unicode MS" w:hAnsi="Arial Unicode MS" w:cs="Arial Unicode MS"/>
                <w:sz w:val="21"/>
                <w:szCs w:val="21"/>
              </w:rPr>
              <w:t>&lt;T&gt; *)_CarQuintet_Clone((const PCarQuintet)this);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Default="00DF227F" w:rsidP="00DF227F">
      <w:pPr>
        <w:snapToGrid w:val="0"/>
        <w:spacing w:line="300" w:lineRule="auto"/>
        <w:ind w:firstLine="420"/>
        <w:rPr>
          <w:rFonts w:ascii="宋体" w:hAnsi="宋体" w:hint="eastAsia"/>
          <w:sz w:val="21"/>
          <w:szCs w:val="21"/>
        </w:rPr>
      </w:pPr>
    </w:p>
    <w:p w:rsidR="00DF227F" w:rsidRPr="00186B7E" w:rsidRDefault="00784BCE" w:rsidP="00BA4562">
      <w:pPr>
        <w:pStyle w:val="5"/>
        <w:rPr>
          <w:rFonts w:hint="eastAsia"/>
        </w:rPr>
      </w:pPr>
      <w:bookmarkStart w:id="207" w:name="_CopyEx()_1"/>
      <w:bookmarkEnd w:id="207"/>
      <w:r>
        <w:rPr>
          <w:rFonts w:hint="eastAsia"/>
        </w:rPr>
        <w:lastRenderedPageBreak/>
        <w:t>Copy</w:t>
      </w:r>
      <w:r w:rsidR="00DF227F">
        <w:rPr>
          <w:rFonts w:hint="eastAsia"/>
        </w:rPr>
        <w:t>()</w:t>
      </w:r>
    </w:p>
    <w:p w:rsidR="00DF227F" w:rsidRPr="007364B7" w:rsidRDefault="00DF227F" w:rsidP="00DF227F">
      <w:pPr>
        <w:snapToGrid w:val="0"/>
        <w:spacing w:line="300" w:lineRule="auto"/>
        <w:ind w:firstLine="420"/>
        <w:rPr>
          <w:rFonts w:ascii="宋体" w:hAnsi="宋体"/>
          <w:sz w:val="21"/>
          <w:szCs w:val="21"/>
        </w:rPr>
      </w:pPr>
      <w:r>
        <w:rPr>
          <w:rFonts w:hint="eastAsia"/>
          <w:sz w:val="21"/>
          <w:szCs w:val="21"/>
        </w:rPr>
        <w:t>将源</w:t>
      </w:r>
      <w:r>
        <w:rPr>
          <w:rFonts w:hint="eastAsia"/>
          <w:sz w:val="21"/>
          <w:szCs w:val="21"/>
        </w:rPr>
        <w:t>ArrayOf</w:t>
      </w:r>
      <w:r>
        <w:rPr>
          <w:rFonts w:hint="eastAsia"/>
          <w:sz w:val="21"/>
          <w:szCs w:val="21"/>
        </w:rPr>
        <w:t>对象数据区的内容复制到当前</w:t>
      </w:r>
      <w:r>
        <w:rPr>
          <w:rFonts w:hint="eastAsia"/>
          <w:sz w:val="21"/>
          <w:szCs w:val="21"/>
        </w:rPr>
        <w:t>ArrayOf</w:t>
      </w:r>
      <w:r>
        <w:rPr>
          <w:rFonts w:hint="eastAsia"/>
          <w:sz w:val="21"/>
          <w:szCs w:val="21"/>
        </w:rPr>
        <w:t>对象数据区内</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1D10B0" w:rsidRDefault="001D10B0" w:rsidP="001D10B0">
            <w:pPr>
              <w:snapToGrid w:val="0"/>
              <w:spacing w:line="300" w:lineRule="auto"/>
              <w:rPr>
                <w:rFonts w:ascii="Arial Unicode MS" w:hAnsi="Arial Unicode MS" w:cs="Arial Unicode MS" w:hint="eastAsia"/>
                <w:sz w:val="21"/>
                <w:szCs w:val="21"/>
              </w:rPr>
            </w:pPr>
            <w:r w:rsidRPr="001D10B0">
              <w:rPr>
                <w:rFonts w:ascii="Arial Unicode MS" w:eastAsia="Arial Unicode MS" w:hAnsi="Arial Unicode MS" w:cs="Arial Unicode MS"/>
                <w:sz w:val="21"/>
                <w:szCs w:val="21"/>
              </w:rPr>
              <w:t>ArrayOf&amp; Copy(</w:t>
            </w:r>
          </w:p>
          <w:p w:rsidR="001D10B0" w:rsidRPr="001D10B0" w:rsidRDefault="001D10B0" w:rsidP="001D10B0">
            <w:pPr>
              <w:snapToGrid w:val="0"/>
              <w:spacing w:line="300" w:lineRule="auto"/>
              <w:ind w:firstLineChars="600" w:firstLine="1260"/>
              <w:rPr>
                <w:rFonts w:ascii="Arial Unicode MS" w:hAnsi="Arial Unicode MS" w:cs="Arial Unicode MS" w:hint="eastAsia"/>
                <w:sz w:val="21"/>
                <w:szCs w:val="21"/>
              </w:rPr>
            </w:pPr>
            <w:r w:rsidRPr="001D10B0">
              <w:rPr>
                <w:rFonts w:ascii="Arial Unicode MS" w:eastAsia="Arial Unicode MS" w:hAnsi="Arial Unicode MS" w:cs="Arial Unicode MS"/>
                <w:sz w:val="21"/>
                <w:szCs w:val="21"/>
              </w:rPr>
              <w:t>const ArrayOf&lt;T&gt; *pSrc</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源</w:t>
            </w:r>
            <w:r>
              <w:rPr>
                <w:rFonts w:ascii="Arial Unicode MS" w:hAnsi="Arial Unicode MS" w:cs="Arial Unicode MS" w:hint="eastAsia"/>
                <w:sz w:val="21"/>
                <w:szCs w:val="21"/>
              </w:rPr>
              <w:t>ArroyOf</w:t>
            </w:r>
            <w:r>
              <w:rPr>
                <w:rFonts w:ascii="Arial Unicode MS" w:hAnsi="Arial Unicode MS" w:cs="Arial Unicode MS" w:hint="eastAsia"/>
                <w:sz w:val="21"/>
                <w:szCs w:val="21"/>
              </w:rPr>
              <w:t>对象</w:t>
            </w:r>
          </w:p>
          <w:p w:rsidR="001D10B0" w:rsidRDefault="001D10B0" w:rsidP="001D10B0">
            <w:pPr>
              <w:snapToGrid w:val="0"/>
              <w:spacing w:line="300" w:lineRule="auto"/>
              <w:ind w:firstLineChars="600" w:firstLine="1260"/>
              <w:rPr>
                <w:rFonts w:ascii="Arial Unicode MS" w:hAnsi="Arial Unicode MS" w:cs="Arial Unicode MS" w:hint="eastAsia"/>
                <w:sz w:val="21"/>
                <w:szCs w:val="21"/>
              </w:rPr>
            </w:pPr>
            <w:r w:rsidRPr="001D10B0">
              <w:rPr>
                <w:rFonts w:ascii="Arial Unicode MS" w:eastAsia="Arial Unicode MS" w:hAnsi="Arial Unicode MS" w:cs="Arial Unicode MS"/>
                <w:sz w:val="21"/>
                <w:szCs w:val="21"/>
              </w:rPr>
              <w:t xml:space="preserve">) </w:t>
            </w:r>
          </w:p>
          <w:p w:rsidR="001D10B0" w:rsidRPr="001D10B0" w:rsidRDefault="001D10B0" w:rsidP="001D10B0">
            <w:pPr>
              <w:snapToGrid w:val="0"/>
              <w:spacing w:line="300" w:lineRule="auto"/>
              <w:rPr>
                <w:rFonts w:ascii="Arial Unicode MS" w:eastAsia="Arial Unicode MS" w:hAnsi="Arial Unicode MS" w:cs="Arial Unicode MS"/>
                <w:sz w:val="21"/>
                <w:szCs w:val="21"/>
              </w:rPr>
            </w:pPr>
            <w:r w:rsidRPr="001D10B0">
              <w:rPr>
                <w:rFonts w:ascii="Arial Unicode MS" w:eastAsia="Arial Unicode MS" w:hAnsi="Arial Unicode MS" w:cs="Arial Unicode MS"/>
                <w:sz w:val="21"/>
                <w:szCs w:val="21"/>
              </w:rPr>
              <w:t>{</w:t>
            </w:r>
          </w:p>
          <w:p w:rsidR="001D10B0" w:rsidRPr="001D10B0" w:rsidRDefault="001D10B0" w:rsidP="001D10B0">
            <w:pPr>
              <w:snapToGrid w:val="0"/>
              <w:spacing w:line="300" w:lineRule="auto"/>
              <w:rPr>
                <w:rFonts w:ascii="Arial Unicode MS" w:eastAsia="Arial Unicode MS" w:hAnsi="Arial Unicode MS" w:cs="Arial Unicode MS"/>
                <w:sz w:val="21"/>
                <w:szCs w:val="21"/>
              </w:rPr>
            </w:pPr>
            <w:r w:rsidRPr="001D10B0">
              <w:rPr>
                <w:rFonts w:ascii="Arial Unicode MS" w:eastAsia="Arial Unicode MS" w:hAnsi="Arial Unicode MS" w:cs="Arial Unicode MS"/>
                <w:sz w:val="21"/>
                <w:szCs w:val="21"/>
              </w:rPr>
              <w:t xml:space="preserve">        _ArrayOf_Copy(this, pSrc);</w:t>
            </w:r>
          </w:p>
          <w:p w:rsidR="001D10B0" w:rsidRPr="001D10B0" w:rsidRDefault="001D10B0" w:rsidP="001D10B0">
            <w:pPr>
              <w:snapToGrid w:val="0"/>
              <w:spacing w:line="300" w:lineRule="auto"/>
              <w:rPr>
                <w:rFonts w:ascii="Arial Unicode MS" w:eastAsia="Arial Unicode MS" w:hAnsi="Arial Unicode MS" w:cs="Arial Unicode MS"/>
                <w:sz w:val="21"/>
                <w:szCs w:val="21"/>
              </w:rPr>
            </w:pPr>
            <w:r w:rsidRPr="001D10B0">
              <w:rPr>
                <w:rFonts w:ascii="Arial Unicode MS" w:eastAsia="Arial Unicode MS" w:hAnsi="Arial Unicode MS" w:cs="Arial Unicode MS"/>
                <w:sz w:val="21"/>
                <w:szCs w:val="21"/>
              </w:rPr>
              <w:t xml:space="preserve">        return *this;</w:t>
            </w:r>
          </w:p>
          <w:p w:rsidR="00DF227F" w:rsidRPr="00FA3885" w:rsidRDefault="001D10B0" w:rsidP="001D10B0">
            <w:pPr>
              <w:snapToGrid w:val="0"/>
              <w:spacing w:line="300" w:lineRule="auto"/>
              <w:rPr>
                <w:rFonts w:ascii="Arial Unicode MS" w:hAnsi="Arial Unicode MS" w:cs="Arial Unicode MS" w:hint="eastAsia"/>
                <w:sz w:val="21"/>
                <w:szCs w:val="21"/>
              </w:rPr>
            </w:pPr>
            <w:r w:rsidRPr="001D10B0">
              <w:rPr>
                <w:rFonts w:ascii="Arial Unicode MS" w:eastAsia="Arial Unicode MS" w:hAnsi="Arial Unicode MS" w:cs="Arial Unicode MS"/>
                <w:sz w:val="21"/>
                <w:szCs w:val="21"/>
              </w:rPr>
              <w:t>}</w:t>
            </w:r>
            <w:r w:rsidR="00FA3885">
              <w:rPr>
                <w:rFonts w:ascii="Arial Unicode MS" w:hAnsi="Arial Unicode MS" w:cs="Arial Unicode MS" w:hint="eastAsia"/>
                <w:sz w:val="21"/>
                <w:szCs w:val="21"/>
              </w:rPr>
              <w:t xml:space="preserve"> //</w:t>
            </w:r>
            <w:r w:rsidR="00FA3885">
              <w:rPr>
                <w:rFonts w:ascii="Arial Unicode MS" w:hAnsi="Arial Unicode MS" w:cs="Arial Unicode MS" w:hint="eastAsia"/>
                <w:sz w:val="21"/>
                <w:szCs w:val="21"/>
              </w:rPr>
              <w:t>返回值说明：</w:t>
            </w:r>
            <w:r w:rsidR="00FA3885" w:rsidRPr="00FA3885">
              <w:rPr>
                <w:rFonts w:ascii="Arial Unicode MS" w:hAnsi="Arial Unicode MS" w:cs="Arial Unicode MS" w:hint="eastAsia"/>
                <w:sz w:val="21"/>
                <w:szCs w:val="21"/>
              </w:rPr>
              <w:t>返回当前</w:t>
            </w:r>
            <w:r w:rsidR="00FA3885" w:rsidRPr="00FA3885">
              <w:rPr>
                <w:rFonts w:ascii="Arial Unicode MS" w:hAnsi="Arial Unicode MS" w:cs="Arial Unicode MS" w:hint="eastAsia"/>
                <w:sz w:val="21"/>
                <w:szCs w:val="21"/>
              </w:rPr>
              <w:t>ArrayOf</w:t>
            </w:r>
            <w:r w:rsidR="00FA3885" w:rsidRPr="00FA3885">
              <w:rPr>
                <w:rFonts w:ascii="Arial Unicode MS" w:hAnsi="Arial Unicode MS" w:cs="Arial Unicode MS" w:hint="eastAsia"/>
                <w:sz w:val="21"/>
                <w:szCs w:val="21"/>
              </w:rPr>
              <w:t>对象引用。如果源</w:t>
            </w:r>
            <w:r w:rsidR="00FA3885" w:rsidRPr="00FA3885">
              <w:rPr>
                <w:rFonts w:ascii="Arial Unicode MS" w:hAnsi="Arial Unicode MS" w:cs="Arial Unicode MS" w:hint="eastAsia"/>
                <w:sz w:val="21"/>
                <w:szCs w:val="21"/>
              </w:rPr>
              <w:t>ArrayOf</w:t>
            </w:r>
            <w:r w:rsidR="00FA3885" w:rsidRPr="00FA3885">
              <w:rPr>
                <w:rFonts w:ascii="Arial Unicode MS" w:hAnsi="Arial Unicode MS" w:cs="Arial Unicode MS" w:hint="eastAsia"/>
                <w:sz w:val="21"/>
                <w:szCs w:val="21"/>
              </w:rPr>
              <w:t>数组为空，则返回</w:t>
            </w:r>
            <w:r w:rsidR="00FA3885" w:rsidRPr="00FA3885">
              <w:rPr>
                <w:rFonts w:ascii="Arial Unicode MS" w:hAnsi="Arial Unicode MS" w:cs="Arial Unicode MS" w:hint="eastAsia"/>
                <w:sz w:val="21"/>
                <w:szCs w:val="21"/>
              </w:rPr>
              <w:t>-1</w:t>
            </w:r>
            <w:r w:rsidR="00FA3885" w:rsidRPr="00FA3885">
              <w:rPr>
                <w:rFonts w:ascii="Arial Unicode MS" w:hAnsi="Arial Unicode MS" w:cs="Arial Unicode MS" w:hint="eastAsia"/>
                <w:sz w:val="21"/>
                <w:szCs w:val="21"/>
              </w:rPr>
              <w:t>；拷贝大小为源</w:t>
            </w:r>
            <w:r w:rsidR="00FA3885" w:rsidRPr="00FA3885">
              <w:rPr>
                <w:rFonts w:ascii="Arial Unicode MS" w:hAnsi="Arial Unicode MS" w:cs="Arial Unicode MS" w:hint="eastAsia"/>
                <w:sz w:val="21"/>
                <w:szCs w:val="21"/>
              </w:rPr>
              <w:t>ArrayOf</w:t>
            </w:r>
            <w:r w:rsidR="00FA3885" w:rsidRPr="00FA3885">
              <w:rPr>
                <w:rFonts w:ascii="Arial Unicode MS" w:hAnsi="Arial Unicode MS" w:cs="Arial Unicode MS" w:hint="eastAsia"/>
                <w:sz w:val="21"/>
                <w:szCs w:val="21"/>
              </w:rPr>
              <w:t>对象已用数据区大小和当前对象数据区总长度两者中取其中较小的那个。</w:t>
            </w:r>
          </w:p>
        </w:tc>
      </w:tr>
    </w:tbl>
    <w:p w:rsidR="00DF227F" w:rsidRDefault="00DF227F" w:rsidP="00DF227F">
      <w:pPr>
        <w:snapToGrid w:val="0"/>
        <w:spacing w:line="300" w:lineRule="auto"/>
        <w:ind w:firstLine="420"/>
        <w:rPr>
          <w:rFonts w:ascii="宋体" w:hAnsi="宋体" w:hint="eastAsia"/>
          <w:sz w:val="21"/>
          <w:szCs w:val="21"/>
        </w:rPr>
      </w:pPr>
    </w:p>
    <w:p w:rsidR="00DF227F" w:rsidRPr="00186B7E" w:rsidRDefault="00DF227F" w:rsidP="00BA4562">
      <w:pPr>
        <w:pStyle w:val="5"/>
        <w:rPr>
          <w:rFonts w:hint="eastAsia"/>
        </w:rPr>
      </w:pPr>
      <w:r>
        <w:rPr>
          <w:rFonts w:hint="eastAsia"/>
        </w:rPr>
        <w:t>Copy()</w:t>
      </w:r>
    </w:p>
    <w:p w:rsidR="00DF227F" w:rsidRPr="007364B7" w:rsidRDefault="00DF227F" w:rsidP="00DF227F">
      <w:pPr>
        <w:snapToGrid w:val="0"/>
        <w:spacing w:line="300" w:lineRule="auto"/>
        <w:ind w:firstLine="420"/>
        <w:rPr>
          <w:rFonts w:ascii="宋体" w:hAnsi="宋体"/>
          <w:sz w:val="21"/>
          <w:szCs w:val="21"/>
        </w:rPr>
      </w:pPr>
      <w:r>
        <w:rPr>
          <w:rFonts w:hint="eastAsia"/>
          <w:sz w:val="21"/>
          <w:szCs w:val="21"/>
        </w:rPr>
        <w:t>将</w:t>
      </w:r>
      <w:r>
        <w:rPr>
          <w:rFonts w:hint="eastAsia"/>
          <w:sz w:val="21"/>
          <w:szCs w:val="21"/>
        </w:rPr>
        <w:t>T</w:t>
      </w:r>
      <w:r>
        <w:rPr>
          <w:rFonts w:hint="eastAsia"/>
          <w:sz w:val="21"/>
          <w:szCs w:val="21"/>
        </w:rPr>
        <w:t>类型指针</w:t>
      </w:r>
      <w:r>
        <w:rPr>
          <w:rFonts w:hint="eastAsia"/>
          <w:sz w:val="21"/>
          <w:szCs w:val="21"/>
        </w:rPr>
        <w:t>pBuf</w:t>
      </w:r>
      <w:r>
        <w:rPr>
          <w:rFonts w:hint="eastAsia"/>
          <w:sz w:val="21"/>
          <w:szCs w:val="21"/>
        </w:rPr>
        <w:t>所指内容复制到当前</w:t>
      </w:r>
      <w:r>
        <w:rPr>
          <w:rFonts w:hint="eastAsia"/>
          <w:sz w:val="21"/>
          <w:szCs w:val="21"/>
        </w:rPr>
        <w:t>ArrayOf</w:t>
      </w:r>
      <w:r>
        <w:rPr>
          <w:rFonts w:hint="eastAsia"/>
          <w:sz w:val="21"/>
          <w:szCs w:val="21"/>
        </w:rPr>
        <w:t>对象数据区内，并制定将要复制的数据个数为</w:t>
      </w:r>
      <w:r>
        <w:rPr>
          <w:rFonts w:hint="eastAsia"/>
          <w:sz w:val="21"/>
          <w:szCs w:val="21"/>
        </w:rPr>
        <w:t>n</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ArrayOf &amp; Copy(</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const T *pBuf,   //   T类型数组</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n        //    待复制的数组元素个数</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_ArrayOf_CopyEx(this,(Byte*)pBuf,n*sizeof(T));</w:t>
            </w:r>
          </w:p>
          <w:p w:rsidR="00DF227F" w:rsidRPr="00345BB2"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r>
        <w:rPr>
          <w:rFonts w:hint="eastAsia"/>
        </w:rPr>
        <w:t>Free()</w:t>
      </w:r>
    </w:p>
    <w:p w:rsidR="00DF227F" w:rsidRPr="00F7494D" w:rsidRDefault="000A4DE3" w:rsidP="00DF227F">
      <w:pPr>
        <w:snapToGrid w:val="0"/>
        <w:spacing w:line="300" w:lineRule="auto"/>
        <w:ind w:firstLine="420"/>
        <w:rPr>
          <w:sz w:val="21"/>
          <w:szCs w:val="21"/>
        </w:rPr>
      </w:pPr>
      <w:r>
        <w:rPr>
          <w:rFonts w:hint="eastAsia"/>
          <w:sz w:val="21"/>
          <w:szCs w:val="21"/>
        </w:rPr>
        <w:t>释放</w:t>
      </w:r>
      <w:r>
        <w:rPr>
          <w:rFonts w:hint="eastAsia"/>
          <w:sz w:val="21"/>
          <w:szCs w:val="21"/>
        </w:rPr>
        <w:t>ArrayOf</w:t>
      </w:r>
      <w:r>
        <w:rPr>
          <w:rFonts w:hint="eastAsia"/>
          <w:sz w:val="21"/>
          <w:szCs w:val="21"/>
        </w:rPr>
        <w:t>对象</w:t>
      </w:r>
      <w:r w:rsidR="00DF227F">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s</w:t>
            </w:r>
            <w:r>
              <w:rPr>
                <w:rFonts w:ascii="Arial Unicode MS" w:eastAsia="Arial Unicode MS" w:hAnsi="Arial Unicode MS" w:cs="Arial Unicode MS" w:hint="eastAsia"/>
                <w:sz w:val="21"/>
                <w:szCs w:val="21"/>
              </w:rPr>
              <w:t xml:space="preserve">tatic void Free (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C</w:t>
            </w:r>
            <w:r>
              <w:rPr>
                <w:rFonts w:ascii="Arial Unicode MS" w:eastAsia="Arial Unicode MS" w:hAnsi="Arial Unicode MS" w:cs="Arial Unicode MS" w:hint="eastAsia"/>
                <w:sz w:val="21"/>
                <w:szCs w:val="21"/>
              </w:rPr>
              <w:t>onst ArrayOf&lt;T&gt; *pArray    //  源ArrayOf对象</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345BB2"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r w:rsidRPr="00447218">
              <w:rPr>
                <w:rFonts w:ascii="Arial Unicode MS" w:eastAsia="Arial Unicode MS" w:hAnsi="Arial Unicode MS" w:cs="Arial Unicode MS"/>
                <w:sz w:val="21"/>
                <w:szCs w:val="21"/>
              </w:rPr>
              <w:t xml:space="preserve"> _CarQuintet_Free(pArray);</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208" w:name="_GetPayload()_1"/>
      <w:bookmarkEnd w:id="208"/>
      <w:r w:rsidRPr="00186B7E">
        <w:t xml:space="preserve">GetPayload() </w:t>
      </w:r>
    </w:p>
    <w:p w:rsidR="00DF227F" w:rsidRPr="00C629FE" w:rsidRDefault="00DF227F" w:rsidP="00DF227F">
      <w:pPr>
        <w:snapToGrid w:val="0"/>
        <w:spacing w:line="300" w:lineRule="auto"/>
        <w:ind w:firstLine="420"/>
        <w:rPr>
          <w:rFonts w:ascii="宋体" w:hAnsi="宋体"/>
          <w:b/>
          <w:sz w:val="21"/>
          <w:szCs w:val="21"/>
        </w:rPr>
      </w:pPr>
      <w:r>
        <w:rPr>
          <w:rFonts w:ascii="宋体" w:hAnsi="宋体" w:hint="eastAsia"/>
          <w:sz w:val="21"/>
          <w:szCs w:val="21"/>
        </w:rPr>
        <w:t>得到</w:t>
      </w:r>
      <w:r w:rsidRPr="00186B7E">
        <w:rPr>
          <w:rFonts w:ascii="宋体" w:hAnsi="宋体"/>
          <w:sz w:val="21"/>
          <w:szCs w:val="21"/>
        </w:rPr>
        <w:t>指向</w:t>
      </w:r>
      <w:r>
        <w:rPr>
          <w:rFonts w:ascii="宋体" w:hAnsi="宋体"/>
          <w:sz w:val="21"/>
          <w:szCs w:val="21"/>
        </w:rPr>
        <w:t>ArrayOf</w:t>
      </w:r>
      <w:r w:rsidRPr="00186B7E">
        <w:rPr>
          <w:rFonts w:ascii="宋体" w:hAnsi="宋体"/>
          <w:sz w:val="21"/>
          <w:szCs w:val="21"/>
        </w:rPr>
        <w:t>对象的数据区的指针，即返回指向类型</w:t>
      </w:r>
      <w:r>
        <w:rPr>
          <w:rFonts w:ascii="宋体" w:hAnsi="宋体"/>
          <w:sz w:val="21"/>
          <w:szCs w:val="21"/>
        </w:rPr>
        <w:t>T</w:t>
      </w:r>
      <w:r w:rsidRPr="00186B7E">
        <w:rPr>
          <w:rFonts w:ascii="宋体" w:hAnsi="宋体"/>
          <w:sz w:val="21"/>
          <w:szCs w:val="21"/>
        </w:rPr>
        <w:t>的指针</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792438">
        <w:tc>
          <w:tcPr>
            <w:tcW w:w="7988" w:type="dxa"/>
            <w:shd w:val="clear" w:color="auto" w:fill="D9D9D9"/>
          </w:tcPr>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T * GetPayload() const</w:t>
            </w:r>
          </w:p>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lastRenderedPageBreak/>
              <w:t>{</w:t>
            </w:r>
          </w:p>
          <w:p w:rsidR="00DF227F" w:rsidRPr="00792438" w:rsidRDefault="00DF227F" w:rsidP="00301025">
            <w:pPr>
              <w:snapToGrid w:val="0"/>
              <w:spacing w:line="300" w:lineRule="auto"/>
              <w:ind w:firstLine="405"/>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sz w:val="21"/>
                <w:szCs w:val="21"/>
              </w:rPr>
              <w:t>r</w:t>
            </w:r>
            <w:r w:rsidRPr="00792438">
              <w:rPr>
                <w:rFonts w:ascii="Arial Unicode MS" w:eastAsia="Arial Unicode MS" w:hAnsi="Arial Unicode MS" w:cs="Arial Unicode MS" w:hint="eastAsia"/>
                <w:sz w:val="21"/>
                <w:szCs w:val="21"/>
              </w:rPr>
              <w:t>eturn (T*)m_pBuf;</w:t>
            </w:r>
          </w:p>
          <w:p w:rsidR="00DF227F" w:rsidRPr="00792438" w:rsidRDefault="00DF227F" w:rsidP="00301025">
            <w:pPr>
              <w:snapToGrid w:val="0"/>
              <w:spacing w:line="300" w:lineRule="auto"/>
              <w:rPr>
                <w:rFonts w:ascii="宋体" w:hAnsi="宋体" w:hint="eastAsia"/>
                <w:sz w:val="21"/>
                <w:szCs w:val="21"/>
              </w:rPr>
            </w:pPr>
            <w:r w:rsidRPr="00792438">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bookmarkStart w:id="209" w:name="_GetLength()"/>
      <w:bookmarkEnd w:id="209"/>
      <w:r>
        <w:lastRenderedPageBreak/>
        <w:t>Get</w:t>
      </w:r>
      <w:r>
        <w:rPr>
          <w:rFonts w:hint="eastAsia"/>
        </w:rPr>
        <w:t>Length</w:t>
      </w:r>
      <w:r w:rsidRPr="00186B7E">
        <w:t xml:space="preserve">() </w:t>
      </w:r>
    </w:p>
    <w:p w:rsidR="00DF227F" w:rsidRPr="007364B7" w:rsidRDefault="00DF227F" w:rsidP="00DF227F">
      <w:pPr>
        <w:snapToGrid w:val="0"/>
        <w:spacing w:line="300" w:lineRule="auto"/>
        <w:ind w:firstLine="420"/>
        <w:rPr>
          <w:rFonts w:ascii="宋体" w:hAnsi="宋体"/>
          <w:sz w:val="21"/>
          <w:szCs w:val="21"/>
        </w:rPr>
      </w:pPr>
      <w:r w:rsidRPr="007364B7">
        <w:rPr>
          <w:sz w:val="21"/>
          <w:szCs w:val="21"/>
        </w:rPr>
        <w:t>获取当前</w:t>
      </w:r>
      <w:r>
        <w:rPr>
          <w:sz w:val="21"/>
          <w:szCs w:val="21"/>
        </w:rPr>
        <w:t>ArrayOf</w:t>
      </w:r>
      <w:r w:rsidR="006872B2">
        <w:rPr>
          <w:rFonts w:hint="eastAsia"/>
          <w:sz w:val="21"/>
          <w:szCs w:val="21"/>
        </w:rPr>
        <w:t>对象数据区大小</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792438">
        <w:tc>
          <w:tcPr>
            <w:tcW w:w="7988" w:type="dxa"/>
            <w:shd w:val="clear" w:color="auto" w:fill="D9D9D9"/>
          </w:tcPr>
          <w:p w:rsidR="006872B2" w:rsidRDefault="006872B2" w:rsidP="006872B2">
            <w:pPr>
              <w:snapToGrid w:val="0"/>
              <w:spacing w:line="300" w:lineRule="auto"/>
              <w:rPr>
                <w:rFonts w:ascii="Arial Unicode MS" w:hAnsi="Arial Unicode MS" w:cs="Arial Unicode MS" w:hint="eastAsia"/>
                <w:sz w:val="21"/>
                <w:szCs w:val="21"/>
              </w:rPr>
            </w:pPr>
            <w:r w:rsidRPr="006872B2">
              <w:rPr>
                <w:rFonts w:ascii="Arial Unicode MS" w:eastAsia="Arial Unicode MS" w:hAnsi="Arial Unicode MS" w:cs="Arial Unicode MS"/>
                <w:sz w:val="21"/>
                <w:szCs w:val="21"/>
              </w:rPr>
              <w:t>Int32 GetLength(</w:t>
            </w:r>
          </w:p>
          <w:p w:rsidR="006872B2" w:rsidRDefault="006872B2" w:rsidP="006872B2">
            <w:pPr>
              <w:snapToGrid w:val="0"/>
              <w:spacing w:line="300" w:lineRule="auto"/>
              <w:ind w:firstLineChars="800" w:firstLine="1680"/>
              <w:rPr>
                <w:rFonts w:ascii="Arial Unicode MS" w:hAnsi="Arial Unicode MS" w:cs="Arial Unicode MS" w:hint="eastAsia"/>
                <w:sz w:val="21"/>
                <w:szCs w:val="21"/>
              </w:rPr>
            </w:pPr>
            <w:r w:rsidRPr="006872B2">
              <w:rPr>
                <w:rFonts w:ascii="Arial Unicode MS" w:eastAsia="Arial Unicode MS" w:hAnsi="Arial Unicode MS" w:cs="Arial Unicode MS"/>
                <w:sz w:val="21"/>
                <w:szCs w:val="21"/>
              </w:rPr>
              <w:t xml:space="preserve">) const </w:t>
            </w:r>
          </w:p>
          <w:p w:rsidR="006872B2" w:rsidRPr="006872B2" w:rsidRDefault="006872B2" w:rsidP="006872B2">
            <w:pPr>
              <w:snapToGrid w:val="0"/>
              <w:spacing w:line="300" w:lineRule="auto"/>
              <w:rPr>
                <w:rFonts w:ascii="Arial Unicode MS" w:hAnsi="Arial Unicode MS" w:cs="Arial Unicode MS"/>
                <w:sz w:val="21"/>
                <w:szCs w:val="21"/>
              </w:rPr>
            </w:pPr>
            <w:r w:rsidRPr="006872B2">
              <w:rPr>
                <w:rFonts w:ascii="Arial Unicode MS" w:eastAsia="Arial Unicode MS" w:hAnsi="Arial Unicode MS" w:cs="Arial Unicode MS"/>
                <w:sz w:val="21"/>
                <w:szCs w:val="21"/>
              </w:rPr>
              <w:t>{</w:t>
            </w:r>
          </w:p>
          <w:p w:rsidR="006872B2" w:rsidRPr="006872B2" w:rsidRDefault="006872B2" w:rsidP="006872B2">
            <w:pPr>
              <w:snapToGrid w:val="0"/>
              <w:spacing w:line="300" w:lineRule="auto"/>
              <w:rPr>
                <w:rFonts w:ascii="Arial Unicode MS" w:eastAsia="Arial Unicode MS" w:hAnsi="Arial Unicode MS" w:cs="Arial Unicode MS"/>
                <w:sz w:val="21"/>
                <w:szCs w:val="21"/>
              </w:rPr>
            </w:pPr>
            <w:r w:rsidRPr="006872B2">
              <w:rPr>
                <w:rFonts w:ascii="Arial Unicode MS" w:eastAsia="Arial Unicode MS" w:hAnsi="Arial Unicode MS" w:cs="Arial Unicode MS"/>
                <w:sz w:val="21"/>
                <w:szCs w:val="21"/>
              </w:rPr>
              <w:t xml:space="preserve">        return m_pBuf ? m_size / sizeof(T) : 0;</w:t>
            </w:r>
          </w:p>
          <w:p w:rsidR="00DF227F" w:rsidRPr="006872B2" w:rsidRDefault="006872B2" w:rsidP="006872B2">
            <w:pPr>
              <w:snapToGrid w:val="0"/>
              <w:spacing w:line="300" w:lineRule="auto"/>
              <w:rPr>
                <w:rFonts w:ascii="Arial Unicode MS" w:eastAsia="Arial Unicode MS" w:hAnsi="Arial Unicode MS" w:cs="Arial Unicode MS" w:hint="eastAsia"/>
                <w:sz w:val="21"/>
                <w:szCs w:val="21"/>
              </w:rPr>
            </w:pPr>
            <w:r w:rsidRPr="006872B2">
              <w:rPr>
                <w:rFonts w:ascii="Arial Unicode MS" w:eastAsia="Arial Unicode MS" w:hAnsi="Arial Unicode MS" w:cs="Arial Unicode MS"/>
                <w:sz w:val="21"/>
                <w:szCs w:val="21"/>
              </w:rPr>
              <w:t>}</w:t>
            </w:r>
          </w:p>
        </w:tc>
      </w:tr>
    </w:tbl>
    <w:p w:rsidR="00DF227F" w:rsidRPr="00186B7E" w:rsidRDefault="00DF227F" w:rsidP="00BA4562">
      <w:pPr>
        <w:pStyle w:val="5"/>
        <w:rPr>
          <w:rFonts w:hint="eastAsia"/>
        </w:rPr>
      </w:pPr>
      <w:bookmarkStart w:id="210" w:name="_IsNull()_1"/>
      <w:bookmarkStart w:id="211" w:name="_Clone_()_1"/>
      <w:bookmarkStart w:id="212" w:name="_Replace()_1"/>
      <w:bookmarkEnd w:id="210"/>
      <w:bookmarkEnd w:id="211"/>
      <w:bookmarkEnd w:id="212"/>
      <w:r>
        <w:rPr>
          <w:rFonts w:hint="eastAsia"/>
        </w:rPr>
        <w:t>Replace()</w:t>
      </w:r>
    </w:p>
    <w:p w:rsidR="00DF227F" w:rsidRPr="00F7494D" w:rsidRDefault="00DF227F" w:rsidP="00DF227F">
      <w:pPr>
        <w:snapToGrid w:val="0"/>
        <w:spacing w:line="300" w:lineRule="auto"/>
        <w:ind w:firstLine="420"/>
        <w:rPr>
          <w:sz w:val="21"/>
          <w:szCs w:val="21"/>
        </w:rPr>
      </w:pPr>
      <w:r>
        <w:rPr>
          <w:rFonts w:hint="eastAsia"/>
          <w:sz w:val="21"/>
          <w:szCs w:val="21"/>
        </w:rPr>
        <w:t>替换当前</w:t>
      </w:r>
      <w:r>
        <w:rPr>
          <w:rFonts w:hint="eastAsia"/>
          <w:sz w:val="21"/>
          <w:szCs w:val="21"/>
        </w:rPr>
        <w:t>ArrayOf</w:t>
      </w:r>
      <w:r>
        <w:rPr>
          <w:rFonts w:hint="eastAsia"/>
          <w:sz w:val="21"/>
          <w:szCs w:val="21"/>
        </w:rPr>
        <w:t>对象数据区指定位置开始的</w:t>
      </w:r>
      <w:r>
        <w:rPr>
          <w:rFonts w:hint="eastAsia"/>
          <w:sz w:val="21"/>
          <w:szCs w:val="21"/>
        </w:rPr>
        <w:t>n</w:t>
      </w:r>
      <w:r>
        <w:rPr>
          <w:rFonts w:hint="eastAsia"/>
          <w:sz w:val="21"/>
          <w:szCs w:val="21"/>
        </w:rPr>
        <w:t>个数据。</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ArrayOf &amp; Replace(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offset,  // offset: 当前ArrayOf对象待开始替换数据的起始位置</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const T *pBuf, </w:t>
            </w:r>
            <w:r>
              <w:rPr>
                <w:rFonts w:hint="eastAsia"/>
                <w:sz w:val="21"/>
                <w:szCs w:val="21"/>
              </w:rPr>
              <w:t xml:space="preserve">// </w:t>
            </w:r>
            <w:r w:rsidRPr="00F7494D">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hint="eastAsia"/>
                <w:sz w:val="21"/>
                <w:szCs w:val="21"/>
              </w:rPr>
              <w:t>pBuf：源T类型数组</w:t>
            </w:r>
          </w:p>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n       //  n:   要替换的数据个数</w:t>
            </w:r>
          </w:p>
          <w:p w:rsidR="00DF227F" w:rsidRPr="002B578C"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w:t>
            </w:r>
          </w:p>
          <w:p w:rsidR="00DF227F" w:rsidRPr="000A4DE3" w:rsidRDefault="00DF227F" w:rsidP="00301025">
            <w:pPr>
              <w:snapToGrid w:val="0"/>
              <w:spacing w:line="300" w:lineRule="auto"/>
              <w:rPr>
                <w:rFonts w:ascii="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r w:rsidR="000A4DE3">
              <w:rPr>
                <w:rFonts w:ascii="Arial Unicode MS" w:hAnsi="Arial Unicode MS" w:cs="Arial Unicode MS" w:hint="eastAsia"/>
                <w:sz w:val="21"/>
                <w:szCs w:val="21"/>
              </w:rPr>
              <w:t xml:space="preserve">                                       </w:t>
            </w:r>
          </w:p>
          <w:p w:rsidR="00DF227F" w:rsidRDefault="00DF227F" w:rsidP="00301025">
            <w:pPr>
              <w:snapToGrid w:val="0"/>
              <w:spacing w:line="300" w:lineRule="auto"/>
              <w:ind w:firstLine="405"/>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_ArrayOf_Replace(this, offset *sizeof(T), (PByte)pBuf, n*sizeof(T));</w:t>
            </w:r>
          </w:p>
          <w:p w:rsidR="00DF227F" w:rsidRPr="000A4DE3" w:rsidRDefault="00DF227F" w:rsidP="00301025">
            <w:pPr>
              <w:snapToGrid w:val="0"/>
              <w:spacing w:line="300" w:lineRule="auto"/>
              <w:ind w:firstLine="405"/>
              <w:rPr>
                <w:rFonts w:ascii="Arial Unicode MS" w:hAnsi="Arial Unicode MS" w:cs="Arial Unicode MS" w:hint="eastAsia"/>
                <w:sz w:val="21"/>
                <w:szCs w:val="21"/>
              </w:rPr>
            </w:pP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r w:rsidR="000A4DE3">
              <w:rPr>
                <w:rFonts w:ascii="Arial Unicode MS" w:hAnsi="Arial Unicode MS" w:cs="Arial Unicode MS" w:hint="eastAsia"/>
                <w:sz w:val="21"/>
                <w:szCs w:val="21"/>
              </w:rPr>
              <w:t xml:space="preserve">                                 </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24A3B" w:rsidRDefault="00DF227F" w:rsidP="00BA4562">
      <w:pPr>
        <w:pStyle w:val="4"/>
        <w:rPr>
          <w:rFonts w:hint="eastAsia"/>
        </w:rPr>
      </w:pPr>
      <w:r>
        <w:rPr>
          <w:rFonts w:hint="eastAsia"/>
        </w:rPr>
        <w:t>操作符</w:t>
      </w:r>
    </w:p>
    <w:p w:rsidR="00DF227F" w:rsidRPr="00186B7E" w:rsidRDefault="00DF227F" w:rsidP="00DF227F">
      <w:pPr>
        <w:pStyle w:val="5"/>
        <w:rPr>
          <w:rFonts w:hint="eastAsia"/>
        </w:rPr>
      </w:pPr>
      <w:bookmarkStart w:id="213" w:name="_[]_2"/>
      <w:bookmarkEnd w:id="213"/>
      <w:r>
        <w:rPr>
          <w:rFonts w:hint="eastAsia"/>
        </w:rPr>
        <w:t>[]</w:t>
      </w:r>
    </w:p>
    <w:p w:rsidR="00DF227F" w:rsidRPr="0006514D" w:rsidRDefault="00DF227F" w:rsidP="00DF227F">
      <w:pPr>
        <w:snapToGrid w:val="0"/>
        <w:spacing w:line="300" w:lineRule="auto"/>
        <w:ind w:firstLine="420"/>
        <w:rPr>
          <w:sz w:val="21"/>
          <w:szCs w:val="21"/>
        </w:rPr>
      </w:pPr>
      <w:r>
        <w:rPr>
          <w:sz w:val="21"/>
          <w:szCs w:val="21"/>
        </w:rPr>
        <w:t>ArrayOf</w:t>
      </w:r>
      <w:r w:rsidRPr="004D7FBB">
        <w:rPr>
          <w:sz w:val="21"/>
          <w:szCs w:val="21"/>
        </w:rPr>
        <w:t>对象的存取数组元素操作符，用来对数组元素进行存取操作</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T&amp; operator [] (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idx        //  数组下标</w:t>
            </w:r>
          </w:p>
          <w:p w:rsidR="00DF227F" w:rsidRPr="0006514D" w:rsidRDefault="00DF227F" w:rsidP="00301025">
            <w:pPr>
              <w:snapToGrid w:val="0"/>
              <w:spacing w:line="300" w:lineRule="auto"/>
              <w:ind w:firstLine="420"/>
              <w:rPr>
                <w:rFonts w:ascii="宋体" w:hAnsi="宋体" w:hint="eastAsia"/>
                <w:sz w:val="21"/>
                <w:szCs w:val="21"/>
              </w:rPr>
            </w:pPr>
            <w:r>
              <w:rPr>
                <w:rFonts w:ascii="Arial Unicode MS" w:eastAsia="Arial Unicode MS" w:hAnsi="Arial Unicode MS" w:cs="Arial Unicode MS" w:hint="eastAsia"/>
                <w:sz w:val="21"/>
                <w:szCs w:val="21"/>
              </w:rPr>
              <w:t xml:space="preserve">       </w:t>
            </w:r>
            <w:r>
              <w:rPr>
                <w:rFonts w:ascii="宋体" w:hAnsi="宋体"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assert(</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m_pBuf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&amp;&amp;</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 index &gt;= 0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&amp;&amp;</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 index &lt; GetUsed()</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w:t>
            </w:r>
            <w:r w:rsidRPr="004D7FBB">
              <w:rPr>
                <w:rFonts w:ascii="Arial Unicode MS" w:eastAsia="Arial Unicode MS" w:hAnsi="Arial Unicode MS" w:cs="Arial Unicode MS"/>
                <w:sz w:val="21"/>
                <w:szCs w:val="21"/>
              </w:rPr>
              <w:t>return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(T*)</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(m_pBuf)</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)[index];</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1E7104" w:rsidP="00DF227F">
      <w:pPr>
        <w:pStyle w:val="5"/>
        <w:rPr>
          <w:rFonts w:hint="eastAsia"/>
        </w:rPr>
      </w:pPr>
      <w:r>
        <w:rPr>
          <w:rFonts w:hint="eastAsia"/>
        </w:rPr>
        <w:lastRenderedPageBreak/>
        <w:t xml:space="preserve"> </w:t>
      </w:r>
      <w:r w:rsidR="00DF227F">
        <w:rPr>
          <w:rFonts w:hint="eastAsia"/>
        </w:rPr>
        <w:t>[]</w:t>
      </w:r>
    </w:p>
    <w:p w:rsidR="00DF227F" w:rsidRPr="0006514D" w:rsidRDefault="00DF227F" w:rsidP="00DF227F">
      <w:pPr>
        <w:snapToGrid w:val="0"/>
        <w:spacing w:line="300" w:lineRule="auto"/>
        <w:ind w:firstLine="420"/>
        <w:rPr>
          <w:sz w:val="21"/>
          <w:szCs w:val="21"/>
        </w:rPr>
      </w:pPr>
      <w:r>
        <w:rPr>
          <w:sz w:val="21"/>
          <w:szCs w:val="21"/>
        </w:rPr>
        <w:t>ArrayOf</w:t>
      </w:r>
      <w:r w:rsidRPr="004D7FBB">
        <w:rPr>
          <w:sz w:val="21"/>
          <w:szCs w:val="21"/>
        </w:rPr>
        <w:t>对象的存取数组元素操作符，用来对数组元素进行存取操作</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sz w:val="21"/>
                <w:szCs w:val="21"/>
              </w:rPr>
              <w:t xml:space="preserve"> c</w:t>
            </w:r>
            <w:r>
              <w:rPr>
                <w:rFonts w:ascii="Arial Unicode MS" w:eastAsia="Arial Unicode MS" w:hAnsi="Arial Unicode MS" w:cs="Arial Unicode MS" w:hint="eastAsia"/>
                <w:sz w:val="21"/>
                <w:szCs w:val="21"/>
              </w:rPr>
              <w:t xml:space="preserve">onst T &amp; operator [] ( </w:t>
            </w:r>
          </w:p>
          <w:p w:rsidR="00DF227F" w:rsidRDefault="00DF227F" w:rsidP="00301025">
            <w:pPr>
              <w:snapToGrid w:val="0"/>
              <w:spacing w:line="300" w:lineRule="auto"/>
              <w:ind w:firstLine="420"/>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 xml:space="preserve">        Int32 idx        //  数组下标</w:t>
            </w:r>
          </w:p>
          <w:p w:rsidR="00DF227F" w:rsidRPr="0006514D" w:rsidRDefault="00DF227F" w:rsidP="00301025">
            <w:pPr>
              <w:snapToGrid w:val="0"/>
              <w:spacing w:line="300" w:lineRule="auto"/>
              <w:ind w:firstLine="420"/>
              <w:rPr>
                <w:rFonts w:ascii="宋体" w:hAnsi="宋体" w:hint="eastAsia"/>
                <w:sz w:val="21"/>
                <w:szCs w:val="21"/>
              </w:rPr>
            </w:pPr>
            <w:r>
              <w:rPr>
                <w:rFonts w:ascii="Arial Unicode MS" w:eastAsia="Arial Unicode MS" w:hAnsi="Arial Unicode MS" w:cs="Arial Unicode MS" w:hint="eastAsia"/>
                <w:sz w:val="21"/>
                <w:szCs w:val="21"/>
              </w:rPr>
              <w:t xml:space="preserve">       </w:t>
            </w:r>
            <w:r>
              <w:rPr>
                <w:rFonts w:ascii="宋体" w:hAnsi="宋体" w:hint="eastAsia"/>
                <w:sz w:val="21"/>
                <w:szCs w:val="21"/>
              </w:rPr>
              <w:t>)</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assert(</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m_pBuf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&amp;&amp;</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 index &gt;= 0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&amp;&amp;</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 xml:space="preserve"> index &lt; GetUsed()</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w:t>
            </w:r>
            <w:r w:rsidRPr="004D7FBB">
              <w:rPr>
                <w:rFonts w:ascii="Arial Unicode MS" w:eastAsia="Arial Unicode MS" w:hAnsi="Arial Unicode MS" w:cs="Arial Unicode MS"/>
                <w:sz w:val="21"/>
                <w:szCs w:val="21"/>
              </w:rPr>
              <w:t>return (</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(T*)</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(m_pBuf)</w:t>
            </w:r>
            <w:r>
              <w:rPr>
                <w:rFonts w:ascii="Arial Unicode MS" w:eastAsia="Arial Unicode MS" w:hAnsi="Arial Unicode MS" w:cs="Arial Unicode MS" w:hint="eastAsia"/>
                <w:sz w:val="21"/>
                <w:szCs w:val="21"/>
              </w:rPr>
              <w:t xml:space="preserve"> </w:t>
            </w:r>
            <w:r w:rsidRPr="004D7FBB">
              <w:rPr>
                <w:rFonts w:ascii="Arial Unicode MS" w:eastAsia="Arial Unicode MS" w:hAnsi="Arial Unicode MS" w:cs="Arial Unicode MS"/>
                <w:sz w:val="21"/>
                <w:szCs w:val="21"/>
              </w:rPr>
              <w:t>)[index];</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r>
        <w:rPr>
          <w:rFonts w:hint="eastAsia"/>
        </w:rPr>
        <w:t>PCarQuintet</w:t>
      </w:r>
    </w:p>
    <w:p w:rsidR="00DF227F" w:rsidRPr="0006514D" w:rsidRDefault="00DF227F" w:rsidP="00DF227F">
      <w:pPr>
        <w:snapToGrid w:val="0"/>
        <w:spacing w:line="300" w:lineRule="auto"/>
        <w:ind w:firstLine="420"/>
        <w:rPr>
          <w:sz w:val="21"/>
          <w:szCs w:val="21"/>
        </w:rPr>
      </w:pPr>
      <w:r w:rsidRPr="00B47081">
        <w:rPr>
          <w:sz w:val="21"/>
          <w:szCs w:val="21"/>
        </w:rPr>
        <w:t>取五元组的指针</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Pr="00B47081"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operator PCarQuintet (  )</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 xml:space="preserve"> r</w:t>
            </w:r>
            <w:r>
              <w:rPr>
                <w:rFonts w:ascii="Arial Unicode MS" w:eastAsia="Arial Unicode MS" w:hAnsi="Arial Unicode MS" w:cs="Arial Unicode MS" w:hint="eastAsia"/>
                <w:sz w:val="21"/>
                <w:szCs w:val="21"/>
              </w:rPr>
              <w:t>eturn this</w:t>
            </w:r>
            <w:r w:rsidRPr="004D7FBB">
              <w:rPr>
                <w:rFonts w:ascii="Arial Unicode MS" w:eastAsia="Arial Unicode MS" w:hAnsi="Arial Unicode MS" w:cs="Arial Unicode MS"/>
                <w:sz w:val="21"/>
                <w:szCs w:val="21"/>
              </w:rPr>
              <w:t>;</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186B7E" w:rsidRDefault="00DF227F" w:rsidP="00BA4562">
      <w:pPr>
        <w:pStyle w:val="5"/>
        <w:rPr>
          <w:rFonts w:hint="eastAsia"/>
        </w:rPr>
      </w:pPr>
      <w:r>
        <w:rPr>
          <w:rFonts w:hint="eastAsia"/>
        </w:rPr>
        <w:t>BufferOf&lt;T&gt; &amp;</w:t>
      </w:r>
    </w:p>
    <w:p w:rsidR="00DF227F" w:rsidRPr="0006514D" w:rsidRDefault="00DF227F" w:rsidP="00DF227F">
      <w:pPr>
        <w:snapToGrid w:val="0"/>
        <w:spacing w:line="300" w:lineRule="auto"/>
        <w:ind w:firstLine="420"/>
        <w:rPr>
          <w:sz w:val="21"/>
          <w:szCs w:val="21"/>
        </w:rPr>
      </w:pPr>
      <w:r>
        <w:rPr>
          <w:rFonts w:hint="eastAsia"/>
          <w:sz w:val="21"/>
          <w:szCs w:val="21"/>
        </w:rPr>
        <w:t>类型转换符，将</w:t>
      </w:r>
      <w:r>
        <w:rPr>
          <w:rFonts w:hint="eastAsia"/>
          <w:sz w:val="21"/>
          <w:szCs w:val="21"/>
        </w:rPr>
        <w:t>ArrayOf</w:t>
      </w:r>
      <w:r>
        <w:rPr>
          <w:rFonts w:hint="eastAsia"/>
          <w:sz w:val="21"/>
          <w:szCs w:val="21"/>
        </w:rPr>
        <w:t>对象转化为</w:t>
      </w:r>
      <w:r>
        <w:rPr>
          <w:rFonts w:hint="eastAsia"/>
          <w:sz w:val="21"/>
          <w:szCs w:val="21"/>
        </w:rPr>
        <w:t>ArrayOf</w:t>
      </w:r>
      <w:r>
        <w:rPr>
          <w:rFonts w:hint="eastAsia"/>
          <w:sz w:val="21"/>
          <w:szCs w:val="21"/>
        </w:rPr>
        <w:t>对象。</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345BB2">
        <w:tc>
          <w:tcPr>
            <w:tcW w:w="7988" w:type="dxa"/>
            <w:shd w:val="clear" w:color="auto" w:fill="D9D9D9"/>
          </w:tcPr>
          <w:p w:rsidR="00DF227F" w:rsidRPr="00B47081" w:rsidRDefault="00DF227F" w:rsidP="00301025">
            <w:pPr>
              <w:snapToGrid w:val="0"/>
              <w:spacing w:line="300" w:lineRule="auto"/>
              <w:rPr>
                <w:rFonts w:ascii="Arial Unicode MS" w:eastAsia="Arial Unicode MS" w:hAnsi="Arial Unicode MS" w:cs="Arial Unicode MS" w:hint="eastAsia"/>
                <w:sz w:val="21"/>
                <w:szCs w:val="21"/>
              </w:rPr>
            </w:pPr>
            <w:r>
              <w:rPr>
                <w:rFonts w:ascii="Arial Unicode MS" w:eastAsia="Arial Unicode MS" w:hAnsi="Arial Unicode MS" w:cs="Arial Unicode MS" w:hint="eastAsia"/>
                <w:sz w:val="21"/>
                <w:szCs w:val="21"/>
              </w:rPr>
              <w:t>operator PCarQuintet (  )</w:t>
            </w:r>
          </w:p>
          <w:p w:rsidR="00DF227F" w:rsidRDefault="00DF227F" w:rsidP="00301025">
            <w:pPr>
              <w:snapToGrid w:val="0"/>
              <w:spacing w:line="300" w:lineRule="auto"/>
              <w:rPr>
                <w:rFonts w:ascii="Arial Unicode MS" w:eastAsia="Arial Unicode MS" w:hAnsi="Arial Unicode MS" w:cs="Arial Unicode MS" w:hint="eastAsia"/>
                <w:sz w:val="21"/>
                <w:szCs w:val="21"/>
              </w:rPr>
            </w:pPr>
            <w:r w:rsidRPr="00345BB2">
              <w:rPr>
                <w:rFonts w:ascii="Arial Unicode MS" w:eastAsia="Arial Unicode MS" w:hAnsi="Arial Unicode MS" w:cs="Arial Unicode MS" w:hint="eastAsia"/>
                <w:sz w:val="21"/>
                <w:szCs w:val="21"/>
              </w:rPr>
              <w:t>{</w:t>
            </w:r>
          </w:p>
          <w:p w:rsidR="00DF227F" w:rsidRPr="004D7FBB" w:rsidRDefault="00DF227F" w:rsidP="00301025">
            <w:pPr>
              <w:snapToGrid w:val="0"/>
              <w:spacing w:line="300" w:lineRule="auto"/>
              <w:ind w:firstLine="420"/>
              <w:rPr>
                <w:rFonts w:ascii="Arial Unicode MS" w:eastAsia="Arial Unicode MS" w:hAnsi="Arial Unicode MS" w:cs="Arial Unicode MS"/>
                <w:sz w:val="21"/>
                <w:szCs w:val="21"/>
              </w:rPr>
            </w:pPr>
            <w:r>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sz w:val="21"/>
                <w:szCs w:val="21"/>
              </w:rPr>
              <w:t>r</w:t>
            </w:r>
            <w:r>
              <w:rPr>
                <w:rFonts w:ascii="Arial Unicode MS" w:eastAsia="Arial Unicode MS" w:hAnsi="Arial Unicode MS" w:cs="Arial Unicode MS" w:hint="eastAsia"/>
                <w:sz w:val="21"/>
                <w:szCs w:val="21"/>
              </w:rPr>
              <w:t>eturn this</w:t>
            </w:r>
            <w:r w:rsidRPr="004D7FBB">
              <w:rPr>
                <w:rFonts w:ascii="Arial Unicode MS" w:eastAsia="Arial Unicode MS" w:hAnsi="Arial Unicode MS" w:cs="Arial Unicode MS"/>
                <w:sz w:val="21"/>
                <w:szCs w:val="21"/>
              </w:rPr>
              <w:t>;</w:t>
            </w:r>
          </w:p>
          <w:p w:rsidR="00DF227F" w:rsidRPr="00345BB2" w:rsidRDefault="00DF227F" w:rsidP="00301025">
            <w:pPr>
              <w:snapToGrid w:val="0"/>
              <w:spacing w:line="300" w:lineRule="auto"/>
              <w:rPr>
                <w:rFonts w:ascii="宋体" w:hAnsi="宋体" w:hint="eastAsia"/>
                <w:sz w:val="21"/>
                <w:szCs w:val="21"/>
              </w:rPr>
            </w:pPr>
            <w:r w:rsidRPr="00345BB2">
              <w:rPr>
                <w:rFonts w:ascii="Arial Unicode MS" w:eastAsia="Arial Unicode MS" w:hAnsi="Arial Unicode MS" w:cs="Arial Unicode MS" w:hint="eastAsia"/>
                <w:sz w:val="21"/>
                <w:szCs w:val="21"/>
              </w:rPr>
              <w:t>}</w:t>
            </w:r>
          </w:p>
        </w:tc>
      </w:tr>
    </w:tbl>
    <w:p w:rsidR="00DF227F" w:rsidRPr="003C4FF6" w:rsidRDefault="00DF227F" w:rsidP="00BA4562">
      <w:pPr>
        <w:pStyle w:val="3"/>
        <w:snapToGrid w:val="0"/>
        <w:spacing w:line="300" w:lineRule="auto"/>
        <w:rPr>
          <w:sz w:val="48"/>
          <w:szCs w:val="48"/>
        </w:rPr>
      </w:pPr>
      <w:bookmarkStart w:id="214" w:name="_Toc152754313"/>
      <w:bookmarkStart w:id="215" w:name="_Toc183232687"/>
      <w:bookmarkStart w:id="216" w:name="_5.3.4_AStringBuf/WStringBuf"/>
      <w:bookmarkStart w:id="217" w:name="_Toc197918987"/>
      <w:bookmarkEnd w:id="216"/>
      <w:smartTag w:uri="urn:schemas-microsoft-com:office:smarttags" w:element="chsdate">
        <w:smartTagPr>
          <w:attr w:name="IsROCDate" w:val="False"/>
          <w:attr w:name="IsLunarDate" w:val="False"/>
          <w:attr w:name="Day" w:val="30"/>
          <w:attr w:name="Month" w:val="12"/>
          <w:attr w:name="Year" w:val="1899"/>
        </w:smartTagPr>
        <w:r w:rsidRPr="00F53C8D">
          <w:rPr>
            <w:rFonts w:hint="eastAsia"/>
          </w:rPr>
          <w:t xml:space="preserve">5.3.4 </w:t>
        </w:r>
        <w:r>
          <w:rPr>
            <w:rFonts w:hint="eastAsia"/>
          </w:rPr>
          <w:t>A</w:t>
        </w:r>
      </w:smartTag>
      <w:r>
        <w:rPr>
          <w:rFonts w:hint="eastAsia"/>
        </w:rPr>
        <w:t>StringBuf/</w:t>
      </w:r>
      <w:r>
        <w:t>WStringBuf</w:t>
      </w:r>
      <w:bookmarkEnd w:id="214"/>
      <w:bookmarkEnd w:id="215"/>
      <w:bookmarkEnd w:id="217"/>
      <w:r>
        <w:rPr>
          <w:rFonts w:hint="eastAsia"/>
        </w:rPr>
        <w:t xml:space="preserve">  </w:t>
      </w:r>
    </w:p>
    <w:p w:rsidR="00DF227F" w:rsidRDefault="00DF227F" w:rsidP="00DF227F">
      <w:pPr>
        <w:snapToGrid w:val="0"/>
        <w:spacing w:line="300" w:lineRule="auto"/>
        <w:ind w:firstLine="420"/>
        <w:rPr>
          <w:rFonts w:ascii="宋体" w:hAnsi="宋体" w:hint="eastAsia"/>
          <w:sz w:val="21"/>
          <w:szCs w:val="21"/>
        </w:rPr>
      </w:pPr>
      <w:r>
        <w:rPr>
          <w:rFonts w:ascii="宋体" w:hAnsi="宋体"/>
          <w:sz w:val="21"/>
          <w:szCs w:val="21"/>
        </w:rPr>
        <w:t>AStringBuf</w:t>
      </w:r>
      <w:r w:rsidRPr="00005301">
        <w:rPr>
          <w:rFonts w:ascii="宋体" w:hAnsi="宋体" w:hint="eastAsia"/>
          <w:sz w:val="21"/>
          <w:szCs w:val="21"/>
        </w:rPr>
        <w:t>是为了支持构件化编程而设计的数据结构。</w:t>
      </w:r>
      <w:r>
        <w:rPr>
          <w:rFonts w:ascii="宋体" w:hAnsi="宋体"/>
          <w:sz w:val="21"/>
          <w:szCs w:val="21"/>
        </w:rPr>
        <w:t>AStringBuf</w:t>
      </w:r>
      <w:r w:rsidRPr="00005301">
        <w:rPr>
          <w:rFonts w:ascii="宋体" w:hAnsi="宋体" w:hint="eastAsia"/>
          <w:sz w:val="21"/>
          <w:szCs w:val="21"/>
        </w:rPr>
        <w:t>可以转换成</w:t>
      </w:r>
      <w:r>
        <w:rPr>
          <w:rFonts w:ascii="宋体" w:hAnsi="宋体"/>
          <w:sz w:val="21"/>
          <w:szCs w:val="21"/>
        </w:rPr>
        <w:t>AChar</w:t>
      </w:r>
      <w:r w:rsidRPr="00005301">
        <w:rPr>
          <w:rFonts w:ascii="宋体" w:hAnsi="宋体" w:hint="eastAsia"/>
          <w:sz w:val="21"/>
          <w:szCs w:val="21"/>
        </w:rPr>
        <w:t>类型的字符数组，也进行各种操作。</w:t>
      </w:r>
    </w:p>
    <w:p w:rsidR="00DF227F" w:rsidRDefault="00DF227F" w:rsidP="00DF227F">
      <w:pPr>
        <w:snapToGrid w:val="0"/>
        <w:spacing w:line="300" w:lineRule="auto"/>
        <w:ind w:firstLine="420"/>
        <w:rPr>
          <w:rFonts w:ascii="宋体" w:hAnsi="宋体" w:hint="eastAsia"/>
          <w:sz w:val="21"/>
          <w:szCs w:val="21"/>
        </w:rPr>
      </w:pPr>
      <w:r>
        <w:rPr>
          <w:rFonts w:ascii="宋体" w:hAnsi="宋体"/>
          <w:sz w:val="21"/>
          <w:szCs w:val="21"/>
        </w:rPr>
        <w:t>AStringBuf</w:t>
      </w:r>
      <w:r>
        <w:rPr>
          <w:rFonts w:ascii="宋体" w:hAnsi="宋体" w:hint="eastAsia"/>
          <w:sz w:val="21"/>
          <w:szCs w:val="21"/>
        </w:rPr>
        <w:t>是由</w:t>
      </w:r>
      <w:r w:rsidRPr="00005301">
        <w:rPr>
          <w:rFonts w:ascii="宋体" w:hAnsi="宋体" w:hint="eastAsia"/>
          <w:sz w:val="21"/>
          <w:szCs w:val="21"/>
        </w:rPr>
        <w:t>一个</w:t>
      </w:r>
      <w:r>
        <w:rPr>
          <w:rFonts w:ascii="宋体" w:hAnsi="宋体" w:hint="eastAsia"/>
          <w:sz w:val="21"/>
          <w:szCs w:val="21"/>
        </w:rPr>
        <w:t>五元组</w:t>
      </w:r>
      <w:r w:rsidRPr="00E10FA2">
        <w:rPr>
          <w:rFonts w:ascii="宋体" w:hAnsi="宋体"/>
          <w:sz w:val="21"/>
          <w:szCs w:val="21"/>
        </w:rPr>
        <w:t xml:space="preserve">CarQuintet </w:t>
      </w:r>
      <w:r>
        <w:rPr>
          <w:rFonts w:ascii="宋体" w:hAnsi="宋体" w:hint="eastAsia"/>
          <w:sz w:val="21"/>
          <w:szCs w:val="21"/>
        </w:rPr>
        <w:t>和</w:t>
      </w:r>
      <w:r w:rsidRPr="00005301">
        <w:rPr>
          <w:rFonts w:ascii="宋体" w:hAnsi="宋体" w:hint="eastAsia"/>
          <w:sz w:val="21"/>
          <w:szCs w:val="21"/>
        </w:rPr>
        <w:t>一个</w:t>
      </w:r>
      <w:r>
        <w:rPr>
          <w:rFonts w:ascii="宋体" w:hAnsi="宋体" w:hint="eastAsia"/>
          <w:sz w:val="21"/>
          <w:szCs w:val="21"/>
        </w:rPr>
        <w:t>存放</w:t>
      </w:r>
      <w:r w:rsidRPr="00E10FA2">
        <w:rPr>
          <w:rFonts w:ascii="宋体" w:hAnsi="宋体"/>
          <w:sz w:val="21"/>
          <w:szCs w:val="21"/>
        </w:rPr>
        <w:t>char</w:t>
      </w:r>
      <w:r>
        <w:rPr>
          <w:rFonts w:ascii="宋体" w:hAnsi="宋体" w:hint="eastAsia"/>
          <w:sz w:val="21"/>
          <w:szCs w:val="21"/>
        </w:rPr>
        <w:t>类型</w:t>
      </w:r>
      <w:r w:rsidRPr="00005301">
        <w:rPr>
          <w:rFonts w:ascii="宋体" w:hAnsi="宋体" w:hint="eastAsia"/>
          <w:sz w:val="21"/>
          <w:szCs w:val="21"/>
        </w:rPr>
        <w:t>字符</w:t>
      </w:r>
      <w:r>
        <w:rPr>
          <w:rFonts w:ascii="宋体" w:hAnsi="宋体" w:hint="eastAsia"/>
          <w:sz w:val="21"/>
          <w:szCs w:val="21"/>
        </w:rPr>
        <w:t>串的数据区组成，其内存结构如下：</w:t>
      </w:r>
    </w:p>
    <w:p w:rsidR="00DF227F" w:rsidRPr="00E10FA2" w:rsidRDefault="00DF227F" w:rsidP="00DF227F">
      <w:pPr>
        <w:snapToGrid w:val="0"/>
        <w:spacing w:line="300" w:lineRule="auto"/>
        <w:ind w:firstLineChars="700" w:firstLine="1470"/>
        <w:rPr>
          <w:rFonts w:ascii="宋体" w:hAnsi="宋体" w:hint="eastAsia"/>
          <w:sz w:val="21"/>
          <w:szCs w:val="21"/>
        </w:rPr>
      </w:pPr>
      <w:r w:rsidRPr="00E10FA2">
        <w:rPr>
          <w:rFonts w:ascii="宋体" w:hAnsi="宋体"/>
          <w:sz w:val="21"/>
          <w:szCs w:val="21"/>
        </w:rPr>
        <w:t>__________</w:t>
      </w:r>
    </w:p>
    <w:p w:rsidR="00DF227F" w:rsidRPr="00E10FA2" w:rsidRDefault="00DF227F" w:rsidP="00DF227F">
      <w:pPr>
        <w:snapToGrid w:val="0"/>
        <w:spacing w:line="300" w:lineRule="auto"/>
        <w:ind w:firstLine="420"/>
        <w:rPr>
          <w:rFonts w:ascii="宋体" w:hAnsi="宋体"/>
          <w:sz w:val="21"/>
          <w:szCs w:val="21"/>
        </w:rPr>
      </w:pPr>
      <w:r w:rsidRPr="00E10FA2">
        <w:rPr>
          <w:rFonts w:ascii="宋体" w:hAnsi="宋体"/>
          <w:sz w:val="21"/>
          <w:szCs w:val="21"/>
        </w:rPr>
        <w:t xml:space="preserve">         |  </w:t>
      </w:r>
      <w:r w:rsidRPr="004B1E83">
        <w:rPr>
          <w:rFonts w:ascii="宋体" w:hAnsi="宋体"/>
          <w:sz w:val="21"/>
          <w:szCs w:val="21"/>
        </w:rPr>
        <w:t>m_pBuf</w:t>
      </w:r>
      <w:r w:rsidRPr="00E10FA2">
        <w:rPr>
          <w:rFonts w:ascii="宋体" w:hAnsi="宋体"/>
          <w:sz w:val="21"/>
          <w:szCs w:val="21"/>
        </w:rPr>
        <w:t xml:space="preserve">  |</w:t>
      </w:r>
    </w:p>
    <w:p w:rsidR="00DF227F" w:rsidRPr="00E10FA2" w:rsidRDefault="00DF227F" w:rsidP="00DF227F">
      <w:pPr>
        <w:snapToGrid w:val="0"/>
        <w:spacing w:line="300" w:lineRule="auto"/>
        <w:ind w:firstLine="420"/>
        <w:rPr>
          <w:rFonts w:ascii="宋体" w:hAnsi="宋体"/>
          <w:sz w:val="21"/>
          <w:szCs w:val="21"/>
        </w:rPr>
      </w:pPr>
      <w:r w:rsidRPr="00E10FA2">
        <w:rPr>
          <w:rFonts w:ascii="宋体" w:hAnsi="宋体"/>
          <w:sz w:val="21"/>
          <w:szCs w:val="21"/>
        </w:rPr>
        <w:t xml:space="preserve">         |          v</w:t>
      </w:r>
    </w:p>
    <w:p w:rsidR="00DF227F" w:rsidRPr="00E10FA2" w:rsidRDefault="00DF227F" w:rsidP="00DF227F">
      <w:pPr>
        <w:snapToGrid w:val="0"/>
        <w:spacing w:line="300" w:lineRule="auto"/>
        <w:ind w:firstLine="420"/>
        <w:rPr>
          <w:rFonts w:ascii="宋体" w:hAnsi="宋体"/>
          <w:sz w:val="21"/>
          <w:szCs w:val="21"/>
        </w:rPr>
      </w:pPr>
      <w:r w:rsidRPr="00E10FA2">
        <w:rPr>
          <w:rFonts w:ascii="宋体" w:hAnsi="宋体"/>
          <w:sz w:val="21"/>
          <w:szCs w:val="21"/>
        </w:rPr>
        <w:t xml:space="preserve">  +-----</w:t>
      </w:r>
      <w:r>
        <w:rPr>
          <w:rFonts w:ascii="宋体" w:hAnsi="宋体"/>
          <w:sz w:val="21"/>
          <w:szCs w:val="21"/>
        </w:rPr>
        <w:t>-------+    +-----------</w:t>
      </w:r>
      <w:r w:rsidRPr="00E10FA2">
        <w:rPr>
          <w:rFonts w:ascii="宋体" w:hAnsi="宋体"/>
          <w:sz w:val="21"/>
          <w:szCs w:val="21"/>
        </w:rPr>
        <w:t>----+</w:t>
      </w:r>
    </w:p>
    <w:p w:rsidR="00DF227F" w:rsidRPr="00E10FA2" w:rsidRDefault="00DF227F" w:rsidP="00DF227F">
      <w:pPr>
        <w:snapToGrid w:val="0"/>
        <w:spacing w:line="300" w:lineRule="auto"/>
        <w:ind w:firstLine="420"/>
        <w:rPr>
          <w:rFonts w:ascii="宋体" w:hAnsi="宋体"/>
          <w:sz w:val="21"/>
          <w:szCs w:val="21"/>
        </w:rPr>
      </w:pPr>
      <w:r w:rsidRPr="00E10FA2">
        <w:rPr>
          <w:rFonts w:ascii="宋体" w:hAnsi="宋体"/>
          <w:sz w:val="21"/>
          <w:szCs w:val="21"/>
        </w:rPr>
        <w:t xml:space="preserve">  | CarQuintet | ---| char's Buffer |</w:t>
      </w:r>
    </w:p>
    <w:p w:rsidR="00DF227F" w:rsidRPr="00E10FA2" w:rsidRDefault="00DF227F" w:rsidP="00DF227F">
      <w:pPr>
        <w:snapToGrid w:val="0"/>
        <w:spacing w:line="300" w:lineRule="auto"/>
        <w:ind w:firstLine="420"/>
        <w:rPr>
          <w:rFonts w:ascii="宋体" w:hAnsi="宋体"/>
          <w:sz w:val="21"/>
          <w:szCs w:val="21"/>
        </w:rPr>
      </w:pPr>
      <w:r w:rsidRPr="00E10FA2">
        <w:rPr>
          <w:rFonts w:ascii="宋体" w:hAnsi="宋体"/>
          <w:sz w:val="21"/>
          <w:szCs w:val="21"/>
        </w:rPr>
        <w:t xml:space="preserve">  +---</w:t>
      </w:r>
      <w:r>
        <w:rPr>
          <w:rFonts w:ascii="宋体" w:hAnsi="宋体"/>
          <w:sz w:val="21"/>
          <w:szCs w:val="21"/>
        </w:rPr>
        <w:t>---------+    +---------</w:t>
      </w:r>
      <w:r w:rsidRPr="00E10FA2">
        <w:rPr>
          <w:rFonts w:ascii="宋体" w:hAnsi="宋体"/>
          <w:sz w:val="21"/>
          <w:szCs w:val="21"/>
        </w:rPr>
        <w:t>------+</w:t>
      </w:r>
    </w:p>
    <w:p w:rsidR="00DF227F" w:rsidRPr="00E10FA2" w:rsidRDefault="00DF227F" w:rsidP="00DF227F">
      <w:pPr>
        <w:snapToGrid w:val="0"/>
        <w:spacing w:line="300" w:lineRule="auto"/>
        <w:ind w:firstLine="420"/>
        <w:rPr>
          <w:rFonts w:ascii="宋体" w:hAnsi="宋体"/>
          <w:sz w:val="21"/>
          <w:szCs w:val="21"/>
        </w:rPr>
      </w:pPr>
      <w:r w:rsidRPr="00E10FA2">
        <w:rPr>
          <w:rFonts w:ascii="宋体" w:hAnsi="宋体"/>
          <w:sz w:val="21"/>
          <w:szCs w:val="21"/>
        </w:rPr>
        <w:t xml:space="preserve">  ^</w:t>
      </w:r>
    </w:p>
    <w:p w:rsidR="00DF227F" w:rsidRPr="00E10FA2" w:rsidRDefault="00DF227F" w:rsidP="00DF227F">
      <w:pPr>
        <w:snapToGrid w:val="0"/>
        <w:spacing w:line="300" w:lineRule="auto"/>
        <w:ind w:firstLine="420"/>
        <w:rPr>
          <w:rFonts w:ascii="宋体" w:hAnsi="宋体" w:hint="eastAsia"/>
          <w:sz w:val="21"/>
          <w:szCs w:val="21"/>
        </w:rPr>
      </w:pPr>
      <w:r w:rsidRPr="00E10FA2">
        <w:rPr>
          <w:rFonts w:ascii="宋体" w:hAnsi="宋体"/>
          <w:sz w:val="21"/>
          <w:szCs w:val="21"/>
        </w:rPr>
        <w:t xml:space="preserve">  |____ AStringBuf (m_pbuf)</w:t>
      </w:r>
    </w:p>
    <w:p w:rsidR="00DF227F" w:rsidRPr="00005301" w:rsidRDefault="00DF227F" w:rsidP="00DF227F">
      <w:pPr>
        <w:snapToGrid w:val="0"/>
        <w:spacing w:line="300" w:lineRule="auto"/>
        <w:ind w:firstLine="420"/>
        <w:rPr>
          <w:rFonts w:ascii="宋体" w:hAnsi="宋体"/>
          <w:sz w:val="21"/>
          <w:szCs w:val="21"/>
        </w:rPr>
      </w:pPr>
      <w:r w:rsidRPr="00005301">
        <w:rPr>
          <w:rFonts w:ascii="宋体" w:hAnsi="宋体" w:hint="eastAsia"/>
          <w:sz w:val="21"/>
          <w:szCs w:val="21"/>
        </w:rPr>
        <w:lastRenderedPageBreak/>
        <w:t>在</w:t>
      </w:r>
      <w:r w:rsidRPr="00005301">
        <w:rPr>
          <w:rFonts w:ascii="宋体" w:hAnsi="宋体"/>
          <w:sz w:val="21"/>
          <w:szCs w:val="21"/>
        </w:rPr>
        <w:t>CAR</w:t>
      </w:r>
      <w:r w:rsidRPr="00005301">
        <w:rPr>
          <w:rFonts w:ascii="宋体" w:hAnsi="宋体" w:hint="eastAsia"/>
          <w:sz w:val="21"/>
          <w:szCs w:val="21"/>
        </w:rPr>
        <w:t>规范中，</w:t>
      </w:r>
      <w:r>
        <w:rPr>
          <w:rFonts w:ascii="宋体" w:hAnsi="宋体" w:hint="eastAsia"/>
          <w:sz w:val="21"/>
          <w:szCs w:val="21"/>
        </w:rPr>
        <w:t>A</w:t>
      </w:r>
      <w:r w:rsidRPr="00005301">
        <w:rPr>
          <w:rFonts w:ascii="宋体" w:hAnsi="宋体"/>
          <w:sz w:val="21"/>
          <w:szCs w:val="21"/>
        </w:rPr>
        <w:t>String</w:t>
      </w:r>
      <w:r w:rsidRPr="00005301">
        <w:rPr>
          <w:rFonts w:ascii="宋体" w:hAnsi="宋体" w:hint="eastAsia"/>
          <w:sz w:val="21"/>
          <w:szCs w:val="21"/>
        </w:rPr>
        <w:t>是所有字符串类型的入口参数，</w:t>
      </w:r>
      <w:r>
        <w:rPr>
          <w:rFonts w:ascii="宋体" w:hAnsi="宋体"/>
          <w:sz w:val="21"/>
          <w:szCs w:val="21"/>
        </w:rPr>
        <w:t>AStringBuf</w:t>
      </w:r>
      <w:r w:rsidRPr="00005301">
        <w:rPr>
          <w:rFonts w:ascii="宋体" w:hAnsi="宋体" w:hint="eastAsia"/>
          <w:sz w:val="21"/>
          <w:szCs w:val="21"/>
        </w:rPr>
        <w:t>是所有字符串类型的出口参数。</w:t>
      </w:r>
      <w:r>
        <w:rPr>
          <w:rFonts w:ascii="宋体" w:hAnsi="宋体"/>
          <w:sz w:val="21"/>
          <w:szCs w:val="21"/>
        </w:rPr>
        <w:t>AStringBuf</w:t>
      </w:r>
      <w:r w:rsidRPr="00005301">
        <w:rPr>
          <w:rFonts w:ascii="宋体" w:hAnsi="宋体" w:hint="eastAsia"/>
          <w:sz w:val="21"/>
          <w:szCs w:val="21"/>
        </w:rPr>
        <w:t>的对象由客户端负责创建及释放。</w:t>
      </w:r>
    </w:p>
    <w:p w:rsidR="00DF227F" w:rsidRPr="00005301" w:rsidRDefault="00DF227F" w:rsidP="00DF227F">
      <w:pPr>
        <w:snapToGrid w:val="0"/>
        <w:spacing w:line="300" w:lineRule="auto"/>
        <w:ind w:firstLine="420"/>
        <w:rPr>
          <w:rFonts w:ascii="宋体" w:hAnsi="宋体" w:hint="eastAsia"/>
          <w:sz w:val="21"/>
          <w:szCs w:val="21"/>
        </w:rPr>
      </w:pPr>
      <w:r>
        <w:rPr>
          <w:rFonts w:ascii="宋体" w:hAnsi="宋体"/>
          <w:sz w:val="21"/>
          <w:szCs w:val="21"/>
        </w:rPr>
        <w:t>AStringBuf</w:t>
      </w:r>
      <w:r w:rsidRPr="00005301">
        <w:rPr>
          <w:rFonts w:ascii="宋体" w:hAnsi="宋体" w:hint="eastAsia"/>
          <w:sz w:val="21"/>
          <w:szCs w:val="21"/>
        </w:rPr>
        <w:t>是</w:t>
      </w:r>
      <w:r w:rsidRPr="00005301">
        <w:rPr>
          <w:rFonts w:ascii="宋体" w:hAnsi="宋体"/>
          <w:sz w:val="21"/>
          <w:szCs w:val="21"/>
        </w:rPr>
        <w:t>C++</w:t>
      </w:r>
      <w:r w:rsidRPr="00005301">
        <w:rPr>
          <w:rFonts w:ascii="宋体" w:hAnsi="宋体" w:hint="eastAsia"/>
          <w:sz w:val="21"/>
          <w:szCs w:val="21"/>
        </w:rPr>
        <w:t>实现的类，若在栈中声明该类的一个对象的方法为</w:t>
      </w:r>
      <w:r>
        <w:rPr>
          <w:rFonts w:ascii="宋体" w:hAnsi="宋体"/>
          <w:sz w:val="21"/>
          <w:szCs w:val="21"/>
        </w:rPr>
        <w:t>AStringBuf</w:t>
      </w:r>
      <w:r w:rsidRPr="00005301">
        <w:rPr>
          <w:rFonts w:ascii="宋体" w:hAnsi="宋体"/>
          <w:sz w:val="21"/>
          <w:szCs w:val="21"/>
        </w:rPr>
        <w:t>_&lt;size&gt; buf</w:t>
      </w:r>
      <w:r w:rsidRPr="00005301">
        <w:rPr>
          <w:rFonts w:ascii="宋体" w:hAnsi="宋体" w:hint="eastAsia"/>
          <w:sz w:val="21"/>
          <w:szCs w:val="21"/>
        </w:rPr>
        <w:t>，其中</w:t>
      </w:r>
      <w:r w:rsidRPr="00005301">
        <w:rPr>
          <w:rFonts w:ascii="宋体" w:hAnsi="宋体"/>
          <w:sz w:val="21"/>
          <w:szCs w:val="21"/>
        </w:rPr>
        <w:t>buf</w:t>
      </w:r>
      <w:r w:rsidRPr="00005301">
        <w:rPr>
          <w:rFonts w:ascii="宋体" w:hAnsi="宋体" w:hint="eastAsia"/>
          <w:sz w:val="21"/>
          <w:szCs w:val="21"/>
        </w:rPr>
        <w:t>为该对象变量名称，</w:t>
      </w:r>
      <w:r w:rsidRPr="00005301">
        <w:rPr>
          <w:rFonts w:ascii="宋体" w:hAnsi="宋体"/>
          <w:sz w:val="21"/>
          <w:szCs w:val="21"/>
        </w:rPr>
        <w:t>size</w:t>
      </w:r>
      <w:r w:rsidRPr="00005301">
        <w:rPr>
          <w:rFonts w:ascii="宋体" w:hAnsi="宋体" w:hint="eastAsia"/>
          <w:sz w:val="21"/>
          <w:szCs w:val="21"/>
        </w:rPr>
        <w:t>是被封装的</w:t>
      </w:r>
      <w:r>
        <w:rPr>
          <w:rFonts w:ascii="宋体" w:hAnsi="宋体"/>
          <w:sz w:val="21"/>
          <w:szCs w:val="21"/>
        </w:rPr>
        <w:t>AStringBuf</w:t>
      </w:r>
      <w:r w:rsidRPr="00005301">
        <w:rPr>
          <w:rFonts w:ascii="宋体" w:hAnsi="宋体" w:hint="eastAsia"/>
          <w:sz w:val="21"/>
          <w:szCs w:val="21"/>
        </w:rPr>
        <w:t>的有效容量。</w:t>
      </w:r>
    </w:p>
    <w:p w:rsidR="00DF227F" w:rsidRDefault="00DF227F" w:rsidP="00DF227F">
      <w:pPr>
        <w:snapToGrid w:val="0"/>
        <w:spacing w:line="300" w:lineRule="auto"/>
        <w:ind w:firstLine="420"/>
        <w:rPr>
          <w:rFonts w:ascii="宋体" w:hAnsi="宋体" w:hint="eastAsia"/>
          <w:sz w:val="21"/>
          <w:szCs w:val="21"/>
        </w:rPr>
      </w:pPr>
      <w:r>
        <w:rPr>
          <w:rFonts w:ascii="宋体" w:hAnsi="宋体"/>
          <w:sz w:val="21"/>
          <w:szCs w:val="21"/>
        </w:rPr>
        <w:t>WStringBuf</w:t>
      </w:r>
      <w:r w:rsidRPr="00005301">
        <w:rPr>
          <w:rFonts w:ascii="宋体" w:hAnsi="宋体" w:hint="eastAsia"/>
          <w:sz w:val="21"/>
          <w:szCs w:val="21"/>
        </w:rPr>
        <w:t>可以转换成</w:t>
      </w:r>
      <w:r>
        <w:rPr>
          <w:rFonts w:ascii="宋体" w:hAnsi="宋体"/>
          <w:sz w:val="21"/>
          <w:szCs w:val="21"/>
        </w:rPr>
        <w:t>WChar</w:t>
      </w:r>
      <w:r w:rsidRPr="00005301">
        <w:rPr>
          <w:rFonts w:ascii="宋体" w:hAnsi="宋体" w:hint="eastAsia"/>
          <w:sz w:val="21"/>
          <w:szCs w:val="21"/>
        </w:rPr>
        <w:t>类型的字符数组，也可以进行各种操作。</w:t>
      </w:r>
      <w:r>
        <w:rPr>
          <w:rFonts w:ascii="宋体" w:hAnsi="宋体"/>
          <w:sz w:val="21"/>
          <w:szCs w:val="21"/>
        </w:rPr>
        <w:t>WStringBuf</w:t>
      </w:r>
      <w:r>
        <w:rPr>
          <w:rFonts w:ascii="宋体" w:hAnsi="宋体" w:hint="eastAsia"/>
          <w:sz w:val="21"/>
          <w:szCs w:val="21"/>
        </w:rPr>
        <w:t>的所有构造函数、方法和操作符都与A</w:t>
      </w:r>
      <w:r>
        <w:rPr>
          <w:rFonts w:ascii="宋体" w:hAnsi="宋体"/>
          <w:sz w:val="21"/>
          <w:szCs w:val="21"/>
        </w:rPr>
        <w:t>StringBuf</w:t>
      </w:r>
      <w:r>
        <w:rPr>
          <w:rFonts w:ascii="宋体" w:hAnsi="宋体" w:hint="eastAsia"/>
          <w:sz w:val="21"/>
          <w:szCs w:val="21"/>
        </w:rPr>
        <w:t>的一致，A</w:t>
      </w:r>
      <w:r>
        <w:rPr>
          <w:rFonts w:ascii="宋体" w:hAnsi="宋体"/>
          <w:sz w:val="21"/>
          <w:szCs w:val="21"/>
        </w:rPr>
        <w:t>StringBuf</w:t>
      </w:r>
      <w:r>
        <w:rPr>
          <w:rFonts w:ascii="宋体" w:hAnsi="宋体" w:hint="eastAsia"/>
          <w:sz w:val="21"/>
          <w:szCs w:val="21"/>
        </w:rPr>
        <w:t>中的char和AChar分别对应</w:t>
      </w:r>
      <w:r>
        <w:rPr>
          <w:rFonts w:ascii="宋体" w:hAnsi="宋体"/>
          <w:sz w:val="21"/>
          <w:szCs w:val="21"/>
        </w:rPr>
        <w:t>WStringBuf</w:t>
      </w:r>
      <w:r>
        <w:rPr>
          <w:rFonts w:ascii="宋体" w:hAnsi="宋体" w:hint="eastAsia"/>
          <w:sz w:val="21"/>
          <w:szCs w:val="21"/>
        </w:rPr>
        <w:t>中的wchar_t和WChar，在此不累述。</w:t>
      </w:r>
      <w:bookmarkStart w:id="218" w:name="OLE_LINK5"/>
    </w:p>
    <w:p w:rsidR="00BA4562" w:rsidRPr="0006514D" w:rsidRDefault="00BA4562" w:rsidP="00BA4562">
      <w:pPr>
        <w:snapToGrid w:val="0"/>
        <w:spacing w:line="300" w:lineRule="auto"/>
        <w:ind w:firstLine="420"/>
        <w:rPr>
          <w:sz w:val="21"/>
          <w:szCs w:val="21"/>
        </w:rPr>
      </w:pPr>
      <w:r>
        <w:rPr>
          <w:rFonts w:hint="eastAsia"/>
          <w:sz w:val="21"/>
          <w:szCs w:val="21"/>
        </w:rPr>
        <w:t>定义枚举类型</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BA4562" w:rsidRPr="00345BB2">
        <w:tc>
          <w:tcPr>
            <w:tcW w:w="7988" w:type="dxa"/>
            <w:shd w:val="clear" w:color="auto" w:fill="FFFFFF"/>
          </w:tcPr>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typedef enum</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NumberFormat_RightAlign              = 0x00000000,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NumberFormat_LeftAlign               = 0x00010000,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NumberFormat_Signed                  = 0x00020000,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NumberFormat_ZeroPrefixed            = 0x00040000,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NumberFormat_BlankPrefixed           = 0x00080000,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NumberFormat_PoundSign               = 0x00100000,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NumberFormat_PrefixMask              = 0x00FF0000,</w:t>
            </w:r>
          </w:p>
          <w:p w:rsidR="00BA4562" w:rsidRPr="00BA4562" w:rsidRDefault="00BA4562" w:rsidP="00BA4562">
            <w:pPr>
              <w:snapToGrid w:val="0"/>
              <w:spacing w:line="300" w:lineRule="auto"/>
              <w:ind w:firstLine="420"/>
              <w:rPr>
                <w:rFonts w:ascii="宋体" w:hAnsi="宋体"/>
                <w:sz w:val="21"/>
                <w:szCs w:val="21"/>
              </w:rPr>
            </w:pP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NumberFormat_Decimal                 = 0x00000000,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NumberFormat_UsignedDecimal          = 0x01000000,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NumberFormat_Octal                   = 0x02000000,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NumberFormat_Hex                     = 0x04000000,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NumberFormat_BigHex                  = 0x08000000,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NumberFormat_IntegerMask             = 0x</w:t>
            </w:r>
            <w:smartTag w:uri="urn:schemas-microsoft-com:office:smarttags" w:element="chmetcnv">
              <w:smartTagPr>
                <w:attr w:name="UnitName" w:val="F"/>
                <w:attr w:name="SourceValue" w:val="0"/>
                <w:attr w:name="HasSpace" w:val="False"/>
                <w:attr w:name="Negative" w:val="False"/>
                <w:attr w:name="NumberType" w:val="1"/>
                <w:attr w:name="TCSC" w:val="0"/>
              </w:smartTagPr>
              <w:r w:rsidRPr="00BA4562">
                <w:rPr>
                  <w:rFonts w:ascii="宋体" w:hAnsi="宋体"/>
                  <w:sz w:val="21"/>
                  <w:szCs w:val="21"/>
                </w:rPr>
                <w:t>0F</w:t>
              </w:r>
            </w:smartTag>
            <w:r w:rsidRPr="00BA4562">
              <w:rPr>
                <w:rFonts w:ascii="宋体" w:hAnsi="宋体"/>
                <w:sz w:val="21"/>
                <w:szCs w:val="21"/>
              </w:rPr>
              <w:t>000000,</w:t>
            </w:r>
          </w:p>
          <w:p w:rsidR="00BA4562" w:rsidRPr="00BA4562" w:rsidRDefault="00BA4562" w:rsidP="00BA4562">
            <w:pPr>
              <w:snapToGrid w:val="0"/>
              <w:spacing w:line="300" w:lineRule="auto"/>
              <w:ind w:firstLine="420"/>
              <w:rPr>
                <w:rFonts w:ascii="宋体" w:hAnsi="宋体"/>
                <w:sz w:val="21"/>
                <w:szCs w:val="21"/>
              </w:rPr>
            </w:pP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NumberFormat_Double                  = 0x00000000,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NumberFormat_ScientificDouble        = 0x10000000,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NumberFormat_BigScientificDouble     = 0x20000000,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NumberFormat_FlexScientificDouble    = 0x40000000,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NumberFormat_BigFlexScientificDouble = 0x80000000,</w:t>
            </w: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NumberFormat_DoubleMask              = 0xF0000000,</w:t>
            </w:r>
          </w:p>
          <w:p w:rsidR="00BA4562" w:rsidRPr="00BA4562" w:rsidRDefault="00BA4562" w:rsidP="00BA4562">
            <w:pPr>
              <w:snapToGrid w:val="0"/>
              <w:spacing w:line="300" w:lineRule="auto"/>
              <w:ind w:firstLine="420"/>
              <w:rPr>
                <w:rFonts w:ascii="宋体" w:hAnsi="宋体"/>
                <w:sz w:val="21"/>
                <w:szCs w:val="21"/>
              </w:rPr>
            </w:pP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NumberFormat_TypeMask                = 0xFF000000,</w:t>
            </w:r>
          </w:p>
          <w:p w:rsidR="00BA4562" w:rsidRPr="00BA4562" w:rsidRDefault="00BA4562" w:rsidP="00BA4562">
            <w:pPr>
              <w:snapToGrid w:val="0"/>
              <w:spacing w:line="300" w:lineRule="auto"/>
              <w:ind w:firstLine="420"/>
              <w:rPr>
                <w:rFonts w:ascii="宋体" w:hAnsi="宋体"/>
                <w:sz w:val="21"/>
                <w:szCs w:val="21"/>
              </w:rPr>
            </w:pPr>
          </w:p>
          <w:p w:rsidR="00BA4562" w:rsidRPr="00BA4562" w:rsidRDefault="00BA4562" w:rsidP="00BA4562">
            <w:pPr>
              <w:snapToGrid w:val="0"/>
              <w:spacing w:line="300" w:lineRule="auto"/>
              <w:ind w:firstLine="420"/>
              <w:rPr>
                <w:rFonts w:ascii="宋体" w:hAnsi="宋体"/>
                <w:sz w:val="21"/>
                <w:szCs w:val="21"/>
              </w:rPr>
            </w:pPr>
            <w:r w:rsidRPr="00BA4562">
              <w:rPr>
                <w:rFonts w:ascii="宋体" w:hAnsi="宋体"/>
                <w:sz w:val="21"/>
                <w:szCs w:val="21"/>
              </w:rPr>
              <w:t xml:space="preserve">    NumberFormat_Mask                    = 0xFFFF0000,</w:t>
            </w:r>
          </w:p>
          <w:p w:rsidR="00BA4562" w:rsidRPr="00BA4562" w:rsidRDefault="00BA4562" w:rsidP="00BA4562">
            <w:pPr>
              <w:snapToGrid w:val="0"/>
              <w:spacing w:line="300" w:lineRule="auto"/>
              <w:ind w:firstLine="420"/>
              <w:rPr>
                <w:rFonts w:ascii="宋体" w:hAnsi="宋体" w:hint="eastAsia"/>
                <w:sz w:val="21"/>
                <w:szCs w:val="21"/>
              </w:rPr>
            </w:pPr>
            <w:r w:rsidRPr="00BA4562">
              <w:rPr>
                <w:rFonts w:ascii="宋体" w:hAnsi="宋体"/>
                <w:sz w:val="21"/>
                <w:szCs w:val="21"/>
              </w:rPr>
              <w:t>} _NumberFormat;</w:t>
            </w:r>
          </w:p>
          <w:p w:rsidR="00BA4562" w:rsidRPr="00345BB2" w:rsidRDefault="00BA4562" w:rsidP="00BA4562">
            <w:pPr>
              <w:snapToGrid w:val="0"/>
              <w:spacing w:line="300" w:lineRule="auto"/>
              <w:rPr>
                <w:rFonts w:ascii="宋体" w:hAnsi="宋体" w:hint="eastAsia"/>
                <w:sz w:val="21"/>
                <w:szCs w:val="21"/>
              </w:rPr>
            </w:pPr>
          </w:p>
        </w:tc>
      </w:tr>
    </w:tbl>
    <w:p w:rsidR="00BA4562" w:rsidRPr="00BA4562" w:rsidRDefault="00BA4562" w:rsidP="00BA4562">
      <w:pPr>
        <w:snapToGrid w:val="0"/>
        <w:spacing w:line="300" w:lineRule="auto"/>
        <w:ind w:firstLine="420"/>
        <w:rPr>
          <w:rFonts w:ascii="宋体" w:hAnsi="宋体"/>
          <w:sz w:val="21"/>
          <w:szCs w:val="21"/>
        </w:rPr>
      </w:pPr>
    </w:p>
    <w:p w:rsidR="00BA4562" w:rsidRDefault="00BA4562" w:rsidP="00BA4562">
      <w:pPr>
        <w:snapToGrid w:val="0"/>
        <w:spacing w:line="300" w:lineRule="auto"/>
        <w:ind w:firstLine="420"/>
        <w:rPr>
          <w:rFonts w:ascii="宋体" w:hAnsi="宋体" w:hint="eastAsia"/>
          <w:sz w:val="21"/>
          <w:szCs w:val="21"/>
        </w:rPr>
      </w:pPr>
      <w:r>
        <w:rPr>
          <w:rFonts w:ascii="宋体" w:hAnsi="宋体" w:hint="eastAsia"/>
          <w:sz w:val="21"/>
          <w:szCs w:val="21"/>
        </w:rPr>
        <w:t>AStringBuf类型定义：</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BA4562" w:rsidRPr="00792438">
        <w:tc>
          <w:tcPr>
            <w:tcW w:w="7988" w:type="dxa"/>
            <w:shd w:val="clear" w:color="auto" w:fill="FFFFFF"/>
          </w:tcPr>
          <w:p w:rsidR="00EC3FE0" w:rsidRDefault="00EC3FE0" w:rsidP="00BA4562">
            <w:pPr>
              <w:snapToGrid w:val="0"/>
              <w:spacing w:line="300" w:lineRule="auto"/>
              <w:rPr>
                <w:rFonts w:ascii="宋体" w:hAnsi="宋体" w:hint="eastAsia"/>
                <w:sz w:val="21"/>
                <w:szCs w:val="21"/>
              </w:rPr>
            </w:pPr>
            <w:r w:rsidRPr="00EC3FE0">
              <w:rPr>
                <w:rFonts w:ascii="宋体" w:hAnsi="宋体"/>
                <w:sz w:val="21"/>
                <w:szCs w:val="21"/>
              </w:rPr>
              <w:lastRenderedPageBreak/>
              <w:t>#include &lt;ezstring.h&gt;</w:t>
            </w:r>
            <w:r>
              <w:rPr>
                <w:rFonts w:ascii="宋体" w:hAnsi="宋体" w:hint="eastAsia"/>
                <w:sz w:val="21"/>
                <w:szCs w:val="21"/>
              </w:rPr>
              <w:t xml:space="preserve"> </w:t>
            </w:r>
            <w:r w:rsidR="00555A23">
              <w:rPr>
                <w:rFonts w:ascii="宋体" w:hAnsi="宋体" w:hint="eastAsia"/>
                <w:sz w:val="21"/>
                <w:szCs w:val="21"/>
              </w:rPr>
              <w:t xml:space="preserve">   </w:t>
            </w:r>
            <w:r>
              <w:rPr>
                <w:rFonts w:ascii="宋体" w:hAnsi="宋体" w:hint="eastAsia"/>
                <w:sz w:val="21"/>
                <w:szCs w:val="21"/>
              </w:rPr>
              <w:t>//</w:t>
            </w:r>
            <w:r w:rsidR="00555A23">
              <w:rPr>
                <w:rFonts w:ascii="宋体" w:hAnsi="宋体" w:hint="eastAsia"/>
                <w:sz w:val="21"/>
                <w:szCs w:val="21"/>
              </w:rPr>
              <w:t>包含</w:t>
            </w:r>
            <w:r>
              <w:rPr>
                <w:rFonts w:ascii="宋体" w:hAnsi="宋体" w:hint="eastAsia"/>
                <w:sz w:val="21"/>
                <w:szCs w:val="21"/>
              </w:rPr>
              <w:t>AString</w:t>
            </w:r>
            <w:r w:rsidR="00555A23">
              <w:rPr>
                <w:rFonts w:ascii="宋体" w:hAnsi="宋体" w:hint="eastAsia"/>
                <w:sz w:val="21"/>
                <w:szCs w:val="21"/>
              </w:rPr>
              <w:t>/WString</w:t>
            </w:r>
            <w:r>
              <w:rPr>
                <w:rFonts w:ascii="宋体" w:hAnsi="宋体" w:hint="eastAsia"/>
                <w:sz w:val="21"/>
                <w:szCs w:val="21"/>
              </w:rPr>
              <w:t>定义头文件</w:t>
            </w:r>
          </w:p>
          <w:p w:rsidR="00EC3FE0" w:rsidRPr="00EC3FE0" w:rsidRDefault="00EC3FE0" w:rsidP="00BA4562">
            <w:pPr>
              <w:snapToGrid w:val="0"/>
              <w:spacing w:line="300" w:lineRule="auto"/>
              <w:rPr>
                <w:rFonts w:ascii="宋体" w:hAnsi="宋体" w:hint="eastAsia"/>
                <w:sz w:val="21"/>
                <w:szCs w:val="21"/>
              </w:rPr>
            </w:pPr>
          </w:p>
          <w:p w:rsidR="00BA4562" w:rsidRPr="00792438" w:rsidRDefault="00BA4562" w:rsidP="00BA4562">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template &lt;class T&gt;</w:t>
            </w:r>
          </w:p>
          <w:p w:rsidR="00BA4562" w:rsidRPr="00792438" w:rsidRDefault="00BA4562" w:rsidP="00BA4562">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 xml:space="preserve">class </w:t>
            </w:r>
            <w:r>
              <w:rPr>
                <w:rFonts w:ascii="宋体" w:hAnsi="宋体" w:cs="Arial Unicode MS" w:hint="eastAsia"/>
                <w:sz w:val="21"/>
                <w:szCs w:val="21"/>
              </w:rPr>
              <w:t>AStringBuf</w:t>
            </w:r>
            <w:r w:rsidRPr="00792438">
              <w:rPr>
                <w:rFonts w:ascii="Arial Unicode MS" w:eastAsia="Arial Unicode MS" w:hAnsi="Arial Unicode MS" w:cs="Arial Unicode MS"/>
                <w:sz w:val="21"/>
                <w:szCs w:val="21"/>
              </w:rPr>
              <w:t xml:space="preserve"> : public CarQuintet</w:t>
            </w:r>
          </w:p>
          <w:p w:rsidR="00BA4562" w:rsidRPr="00792438" w:rsidRDefault="00BA4562" w:rsidP="00BA4562">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w:t>
            </w:r>
          </w:p>
          <w:p w:rsidR="00BA4562" w:rsidRPr="00792438" w:rsidRDefault="00BA4562" w:rsidP="00BA4562">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sz w:val="21"/>
                <w:szCs w:val="21"/>
              </w:rPr>
              <w:t>public:</w:t>
            </w:r>
          </w:p>
          <w:p w:rsidR="00BA4562" w:rsidRPr="00FF62AE" w:rsidRDefault="00BA4562" w:rsidP="00BA4562">
            <w:pPr>
              <w:snapToGrid w:val="0"/>
              <w:spacing w:line="300" w:lineRule="auto"/>
              <w:ind w:firstLine="420"/>
              <w:rPr>
                <w:rFonts w:ascii="Arial Unicode MS" w:hAnsi="Arial Unicode MS" w:cs="Arial Unicode MS" w:hint="eastAsia"/>
                <w:sz w:val="21"/>
                <w:szCs w:val="21"/>
              </w:rPr>
            </w:pPr>
            <w:r w:rsidRPr="00792438">
              <w:rPr>
                <w:rFonts w:ascii="Arial Unicode MS" w:eastAsia="Arial Unicode MS" w:hAnsi="Arial Unicode MS" w:cs="Arial Unicode MS" w:hint="eastAsia"/>
                <w:sz w:val="21"/>
                <w:szCs w:val="21"/>
              </w:rPr>
              <w:t xml:space="preserve">    // </w:t>
            </w:r>
            <w:r>
              <w:rPr>
                <w:rFonts w:ascii="宋体" w:hAnsi="宋体" w:cs="Arial Unicode MS" w:hint="eastAsia"/>
                <w:sz w:val="21"/>
                <w:szCs w:val="21"/>
              </w:rPr>
              <w:t>public section</w:t>
            </w:r>
          </w:p>
          <w:p w:rsidR="00BA4562" w:rsidRPr="00792438" w:rsidRDefault="00BA4562" w:rsidP="00BA4562">
            <w:pPr>
              <w:snapToGrid w:val="0"/>
              <w:spacing w:line="300" w:lineRule="auto"/>
              <w:ind w:firstLineChars="250" w:firstLine="525"/>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private:</w:t>
            </w:r>
          </w:p>
          <w:p w:rsidR="00BA4562" w:rsidRPr="00FF62AE" w:rsidRDefault="00BA4562" w:rsidP="00BA4562">
            <w:pPr>
              <w:snapToGrid w:val="0"/>
              <w:spacing w:line="300" w:lineRule="auto"/>
              <w:ind w:firstLine="420"/>
              <w:rPr>
                <w:rFonts w:ascii="Arial Unicode MS" w:hAnsi="Arial Unicode MS" w:cs="Arial Unicode MS" w:hint="eastAsia"/>
                <w:sz w:val="21"/>
                <w:szCs w:val="21"/>
              </w:rPr>
            </w:pPr>
            <w:r w:rsidRPr="00792438">
              <w:rPr>
                <w:rFonts w:ascii="Arial Unicode MS" w:eastAsia="Arial Unicode MS" w:hAnsi="Arial Unicode MS" w:cs="Arial Unicode MS" w:hint="eastAsia"/>
                <w:sz w:val="21"/>
                <w:szCs w:val="21"/>
              </w:rPr>
              <w:t xml:space="preserve">   </w:t>
            </w:r>
            <w:r>
              <w:rPr>
                <w:rFonts w:ascii="Arial Unicode MS" w:eastAsia="Arial Unicode MS" w:hAnsi="Arial Unicode MS" w:cs="Arial Unicode MS" w:hint="eastAsia"/>
                <w:sz w:val="21"/>
                <w:szCs w:val="21"/>
              </w:rPr>
              <w:t xml:space="preserve"> //</w:t>
            </w:r>
            <w:r>
              <w:rPr>
                <w:rFonts w:ascii="宋体" w:hAnsi="宋体" w:cs="Arial Unicode MS" w:hint="eastAsia"/>
                <w:sz w:val="21"/>
                <w:szCs w:val="21"/>
              </w:rPr>
              <w:t>private</w:t>
            </w:r>
            <w:r>
              <w:rPr>
                <w:rFonts w:ascii="Arial Unicode MS" w:hAnsi="Arial Unicode MS" w:cs="Arial Unicode MS" w:hint="eastAsia"/>
                <w:sz w:val="21"/>
                <w:szCs w:val="21"/>
              </w:rPr>
              <w:t xml:space="preserve"> section</w:t>
            </w:r>
          </w:p>
          <w:p w:rsidR="00BA4562" w:rsidRPr="00792438" w:rsidRDefault="00BA4562" w:rsidP="00BA4562">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w:t>
            </w:r>
          </w:p>
        </w:tc>
      </w:tr>
    </w:tbl>
    <w:bookmarkEnd w:id="218"/>
    <w:p w:rsidR="00DF227F" w:rsidRPr="00A9712B" w:rsidRDefault="00DF227F" w:rsidP="00BA4562">
      <w:pPr>
        <w:pStyle w:val="4"/>
      </w:pPr>
      <w:r w:rsidRPr="00FA202E">
        <w:rPr>
          <w:rFonts w:hint="eastAsia"/>
        </w:rPr>
        <w:t>构造函数</w:t>
      </w:r>
    </w:p>
    <w:p w:rsidR="00DF227F" w:rsidRPr="00186B7E" w:rsidRDefault="00DF227F" w:rsidP="00BA4562">
      <w:pPr>
        <w:pStyle w:val="5"/>
        <w:rPr>
          <w:rFonts w:hint="eastAsia"/>
        </w:rPr>
      </w:pPr>
      <w:r>
        <w:rPr>
          <w:rFonts w:hint="eastAsia"/>
        </w:rPr>
        <w:t>AStringBuf(char *pstr,Int32 size)</w:t>
      </w:r>
    </w:p>
    <w:p w:rsidR="00BB6175" w:rsidRPr="00BB6175" w:rsidRDefault="00DF227F" w:rsidP="00BB6175">
      <w:pPr>
        <w:snapToGrid w:val="0"/>
        <w:spacing w:line="300" w:lineRule="auto"/>
        <w:ind w:firstLineChars="200" w:firstLine="420"/>
        <w:rPr>
          <w:rFonts w:hint="eastAsia"/>
          <w:sz w:val="21"/>
          <w:szCs w:val="21"/>
        </w:rPr>
      </w:pPr>
      <w:r w:rsidRPr="00D6312F">
        <w:rPr>
          <w:sz w:val="21"/>
          <w:szCs w:val="21"/>
        </w:rPr>
        <w:t>AStringBuf</w:t>
      </w:r>
      <w:r w:rsidRPr="00D6312F">
        <w:rPr>
          <w:sz w:val="21"/>
          <w:szCs w:val="21"/>
        </w:rPr>
        <w:t>的构造函数，用于构造一个</w:t>
      </w:r>
      <w:r w:rsidRPr="00D6312F">
        <w:rPr>
          <w:sz w:val="21"/>
          <w:szCs w:val="21"/>
        </w:rPr>
        <w:t>AStringBuf</w:t>
      </w:r>
      <w:r w:rsidRPr="00D6312F">
        <w:rPr>
          <w:sz w:val="21"/>
          <w:szCs w:val="21"/>
        </w:rPr>
        <w:t>对象，并指定其字符串长度。</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B6175" w:rsidRPr="00345BB2">
        <w:tc>
          <w:tcPr>
            <w:tcW w:w="7988" w:type="dxa"/>
            <w:shd w:val="clear" w:color="auto" w:fill="D9D9D9"/>
          </w:tcPr>
          <w:p w:rsidR="00BB6175" w:rsidRDefault="00BB6175" w:rsidP="00BB6175">
            <w:pPr>
              <w:snapToGrid w:val="0"/>
              <w:spacing w:line="300" w:lineRule="auto"/>
              <w:rPr>
                <w:rFonts w:ascii="Arial Unicode MS" w:hAnsi="Arial Unicode MS" w:cs="Arial Unicode MS" w:hint="eastAsia"/>
                <w:sz w:val="21"/>
                <w:szCs w:val="21"/>
              </w:rPr>
            </w:pPr>
            <w:r w:rsidRPr="00BB6175">
              <w:rPr>
                <w:rFonts w:ascii="Arial Unicode MS" w:eastAsia="Arial Unicode MS" w:hAnsi="Arial Unicode MS" w:cs="Arial Unicode MS"/>
                <w:sz w:val="21"/>
                <w:szCs w:val="21"/>
              </w:rPr>
              <w:t>AStringBuf(</w:t>
            </w:r>
          </w:p>
          <w:p w:rsidR="00BB6175" w:rsidRDefault="00BB6175" w:rsidP="00BB6175">
            <w:pPr>
              <w:snapToGrid w:val="0"/>
              <w:spacing w:line="300" w:lineRule="auto"/>
              <w:ind w:firstLineChars="500" w:firstLine="1050"/>
              <w:rPr>
                <w:rFonts w:ascii="Arial Unicode MS" w:hAnsi="Arial Unicode MS" w:cs="Arial Unicode MS" w:hint="eastAsia"/>
                <w:sz w:val="21"/>
                <w:szCs w:val="21"/>
              </w:rPr>
            </w:pPr>
            <w:r w:rsidRPr="00BB6175">
              <w:rPr>
                <w:rFonts w:ascii="Arial Unicode MS" w:eastAsia="Arial Unicode MS" w:hAnsi="Arial Unicode MS" w:cs="Arial Unicode MS"/>
                <w:sz w:val="21"/>
                <w:szCs w:val="21"/>
              </w:rPr>
              <w:t xml:space="preserve">char *pstr, </w:t>
            </w:r>
          </w:p>
          <w:p w:rsidR="00BB6175" w:rsidRDefault="00BB6175" w:rsidP="00BB6175">
            <w:pPr>
              <w:snapToGrid w:val="0"/>
              <w:spacing w:line="300" w:lineRule="auto"/>
              <w:ind w:firstLineChars="500" w:firstLine="1050"/>
              <w:rPr>
                <w:rFonts w:ascii="Arial Unicode MS" w:hAnsi="Arial Unicode MS" w:cs="Arial Unicode MS" w:hint="eastAsia"/>
                <w:sz w:val="21"/>
                <w:szCs w:val="21"/>
              </w:rPr>
            </w:pPr>
            <w:r w:rsidRPr="00BB6175">
              <w:rPr>
                <w:rFonts w:ascii="Arial Unicode MS" w:eastAsia="Arial Unicode MS" w:hAnsi="Arial Unicode MS" w:cs="Arial Unicode MS"/>
                <w:sz w:val="21"/>
                <w:szCs w:val="21"/>
              </w:rPr>
              <w:t>Int32 size)</w:t>
            </w:r>
          </w:p>
          <w:p w:rsidR="00BB6175" w:rsidRPr="00BB6175" w:rsidRDefault="00BB6175" w:rsidP="00BB6175">
            <w:pPr>
              <w:snapToGrid w:val="0"/>
              <w:spacing w:line="300" w:lineRule="auto"/>
              <w:rPr>
                <w:rFonts w:ascii="Arial Unicode MS" w:eastAsia="Arial Unicode MS" w:hAnsi="Arial Unicode MS" w:cs="Arial Unicode MS"/>
                <w:sz w:val="21"/>
                <w:szCs w:val="21"/>
              </w:rPr>
            </w:pPr>
            <w:r w:rsidRPr="00BB6175">
              <w:rPr>
                <w:rFonts w:ascii="Arial Unicode MS" w:eastAsia="Arial Unicode MS" w:hAnsi="Arial Unicode MS" w:cs="Arial Unicode MS"/>
                <w:sz w:val="21"/>
                <w:szCs w:val="21"/>
              </w:rPr>
              <w:t xml:space="preserve"> {</w:t>
            </w:r>
          </w:p>
          <w:p w:rsidR="00BB6175" w:rsidRPr="00BB6175" w:rsidRDefault="00BB6175" w:rsidP="00BB6175">
            <w:pPr>
              <w:snapToGrid w:val="0"/>
              <w:spacing w:line="300" w:lineRule="auto"/>
              <w:rPr>
                <w:rFonts w:ascii="Arial Unicode MS" w:eastAsia="Arial Unicode MS" w:hAnsi="Arial Unicode MS" w:cs="Arial Unicode MS"/>
                <w:sz w:val="21"/>
                <w:szCs w:val="21"/>
              </w:rPr>
            </w:pPr>
            <w:r w:rsidRPr="00BB6175">
              <w:rPr>
                <w:rFonts w:ascii="Arial Unicode MS" w:eastAsia="Arial Unicode MS" w:hAnsi="Arial Unicode MS" w:cs="Arial Unicode MS"/>
                <w:sz w:val="21"/>
                <w:szCs w:val="21"/>
              </w:rPr>
              <w:t xml:space="preserve">        assert(pstr &amp;&amp; size &gt;= 0);</w:t>
            </w:r>
          </w:p>
          <w:p w:rsidR="00BB6175" w:rsidRDefault="00BB6175" w:rsidP="00BB6175">
            <w:pPr>
              <w:snapToGrid w:val="0"/>
              <w:spacing w:line="300" w:lineRule="auto"/>
              <w:rPr>
                <w:rFonts w:ascii="Arial Unicode MS" w:hAnsi="Arial Unicode MS" w:cs="Arial Unicode MS" w:hint="eastAsia"/>
                <w:sz w:val="21"/>
                <w:szCs w:val="21"/>
              </w:rPr>
            </w:pPr>
            <w:r w:rsidRPr="00BB6175">
              <w:rPr>
                <w:rFonts w:ascii="Arial Unicode MS" w:eastAsia="Arial Unicode MS" w:hAnsi="Arial Unicode MS" w:cs="Arial Unicode MS"/>
                <w:sz w:val="21"/>
                <w:szCs w:val="21"/>
              </w:rPr>
              <w:t xml:space="preserve">        _AStringBuf_Box_Init(this, pstr, size, FALSE);</w:t>
            </w:r>
          </w:p>
          <w:p w:rsidR="00BB6175" w:rsidRPr="00BB6175" w:rsidRDefault="00BB6175" w:rsidP="00BB6175">
            <w:pPr>
              <w:snapToGrid w:val="0"/>
              <w:spacing w:line="300" w:lineRule="auto"/>
              <w:rPr>
                <w:rFonts w:ascii="Arial Unicode MS" w:eastAsia="Arial Unicode MS" w:hAnsi="Arial Unicode MS" w:cs="Arial Unicode MS" w:hint="eastAsia"/>
                <w:sz w:val="21"/>
                <w:szCs w:val="21"/>
              </w:rPr>
            </w:pPr>
            <w:r w:rsidRPr="00BB6175">
              <w:rPr>
                <w:rFonts w:ascii="Arial Unicode MS" w:eastAsia="Arial Unicode MS" w:hAnsi="Arial Unicode MS" w:cs="Arial Unicode MS"/>
                <w:sz w:val="21"/>
                <w:szCs w:val="21"/>
              </w:rPr>
              <w:t>}</w:t>
            </w:r>
          </w:p>
        </w:tc>
      </w:tr>
    </w:tbl>
    <w:p w:rsidR="00BB6175" w:rsidRPr="00D6312F" w:rsidRDefault="00BB6175" w:rsidP="00DF227F">
      <w:pPr>
        <w:snapToGrid w:val="0"/>
        <w:spacing w:line="300" w:lineRule="auto"/>
        <w:rPr>
          <w:rFonts w:ascii="宋体" w:hAnsi="宋体" w:hint="eastAsia"/>
          <w:sz w:val="21"/>
          <w:szCs w:val="21"/>
        </w:rPr>
      </w:pPr>
    </w:p>
    <w:p w:rsidR="00DF227F" w:rsidRPr="00BB6175" w:rsidRDefault="00BB6175" w:rsidP="00BA4562">
      <w:pPr>
        <w:pStyle w:val="5"/>
        <w:rPr>
          <w:rFonts w:hint="eastAsia"/>
        </w:rPr>
      </w:pPr>
      <w:r w:rsidRPr="00BB6175">
        <w:t>AStr</w:t>
      </w:r>
      <w:r>
        <w:t xml:space="preserve">ingBuf(const AStringBuf&amp; buf) </w:t>
      </w:r>
    </w:p>
    <w:p w:rsidR="00BB6175" w:rsidRPr="00BB6175" w:rsidRDefault="00DF227F" w:rsidP="00BB6175">
      <w:pPr>
        <w:snapToGrid w:val="0"/>
        <w:spacing w:line="300" w:lineRule="auto"/>
        <w:rPr>
          <w:rFonts w:hint="eastAsia"/>
          <w:sz w:val="21"/>
          <w:szCs w:val="21"/>
        </w:rPr>
      </w:pPr>
      <w:r w:rsidRPr="00D6312F">
        <w:rPr>
          <w:sz w:val="21"/>
          <w:szCs w:val="21"/>
        </w:rPr>
        <w:t>构造一个</w:t>
      </w:r>
      <w:r w:rsidRPr="00D6312F">
        <w:rPr>
          <w:sz w:val="21"/>
          <w:szCs w:val="21"/>
        </w:rPr>
        <w:t>AStringBuf</w:t>
      </w:r>
      <w:r w:rsidRPr="00D6312F">
        <w:rPr>
          <w:sz w:val="21"/>
          <w:szCs w:val="21"/>
        </w:rPr>
        <w:t>对象</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B6175" w:rsidRPr="00345BB2">
        <w:tc>
          <w:tcPr>
            <w:tcW w:w="7988" w:type="dxa"/>
            <w:shd w:val="clear" w:color="auto" w:fill="D9D9D9"/>
          </w:tcPr>
          <w:p w:rsidR="00BB6175" w:rsidRDefault="00BB6175" w:rsidP="000007C0">
            <w:pPr>
              <w:snapToGrid w:val="0"/>
              <w:spacing w:line="300" w:lineRule="auto"/>
              <w:rPr>
                <w:rFonts w:ascii="Arial Unicode MS" w:hAnsi="Arial Unicode MS" w:cs="Arial Unicode MS" w:hint="eastAsia"/>
                <w:sz w:val="21"/>
                <w:szCs w:val="21"/>
              </w:rPr>
            </w:pPr>
            <w:r w:rsidRPr="00BB6175">
              <w:rPr>
                <w:rFonts w:ascii="Arial Unicode MS" w:eastAsia="Arial Unicode MS" w:hAnsi="Arial Unicode MS" w:cs="Arial Unicode MS"/>
                <w:sz w:val="21"/>
                <w:szCs w:val="21"/>
              </w:rPr>
              <w:t>AStringBuf(</w:t>
            </w:r>
          </w:p>
          <w:p w:rsidR="00BB6175" w:rsidRDefault="00BB6175" w:rsidP="00BB6175">
            <w:pPr>
              <w:snapToGrid w:val="0"/>
              <w:spacing w:line="300" w:lineRule="auto"/>
              <w:ind w:firstLineChars="450" w:firstLine="945"/>
              <w:rPr>
                <w:rFonts w:ascii="Arial Unicode MS" w:hAnsi="Arial Unicode MS" w:cs="Arial Unicode MS" w:hint="eastAsia"/>
                <w:sz w:val="21"/>
                <w:szCs w:val="21"/>
              </w:rPr>
            </w:pPr>
            <w:r w:rsidRPr="00BB6175">
              <w:rPr>
                <w:rFonts w:ascii="Arial Unicode MS" w:eastAsia="Arial Unicode MS" w:hAnsi="Arial Unicode MS" w:cs="Arial Unicode MS"/>
                <w:sz w:val="21"/>
                <w:szCs w:val="21"/>
              </w:rPr>
              <w:t>const AStringBuf&amp; buf</w:t>
            </w:r>
          </w:p>
          <w:p w:rsidR="00BB6175" w:rsidRDefault="00BB6175" w:rsidP="00BB6175">
            <w:pPr>
              <w:snapToGrid w:val="0"/>
              <w:spacing w:line="300" w:lineRule="auto"/>
              <w:ind w:firstLineChars="450" w:firstLine="945"/>
              <w:rPr>
                <w:rFonts w:ascii="Arial Unicode MS" w:hAnsi="Arial Unicode MS" w:cs="Arial Unicode MS" w:hint="eastAsia"/>
                <w:sz w:val="21"/>
                <w:szCs w:val="21"/>
              </w:rPr>
            </w:pPr>
            <w:r w:rsidRPr="00BB6175">
              <w:rPr>
                <w:rFonts w:ascii="Arial Unicode MS" w:eastAsia="Arial Unicode MS" w:hAnsi="Arial Unicode MS" w:cs="Arial Unicode MS"/>
                <w:sz w:val="21"/>
                <w:szCs w:val="21"/>
              </w:rPr>
              <w:t xml:space="preserve">) </w:t>
            </w:r>
          </w:p>
          <w:p w:rsidR="00BB6175" w:rsidRDefault="00BB6175" w:rsidP="00BB6175">
            <w:pPr>
              <w:snapToGrid w:val="0"/>
              <w:spacing w:line="300" w:lineRule="auto"/>
              <w:rPr>
                <w:rFonts w:ascii="Arial Unicode MS" w:hAnsi="Arial Unicode MS" w:cs="Arial Unicode MS" w:hint="eastAsia"/>
                <w:sz w:val="21"/>
                <w:szCs w:val="21"/>
              </w:rPr>
            </w:pPr>
            <w:r w:rsidRPr="00BB6175">
              <w:rPr>
                <w:rFonts w:ascii="Arial Unicode MS" w:eastAsia="Arial Unicode MS" w:hAnsi="Arial Unicode MS" w:cs="Arial Unicode MS"/>
                <w:sz w:val="21"/>
                <w:szCs w:val="21"/>
              </w:rPr>
              <w:t>{</w:t>
            </w:r>
          </w:p>
          <w:p w:rsidR="00BB6175" w:rsidRPr="00BB6175" w:rsidRDefault="00BB6175" w:rsidP="00BB6175">
            <w:pPr>
              <w:snapToGrid w:val="0"/>
              <w:spacing w:line="300" w:lineRule="auto"/>
              <w:rPr>
                <w:rFonts w:ascii="Arial Unicode MS" w:eastAsia="Arial Unicode MS" w:hAnsi="Arial Unicode MS" w:cs="Arial Unicode MS" w:hint="eastAsia"/>
                <w:sz w:val="21"/>
                <w:szCs w:val="21"/>
              </w:rPr>
            </w:pPr>
            <w:r w:rsidRPr="00BB6175">
              <w:rPr>
                <w:rFonts w:ascii="Arial Unicode MS" w:eastAsia="Arial Unicode MS" w:hAnsi="Arial Unicode MS" w:cs="Arial Unicode MS"/>
                <w:sz w:val="21"/>
                <w:szCs w:val="21"/>
              </w:rPr>
              <w:t>}</w:t>
            </w:r>
          </w:p>
        </w:tc>
      </w:tr>
    </w:tbl>
    <w:p w:rsidR="00BB6175" w:rsidRPr="00D6312F" w:rsidRDefault="00BB6175" w:rsidP="00DF227F">
      <w:pPr>
        <w:snapToGrid w:val="0"/>
        <w:spacing w:line="300" w:lineRule="auto"/>
        <w:rPr>
          <w:rFonts w:ascii="宋体" w:hAnsi="宋体" w:hint="eastAsia"/>
          <w:sz w:val="21"/>
          <w:szCs w:val="21"/>
        </w:rPr>
      </w:pPr>
    </w:p>
    <w:p w:rsidR="00DF227F" w:rsidRDefault="00DF227F" w:rsidP="00BA4562">
      <w:pPr>
        <w:pStyle w:val="4"/>
        <w:rPr>
          <w:rFonts w:hint="eastAsia"/>
        </w:rPr>
      </w:pPr>
      <w:r>
        <w:rPr>
          <w:rFonts w:hint="eastAsia"/>
        </w:rPr>
        <w:t>方法</w:t>
      </w:r>
    </w:p>
    <w:p w:rsidR="00DF227F" w:rsidRDefault="00DF227F" w:rsidP="00BA4562">
      <w:pPr>
        <w:pStyle w:val="5"/>
        <w:rPr>
          <w:rFonts w:hint="eastAsia"/>
        </w:rPr>
      </w:pPr>
      <w:r>
        <w:rPr>
          <w:rFonts w:hint="eastAsia"/>
        </w:rPr>
        <w:t>Alloc()</w:t>
      </w:r>
    </w:p>
    <w:p w:rsidR="00BA4562" w:rsidRPr="00A67E57" w:rsidRDefault="00A67E57" w:rsidP="00A67E57">
      <w:pPr>
        <w:snapToGrid w:val="0"/>
        <w:spacing w:line="300" w:lineRule="auto"/>
        <w:ind w:firstLineChars="200" w:firstLine="420"/>
        <w:rPr>
          <w:rFonts w:ascii="宋体" w:hAnsi="宋体" w:hint="eastAsia"/>
          <w:sz w:val="18"/>
          <w:szCs w:val="21"/>
        </w:rPr>
      </w:pPr>
      <w:r w:rsidRPr="00D6312F">
        <w:rPr>
          <w:sz w:val="21"/>
        </w:rPr>
        <w:t>动态创建</w:t>
      </w:r>
      <w:r w:rsidRPr="00D6312F">
        <w:rPr>
          <w:sz w:val="21"/>
        </w:rPr>
        <w:t>(</w:t>
      </w:r>
      <w:r w:rsidRPr="00D6312F">
        <w:rPr>
          <w:sz w:val="21"/>
        </w:rPr>
        <w:t>在堆上</w:t>
      </w:r>
      <w:r w:rsidRPr="00D6312F">
        <w:rPr>
          <w:sz w:val="21"/>
        </w:rPr>
        <w:t>) AStringBuf</w:t>
      </w:r>
      <w:r w:rsidRPr="00D6312F">
        <w:rPr>
          <w:sz w:val="21"/>
        </w:rPr>
        <w:t>对象</w:t>
      </w:r>
      <w:r>
        <w:rPr>
          <w:rFonts w:hint="eastAsia"/>
          <w:sz w:val="21"/>
        </w:rPr>
        <w:t>，数据区大小为</w:t>
      </w:r>
      <w:r>
        <w:rPr>
          <w:rFonts w:hint="eastAsia"/>
          <w:sz w:val="21"/>
        </w:rPr>
        <w:t>n</w:t>
      </w:r>
      <w:r w:rsidRPr="00D6312F">
        <w:rPr>
          <w:sz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A67E57" w:rsidRDefault="00A67E57" w:rsidP="00A67E57">
            <w:pPr>
              <w:snapToGrid w:val="0"/>
              <w:spacing w:line="300" w:lineRule="auto"/>
              <w:rPr>
                <w:rFonts w:ascii="Arial Unicode MS" w:hAnsi="Arial Unicode MS" w:cs="Arial Unicode MS" w:hint="eastAsia"/>
                <w:sz w:val="21"/>
                <w:szCs w:val="21"/>
              </w:rPr>
            </w:pPr>
            <w:r w:rsidRPr="00A67E57">
              <w:rPr>
                <w:rFonts w:ascii="Arial Unicode MS" w:eastAsia="Arial Unicode MS" w:hAnsi="Arial Unicode MS" w:cs="Arial Unicode MS"/>
                <w:sz w:val="21"/>
                <w:szCs w:val="21"/>
              </w:rPr>
              <w:t>static AStringBuf *Alloc(</w:t>
            </w:r>
          </w:p>
          <w:p w:rsidR="00A67E57" w:rsidRPr="00A67E57" w:rsidRDefault="00A67E57" w:rsidP="00A67E57">
            <w:pPr>
              <w:snapToGrid w:val="0"/>
              <w:spacing w:line="300" w:lineRule="auto"/>
              <w:ind w:firstLineChars="700" w:firstLine="1470"/>
              <w:rPr>
                <w:rFonts w:ascii="Arial Unicode MS" w:hAnsi="Arial Unicode MS" w:cs="Arial Unicode MS" w:hint="eastAsia"/>
                <w:sz w:val="21"/>
                <w:szCs w:val="21"/>
              </w:rPr>
            </w:pPr>
            <w:r w:rsidRPr="00A67E57">
              <w:rPr>
                <w:rFonts w:ascii="Arial Unicode MS" w:eastAsia="Arial Unicode MS" w:hAnsi="Arial Unicode MS" w:cs="Arial Unicode MS"/>
                <w:sz w:val="21"/>
                <w:szCs w:val="21"/>
              </w:rPr>
              <w:lastRenderedPageBreak/>
              <w:t>Int32 n</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数据区大小</w:t>
            </w:r>
          </w:p>
          <w:p w:rsidR="00A67E57" w:rsidRDefault="00A67E57" w:rsidP="00A67E57">
            <w:pPr>
              <w:snapToGrid w:val="0"/>
              <w:spacing w:line="300" w:lineRule="auto"/>
              <w:ind w:firstLineChars="900" w:firstLine="1890"/>
              <w:rPr>
                <w:rFonts w:ascii="Arial Unicode MS" w:hAnsi="Arial Unicode MS" w:cs="Arial Unicode MS" w:hint="eastAsia"/>
                <w:sz w:val="21"/>
                <w:szCs w:val="21"/>
              </w:rPr>
            </w:pPr>
            <w:r w:rsidRPr="00A67E57">
              <w:rPr>
                <w:rFonts w:ascii="Arial Unicode MS" w:eastAsia="Arial Unicode MS" w:hAnsi="Arial Unicode MS" w:cs="Arial Unicode MS"/>
                <w:sz w:val="21"/>
                <w:szCs w:val="21"/>
              </w:rPr>
              <w:t xml:space="preserve">) </w:t>
            </w:r>
          </w:p>
          <w:p w:rsidR="00A67E57" w:rsidRPr="00A67E57" w:rsidRDefault="00A67E57" w:rsidP="00A67E57">
            <w:pPr>
              <w:snapToGrid w:val="0"/>
              <w:spacing w:line="300" w:lineRule="auto"/>
              <w:rPr>
                <w:rFonts w:ascii="Arial Unicode MS" w:eastAsia="Arial Unicode MS" w:hAnsi="Arial Unicode MS" w:cs="Arial Unicode MS"/>
                <w:sz w:val="21"/>
                <w:szCs w:val="21"/>
              </w:rPr>
            </w:pPr>
            <w:r w:rsidRPr="00A67E57">
              <w:rPr>
                <w:rFonts w:ascii="Arial Unicode MS" w:eastAsia="Arial Unicode MS" w:hAnsi="Arial Unicode MS" w:cs="Arial Unicode MS"/>
                <w:sz w:val="21"/>
                <w:szCs w:val="21"/>
              </w:rPr>
              <w:t>{</w:t>
            </w:r>
          </w:p>
          <w:p w:rsidR="00A67E57" w:rsidRPr="00A67E57" w:rsidRDefault="00A67E57" w:rsidP="00A67E57">
            <w:pPr>
              <w:snapToGrid w:val="0"/>
              <w:spacing w:line="300" w:lineRule="auto"/>
              <w:rPr>
                <w:rFonts w:ascii="Arial Unicode MS" w:eastAsia="Arial Unicode MS" w:hAnsi="Arial Unicode MS" w:cs="Arial Unicode MS"/>
                <w:sz w:val="21"/>
                <w:szCs w:val="21"/>
              </w:rPr>
            </w:pPr>
            <w:r w:rsidRPr="00A67E57">
              <w:rPr>
                <w:rFonts w:ascii="Arial Unicode MS" w:eastAsia="Arial Unicode MS" w:hAnsi="Arial Unicode MS" w:cs="Arial Unicode MS"/>
                <w:sz w:val="21"/>
                <w:szCs w:val="21"/>
              </w:rPr>
              <w:t xml:space="preserve">        return (AStringBuf *)_AStringBuf_Alloc(n);</w:t>
            </w:r>
          </w:p>
          <w:p w:rsidR="00BA4562" w:rsidRPr="00A67E57" w:rsidRDefault="00A67E57" w:rsidP="00A67E57">
            <w:pPr>
              <w:snapToGrid w:val="0"/>
              <w:spacing w:line="300" w:lineRule="auto"/>
              <w:rPr>
                <w:rFonts w:ascii="Arial Unicode MS" w:eastAsia="Arial Unicode MS" w:hAnsi="Arial Unicode MS" w:cs="Arial Unicode MS" w:hint="eastAsia"/>
                <w:sz w:val="21"/>
                <w:szCs w:val="21"/>
              </w:rPr>
            </w:pPr>
            <w:r w:rsidRPr="00A67E57">
              <w:rPr>
                <w:rFonts w:ascii="Arial Unicode MS" w:eastAsia="Arial Unicode MS" w:hAnsi="Arial Unicode MS" w:cs="Arial Unicode MS"/>
                <w:sz w:val="21"/>
                <w:szCs w:val="21"/>
              </w:rPr>
              <w:t>}</w:t>
            </w:r>
          </w:p>
        </w:tc>
      </w:tr>
    </w:tbl>
    <w:p w:rsidR="00BA4562" w:rsidRPr="00BA4562" w:rsidRDefault="00BA4562" w:rsidP="00BA4562">
      <w:pPr>
        <w:rPr>
          <w:rFonts w:hint="eastAsia"/>
        </w:rPr>
      </w:pPr>
    </w:p>
    <w:p w:rsidR="00DF227F" w:rsidRDefault="00DF227F" w:rsidP="00BA4562">
      <w:pPr>
        <w:pStyle w:val="5"/>
        <w:rPr>
          <w:rFonts w:hint="eastAsia"/>
        </w:rPr>
      </w:pPr>
      <w:r>
        <w:rPr>
          <w:rFonts w:hint="eastAsia"/>
        </w:rPr>
        <w:t>Alloc()</w:t>
      </w:r>
    </w:p>
    <w:p w:rsidR="00BA4562" w:rsidRPr="00A67E57" w:rsidRDefault="00A67E57" w:rsidP="00A67E57">
      <w:pPr>
        <w:ind w:firstLineChars="200" w:firstLine="420"/>
        <w:rPr>
          <w:rFonts w:hint="eastAsia"/>
          <w:sz w:val="21"/>
        </w:rPr>
      </w:pPr>
      <w:r w:rsidRPr="00D6312F">
        <w:rPr>
          <w:sz w:val="21"/>
        </w:rPr>
        <w:t>动态创建</w:t>
      </w:r>
      <w:r w:rsidRPr="00D6312F">
        <w:rPr>
          <w:sz w:val="21"/>
        </w:rPr>
        <w:t>(</w:t>
      </w:r>
      <w:r w:rsidRPr="00D6312F">
        <w:rPr>
          <w:sz w:val="21"/>
        </w:rPr>
        <w:t>在堆上</w:t>
      </w:r>
      <w:r w:rsidRPr="00D6312F">
        <w:rPr>
          <w:sz w:val="21"/>
        </w:rPr>
        <w:t>) AStringBuf</w:t>
      </w:r>
      <w:r w:rsidRPr="00D6312F">
        <w:rPr>
          <w:sz w:val="21"/>
        </w:rPr>
        <w:t>对象</w:t>
      </w:r>
      <w:r>
        <w:rPr>
          <w:rFonts w:hint="eastAsia"/>
          <w:sz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A67E57" w:rsidRDefault="00A67E57" w:rsidP="00A67E57">
            <w:pPr>
              <w:snapToGrid w:val="0"/>
              <w:spacing w:line="300" w:lineRule="auto"/>
              <w:rPr>
                <w:rFonts w:ascii="Arial Unicode MS" w:hAnsi="Arial Unicode MS" w:cs="Arial Unicode MS" w:hint="eastAsia"/>
                <w:sz w:val="21"/>
                <w:szCs w:val="21"/>
              </w:rPr>
            </w:pPr>
            <w:r w:rsidRPr="00A67E57">
              <w:rPr>
                <w:rFonts w:ascii="Arial Unicode MS" w:eastAsia="Arial Unicode MS" w:hAnsi="Arial Unicode MS" w:cs="Arial Unicode MS"/>
                <w:sz w:val="21"/>
                <w:szCs w:val="21"/>
              </w:rPr>
              <w:t>static AStringBuf *Alloc(</w:t>
            </w:r>
          </w:p>
          <w:p w:rsidR="00A67E57" w:rsidRDefault="00A67E57" w:rsidP="00A67E57">
            <w:pPr>
              <w:snapToGrid w:val="0"/>
              <w:spacing w:line="300" w:lineRule="auto"/>
              <w:ind w:firstLineChars="800" w:firstLine="1680"/>
              <w:rPr>
                <w:rFonts w:ascii="Arial Unicode MS" w:hAnsi="Arial Unicode MS" w:cs="Arial Unicode MS" w:hint="eastAsia"/>
                <w:sz w:val="21"/>
                <w:szCs w:val="21"/>
              </w:rPr>
            </w:pPr>
            <w:r w:rsidRPr="00A67E57">
              <w:rPr>
                <w:rFonts w:ascii="Arial Unicode MS" w:eastAsia="Arial Unicode MS" w:hAnsi="Arial Unicode MS" w:cs="Arial Unicode MS"/>
                <w:sz w:val="21"/>
                <w:szCs w:val="21"/>
              </w:rPr>
              <w:t>char *pstr,</w:t>
            </w:r>
          </w:p>
          <w:p w:rsidR="00A67E57" w:rsidRDefault="00A67E57" w:rsidP="00A67E57">
            <w:pPr>
              <w:snapToGrid w:val="0"/>
              <w:spacing w:line="300" w:lineRule="auto"/>
              <w:ind w:firstLineChars="800" w:firstLine="1680"/>
              <w:rPr>
                <w:rFonts w:ascii="Arial Unicode MS" w:hAnsi="Arial Unicode MS" w:cs="Arial Unicode MS" w:hint="eastAsia"/>
                <w:sz w:val="21"/>
                <w:szCs w:val="21"/>
              </w:rPr>
            </w:pPr>
            <w:r w:rsidRPr="00A67E57">
              <w:rPr>
                <w:rFonts w:ascii="Arial Unicode MS" w:eastAsia="Arial Unicode MS" w:hAnsi="Arial Unicode MS" w:cs="Arial Unicode MS"/>
                <w:sz w:val="21"/>
                <w:szCs w:val="21"/>
              </w:rPr>
              <w:t>Int32 size</w:t>
            </w:r>
          </w:p>
          <w:p w:rsidR="00A67E57" w:rsidRDefault="00A67E57" w:rsidP="00A67E57">
            <w:pPr>
              <w:snapToGrid w:val="0"/>
              <w:spacing w:line="300" w:lineRule="auto"/>
              <w:ind w:firstLineChars="800" w:firstLine="1680"/>
              <w:rPr>
                <w:rFonts w:ascii="Arial Unicode MS" w:hAnsi="Arial Unicode MS" w:cs="Arial Unicode MS" w:hint="eastAsia"/>
                <w:sz w:val="21"/>
                <w:szCs w:val="21"/>
              </w:rPr>
            </w:pPr>
            <w:r w:rsidRPr="00A67E57">
              <w:rPr>
                <w:rFonts w:ascii="Arial Unicode MS" w:eastAsia="Arial Unicode MS" w:hAnsi="Arial Unicode MS" w:cs="Arial Unicode MS"/>
                <w:sz w:val="21"/>
                <w:szCs w:val="21"/>
              </w:rPr>
              <w:t xml:space="preserve">) </w:t>
            </w:r>
          </w:p>
          <w:p w:rsidR="00A67E57" w:rsidRPr="00A67E57" w:rsidRDefault="00A67E57" w:rsidP="00A67E57">
            <w:pPr>
              <w:snapToGrid w:val="0"/>
              <w:spacing w:line="300" w:lineRule="auto"/>
              <w:rPr>
                <w:rFonts w:ascii="Arial Unicode MS" w:eastAsia="Arial Unicode MS" w:hAnsi="Arial Unicode MS" w:cs="Arial Unicode MS"/>
                <w:sz w:val="21"/>
                <w:szCs w:val="21"/>
              </w:rPr>
            </w:pPr>
            <w:r w:rsidRPr="00A67E57">
              <w:rPr>
                <w:rFonts w:ascii="Arial Unicode MS" w:eastAsia="Arial Unicode MS" w:hAnsi="Arial Unicode MS" w:cs="Arial Unicode MS"/>
                <w:sz w:val="21"/>
                <w:szCs w:val="21"/>
              </w:rPr>
              <w:t>{</w:t>
            </w:r>
          </w:p>
          <w:p w:rsidR="00A67E57" w:rsidRPr="00A67E57" w:rsidRDefault="00A67E57" w:rsidP="00A67E57">
            <w:pPr>
              <w:snapToGrid w:val="0"/>
              <w:spacing w:line="300" w:lineRule="auto"/>
              <w:rPr>
                <w:rFonts w:ascii="Arial Unicode MS" w:eastAsia="Arial Unicode MS" w:hAnsi="Arial Unicode MS" w:cs="Arial Unicode MS"/>
                <w:sz w:val="21"/>
                <w:szCs w:val="21"/>
              </w:rPr>
            </w:pPr>
            <w:r w:rsidRPr="00A67E57">
              <w:rPr>
                <w:rFonts w:ascii="Arial Unicode MS" w:eastAsia="Arial Unicode MS" w:hAnsi="Arial Unicode MS" w:cs="Arial Unicode MS"/>
                <w:sz w:val="21"/>
                <w:szCs w:val="21"/>
              </w:rPr>
              <w:t xml:space="preserve">        assert(pstr);</w:t>
            </w:r>
          </w:p>
          <w:p w:rsidR="00A67E57" w:rsidRPr="00A67E57" w:rsidRDefault="00A67E57" w:rsidP="00A67E57">
            <w:pPr>
              <w:snapToGrid w:val="0"/>
              <w:spacing w:line="300" w:lineRule="auto"/>
              <w:rPr>
                <w:rFonts w:ascii="Arial Unicode MS" w:eastAsia="Arial Unicode MS" w:hAnsi="Arial Unicode MS" w:cs="Arial Unicode MS"/>
                <w:sz w:val="21"/>
                <w:szCs w:val="21"/>
              </w:rPr>
            </w:pPr>
            <w:r w:rsidRPr="00A67E57">
              <w:rPr>
                <w:rFonts w:ascii="Arial Unicode MS" w:eastAsia="Arial Unicode MS" w:hAnsi="Arial Unicode MS" w:cs="Arial Unicode MS"/>
                <w:sz w:val="21"/>
                <w:szCs w:val="21"/>
              </w:rPr>
              <w:t xml:space="preserve">        return (AStringBuf *)_AStringBuf_Alloc_Box(pstr, size);</w:t>
            </w:r>
          </w:p>
          <w:p w:rsidR="00BA4562" w:rsidRPr="00A67E57" w:rsidRDefault="00A67E57" w:rsidP="00A67E57">
            <w:pPr>
              <w:snapToGrid w:val="0"/>
              <w:spacing w:line="300" w:lineRule="auto"/>
              <w:rPr>
                <w:rFonts w:ascii="Arial Unicode MS" w:eastAsia="Arial Unicode MS" w:hAnsi="Arial Unicode MS" w:cs="Arial Unicode MS" w:hint="eastAsia"/>
                <w:sz w:val="21"/>
                <w:szCs w:val="21"/>
              </w:rPr>
            </w:pPr>
            <w:r w:rsidRPr="00A67E57">
              <w:rPr>
                <w:rFonts w:ascii="Arial Unicode MS" w:eastAsia="Arial Unicode MS" w:hAnsi="Arial Unicode MS" w:cs="Arial Unicode MS"/>
                <w:sz w:val="21"/>
                <w:szCs w:val="21"/>
              </w:rPr>
              <w:t>}</w:t>
            </w:r>
          </w:p>
        </w:tc>
      </w:tr>
    </w:tbl>
    <w:p w:rsidR="00BA4562" w:rsidRPr="00BA4562" w:rsidRDefault="00BA4562" w:rsidP="00BA4562">
      <w:pPr>
        <w:rPr>
          <w:rFonts w:hint="eastAsia"/>
        </w:rPr>
      </w:pPr>
    </w:p>
    <w:p w:rsidR="00DF227F" w:rsidRDefault="00DF227F" w:rsidP="00BA4562">
      <w:pPr>
        <w:pStyle w:val="5"/>
        <w:rPr>
          <w:rFonts w:hint="eastAsia"/>
        </w:rPr>
      </w:pPr>
      <w:r>
        <w:rPr>
          <w:rFonts w:hint="eastAsia"/>
        </w:rPr>
        <w:t>Append()</w:t>
      </w:r>
    </w:p>
    <w:p w:rsidR="00BA4562" w:rsidRPr="008735D5" w:rsidRDefault="008735D5" w:rsidP="008735D5">
      <w:pPr>
        <w:ind w:firstLineChars="200" w:firstLine="420"/>
        <w:rPr>
          <w:rFonts w:hint="eastAsia"/>
          <w:sz w:val="21"/>
        </w:rPr>
      </w:pPr>
      <w:r w:rsidRPr="00D6312F">
        <w:rPr>
          <w:sz w:val="21"/>
        </w:rPr>
        <w:t>在</w:t>
      </w:r>
      <w:r w:rsidRPr="00D6312F">
        <w:rPr>
          <w:sz w:val="21"/>
        </w:rPr>
        <w:t>AStringBuf</w:t>
      </w:r>
      <w:r w:rsidRPr="00D6312F">
        <w:rPr>
          <w:sz w:val="21"/>
        </w:rPr>
        <w:t>对象中原字符串末尾追加另一指定字符串。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8735D5" w:rsidRDefault="008735D5" w:rsidP="008735D5">
            <w:pPr>
              <w:snapToGrid w:val="0"/>
              <w:spacing w:line="300" w:lineRule="auto"/>
              <w:rPr>
                <w:rFonts w:ascii="Arial Unicode MS" w:hAnsi="Arial Unicode MS" w:cs="Arial Unicode MS" w:hint="eastAsia"/>
                <w:sz w:val="21"/>
                <w:szCs w:val="21"/>
              </w:rPr>
            </w:pPr>
            <w:r w:rsidRPr="008735D5">
              <w:rPr>
                <w:rFonts w:ascii="Arial Unicode MS" w:eastAsia="Arial Unicode MS" w:hAnsi="Arial Unicode MS" w:cs="Arial Unicode MS"/>
                <w:sz w:val="21"/>
                <w:szCs w:val="21"/>
              </w:rPr>
              <w:t>AStringBuf&amp; Append(</w:t>
            </w:r>
          </w:p>
          <w:p w:rsidR="008735D5" w:rsidRPr="008735D5" w:rsidRDefault="008735D5" w:rsidP="008735D5">
            <w:pPr>
              <w:snapToGrid w:val="0"/>
              <w:spacing w:line="300" w:lineRule="auto"/>
              <w:ind w:firstLineChars="800" w:firstLine="1680"/>
              <w:rPr>
                <w:rFonts w:ascii="Arial Unicode MS" w:hAnsi="Arial Unicode MS" w:cs="Arial Unicode MS" w:hint="eastAsia"/>
                <w:sz w:val="21"/>
                <w:szCs w:val="21"/>
              </w:rPr>
            </w:pPr>
            <w:r w:rsidRPr="008735D5">
              <w:rPr>
                <w:rFonts w:ascii="Arial Unicode MS" w:eastAsia="Arial Unicode MS" w:hAnsi="Arial Unicode MS" w:cs="Arial Unicode MS"/>
                <w:sz w:val="21"/>
                <w:szCs w:val="21"/>
              </w:rPr>
              <w:t>AString as</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待插入的字符串</w:t>
            </w:r>
          </w:p>
          <w:p w:rsidR="008735D5" w:rsidRPr="008735D5" w:rsidRDefault="008735D5" w:rsidP="008735D5">
            <w:pPr>
              <w:snapToGrid w:val="0"/>
              <w:spacing w:line="300" w:lineRule="auto"/>
              <w:ind w:firstLineChars="800" w:firstLine="1680"/>
              <w:rPr>
                <w:rFonts w:ascii="Arial Unicode MS" w:eastAsia="Arial Unicode MS" w:hAnsi="Arial Unicode MS" w:cs="Arial Unicode MS"/>
                <w:sz w:val="21"/>
                <w:szCs w:val="21"/>
              </w:rPr>
            </w:pPr>
            <w:r w:rsidRPr="008735D5">
              <w:rPr>
                <w:rFonts w:ascii="Arial Unicode MS" w:eastAsia="Arial Unicode MS" w:hAnsi="Arial Unicode MS" w:cs="Arial Unicode MS"/>
                <w:sz w:val="21"/>
                <w:szCs w:val="21"/>
              </w:rPr>
              <w:t>)</w:t>
            </w:r>
          </w:p>
          <w:p w:rsidR="008735D5" w:rsidRPr="008735D5" w:rsidRDefault="008735D5" w:rsidP="008735D5">
            <w:pPr>
              <w:snapToGrid w:val="0"/>
              <w:spacing w:line="300" w:lineRule="auto"/>
              <w:rPr>
                <w:rFonts w:ascii="Arial Unicode MS" w:eastAsia="Arial Unicode MS" w:hAnsi="Arial Unicode MS" w:cs="Arial Unicode MS"/>
                <w:sz w:val="21"/>
                <w:szCs w:val="21"/>
              </w:rPr>
            </w:pPr>
            <w:r w:rsidRPr="008735D5">
              <w:rPr>
                <w:rFonts w:ascii="Arial Unicode MS" w:eastAsia="Arial Unicode MS" w:hAnsi="Arial Unicode MS" w:cs="Arial Unicode MS"/>
                <w:sz w:val="21"/>
                <w:szCs w:val="21"/>
              </w:rPr>
              <w:t xml:space="preserve">    {</w:t>
            </w:r>
          </w:p>
          <w:p w:rsidR="008735D5" w:rsidRPr="008735D5" w:rsidRDefault="008735D5" w:rsidP="008735D5">
            <w:pPr>
              <w:snapToGrid w:val="0"/>
              <w:spacing w:line="300" w:lineRule="auto"/>
              <w:rPr>
                <w:rFonts w:ascii="Arial Unicode MS" w:eastAsia="Arial Unicode MS" w:hAnsi="Arial Unicode MS" w:cs="Arial Unicode MS"/>
                <w:sz w:val="21"/>
                <w:szCs w:val="21"/>
              </w:rPr>
            </w:pPr>
            <w:r w:rsidRPr="008735D5">
              <w:rPr>
                <w:rFonts w:ascii="Arial Unicode MS" w:eastAsia="Arial Unicode MS" w:hAnsi="Arial Unicode MS" w:cs="Arial Unicode MS"/>
                <w:sz w:val="21"/>
                <w:szCs w:val="21"/>
              </w:rPr>
              <w:t xml:space="preserve">        return Insert(GetLength(), as);</w:t>
            </w:r>
          </w:p>
          <w:p w:rsidR="00BA4562" w:rsidRPr="008735D5" w:rsidRDefault="008735D5" w:rsidP="008735D5">
            <w:pPr>
              <w:snapToGrid w:val="0"/>
              <w:spacing w:line="300" w:lineRule="auto"/>
              <w:rPr>
                <w:rFonts w:ascii="Arial Unicode MS" w:eastAsia="Arial Unicode MS" w:hAnsi="Arial Unicode MS" w:cs="Arial Unicode MS" w:hint="eastAsia"/>
                <w:sz w:val="21"/>
                <w:szCs w:val="21"/>
              </w:rPr>
            </w:pPr>
            <w:r w:rsidRPr="008735D5">
              <w:rPr>
                <w:rFonts w:ascii="Arial Unicode MS" w:eastAsia="Arial Unicode MS" w:hAnsi="Arial Unicode MS" w:cs="Arial Unicode MS"/>
                <w:sz w:val="21"/>
                <w:szCs w:val="21"/>
              </w:rPr>
              <w:t xml:space="preserve">    }</w:t>
            </w:r>
          </w:p>
        </w:tc>
      </w:tr>
    </w:tbl>
    <w:p w:rsidR="00BA4562" w:rsidRPr="00BA4562" w:rsidRDefault="00BA4562" w:rsidP="00BA4562">
      <w:pPr>
        <w:rPr>
          <w:rFonts w:hint="eastAsia"/>
        </w:rPr>
      </w:pPr>
    </w:p>
    <w:p w:rsidR="00DF227F" w:rsidRDefault="00DF227F" w:rsidP="00BA4562">
      <w:pPr>
        <w:pStyle w:val="5"/>
        <w:rPr>
          <w:rFonts w:hint="eastAsia"/>
        </w:rPr>
      </w:pPr>
      <w:r>
        <w:rPr>
          <w:rFonts w:hint="eastAsia"/>
        </w:rPr>
        <w:t>Append()</w:t>
      </w:r>
    </w:p>
    <w:p w:rsidR="00BA4562" w:rsidRPr="008735D5" w:rsidRDefault="008735D5" w:rsidP="00906809">
      <w:pPr>
        <w:ind w:firstLineChars="200" w:firstLine="420"/>
        <w:rPr>
          <w:rFonts w:hint="eastAsia"/>
          <w:sz w:val="21"/>
        </w:rPr>
      </w:pPr>
      <w:r w:rsidRPr="00D6312F">
        <w:rPr>
          <w:sz w:val="21"/>
        </w:rPr>
        <w:t>在</w:t>
      </w:r>
      <w:r w:rsidRPr="00D6312F">
        <w:rPr>
          <w:sz w:val="21"/>
        </w:rPr>
        <w:t>AStringBuf</w:t>
      </w:r>
      <w:r w:rsidRPr="00D6312F">
        <w:rPr>
          <w:sz w:val="21"/>
        </w:rPr>
        <w:t>对象中原字符串末尾追加另一指定字符串从指定偏移位置开始的指定个数的字符。</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906809" w:rsidRDefault="008735D5" w:rsidP="008735D5">
            <w:pPr>
              <w:snapToGrid w:val="0"/>
              <w:spacing w:line="300" w:lineRule="auto"/>
              <w:rPr>
                <w:rFonts w:ascii="Arial Unicode MS" w:hAnsi="Arial Unicode MS" w:cs="Arial Unicode MS" w:hint="eastAsia"/>
                <w:sz w:val="21"/>
                <w:szCs w:val="21"/>
              </w:rPr>
            </w:pPr>
            <w:r w:rsidRPr="008735D5">
              <w:rPr>
                <w:rFonts w:ascii="Arial Unicode MS" w:eastAsia="Arial Unicode MS" w:hAnsi="Arial Unicode MS" w:cs="Arial Unicode MS"/>
                <w:sz w:val="21"/>
                <w:szCs w:val="21"/>
              </w:rPr>
              <w:t>AStringBuf&amp; Append(</w:t>
            </w:r>
          </w:p>
          <w:p w:rsidR="00906809" w:rsidRPr="00906809" w:rsidRDefault="008735D5" w:rsidP="00906809">
            <w:pPr>
              <w:snapToGrid w:val="0"/>
              <w:spacing w:line="300" w:lineRule="auto"/>
              <w:ind w:firstLineChars="1000" w:firstLine="2100"/>
              <w:rPr>
                <w:rFonts w:ascii="Arial Unicode MS" w:hAnsi="Arial Unicode MS" w:cs="Arial Unicode MS" w:hint="eastAsia"/>
                <w:sz w:val="21"/>
                <w:szCs w:val="21"/>
              </w:rPr>
            </w:pPr>
            <w:r w:rsidRPr="008735D5">
              <w:rPr>
                <w:rFonts w:ascii="Arial Unicode MS" w:eastAsia="Arial Unicode MS" w:hAnsi="Arial Unicode MS" w:cs="Arial Unicode MS"/>
                <w:sz w:val="21"/>
                <w:szCs w:val="21"/>
              </w:rPr>
              <w:t xml:space="preserve">AString as, </w:t>
            </w:r>
            <w:r w:rsidR="00906809">
              <w:rPr>
                <w:rFonts w:ascii="Arial Unicode MS" w:hAnsi="Arial Unicode MS" w:cs="Arial Unicode MS" w:hint="eastAsia"/>
                <w:sz w:val="21"/>
                <w:szCs w:val="21"/>
              </w:rPr>
              <w:t xml:space="preserve">  //</w:t>
            </w:r>
            <w:r w:rsidR="00906809">
              <w:rPr>
                <w:rFonts w:ascii="Arial Unicode MS" w:hAnsi="Arial Unicode MS" w:cs="Arial Unicode MS" w:hint="eastAsia"/>
                <w:sz w:val="21"/>
                <w:szCs w:val="21"/>
              </w:rPr>
              <w:t>待插入的字符串</w:t>
            </w:r>
          </w:p>
          <w:p w:rsidR="00906809" w:rsidRPr="00906809" w:rsidRDefault="008735D5" w:rsidP="00906809">
            <w:pPr>
              <w:snapToGrid w:val="0"/>
              <w:spacing w:line="300" w:lineRule="auto"/>
              <w:ind w:firstLineChars="1000" w:firstLine="2100"/>
              <w:rPr>
                <w:rFonts w:ascii="Arial Unicode MS" w:hAnsi="Arial Unicode MS" w:cs="Arial Unicode MS" w:hint="eastAsia"/>
                <w:sz w:val="21"/>
                <w:szCs w:val="21"/>
              </w:rPr>
            </w:pPr>
            <w:r w:rsidRPr="008735D5">
              <w:rPr>
                <w:rFonts w:ascii="Arial Unicode MS" w:eastAsia="Arial Unicode MS" w:hAnsi="Arial Unicode MS" w:cs="Arial Unicode MS"/>
                <w:sz w:val="21"/>
                <w:szCs w:val="21"/>
              </w:rPr>
              <w:t>Int32 offset,</w:t>
            </w:r>
            <w:r w:rsidR="00906809">
              <w:rPr>
                <w:rFonts w:ascii="Arial Unicode MS" w:hAnsi="Arial Unicode MS" w:cs="Arial Unicode MS" w:hint="eastAsia"/>
                <w:sz w:val="21"/>
                <w:szCs w:val="21"/>
              </w:rPr>
              <w:t xml:space="preserve">   //</w:t>
            </w:r>
            <w:r w:rsidR="00906809">
              <w:rPr>
                <w:rFonts w:ascii="Arial Unicode MS" w:hAnsi="Arial Unicode MS" w:cs="Arial Unicode MS" w:hint="eastAsia"/>
                <w:sz w:val="21"/>
                <w:szCs w:val="21"/>
              </w:rPr>
              <w:t>开始插入的位置</w:t>
            </w:r>
          </w:p>
          <w:p w:rsidR="008735D5" w:rsidRPr="00906809" w:rsidRDefault="008735D5" w:rsidP="00906809">
            <w:pPr>
              <w:snapToGrid w:val="0"/>
              <w:spacing w:line="300" w:lineRule="auto"/>
              <w:ind w:firstLineChars="1000" w:firstLine="2100"/>
              <w:rPr>
                <w:rFonts w:ascii="Arial Unicode MS" w:hAnsi="Arial Unicode MS" w:cs="Arial Unicode MS" w:hint="eastAsia"/>
                <w:sz w:val="21"/>
                <w:szCs w:val="21"/>
              </w:rPr>
            </w:pPr>
            <w:r w:rsidRPr="008735D5">
              <w:rPr>
                <w:rFonts w:ascii="Arial Unicode MS" w:eastAsia="Arial Unicode MS" w:hAnsi="Arial Unicode MS" w:cs="Arial Unicode MS"/>
                <w:sz w:val="21"/>
                <w:szCs w:val="21"/>
              </w:rPr>
              <w:t>Int32 count)</w:t>
            </w:r>
            <w:r w:rsidR="00906809">
              <w:rPr>
                <w:rFonts w:ascii="Arial Unicode MS" w:hAnsi="Arial Unicode MS" w:cs="Arial Unicode MS" w:hint="eastAsia"/>
                <w:sz w:val="21"/>
                <w:szCs w:val="21"/>
              </w:rPr>
              <w:t xml:space="preserve">   //</w:t>
            </w:r>
            <w:r w:rsidR="00906809">
              <w:rPr>
                <w:rFonts w:ascii="Arial Unicode MS" w:hAnsi="Arial Unicode MS" w:cs="Arial Unicode MS" w:hint="eastAsia"/>
                <w:sz w:val="21"/>
                <w:szCs w:val="21"/>
              </w:rPr>
              <w:t>待插入的字符个数</w:t>
            </w:r>
          </w:p>
          <w:p w:rsidR="008735D5" w:rsidRPr="008735D5" w:rsidRDefault="00906809" w:rsidP="008735D5">
            <w:pPr>
              <w:snapToGrid w:val="0"/>
              <w:spacing w:line="300" w:lineRule="auto"/>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w:t>
            </w:r>
            <w:r w:rsidR="008735D5" w:rsidRPr="008735D5">
              <w:rPr>
                <w:rFonts w:ascii="Arial Unicode MS" w:eastAsia="Arial Unicode MS" w:hAnsi="Arial Unicode MS" w:cs="Arial Unicode MS"/>
                <w:sz w:val="21"/>
                <w:szCs w:val="21"/>
              </w:rPr>
              <w:t>{</w:t>
            </w:r>
          </w:p>
          <w:p w:rsidR="008735D5" w:rsidRPr="008735D5" w:rsidRDefault="008735D5" w:rsidP="008735D5">
            <w:pPr>
              <w:snapToGrid w:val="0"/>
              <w:spacing w:line="300" w:lineRule="auto"/>
              <w:rPr>
                <w:rFonts w:ascii="Arial Unicode MS" w:eastAsia="Arial Unicode MS" w:hAnsi="Arial Unicode MS" w:cs="Arial Unicode MS"/>
                <w:sz w:val="21"/>
                <w:szCs w:val="21"/>
              </w:rPr>
            </w:pPr>
            <w:r w:rsidRPr="008735D5">
              <w:rPr>
                <w:rFonts w:ascii="Arial Unicode MS" w:eastAsia="Arial Unicode MS" w:hAnsi="Arial Unicode MS" w:cs="Arial Unicode MS"/>
                <w:sz w:val="21"/>
                <w:szCs w:val="21"/>
              </w:rPr>
              <w:t xml:space="preserve">        _AStringBuf_Append_AString(this, as, offset, count);</w:t>
            </w:r>
          </w:p>
          <w:p w:rsidR="008735D5" w:rsidRPr="008735D5" w:rsidRDefault="008735D5" w:rsidP="008735D5">
            <w:pPr>
              <w:snapToGrid w:val="0"/>
              <w:spacing w:line="300" w:lineRule="auto"/>
              <w:rPr>
                <w:rFonts w:ascii="Arial Unicode MS" w:eastAsia="Arial Unicode MS" w:hAnsi="Arial Unicode MS" w:cs="Arial Unicode MS"/>
                <w:sz w:val="21"/>
                <w:szCs w:val="21"/>
              </w:rPr>
            </w:pPr>
            <w:r w:rsidRPr="008735D5">
              <w:rPr>
                <w:rFonts w:ascii="Arial Unicode MS" w:eastAsia="Arial Unicode MS" w:hAnsi="Arial Unicode MS" w:cs="Arial Unicode MS"/>
                <w:sz w:val="21"/>
                <w:szCs w:val="21"/>
              </w:rPr>
              <w:t xml:space="preserve">        return *this;</w:t>
            </w:r>
          </w:p>
          <w:p w:rsidR="00BA4562" w:rsidRPr="008735D5" w:rsidRDefault="008735D5" w:rsidP="008735D5">
            <w:pPr>
              <w:snapToGrid w:val="0"/>
              <w:spacing w:line="300" w:lineRule="auto"/>
              <w:rPr>
                <w:rFonts w:ascii="Arial Unicode MS" w:eastAsia="Arial Unicode MS" w:hAnsi="Arial Unicode MS" w:cs="Arial Unicode MS" w:hint="eastAsia"/>
                <w:sz w:val="21"/>
                <w:szCs w:val="21"/>
              </w:rPr>
            </w:pPr>
            <w:r w:rsidRPr="008735D5">
              <w:rPr>
                <w:rFonts w:ascii="Arial Unicode MS" w:eastAsia="Arial Unicode MS" w:hAnsi="Arial Unicode MS" w:cs="Arial Unicode MS"/>
                <w:sz w:val="21"/>
                <w:szCs w:val="21"/>
              </w:rPr>
              <w:t xml:space="preserve">    }</w:t>
            </w:r>
          </w:p>
        </w:tc>
      </w:tr>
    </w:tbl>
    <w:p w:rsidR="00BA4562" w:rsidRPr="00BA4562" w:rsidRDefault="00BA4562" w:rsidP="00BA4562">
      <w:pPr>
        <w:rPr>
          <w:rFonts w:hint="eastAsia"/>
        </w:rPr>
      </w:pPr>
    </w:p>
    <w:p w:rsidR="00DF227F" w:rsidRDefault="00DF227F" w:rsidP="00BA4562">
      <w:pPr>
        <w:pStyle w:val="5"/>
        <w:rPr>
          <w:rFonts w:hint="eastAsia"/>
        </w:rPr>
      </w:pPr>
      <w:r>
        <w:rPr>
          <w:rFonts w:hint="eastAsia"/>
        </w:rPr>
        <w:lastRenderedPageBreak/>
        <w:t>Append()</w:t>
      </w:r>
    </w:p>
    <w:p w:rsidR="00BA4562" w:rsidRPr="008B4784" w:rsidRDefault="008B4784" w:rsidP="008B4784">
      <w:pPr>
        <w:ind w:firstLineChars="200" w:firstLine="420"/>
        <w:rPr>
          <w:rFonts w:hint="eastAsia"/>
          <w:sz w:val="21"/>
        </w:rPr>
      </w:pPr>
      <w:r w:rsidRPr="00D6312F">
        <w:rPr>
          <w:sz w:val="21"/>
        </w:rPr>
        <w:t>在</w:t>
      </w:r>
      <w:r w:rsidRPr="00D6312F">
        <w:rPr>
          <w:sz w:val="21"/>
        </w:rPr>
        <w:t>AStringBuf</w:t>
      </w:r>
      <w:r w:rsidRPr="00D6312F">
        <w:rPr>
          <w:sz w:val="21"/>
        </w:rPr>
        <w:t>对象中原字符串末尾追加另一指定字符串</w:t>
      </w:r>
      <w:r>
        <w:rPr>
          <w:rFonts w:hint="eastAsia"/>
          <w:sz w:val="21"/>
        </w:rPr>
        <w:t>，并指定编码格式。</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8B4784" w:rsidRDefault="00906809" w:rsidP="00906809">
            <w:pPr>
              <w:snapToGrid w:val="0"/>
              <w:spacing w:line="300" w:lineRule="auto"/>
              <w:rPr>
                <w:rFonts w:ascii="Arial Unicode MS" w:hAnsi="Arial Unicode MS" w:cs="Arial Unicode MS" w:hint="eastAsia"/>
                <w:sz w:val="21"/>
                <w:szCs w:val="21"/>
              </w:rPr>
            </w:pPr>
            <w:r w:rsidRPr="00906809">
              <w:rPr>
                <w:rFonts w:ascii="Arial Unicode MS" w:eastAsia="Arial Unicode MS" w:hAnsi="Arial Unicode MS" w:cs="Arial Unicode MS"/>
                <w:sz w:val="21"/>
                <w:szCs w:val="21"/>
              </w:rPr>
              <w:t>AStringBuf&amp; Append(</w:t>
            </w:r>
          </w:p>
          <w:p w:rsidR="008B4784" w:rsidRPr="008B4784" w:rsidRDefault="00906809" w:rsidP="008B4784">
            <w:pPr>
              <w:snapToGrid w:val="0"/>
              <w:spacing w:line="300" w:lineRule="auto"/>
              <w:ind w:firstLineChars="800" w:firstLine="1680"/>
              <w:rPr>
                <w:rFonts w:ascii="Arial Unicode MS" w:hAnsi="Arial Unicode MS" w:cs="Arial Unicode MS" w:hint="eastAsia"/>
                <w:sz w:val="21"/>
                <w:szCs w:val="21"/>
              </w:rPr>
            </w:pPr>
            <w:r w:rsidRPr="00906809">
              <w:rPr>
                <w:rFonts w:ascii="Arial Unicode MS" w:eastAsia="Arial Unicode MS" w:hAnsi="Arial Unicode MS" w:cs="Arial Unicode MS"/>
                <w:sz w:val="21"/>
                <w:szCs w:val="21"/>
              </w:rPr>
              <w:t>WString ws,</w:t>
            </w:r>
            <w:r w:rsidR="008B4784">
              <w:rPr>
                <w:rFonts w:ascii="Arial Unicode MS" w:hAnsi="Arial Unicode MS" w:cs="Arial Unicode MS" w:hint="eastAsia"/>
                <w:sz w:val="21"/>
                <w:szCs w:val="21"/>
              </w:rPr>
              <w:t xml:space="preserve">   //</w:t>
            </w:r>
            <w:r w:rsidR="008B4784">
              <w:rPr>
                <w:rFonts w:ascii="Arial Unicode MS" w:hAnsi="Arial Unicode MS" w:cs="Arial Unicode MS" w:hint="eastAsia"/>
                <w:sz w:val="21"/>
                <w:szCs w:val="21"/>
              </w:rPr>
              <w:t>待插入的</w:t>
            </w:r>
            <w:r w:rsidR="008B4784">
              <w:rPr>
                <w:rFonts w:ascii="Arial Unicode MS" w:hAnsi="Arial Unicode MS" w:cs="Arial Unicode MS" w:hint="eastAsia"/>
                <w:sz w:val="21"/>
                <w:szCs w:val="21"/>
              </w:rPr>
              <w:t>WString</w:t>
            </w:r>
            <w:r w:rsidR="008B4784">
              <w:rPr>
                <w:rFonts w:ascii="Arial Unicode MS" w:hAnsi="Arial Unicode MS" w:cs="Arial Unicode MS" w:hint="eastAsia"/>
                <w:sz w:val="21"/>
                <w:szCs w:val="21"/>
              </w:rPr>
              <w:t>对象</w:t>
            </w:r>
          </w:p>
          <w:p w:rsidR="008B4784" w:rsidRPr="008B4784" w:rsidRDefault="00906809" w:rsidP="008B4784">
            <w:pPr>
              <w:snapToGrid w:val="0"/>
              <w:spacing w:line="300" w:lineRule="auto"/>
              <w:ind w:firstLineChars="800" w:firstLine="1680"/>
              <w:rPr>
                <w:rFonts w:ascii="Arial Unicode MS" w:hAnsi="Arial Unicode MS" w:cs="Arial Unicode MS" w:hint="eastAsia"/>
                <w:sz w:val="21"/>
                <w:szCs w:val="21"/>
              </w:rPr>
            </w:pPr>
            <w:r w:rsidRPr="00906809">
              <w:rPr>
                <w:rFonts w:ascii="Arial Unicode MS" w:eastAsia="Arial Unicode MS" w:hAnsi="Arial Unicode MS" w:cs="Arial Unicode MS"/>
                <w:sz w:val="21"/>
                <w:szCs w:val="21"/>
              </w:rPr>
              <w:t>AString encoding = NULL</w:t>
            </w:r>
            <w:r w:rsidR="008B4784">
              <w:rPr>
                <w:rFonts w:ascii="Arial Unicode MS" w:hAnsi="Arial Unicode MS" w:cs="Arial Unicode MS" w:hint="eastAsia"/>
                <w:sz w:val="21"/>
                <w:szCs w:val="21"/>
              </w:rPr>
              <w:t xml:space="preserve">  //</w:t>
            </w:r>
            <w:r w:rsidR="008B4784">
              <w:rPr>
                <w:rFonts w:ascii="Arial Unicode MS" w:hAnsi="Arial Unicode MS" w:cs="Arial Unicode MS" w:hint="eastAsia"/>
                <w:sz w:val="21"/>
                <w:szCs w:val="21"/>
              </w:rPr>
              <w:t>特定的编码格式</w:t>
            </w:r>
          </w:p>
          <w:p w:rsidR="00906809" w:rsidRPr="00906809" w:rsidRDefault="00906809" w:rsidP="008B4784">
            <w:pPr>
              <w:snapToGrid w:val="0"/>
              <w:spacing w:line="300" w:lineRule="auto"/>
              <w:ind w:firstLineChars="800" w:firstLine="1680"/>
              <w:rPr>
                <w:rFonts w:ascii="Arial Unicode MS" w:eastAsia="Arial Unicode MS" w:hAnsi="Arial Unicode MS" w:cs="Arial Unicode MS"/>
                <w:sz w:val="21"/>
                <w:szCs w:val="21"/>
              </w:rPr>
            </w:pPr>
            <w:r w:rsidRPr="00906809">
              <w:rPr>
                <w:rFonts w:ascii="Arial Unicode MS" w:eastAsia="Arial Unicode MS" w:hAnsi="Arial Unicode MS" w:cs="Arial Unicode MS"/>
                <w:sz w:val="21"/>
                <w:szCs w:val="21"/>
              </w:rPr>
              <w:t>)</w:t>
            </w:r>
          </w:p>
          <w:p w:rsidR="00906809" w:rsidRPr="00906809" w:rsidRDefault="00906809" w:rsidP="00906809">
            <w:pPr>
              <w:snapToGrid w:val="0"/>
              <w:spacing w:line="300" w:lineRule="auto"/>
              <w:rPr>
                <w:rFonts w:ascii="Arial Unicode MS" w:eastAsia="Arial Unicode MS" w:hAnsi="Arial Unicode MS" w:cs="Arial Unicode MS"/>
                <w:sz w:val="21"/>
                <w:szCs w:val="21"/>
              </w:rPr>
            </w:pPr>
            <w:r w:rsidRPr="00906809">
              <w:rPr>
                <w:rFonts w:ascii="Arial Unicode MS" w:eastAsia="Arial Unicode MS" w:hAnsi="Arial Unicode MS" w:cs="Arial Unicode MS"/>
                <w:sz w:val="21"/>
                <w:szCs w:val="21"/>
              </w:rPr>
              <w:t xml:space="preserve">    {</w:t>
            </w:r>
          </w:p>
          <w:p w:rsidR="00906809" w:rsidRPr="00906809" w:rsidRDefault="00906809" w:rsidP="00906809">
            <w:pPr>
              <w:snapToGrid w:val="0"/>
              <w:spacing w:line="300" w:lineRule="auto"/>
              <w:rPr>
                <w:rFonts w:ascii="Arial Unicode MS" w:eastAsia="Arial Unicode MS" w:hAnsi="Arial Unicode MS" w:cs="Arial Unicode MS"/>
                <w:sz w:val="21"/>
                <w:szCs w:val="21"/>
              </w:rPr>
            </w:pPr>
            <w:r w:rsidRPr="00906809">
              <w:rPr>
                <w:rFonts w:ascii="Arial Unicode MS" w:eastAsia="Arial Unicode MS" w:hAnsi="Arial Unicode MS" w:cs="Arial Unicode MS"/>
                <w:sz w:val="21"/>
                <w:szCs w:val="21"/>
              </w:rPr>
              <w:t xml:space="preserve">        _AStringBuf_Append_WString(this, ws, encoding);</w:t>
            </w:r>
          </w:p>
          <w:p w:rsidR="00906809" w:rsidRPr="00906809" w:rsidRDefault="00906809" w:rsidP="00906809">
            <w:pPr>
              <w:snapToGrid w:val="0"/>
              <w:spacing w:line="300" w:lineRule="auto"/>
              <w:rPr>
                <w:rFonts w:ascii="Arial Unicode MS" w:eastAsia="Arial Unicode MS" w:hAnsi="Arial Unicode MS" w:cs="Arial Unicode MS"/>
                <w:sz w:val="21"/>
                <w:szCs w:val="21"/>
              </w:rPr>
            </w:pPr>
            <w:r w:rsidRPr="00906809">
              <w:rPr>
                <w:rFonts w:ascii="Arial Unicode MS" w:eastAsia="Arial Unicode MS" w:hAnsi="Arial Unicode MS" w:cs="Arial Unicode MS"/>
                <w:sz w:val="21"/>
                <w:szCs w:val="21"/>
              </w:rPr>
              <w:t xml:space="preserve">        return *this;</w:t>
            </w:r>
          </w:p>
          <w:p w:rsidR="00BA4562" w:rsidRPr="00906809" w:rsidRDefault="00906809" w:rsidP="00906809">
            <w:pPr>
              <w:snapToGrid w:val="0"/>
              <w:spacing w:line="300" w:lineRule="auto"/>
              <w:rPr>
                <w:rFonts w:ascii="Arial Unicode MS" w:eastAsia="Arial Unicode MS" w:hAnsi="Arial Unicode MS" w:cs="Arial Unicode MS" w:hint="eastAsia"/>
                <w:sz w:val="21"/>
                <w:szCs w:val="21"/>
              </w:rPr>
            </w:pPr>
            <w:r w:rsidRPr="00906809">
              <w:rPr>
                <w:rFonts w:ascii="Arial Unicode MS" w:eastAsia="Arial Unicode MS" w:hAnsi="Arial Unicode MS" w:cs="Arial Unicode MS"/>
                <w:sz w:val="21"/>
                <w:szCs w:val="21"/>
              </w:rPr>
              <w:t xml:space="preserve">    }</w:t>
            </w:r>
          </w:p>
        </w:tc>
      </w:tr>
    </w:tbl>
    <w:p w:rsidR="00BA4562" w:rsidRPr="00BA4562" w:rsidRDefault="00BA4562" w:rsidP="00BA4562">
      <w:pPr>
        <w:rPr>
          <w:rFonts w:hint="eastAsia"/>
        </w:rPr>
      </w:pPr>
    </w:p>
    <w:p w:rsidR="00DF227F" w:rsidRDefault="00DF227F" w:rsidP="00BA4562">
      <w:pPr>
        <w:pStyle w:val="5"/>
        <w:rPr>
          <w:rFonts w:hint="eastAsia"/>
        </w:rPr>
      </w:pPr>
      <w:r>
        <w:rPr>
          <w:rFonts w:hint="eastAsia"/>
        </w:rPr>
        <w:t>Append()</w:t>
      </w:r>
    </w:p>
    <w:p w:rsidR="00BA4562" w:rsidRPr="0006514D" w:rsidRDefault="008B4784" w:rsidP="00BA4562">
      <w:pPr>
        <w:snapToGrid w:val="0"/>
        <w:spacing w:line="300" w:lineRule="auto"/>
        <w:ind w:firstLine="420"/>
        <w:rPr>
          <w:rFonts w:hint="eastAsia"/>
          <w:sz w:val="21"/>
          <w:szCs w:val="21"/>
        </w:rPr>
      </w:pPr>
      <w:r w:rsidRPr="00D6312F">
        <w:rPr>
          <w:sz w:val="21"/>
        </w:rPr>
        <w:t>在</w:t>
      </w:r>
      <w:r w:rsidRPr="00D6312F">
        <w:rPr>
          <w:sz w:val="21"/>
        </w:rPr>
        <w:t>AStringBuf</w:t>
      </w:r>
      <w:r w:rsidRPr="00D6312F">
        <w:rPr>
          <w:sz w:val="21"/>
        </w:rPr>
        <w:t>对象中原字符串末尾追加另一指定字符</w:t>
      </w:r>
      <w:r>
        <w:rPr>
          <w:rFonts w:hint="eastAsia"/>
          <w:sz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8B4784" w:rsidRDefault="008B4784" w:rsidP="008B4784">
            <w:pPr>
              <w:snapToGrid w:val="0"/>
              <w:spacing w:line="300" w:lineRule="auto"/>
              <w:rPr>
                <w:rFonts w:ascii="Arial Unicode MS" w:hAnsi="Arial Unicode MS" w:cs="Arial Unicode MS" w:hint="eastAsia"/>
                <w:sz w:val="21"/>
                <w:szCs w:val="21"/>
              </w:rPr>
            </w:pPr>
            <w:r w:rsidRPr="008B4784">
              <w:rPr>
                <w:rFonts w:ascii="Arial Unicode MS" w:eastAsia="Arial Unicode MS" w:hAnsi="Arial Unicode MS" w:cs="Arial Unicode MS"/>
                <w:sz w:val="21"/>
                <w:szCs w:val="21"/>
              </w:rPr>
              <w:t>AStringBuf&amp; Append(</w:t>
            </w:r>
          </w:p>
          <w:p w:rsidR="008B4784" w:rsidRPr="008B4784" w:rsidRDefault="008B4784" w:rsidP="008B4784">
            <w:pPr>
              <w:snapToGrid w:val="0"/>
              <w:spacing w:line="300" w:lineRule="auto"/>
              <w:ind w:firstLineChars="700" w:firstLine="1470"/>
              <w:rPr>
                <w:rFonts w:ascii="Arial Unicode MS" w:hAnsi="Arial Unicode MS" w:cs="Arial Unicode MS" w:hint="eastAsia"/>
                <w:sz w:val="21"/>
                <w:szCs w:val="21"/>
              </w:rPr>
            </w:pPr>
            <w:r w:rsidRPr="008B4784">
              <w:rPr>
                <w:rFonts w:ascii="Arial Unicode MS" w:eastAsia="Arial Unicode MS" w:hAnsi="Arial Unicode MS" w:cs="Arial Unicode MS"/>
                <w:sz w:val="21"/>
                <w:szCs w:val="21"/>
              </w:rPr>
              <w:t>AChar ac</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追加的字符</w:t>
            </w:r>
          </w:p>
          <w:p w:rsidR="008B4784" w:rsidRPr="008B4784" w:rsidRDefault="008B4784" w:rsidP="008B4784">
            <w:pPr>
              <w:snapToGrid w:val="0"/>
              <w:spacing w:line="300" w:lineRule="auto"/>
              <w:ind w:firstLineChars="700" w:firstLine="1470"/>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_AStringBuf_Append_AChar(this, ac);</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return *this;</w:t>
            </w:r>
          </w:p>
          <w:p w:rsidR="00BA4562" w:rsidRPr="008B4784" w:rsidRDefault="008B4784" w:rsidP="008B4784">
            <w:pPr>
              <w:snapToGrid w:val="0"/>
              <w:spacing w:line="300" w:lineRule="auto"/>
              <w:rPr>
                <w:rFonts w:ascii="Arial Unicode MS" w:eastAsia="Arial Unicode MS" w:hAnsi="Arial Unicode MS" w:cs="Arial Unicode MS" w:hint="eastAsia"/>
                <w:sz w:val="21"/>
                <w:szCs w:val="21"/>
              </w:rPr>
            </w:pPr>
            <w:r w:rsidRPr="008B4784">
              <w:rPr>
                <w:rFonts w:ascii="Arial Unicode MS" w:eastAsia="Arial Unicode MS" w:hAnsi="Arial Unicode MS" w:cs="Arial Unicode MS"/>
                <w:sz w:val="21"/>
                <w:szCs w:val="21"/>
              </w:rPr>
              <w:t xml:space="preserve">    }</w:t>
            </w:r>
          </w:p>
        </w:tc>
      </w:tr>
    </w:tbl>
    <w:p w:rsidR="005D595B" w:rsidRDefault="005D595B" w:rsidP="005D595B">
      <w:pPr>
        <w:pStyle w:val="5"/>
        <w:rPr>
          <w:rFonts w:hint="eastAsia"/>
        </w:rPr>
      </w:pPr>
      <w:r>
        <w:rPr>
          <w:rFonts w:hint="eastAsia"/>
        </w:rPr>
        <w:t>Append()</w:t>
      </w:r>
    </w:p>
    <w:p w:rsidR="005D595B" w:rsidRPr="0006514D" w:rsidRDefault="005D595B" w:rsidP="005D595B">
      <w:pPr>
        <w:snapToGrid w:val="0"/>
        <w:spacing w:line="300" w:lineRule="auto"/>
        <w:ind w:firstLine="420"/>
        <w:rPr>
          <w:rFonts w:hint="eastAsia"/>
          <w:sz w:val="21"/>
          <w:szCs w:val="21"/>
        </w:rPr>
      </w:pPr>
      <w:r w:rsidRPr="00D6312F">
        <w:rPr>
          <w:sz w:val="21"/>
        </w:rPr>
        <w:t>在</w:t>
      </w:r>
      <w:r w:rsidRPr="00D6312F">
        <w:rPr>
          <w:sz w:val="21"/>
        </w:rPr>
        <w:t>AStringBuf</w:t>
      </w:r>
      <w:r w:rsidRPr="00D6312F">
        <w:rPr>
          <w:sz w:val="21"/>
        </w:rPr>
        <w:t>对象中原字符串末尾追加另一指定字符</w:t>
      </w:r>
      <w:r>
        <w:rPr>
          <w:rFonts w:hint="eastAsia"/>
          <w:sz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5D595B" w:rsidRPr="00345BB2">
        <w:tc>
          <w:tcPr>
            <w:tcW w:w="7988" w:type="dxa"/>
            <w:shd w:val="clear" w:color="auto" w:fill="D9D9D9"/>
          </w:tcPr>
          <w:p w:rsidR="005D595B" w:rsidRDefault="005D595B" w:rsidP="000007C0">
            <w:pPr>
              <w:snapToGrid w:val="0"/>
              <w:spacing w:line="300" w:lineRule="auto"/>
              <w:rPr>
                <w:rFonts w:ascii="Arial Unicode MS" w:hAnsi="Arial Unicode MS" w:cs="Arial Unicode MS" w:hint="eastAsia"/>
                <w:sz w:val="21"/>
                <w:szCs w:val="21"/>
              </w:rPr>
            </w:pPr>
            <w:r w:rsidRPr="008B4784">
              <w:rPr>
                <w:rFonts w:ascii="Arial Unicode MS" w:eastAsia="Arial Unicode MS" w:hAnsi="Arial Unicode MS" w:cs="Arial Unicode MS"/>
                <w:sz w:val="21"/>
                <w:szCs w:val="21"/>
              </w:rPr>
              <w:t>AStringBuf&amp; Append(</w:t>
            </w:r>
          </w:p>
          <w:p w:rsidR="005D595B" w:rsidRPr="008B4784" w:rsidRDefault="005D595B" w:rsidP="000007C0">
            <w:pPr>
              <w:snapToGrid w:val="0"/>
              <w:spacing w:line="300" w:lineRule="auto"/>
              <w:ind w:firstLineChars="700" w:firstLine="1470"/>
              <w:rPr>
                <w:rFonts w:ascii="Arial Unicode MS" w:hAnsi="Arial Unicode MS" w:cs="Arial Unicode MS" w:hint="eastAsia"/>
                <w:sz w:val="21"/>
                <w:szCs w:val="21"/>
              </w:rPr>
            </w:pPr>
            <w:r>
              <w:rPr>
                <w:rFonts w:ascii="宋体" w:hAnsi="宋体" w:cs="Arial Unicode MS" w:hint="eastAsia"/>
                <w:sz w:val="21"/>
                <w:szCs w:val="21"/>
              </w:rPr>
              <w:t>W</w:t>
            </w:r>
            <w:r w:rsidRPr="008B4784">
              <w:rPr>
                <w:rFonts w:ascii="Arial Unicode MS" w:eastAsia="Arial Unicode MS" w:hAnsi="Arial Unicode MS" w:cs="Arial Unicode MS"/>
                <w:sz w:val="21"/>
                <w:szCs w:val="21"/>
              </w:rPr>
              <w:t>Char ac</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追加的字符</w:t>
            </w:r>
          </w:p>
          <w:p w:rsidR="005D595B" w:rsidRPr="008B4784" w:rsidRDefault="005D595B" w:rsidP="000007C0">
            <w:pPr>
              <w:snapToGrid w:val="0"/>
              <w:spacing w:line="300" w:lineRule="auto"/>
              <w:ind w:firstLineChars="700" w:firstLine="1470"/>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w:t>
            </w:r>
          </w:p>
          <w:p w:rsidR="005D595B" w:rsidRPr="008B4784" w:rsidRDefault="005D595B" w:rsidP="000007C0">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w:t>
            </w:r>
          </w:p>
          <w:p w:rsidR="005D595B" w:rsidRPr="008B4784" w:rsidRDefault="005D595B" w:rsidP="000007C0">
            <w:pPr>
              <w:snapToGrid w:val="0"/>
              <w:spacing w:line="300" w:lineRule="auto"/>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_AStringBuf_Append_</w:t>
            </w:r>
            <w:r>
              <w:rPr>
                <w:rFonts w:ascii="宋体" w:hAnsi="宋体" w:cs="Arial Unicode MS" w:hint="eastAsia"/>
                <w:sz w:val="21"/>
                <w:szCs w:val="21"/>
              </w:rPr>
              <w:t>W</w:t>
            </w:r>
            <w:r w:rsidRPr="008B4784">
              <w:rPr>
                <w:rFonts w:ascii="Arial Unicode MS" w:eastAsia="Arial Unicode MS" w:hAnsi="Arial Unicode MS" w:cs="Arial Unicode MS"/>
                <w:sz w:val="21"/>
                <w:szCs w:val="21"/>
              </w:rPr>
              <w:t>Char(this, ac);</w:t>
            </w:r>
          </w:p>
          <w:p w:rsidR="005D595B" w:rsidRPr="008B4784" w:rsidRDefault="005D595B" w:rsidP="000007C0">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return *this;</w:t>
            </w:r>
          </w:p>
          <w:p w:rsidR="005D595B" w:rsidRPr="008B4784" w:rsidRDefault="005D595B" w:rsidP="000007C0">
            <w:pPr>
              <w:snapToGrid w:val="0"/>
              <w:spacing w:line="300" w:lineRule="auto"/>
              <w:rPr>
                <w:rFonts w:ascii="Arial Unicode MS" w:eastAsia="Arial Unicode MS" w:hAnsi="Arial Unicode MS" w:cs="Arial Unicode MS" w:hint="eastAsia"/>
                <w:sz w:val="21"/>
                <w:szCs w:val="21"/>
              </w:rPr>
            </w:pPr>
            <w:r w:rsidRPr="008B4784">
              <w:rPr>
                <w:rFonts w:ascii="Arial Unicode MS" w:eastAsia="Arial Unicode MS" w:hAnsi="Arial Unicode MS" w:cs="Arial Unicode MS"/>
                <w:sz w:val="21"/>
                <w:szCs w:val="21"/>
              </w:rPr>
              <w:t xml:space="preserve">    }</w:t>
            </w:r>
          </w:p>
        </w:tc>
      </w:tr>
    </w:tbl>
    <w:p w:rsidR="00BA4562" w:rsidRPr="00BA4562" w:rsidRDefault="00BA4562" w:rsidP="00BA4562">
      <w:pPr>
        <w:rPr>
          <w:rFonts w:hint="eastAsia"/>
        </w:rPr>
      </w:pPr>
    </w:p>
    <w:p w:rsidR="00DF227F" w:rsidRDefault="00DF227F" w:rsidP="00BA4562">
      <w:pPr>
        <w:pStyle w:val="5"/>
        <w:rPr>
          <w:rFonts w:hint="eastAsia"/>
        </w:rPr>
      </w:pPr>
      <w:r>
        <w:rPr>
          <w:rFonts w:hint="eastAsia"/>
        </w:rPr>
        <w:t>Append()</w:t>
      </w:r>
    </w:p>
    <w:p w:rsidR="00BA4562" w:rsidRPr="0006514D" w:rsidRDefault="008B4784" w:rsidP="008B4784">
      <w:pPr>
        <w:snapToGrid w:val="0"/>
        <w:spacing w:line="300" w:lineRule="auto"/>
        <w:ind w:firstLine="420"/>
        <w:rPr>
          <w:rFonts w:hint="eastAsia"/>
          <w:sz w:val="21"/>
          <w:szCs w:val="21"/>
        </w:rPr>
      </w:pPr>
      <w:r w:rsidRPr="00D6312F">
        <w:rPr>
          <w:sz w:val="21"/>
        </w:rPr>
        <w:t>在</w:t>
      </w:r>
      <w:r w:rsidRPr="00D6312F">
        <w:rPr>
          <w:sz w:val="21"/>
        </w:rPr>
        <w:t>AStringBuf</w:t>
      </w:r>
      <w:r w:rsidRPr="00D6312F">
        <w:rPr>
          <w:sz w:val="21"/>
        </w:rPr>
        <w:t>对象中原字符串末尾追加另一指定字符</w:t>
      </w:r>
      <w:r>
        <w:rPr>
          <w:rFonts w:hint="eastAsia"/>
          <w:sz w:val="21"/>
        </w:rPr>
        <w:t>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54615D" w:rsidRDefault="008B4784" w:rsidP="008B4784">
            <w:pPr>
              <w:snapToGrid w:val="0"/>
              <w:spacing w:line="300" w:lineRule="auto"/>
              <w:rPr>
                <w:rFonts w:ascii="Arial Unicode MS" w:hAnsi="Arial Unicode MS" w:cs="Arial Unicode MS" w:hint="eastAsia"/>
                <w:sz w:val="21"/>
                <w:szCs w:val="21"/>
              </w:rPr>
            </w:pPr>
            <w:r w:rsidRPr="008B4784">
              <w:rPr>
                <w:rFonts w:ascii="Arial Unicode MS" w:eastAsia="Arial Unicode MS" w:hAnsi="Arial Unicode MS" w:cs="Arial Unicode MS"/>
                <w:sz w:val="21"/>
                <w:szCs w:val="21"/>
              </w:rPr>
              <w:t>AStringBuf&amp; Append(</w:t>
            </w:r>
          </w:p>
          <w:p w:rsidR="0054615D" w:rsidRPr="0054615D" w:rsidRDefault="008B4784" w:rsidP="0054615D">
            <w:pPr>
              <w:snapToGrid w:val="0"/>
              <w:spacing w:line="300" w:lineRule="auto"/>
              <w:ind w:firstLineChars="1000" w:firstLine="2100"/>
              <w:rPr>
                <w:rFonts w:ascii="Arial Unicode MS" w:hAnsi="Arial Unicode MS" w:cs="Arial Unicode MS" w:hint="eastAsia"/>
                <w:sz w:val="21"/>
                <w:szCs w:val="21"/>
              </w:rPr>
            </w:pPr>
            <w:r w:rsidRPr="008B4784">
              <w:rPr>
                <w:rFonts w:ascii="Arial Unicode MS" w:eastAsia="Arial Unicode MS" w:hAnsi="Arial Unicode MS" w:cs="Arial Unicode MS"/>
                <w:sz w:val="21"/>
                <w:szCs w:val="21"/>
              </w:rPr>
              <w:t xml:space="preserve">Boolean </w:t>
            </w:r>
            <w:r w:rsidR="0054615D">
              <w:rPr>
                <w:rFonts w:ascii="Arial Unicode MS" w:eastAsia="Arial Unicode MS" w:hAnsi="Arial Unicode MS" w:cs="Arial Unicode MS"/>
                <w:sz w:val="21"/>
                <w:szCs w:val="21"/>
              </w:rPr>
              <w:t>Boolean</w:t>
            </w:r>
            <w:r w:rsidR="0054615D">
              <w:rPr>
                <w:rFonts w:ascii="Arial Unicode MS" w:hAnsi="Arial Unicode MS" w:cs="Arial Unicode MS" w:hint="eastAsia"/>
                <w:sz w:val="21"/>
                <w:szCs w:val="21"/>
              </w:rPr>
              <w:t xml:space="preserve">  //</w:t>
            </w:r>
            <w:r w:rsidR="0054615D">
              <w:rPr>
                <w:rFonts w:ascii="Arial Unicode MS" w:hAnsi="Arial Unicode MS" w:cs="Arial Unicode MS" w:hint="eastAsia"/>
                <w:sz w:val="21"/>
                <w:szCs w:val="21"/>
              </w:rPr>
              <w:t>追加的</w:t>
            </w:r>
            <w:r w:rsidR="0054615D">
              <w:rPr>
                <w:rFonts w:ascii="Arial Unicode MS" w:hAnsi="Arial Unicode MS" w:cs="Arial Unicode MS" w:hint="eastAsia"/>
                <w:sz w:val="21"/>
                <w:szCs w:val="21"/>
              </w:rPr>
              <w:t>boolean</w:t>
            </w:r>
            <w:r w:rsidR="0054615D">
              <w:rPr>
                <w:rFonts w:ascii="Arial Unicode MS" w:hAnsi="Arial Unicode MS" w:cs="Arial Unicode MS" w:hint="eastAsia"/>
                <w:sz w:val="21"/>
                <w:szCs w:val="21"/>
              </w:rPr>
              <w:t>值</w:t>
            </w:r>
          </w:p>
          <w:p w:rsidR="008B4784" w:rsidRPr="008B4784" w:rsidRDefault="008B4784" w:rsidP="0054615D">
            <w:pPr>
              <w:snapToGrid w:val="0"/>
              <w:spacing w:line="300" w:lineRule="auto"/>
              <w:ind w:firstLineChars="1000" w:firstLine="2100"/>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lastRenderedPageBreak/>
              <w:t xml:space="preserve">    {</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if (boolean) {</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return Append("True");</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else {</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return Append("False");</w:t>
            </w:r>
          </w:p>
          <w:p w:rsidR="008B4784" w:rsidRPr="008B4784" w:rsidRDefault="008B4784" w:rsidP="008B4784">
            <w:pPr>
              <w:snapToGrid w:val="0"/>
              <w:spacing w:line="300" w:lineRule="auto"/>
              <w:rPr>
                <w:rFonts w:ascii="Arial Unicode MS" w:eastAsia="Arial Unicode MS" w:hAnsi="Arial Unicode MS" w:cs="Arial Unicode MS"/>
                <w:sz w:val="21"/>
                <w:szCs w:val="21"/>
              </w:rPr>
            </w:pPr>
            <w:r w:rsidRPr="008B4784">
              <w:rPr>
                <w:rFonts w:ascii="Arial Unicode MS" w:eastAsia="Arial Unicode MS" w:hAnsi="Arial Unicode MS" w:cs="Arial Unicode MS"/>
                <w:sz w:val="21"/>
                <w:szCs w:val="21"/>
              </w:rPr>
              <w:t xml:space="preserve">        }</w:t>
            </w:r>
          </w:p>
          <w:p w:rsidR="00BA4562" w:rsidRPr="0054615D" w:rsidRDefault="008B4784" w:rsidP="008B4784">
            <w:pPr>
              <w:snapToGrid w:val="0"/>
              <w:spacing w:line="300" w:lineRule="auto"/>
              <w:rPr>
                <w:rFonts w:ascii="Arial Unicode MS" w:hAnsi="Arial Unicode MS" w:cs="Arial Unicode MS" w:hint="eastAsia"/>
                <w:sz w:val="21"/>
                <w:szCs w:val="21"/>
              </w:rPr>
            </w:pPr>
            <w:r w:rsidRPr="008B4784">
              <w:rPr>
                <w:rFonts w:ascii="Arial Unicode MS" w:eastAsia="Arial Unicode MS" w:hAnsi="Arial Unicode MS" w:cs="Arial Unicode MS"/>
                <w:sz w:val="21"/>
                <w:szCs w:val="21"/>
              </w:rPr>
              <w:t xml:space="preserve">    }</w:t>
            </w:r>
          </w:p>
        </w:tc>
      </w:tr>
    </w:tbl>
    <w:p w:rsidR="00BA4562" w:rsidRPr="00BA4562" w:rsidRDefault="00BA4562" w:rsidP="00BA4562">
      <w:pPr>
        <w:rPr>
          <w:rFonts w:hint="eastAsia"/>
        </w:rPr>
      </w:pPr>
    </w:p>
    <w:p w:rsidR="00DF227F" w:rsidRDefault="00DF227F" w:rsidP="00BA4562">
      <w:pPr>
        <w:pStyle w:val="5"/>
        <w:rPr>
          <w:rFonts w:hint="eastAsia"/>
        </w:rPr>
      </w:pPr>
      <w:r>
        <w:rPr>
          <w:rFonts w:hint="eastAsia"/>
        </w:rPr>
        <w:t>Append()</w:t>
      </w:r>
    </w:p>
    <w:p w:rsidR="00BA4562" w:rsidRPr="0006514D" w:rsidRDefault="0054615D" w:rsidP="0054615D">
      <w:pPr>
        <w:ind w:firstLineChars="200" w:firstLine="420"/>
        <w:rPr>
          <w:sz w:val="21"/>
          <w:szCs w:val="21"/>
        </w:rPr>
      </w:pPr>
      <w:r w:rsidRPr="00D6312F">
        <w:rPr>
          <w:sz w:val="21"/>
        </w:rPr>
        <w:t>按一定格式在</w:t>
      </w:r>
      <w:r w:rsidRPr="00D6312F">
        <w:rPr>
          <w:sz w:val="21"/>
        </w:rPr>
        <w:t>AStringBuf</w:t>
      </w:r>
      <w:r w:rsidRPr="00D6312F">
        <w:rPr>
          <w:sz w:val="21"/>
        </w:rPr>
        <w:t>对象中原字符串末尾追加</w:t>
      </w:r>
      <w:r>
        <w:rPr>
          <w:sz w:val="21"/>
        </w:rPr>
        <w:t>Int</w:t>
      </w:r>
      <w:r>
        <w:rPr>
          <w:rFonts w:hint="eastAsia"/>
          <w:sz w:val="21"/>
        </w:rPr>
        <w:t>8</w:t>
      </w:r>
      <w:r w:rsidRPr="00D6312F">
        <w:rPr>
          <w:sz w:val="21"/>
        </w:rPr>
        <w:t>数值。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54615D" w:rsidRDefault="0054615D" w:rsidP="0054615D">
            <w:pPr>
              <w:snapToGrid w:val="0"/>
              <w:spacing w:line="300" w:lineRule="auto"/>
              <w:rPr>
                <w:rFonts w:ascii="Arial Unicode MS" w:hAnsi="Arial Unicode MS" w:cs="Arial Unicode MS" w:hint="eastAsia"/>
                <w:sz w:val="21"/>
                <w:szCs w:val="21"/>
              </w:rPr>
            </w:pPr>
            <w:r w:rsidRPr="0054615D">
              <w:rPr>
                <w:rFonts w:ascii="Arial Unicode MS" w:eastAsia="Arial Unicode MS" w:hAnsi="Arial Unicode MS" w:cs="Arial Unicode MS"/>
                <w:sz w:val="21"/>
                <w:szCs w:val="21"/>
              </w:rPr>
              <w:t>AStringBuf&amp; Append(</w:t>
            </w:r>
          </w:p>
          <w:p w:rsidR="0054615D" w:rsidRDefault="0054615D" w:rsidP="0054615D">
            <w:pPr>
              <w:snapToGrid w:val="0"/>
              <w:spacing w:line="300" w:lineRule="auto"/>
              <w:ind w:firstLineChars="700" w:firstLine="1470"/>
              <w:rPr>
                <w:rFonts w:ascii="Arial Unicode MS" w:hAnsi="Arial Unicode MS" w:cs="Arial Unicode MS" w:hint="eastAsia"/>
                <w:sz w:val="21"/>
                <w:szCs w:val="21"/>
              </w:rPr>
            </w:pPr>
            <w:r w:rsidRPr="0054615D">
              <w:rPr>
                <w:rFonts w:ascii="Arial Unicode MS" w:eastAsia="Arial Unicode MS" w:hAnsi="Arial Unicode MS" w:cs="Arial Unicode MS"/>
                <w:sz w:val="21"/>
                <w:szCs w:val="21"/>
              </w:rPr>
              <w:t xml:space="preserve">Int8 value, </w:t>
            </w:r>
          </w:p>
          <w:p w:rsidR="0054615D" w:rsidRPr="0054615D" w:rsidRDefault="0054615D" w:rsidP="0054615D">
            <w:pPr>
              <w:snapToGrid w:val="0"/>
              <w:spacing w:line="300" w:lineRule="auto"/>
              <w:ind w:firstLineChars="700" w:firstLine="1470"/>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UInt32 fmt = 0)</w:t>
            </w:r>
          </w:p>
          <w:p w:rsidR="0054615D" w:rsidRPr="0054615D" w:rsidRDefault="0054615D" w:rsidP="0054615D">
            <w:pPr>
              <w:snapToGrid w:val="0"/>
              <w:spacing w:line="300" w:lineRule="auto"/>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 xml:space="preserve">    {</w:t>
            </w:r>
          </w:p>
          <w:p w:rsidR="0054615D" w:rsidRPr="0054615D" w:rsidRDefault="0054615D" w:rsidP="0054615D">
            <w:pPr>
              <w:snapToGrid w:val="0"/>
              <w:spacing w:line="300" w:lineRule="auto"/>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 xml:space="preserve">        _AStringBuf_Append_Int8(this, value, fmt);</w:t>
            </w:r>
          </w:p>
          <w:p w:rsidR="0054615D" w:rsidRPr="0054615D" w:rsidRDefault="0054615D" w:rsidP="0054615D">
            <w:pPr>
              <w:snapToGrid w:val="0"/>
              <w:spacing w:line="300" w:lineRule="auto"/>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 xml:space="preserve">        return *this;</w:t>
            </w:r>
          </w:p>
          <w:p w:rsidR="00BA4562" w:rsidRPr="0054615D" w:rsidRDefault="0054615D" w:rsidP="0054615D">
            <w:pPr>
              <w:snapToGrid w:val="0"/>
              <w:spacing w:line="300" w:lineRule="auto"/>
              <w:rPr>
                <w:rFonts w:ascii="Arial Unicode MS" w:eastAsia="Arial Unicode MS" w:hAnsi="Arial Unicode MS" w:cs="Arial Unicode MS" w:hint="eastAsia"/>
                <w:sz w:val="21"/>
                <w:szCs w:val="21"/>
              </w:rPr>
            </w:pPr>
            <w:r w:rsidRPr="0054615D">
              <w:rPr>
                <w:rFonts w:ascii="Arial Unicode MS" w:eastAsia="Arial Unicode MS" w:hAnsi="Arial Unicode MS" w:cs="Arial Unicode MS"/>
                <w:sz w:val="21"/>
                <w:szCs w:val="21"/>
              </w:rPr>
              <w:t xml:space="preserve">    }</w:t>
            </w:r>
          </w:p>
        </w:tc>
      </w:tr>
    </w:tbl>
    <w:p w:rsidR="0054615D" w:rsidRDefault="0054615D" w:rsidP="0054615D">
      <w:pPr>
        <w:pStyle w:val="5"/>
        <w:rPr>
          <w:rFonts w:hint="eastAsia"/>
        </w:rPr>
      </w:pPr>
      <w:r>
        <w:rPr>
          <w:rFonts w:hint="eastAsia"/>
        </w:rPr>
        <w:t>Append()</w:t>
      </w:r>
    </w:p>
    <w:p w:rsidR="0054615D" w:rsidRPr="0006514D" w:rsidRDefault="0054615D" w:rsidP="0054615D">
      <w:pPr>
        <w:ind w:firstLineChars="200" w:firstLine="420"/>
        <w:rPr>
          <w:sz w:val="21"/>
          <w:szCs w:val="21"/>
        </w:rPr>
      </w:pPr>
      <w:r w:rsidRPr="00D6312F">
        <w:rPr>
          <w:sz w:val="21"/>
        </w:rPr>
        <w:t>按一定格式在</w:t>
      </w:r>
      <w:r w:rsidRPr="00D6312F">
        <w:rPr>
          <w:sz w:val="21"/>
        </w:rPr>
        <w:t>AStringBuf</w:t>
      </w:r>
      <w:r w:rsidRPr="00D6312F">
        <w:rPr>
          <w:sz w:val="21"/>
        </w:rPr>
        <w:t>对象中原字符串末尾追加</w:t>
      </w:r>
      <w:r>
        <w:rPr>
          <w:sz w:val="21"/>
        </w:rPr>
        <w:t>Int</w:t>
      </w:r>
      <w:r>
        <w:rPr>
          <w:rFonts w:hint="eastAsia"/>
          <w:sz w:val="21"/>
        </w:rPr>
        <w:t>16</w:t>
      </w:r>
      <w:r w:rsidRPr="00D6312F">
        <w:rPr>
          <w:sz w:val="21"/>
        </w:rPr>
        <w:t>数值。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54615D" w:rsidRPr="00345BB2">
        <w:tc>
          <w:tcPr>
            <w:tcW w:w="7988" w:type="dxa"/>
            <w:shd w:val="clear" w:color="auto" w:fill="D9D9D9"/>
          </w:tcPr>
          <w:p w:rsidR="0054615D" w:rsidRDefault="0054615D" w:rsidP="0054615D">
            <w:pPr>
              <w:snapToGrid w:val="0"/>
              <w:spacing w:line="300" w:lineRule="auto"/>
              <w:rPr>
                <w:rFonts w:ascii="Arial Unicode MS" w:hAnsi="Arial Unicode MS" w:cs="Arial Unicode MS" w:hint="eastAsia"/>
                <w:sz w:val="21"/>
                <w:szCs w:val="21"/>
              </w:rPr>
            </w:pPr>
            <w:r w:rsidRPr="0054615D">
              <w:rPr>
                <w:rFonts w:ascii="Arial Unicode MS" w:eastAsia="Arial Unicode MS" w:hAnsi="Arial Unicode MS" w:cs="Arial Unicode MS"/>
                <w:sz w:val="21"/>
                <w:szCs w:val="21"/>
              </w:rPr>
              <w:t>AStringBuf&amp; Append(</w:t>
            </w:r>
          </w:p>
          <w:p w:rsidR="0054615D" w:rsidRDefault="0054615D" w:rsidP="0054615D">
            <w:pPr>
              <w:snapToGrid w:val="0"/>
              <w:spacing w:line="300" w:lineRule="auto"/>
              <w:ind w:firstLineChars="700" w:firstLine="1470"/>
              <w:rPr>
                <w:rFonts w:ascii="Arial Unicode MS" w:hAnsi="Arial Unicode MS" w:cs="Arial Unicode MS" w:hint="eastAsia"/>
                <w:sz w:val="21"/>
                <w:szCs w:val="21"/>
              </w:rPr>
            </w:pPr>
            <w:r>
              <w:rPr>
                <w:rFonts w:ascii="Arial Unicode MS" w:eastAsia="Arial Unicode MS" w:hAnsi="Arial Unicode MS" w:cs="Arial Unicode MS"/>
                <w:sz w:val="21"/>
                <w:szCs w:val="21"/>
              </w:rPr>
              <w:t>Int</w:t>
            </w:r>
            <w:r>
              <w:rPr>
                <w:rFonts w:ascii="宋体" w:hAnsi="宋体" w:cs="Arial Unicode MS" w:hint="eastAsia"/>
                <w:sz w:val="21"/>
                <w:szCs w:val="21"/>
              </w:rPr>
              <w:t>16</w:t>
            </w:r>
            <w:r w:rsidRPr="0054615D">
              <w:rPr>
                <w:rFonts w:ascii="Arial Unicode MS" w:eastAsia="Arial Unicode MS" w:hAnsi="Arial Unicode MS" w:cs="Arial Unicode MS"/>
                <w:sz w:val="21"/>
                <w:szCs w:val="21"/>
              </w:rPr>
              <w:t xml:space="preserve"> value, </w:t>
            </w:r>
          </w:p>
          <w:p w:rsidR="0054615D" w:rsidRPr="0054615D" w:rsidRDefault="0054615D" w:rsidP="0054615D">
            <w:pPr>
              <w:snapToGrid w:val="0"/>
              <w:spacing w:line="300" w:lineRule="auto"/>
              <w:ind w:firstLineChars="700" w:firstLine="1470"/>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UInt32 fmt = 0)</w:t>
            </w:r>
          </w:p>
          <w:p w:rsidR="0054615D" w:rsidRPr="0054615D" w:rsidRDefault="0054615D" w:rsidP="0054615D">
            <w:pPr>
              <w:snapToGrid w:val="0"/>
              <w:spacing w:line="300" w:lineRule="auto"/>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 xml:space="preserve">    {</w:t>
            </w:r>
          </w:p>
          <w:p w:rsidR="0054615D" w:rsidRPr="0054615D" w:rsidRDefault="0054615D" w:rsidP="0054615D">
            <w:pPr>
              <w:snapToGrid w:val="0"/>
              <w:spacing w:line="300" w:lineRule="auto"/>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_AStringBuf_Append_Int</w:t>
            </w:r>
            <w:r>
              <w:rPr>
                <w:rFonts w:ascii="宋体" w:hAnsi="宋体" w:cs="Arial Unicode MS" w:hint="eastAsia"/>
                <w:sz w:val="21"/>
                <w:szCs w:val="21"/>
              </w:rPr>
              <w:t>16</w:t>
            </w:r>
            <w:r w:rsidRPr="0054615D">
              <w:rPr>
                <w:rFonts w:ascii="Arial Unicode MS" w:eastAsia="Arial Unicode MS" w:hAnsi="Arial Unicode MS" w:cs="Arial Unicode MS"/>
                <w:sz w:val="21"/>
                <w:szCs w:val="21"/>
              </w:rPr>
              <w:t>(this, value, fmt);</w:t>
            </w:r>
          </w:p>
          <w:p w:rsidR="0054615D" w:rsidRPr="0054615D" w:rsidRDefault="0054615D" w:rsidP="0054615D">
            <w:pPr>
              <w:snapToGrid w:val="0"/>
              <w:spacing w:line="300" w:lineRule="auto"/>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 xml:space="preserve">        return *this;</w:t>
            </w:r>
          </w:p>
          <w:p w:rsidR="0054615D" w:rsidRPr="0054615D" w:rsidRDefault="0054615D" w:rsidP="0054615D">
            <w:pPr>
              <w:snapToGrid w:val="0"/>
              <w:spacing w:line="300" w:lineRule="auto"/>
              <w:rPr>
                <w:rFonts w:ascii="Arial Unicode MS" w:eastAsia="Arial Unicode MS" w:hAnsi="Arial Unicode MS" w:cs="Arial Unicode MS" w:hint="eastAsia"/>
                <w:sz w:val="21"/>
                <w:szCs w:val="21"/>
              </w:rPr>
            </w:pPr>
            <w:r w:rsidRPr="0054615D">
              <w:rPr>
                <w:rFonts w:ascii="Arial Unicode MS" w:eastAsia="Arial Unicode MS" w:hAnsi="Arial Unicode MS" w:cs="Arial Unicode MS"/>
                <w:sz w:val="21"/>
                <w:szCs w:val="21"/>
              </w:rPr>
              <w:t xml:space="preserve">    }</w:t>
            </w:r>
          </w:p>
        </w:tc>
      </w:tr>
    </w:tbl>
    <w:p w:rsidR="00BA4562" w:rsidRPr="00BA4562" w:rsidRDefault="00BA4562" w:rsidP="00BA4562">
      <w:pPr>
        <w:rPr>
          <w:rFonts w:hint="eastAsia"/>
        </w:rPr>
      </w:pPr>
    </w:p>
    <w:p w:rsidR="00DF227F" w:rsidRDefault="00DF227F" w:rsidP="00BA4562">
      <w:pPr>
        <w:pStyle w:val="5"/>
        <w:rPr>
          <w:rFonts w:hint="eastAsia"/>
        </w:rPr>
      </w:pPr>
      <w:r>
        <w:rPr>
          <w:rFonts w:hint="eastAsia"/>
        </w:rPr>
        <w:t>Append()</w:t>
      </w:r>
    </w:p>
    <w:p w:rsidR="0054615D" w:rsidRPr="00D93E37" w:rsidRDefault="00DF227F" w:rsidP="00D93E37">
      <w:pPr>
        <w:ind w:firstLineChars="200" w:firstLine="420"/>
        <w:rPr>
          <w:sz w:val="21"/>
        </w:rPr>
      </w:pPr>
      <w:r w:rsidRPr="00D6312F">
        <w:rPr>
          <w:sz w:val="21"/>
        </w:rPr>
        <w:t>按一定格式在</w:t>
      </w:r>
      <w:r w:rsidRPr="00D6312F">
        <w:rPr>
          <w:sz w:val="21"/>
        </w:rPr>
        <w:t>AStringBuf</w:t>
      </w:r>
      <w:r w:rsidRPr="00D6312F">
        <w:rPr>
          <w:sz w:val="21"/>
        </w:rPr>
        <w:t>对象中原字符串末尾追加</w:t>
      </w:r>
      <w:r w:rsidRPr="00D6312F">
        <w:rPr>
          <w:sz w:val="21"/>
        </w:rPr>
        <w:t>Int32</w:t>
      </w:r>
      <w:r w:rsidRPr="00D6312F">
        <w:rPr>
          <w:sz w:val="21"/>
        </w:rPr>
        <w:t>数值。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54615D" w:rsidRPr="00345BB2">
        <w:tc>
          <w:tcPr>
            <w:tcW w:w="7988" w:type="dxa"/>
            <w:shd w:val="clear" w:color="auto" w:fill="D9D9D9"/>
          </w:tcPr>
          <w:p w:rsidR="0054615D" w:rsidRDefault="0054615D" w:rsidP="0054615D">
            <w:pPr>
              <w:snapToGrid w:val="0"/>
              <w:spacing w:line="300" w:lineRule="auto"/>
              <w:rPr>
                <w:rFonts w:ascii="Arial Unicode MS" w:hAnsi="Arial Unicode MS" w:cs="Arial Unicode MS" w:hint="eastAsia"/>
                <w:sz w:val="21"/>
                <w:szCs w:val="21"/>
              </w:rPr>
            </w:pPr>
            <w:r w:rsidRPr="0054615D">
              <w:rPr>
                <w:rFonts w:ascii="Arial Unicode MS" w:eastAsia="Arial Unicode MS" w:hAnsi="Arial Unicode MS" w:cs="Arial Unicode MS"/>
                <w:sz w:val="21"/>
                <w:szCs w:val="21"/>
              </w:rPr>
              <w:t>AStringBuf&amp; Append(</w:t>
            </w:r>
          </w:p>
          <w:p w:rsidR="0054615D" w:rsidRDefault="0054615D" w:rsidP="0054615D">
            <w:pPr>
              <w:snapToGrid w:val="0"/>
              <w:spacing w:line="300" w:lineRule="auto"/>
              <w:ind w:firstLineChars="1000" w:firstLine="2100"/>
              <w:rPr>
                <w:rFonts w:ascii="Arial Unicode MS" w:hAnsi="Arial Unicode MS" w:cs="Arial Unicode MS" w:hint="eastAsia"/>
                <w:sz w:val="21"/>
                <w:szCs w:val="21"/>
              </w:rPr>
            </w:pPr>
            <w:r w:rsidRPr="0054615D">
              <w:rPr>
                <w:rFonts w:ascii="Arial Unicode MS" w:eastAsia="Arial Unicode MS" w:hAnsi="Arial Unicode MS" w:cs="Arial Unicode MS"/>
                <w:sz w:val="21"/>
                <w:szCs w:val="21"/>
              </w:rPr>
              <w:t>Int32 value,</w:t>
            </w:r>
          </w:p>
          <w:p w:rsidR="0054615D" w:rsidRPr="0054615D" w:rsidRDefault="0054615D" w:rsidP="0054615D">
            <w:pPr>
              <w:snapToGrid w:val="0"/>
              <w:spacing w:line="300" w:lineRule="auto"/>
              <w:ind w:firstLineChars="1000" w:firstLine="2100"/>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UInt32 fmt = 0)</w:t>
            </w:r>
          </w:p>
          <w:p w:rsidR="0054615D" w:rsidRPr="0054615D" w:rsidRDefault="0054615D" w:rsidP="0054615D">
            <w:pPr>
              <w:snapToGrid w:val="0"/>
              <w:spacing w:line="300" w:lineRule="auto"/>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w:t>
            </w:r>
          </w:p>
          <w:p w:rsidR="0054615D" w:rsidRPr="0054615D" w:rsidRDefault="0054615D" w:rsidP="0054615D">
            <w:pPr>
              <w:snapToGrid w:val="0"/>
              <w:spacing w:line="300" w:lineRule="auto"/>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 xml:space="preserve">        _AStringBuf_Append_Int32(this, value, fmt);</w:t>
            </w:r>
          </w:p>
          <w:p w:rsidR="0054615D" w:rsidRPr="0054615D" w:rsidRDefault="0054615D" w:rsidP="0054615D">
            <w:pPr>
              <w:snapToGrid w:val="0"/>
              <w:spacing w:line="300" w:lineRule="auto"/>
              <w:rPr>
                <w:rFonts w:ascii="Arial Unicode MS" w:eastAsia="Arial Unicode MS" w:hAnsi="Arial Unicode MS" w:cs="Arial Unicode MS"/>
                <w:sz w:val="21"/>
                <w:szCs w:val="21"/>
              </w:rPr>
            </w:pPr>
            <w:r w:rsidRPr="0054615D">
              <w:rPr>
                <w:rFonts w:ascii="Arial Unicode MS" w:eastAsia="Arial Unicode MS" w:hAnsi="Arial Unicode MS" w:cs="Arial Unicode MS"/>
                <w:sz w:val="21"/>
                <w:szCs w:val="21"/>
              </w:rPr>
              <w:t xml:space="preserve">        return *this;</w:t>
            </w:r>
          </w:p>
          <w:p w:rsidR="0054615D" w:rsidRPr="0054615D" w:rsidRDefault="0054615D" w:rsidP="0054615D">
            <w:pPr>
              <w:snapToGrid w:val="0"/>
              <w:spacing w:line="300" w:lineRule="auto"/>
              <w:rPr>
                <w:rFonts w:ascii="Arial Unicode MS" w:eastAsia="Arial Unicode MS" w:hAnsi="Arial Unicode MS" w:cs="Arial Unicode MS" w:hint="eastAsia"/>
                <w:sz w:val="21"/>
                <w:szCs w:val="21"/>
              </w:rPr>
            </w:pPr>
            <w:r w:rsidRPr="0054615D">
              <w:rPr>
                <w:rFonts w:ascii="Arial Unicode MS" w:eastAsia="Arial Unicode MS" w:hAnsi="Arial Unicode MS" w:cs="Arial Unicode MS"/>
                <w:sz w:val="21"/>
                <w:szCs w:val="21"/>
              </w:rPr>
              <w:t>}</w:t>
            </w:r>
          </w:p>
        </w:tc>
      </w:tr>
    </w:tbl>
    <w:p w:rsidR="0054615D" w:rsidRPr="00D6312F" w:rsidRDefault="0054615D" w:rsidP="00DF227F">
      <w:pPr>
        <w:rPr>
          <w:rFonts w:hint="eastAsia"/>
          <w:sz w:val="21"/>
        </w:rPr>
      </w:pPr>
    </w:p>
    <w:p w:rsidR="00DF227F" w:rsidRDefault="00DF227F" w:rsidP="00BA4562">
      <w:pPr>
        <w:pStyle w:val="5"/>
        <w:rPr>
          <w:rFonts w:hint="eastAsia"/>
        </w:rPr>
      </w:pPr>
      <w:r>
        <w:rPr>
          <w:rFonts w:hint="eastAsia"/>
        </w:rPr>
        <w:lastRenderedPageBreak/>
        <w:t>Append()</w:t>
      </w:r>
    </w:p>
    <w:p w:rsidR="00B47A24" w:rsidRPr="00D93E37" w:rsidRDefault="00DF227F" w:rsidP="00D93E37">
      <w:pPr>
        <w:ind w:firstLineChars="150" w:firstLine="315"/>
        <w:rPr>
          <w:sz w:val="21"/>
        </w:rPr>
      </w:pPr>
      <w:r w:rsidRPr="00D6312F">
        <w:rPr>
          <w:sz w:val="21"/>
        </w:rPr>
        <w:t>按一定格式在</w:t>
      </w:r>
      <w:r w:rsidRPr="00D6312F">
        <w:rPr>
          <w:sz w:val="21"/>
        </w:rPr>
        <w:t>AStringBuf</w:t>
      </w:r>
      <w:r w:rsidRPr="00D6312F">
        <w:rPr>
          <w:sz w:val="21"/>
        </w:rPr>
        <w:t>对象中原字符串末尾追加</w:t>
      </w:r>
      <w:r w:rsidRPr="00D6312F">
        <w:rPr>
          <w:sz w:val="21"/>
        </w:rPr>
        <w:t>Int64</w:t>
      </w:r>
      <w:r w:rsidRPr="00D6312F">
        <w:rPr>
          <w:sz w:val="21"/>
        </w:rPr>
        <w:t>数值。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47A24" w:rsidRPr="00345BB2">
        <w:tc>
          <w:tcPr>
            <w:tcW w:w="7988" w:type="dxa"/>
            <w:shd w:val="clear" w:color="auto" w:fill="D9D9D9"/>
          </w:tcPr>
          <w:p w:rsidR="00B47A24" w:rsidRDefault="00B47A24" w:rsidP="00B47A24">
            <w:pPr>
              <w:snapToGrid w:val="0"/>
              <w:spacing w:line="300" w:lineRule="auto"/>
              <w:rPr>
                <w:rFonts w:ascii="Arial Unicode MS" w:hAnsi="Arial Unicode MS" w:cs="Arial Unicode MS" w:hint="eastAsia"/>
                <w:sz w:val="21"/>
                <w:szCs w:val="21"/>
              </w:rPr>
            </w:pPr>
            <w:r w:rsidRPr="00B47A24">
              <w:rPr>
                <w:rFonts w:ascii="Arial Unicode MS" w:eastAsia="Arial Unicode MS" w:hAnsi="Arial Unicode MS" w:cs="Arial Unicode MS"/>
                <w:sz w:val="21"/>
                <w:szCs w:val="21"/>
              </w:rPr>
              <w:t>AStringBuf&amp; Append(</w:t>
            </w:r>
          </w:p>
          <w:p w:rsidR="00B47A24" w:rsidRDefault="00B47A24" w:rsidP="00B47A24">
            <w:pPr>
              <w:snapToGrid w:val="0"/>
              <w:spacing w:line="300" w:lineRule="auto"/>
              <w:ind w:firstLineChars="900" w:firstLine="1890"/>
              <w:rPr>
                <w:rFonts w:ascii="Arial Unicode MS" w:hAnsi="Arial Unicode MS" w:cs="Arial Unicode MS" w:hint="eastAsia"/>
                <w:sz w:val="21"/>
                <w:szCs w:val="21"/>
              </w:rPr>
            </w:pPr>
            <w:r w:rsidRPr="00B47A24">
              <w:rPr>
                <w:rFonts w:ascii="Arial Unicode MS" w:eastAsia="Arial Unicode MS" w:hAnsi="Arial Unicode MS" w:cs="Arial Unicode MS"/>
                <w:sz w:val="21"/>
                <w:szCs w:val="21"/>
              </w:rPr>
              <w:t xml:space="preserve">Int64 value, </w:t>
            </w:r>
          </w:p>
          <w:p w:rsidR="00B47A24" w:rsidRPr="00B47A24" w:rsidRDefault="00B47A24" w:rsidP="00B47A24">
            <w:pPr>
              <w:snapToGrid w:val="0"/>
              <w:spacing w:line="300" w:lineRule="auto"/>
              <w:ind w:firstLineChars="900" w:firstLine="1890"/>
              <w:rPr>
                <w:rFonts w:ascii="Arial Unicode MS" w:eastAsia="Arial Unicode MS" w:hAnsi="Arial Unicode MS" w:cs="Arial Unicode MS"/>
                <w:sz w:val="21"/>
                <w:szCs w:val="21"/>
              </w:rPr>
            </w:pPr>
            <w:r w:rsidRPr="00B47A24">
              <w:rPr>
                <w:rFonts w:ascii="Arial Unicode MS" w:eastAsia="Arial Unicode MS" w:hAnsi="Arial Unicode MS" w:cs="Arial Unicode MS"/>
                <w:sz w:val="21"/>
                <w:szCs w:val="21"/>
              </w:rPr>
              <w:t>UInt32 fmt = 0)</w:t>
            </w:r>
          </w:p>
          <w:p w:rsidR="00B47A24" w:rsidRPr="00B47A24" w:rsidRDefault="00B47A24" w:rsidP="00B47A24">
            <w:pPr>
              <w:snapToGrid w:val="0"/>
              <w:spacing w:line="300" w:lineRule="auto"/>
              <w:rPr>
                <w:rFonts w:ascii="Arial Unicode MS" w:eastAsia="Arial Unicode MS" w:hAnsi="Arial Unicode MS" w:cs="Arial Unicode MS"/>
                <w:sz w:val="21"/>
                <w:szCs w:val="21"/>
              </w:rPr>
            </w:pPr>
            <w:r w:rsidRPr="00B47A24">
              <w:rPr>
                <w:rFonts w:ascii="Arial Unicode MS" w:eastAsia="Arial Unicode MS" w:hAnsi="Arial Unicode MS" w:cs="Arial Unicode MS"/>
                <w:sz w:val="21"/>
                <w:szCs w:val="21"/>
              </w:rPr>
              <w:t>{</w:t>
            </w:r>
          </w:p>
          <w:p w:rsidR="00B47A24" w:rsidRPr="00B47A24" w:rsidRDefault="00B47A24" w:rsidP="00B47A24">
            <w:pPr>
              <w:snapToGrid w:val="0"/>
              <w:spacing w:line="300" w:lineRule="auto"/>
              <w:rPr>
                <w:rFonts w:ascii="Arial Unicode MS" w:eastAsia="Arial Unicode MS" w:hAnsi="Arial Unicode MS" w:cs="Arial Unicode MS"/>
                <w:sz w:val="21"/>
                <w:szCs w:val="21"/>
              </w:rPr>
            </w:pPr>
            <w:r w:rsidRPr="00B47A24">
              <w:rPr>
                <w:rFonts w:ascii="Arial Unicode MS" w:eastAsia="Arial Unicode MS" w:hAnsi="Arial Unicode MS" w:cs="Arial Unicode MS"/>
                <w:sz w:val="21"/>
                <w:szCs w:val="21"/>
              </w:rPr>
              <w:t xml:space="preserve">        _AStringBuf_Append_Int64(this, value, fmt);</w:t>
            </w:r>
          </w:p>
          <w:p w:rsidR="00B47A24" w:rsidRPr="00B47A24" w:rsidRDefault="00B47A24" w:rsidP="00B47A24">
            <w:pPr>
              <w:snapToGrid w:val="0"/>
              <w:spacing w:line="300" w:lineRule="auto"/>
              <w:rPr>
                <w:rFonts w:ascii="Arial Unicode MS" w:eastAsia="Arial Unicode MS" w:hAnsi="Arial Unicode MS" w:cs="Arial Unicode MS"/>
                <w:sz w:val="21"/>
                <w:szCs w:val="21"/>
              </w:rPr>
            </w:pPr>
            <w:r w:rsidRPr="00B47A24">
              <w:rPr>
                <w:rFonts w:ascii="Arial Unicode MS" w:eastAsia="Arial Unicode MS" w:hAnsi="Arial Unicode MS" w:cs="Arial Unicode MS"/>
                <w:sz w:val="21"/>
                <w:szCs w:val="21"/>
              </w:rPr>
              <w:t xml:space="preserve">        return *this;</w:t>
            </w:r>
          </w:p>
          <w:p w:rsidR="00B47A24" w:rsidRPr="00B47A24" w:rsidRDefault="00B47A24" w:rsidP="00B47A24">
            <w:pPr>
              <w:snapToGrid w:val="0"/>
              <w:spacing w:line="300" w:lineRule="auto"/>
              <w:rPr>
                <w:rFonts w:ascii="Arial Unicode MS" w:eastAsia="Arial Unicode MS" w:hAnsi="Arial Unicode MS" w:cs="Arial Unicode MS" w:hint="eastAsia"/>
                <w:sz w:val="21"/>
                <w:szCs w:val="21"/>
              </w:rPr>
            </w:pPr>
            <w:r w:rsidRPr="00B47A24">
              <w:rPr>
                <w:rFonts w:ascii="Arial Unicode MS" w:eastAsia="Arial Unicode MS" w:hAnsi="Arial Unicode MS" w:cs="Arial Unicode MS"/>
                <w:sz w:val="21"/>
                <w:szCs w:val="21"/>
              </w:rPr>
              <w:t xml:space="preserve"> }</w:t>
            </w:r>
          </w:p>
        </w:tc>
      </w:tr>
    </w:tbl>
    <w:p w:rsidR="00B47A24" w:rsidRPr="00D6312F" w:rsidRDefault="00B47A24" w:rsidP="00DF227F">
      <w:pPr>
        <w:rPr>
          <w:rFonts w:hint="eastAsia"/>
          <w:sz w:val="21"/>
        </w:rPr>
      </w:pPr>
    </w:p>
    <w:p w:rsidR="00B47A24" w:rsidRDefault="00B47A24" w:rsidP="00B47A24">
      <w:pPr>
        <w:pStyle w:val="5"/>
        <w:rPr>
          <w:rFonts w:hint="eastAsia"/>
        </w:rPr>
      </w:pPr>
      <w:r>
        <w:rPr>
          <w:rFonts w:hint="eastAsia"/>
        </w:rPr>
        <w:t>Append()</w:t>
      </w:r>
    </w:p>
    <w:p w:rsidR="00B47A24" w:rsidRPr="00B47A24" w:rsidRDefault="00B47A24" w:rsidP="00B47A24">
      <w:pPr>
        <w:ind w:firstLineChars="200" w:firstLine="420"/>
        <w:rPr>
          <w:sz w:val="21"/>
        </w:rPr>
      </w:pPr>
      <w:r w:rsidRPr="00D6312F">
        <w:rPr>
          <w:sz w:val="21"/>
        </w:rPr>
        <w:t>按一定格式在</w:t>
      </w:r>
      <w:r w:rsidRPr="00D6312F">
        <w:rPr>
          <w:sz w:val="21"/>
        </w:rPr>
        <w:t>AStringBuf</w:t>
      </w:r>
      <w:r w:rsidRPr="00D6312F">
        <w:rPr>
          <w:sz w:val="21"/>
        </w:rPr>
        <w:t>对象中原字符串末尾追加</w:t>
      </w:r>
      <w:r>
        <w:rPr>
          <w:rFonts w:hint="eastAsia"/>
          <w:sz w:val="21"/>
        </w:rPr>
        <w:t>double</w:t>
      </w:r>
      <w:r w:rsidRPr="00D6312F">
        <w:rPr>
          <w:sz w:val="21"/>
        </w:rPr>
        <w:t>数值。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47A24" w:rsidRPr="00345BB2">
        <w:tc>
          <w:tcPr>
            <w:tcW w:w="7988" w:type="dxa"/>
            <w:shd w:val="clear" w:color="auto" w:fill="D9D9D9"/>
          </w:tcPr>
          <w:p w:rsidR="00B47A24" w:rsidRDefault="00B47A24" w:rsidP="00B47A24">
            <w:pPr>
              <w:snapToGrid w:val="0"/>
              <w:spacing w:line="300" w:lineRule="auto"/>
              <w:rPr>
                <w:rFonts w:ascii="Arial Unicode MS" w:hAnsi="Arial Unicode MS" w:cs="Arial Unicode MS" w:hint="eastAsia"/>
                <w:sz w:val="21"/>
                <w:szCs w:val="21"/>
              </w:rPr>
            </w:pPr>
            <w:r w:rsidRPr="00B47A24">
              <w:rPr>
                <w:rFonts w:ascii="Arial Unicode MS" w:eastAsia="Arial Unicode MS" w:hAnsi="Arial Unicode MS" w:cs="Arial Unicode MS"/>
                <w:sz w:val="21"/>
                <w:szCs w:val="21"/>
              </w:rPr>
              <w:t>AStringBuf&amp; Append(</w:t>
            </w:r>
          </w:p>
          <w:p w:rsidR="00B47A24" w:rsidRDefault="00B47A24" w:rsidP="00B47A24">
            <w:pPr>
              <w:snapToGrid w:val="0"/>
              <w:spacing w:line="300" w:lineRule="auto"/>
              <w:ind w:firstLineChars="550" w:firstLine="1155"/>
              <w:rPr>
                <w:rFonts w:ascii="Arial Unicode MS" w:hAnsi="Arial Unicode MS" w:cs="Arial Unicode MS" w:hint="eastAsia"/>
                <w:sz w:val="21"/>
                <w:szCs w:val="21"/>
              </w:rPr>
            </w:pPr>
            <w:r w:rsidRPr="00B47A24">
              <w:rPr>
                <w:rFonts w:ascii="Arial Unicode MS" w:eastAsia="Arial Unicode MS" w:hAnsi="Arial Unicode MS" w:cs="Arial Unicode MS"/>
                <w:sz w:val="21"/>
                <w:szCs w:val="21"/>
              </w:rPr>
              <w:t xml:space="preserve">Double value, </w:t>
            </w:r>
          </w:p>
          <w:p w:rsidR="00B47A24" w:rsidRPr="00B47A24" w:rsidRDefault="00B47A24" w:rsidP="00B47A24">
            <w:pPr>
              <w:snapToGrid w:val="0"/>
              <w:spacing w:line="300" w:lineRule="auto"/>
              <w:ind w:firstLineChars="550" w:firstLine="1155"/>
              <w:rPr>
                <w:rFonts w:ascii="Arial Unicode MS" w:eastAsia="Arial Unicode MS" w:hAnsi="Arial Unicode MS" w:cs="Arial Unicode MS"/>
                <w:sz w:val="21"/>
                <w:szCs w:val="21"/>
              </w:rPr>
            </w:pPr>
            <w:r w:rsidRPr="00B47A24">
              <w:rPr>
                <w:rFonts w:ascii="Arial Unicode MS" w:eastAsia="Arial Unicode MS" w:hAnsi="Arial Unicode MS" w:cs="Arial Unicode MS"/>
                <w:sz w:val="21"/>
                <w:szCs w:val="21"/>
              </w:rPr>
              <w:t>UInt32 fmt = 0)</w:t>
            </w:r>
          </w:p>
          <w:p w:rsidR="00B47A24" w:rsidRPr="00B47A24" w:rsidRDefault="00B47A24" w:rsidP="00B47A24">
            <w:pPr>
              <w:snapToGrid w:val="0"/>
              <w:spacing w:line="300" w:lineRule="auto"/>
              <w:rPr>
                <w:rFonts w:ascii="Arial Unicode MS" w:eastAsia="Arial Unicode MS" w:hAnsi="Arial Unicode MS" w:cs="Arial Unicode MS"/>
                <w:sz w:val="21"/>
                <w:szCs w:val="21"/>
              </w:rPr>
            </w:pPr>
            <w:r w:rsidRPr="00B47A24">
              <w:rPr>
                <w:rFonts w:ascii="Arial Unicode MS" w:eastAsia="Arial Unicode MS" w:hAnsi="Arial Unicode MS" w:cs="Arial Unicode MS"/>
                <w:sz w:val="21"/>
                <w:szCs w:val="21"/>
              </w:rPr>
              <w:t>{</w:t>
            </w:r>
          </w:p>
          <w:p w:rsidR="00B47A24" w:rsidRPr="00B47A24" w:rsidRDefault="00B47A24" w:rsidP="00B47A24">
            <w:pPr>
              <w:snapToGrid w:val="0"/>
              <w:spacing w:line="300" w:lineRule="auto"/>
              <w:rPr>
                <w:rFonts w:ascii="Arial Unicode MS" w:eastAsia="Arial Unicode MS" w:hAnsi="Arial Unicode MS" w:cs="Arial Unicode MS"/>
                <w:sz w:val="21"/>
                <w:szCs w:val="21"/>
              </w:rPr>
            </w:pPr>
            <w:r w:rsidRPr="00B47A24">
              <w:rPr>
                <w:rFonts w:ascii="Arial Unicode MS" w:eastAsia="Arial Unicode MS" w:hAnsi="Arial Unicode MS" w:cs="Arial Unicode MS"/>
                <w:sz w:val="21"/>
                <w:szCs w:val="21"/>
              </w:rPr>
              <w:t xml:space="preserve">        _AStringBuf_Append_Double(this, value, fmt);</w:t>
            </w:r>
          </w:p>
          <w:p w:rsidR="00B47A24" w:rsidRPr="00B47A24" w:rsidRDefault="00B47A24" w:rsidP="00B47A24">
            <w:pPr>
              <w:snapToGrid w:val="0"/>
              <w:spacing w:line="300" w:lineRule="auto"/>
              <w:rPr>
                <w:rFonts w:ascii="Arial Unicode MS" w:eastAsia="Arial Unicode MS" w:hAnsi="Arial Unicode MS" w:cs="Arial Unicode MS"/>
                <w:sz w:val="21"/>
                <w:szCs w:val="21"/>
              </w:rPr>
            </w:pPr>
            <w:r w:rsidRPr="00B47A24">
              <w:rPr>
                <w:rFonts w:ascii="Arial Unicode MS" w:eastAsia="Arial Unicode MS" w:hAnsi="Arial Unicode MS" w:cs="Arial Unicode MS"/>
                <w:sz w:val="21"/>
                <w:szCs w:val="21"/>
              </w:rPr>
              <w:t xml:space="preserve">        return *this;</w:t>
            </w:r>
          </w:p>
          <w:p w:rsidR="00B47A24" w:rsidRPr="00B47A24" w:rsidRDefault="00B47A24" w:rsidP="00B47A24">
            <w:pPr>
              <w:snapToGrid w:val="0"/>
              <w:spacing w:line="300" w:lineRule="auto"/>
              <w:rPr>
                <w:rFonts w:ascii="Arial Unicode MS" w:eastAsia="Arial Unicode MS" w:hAnsi="Arial Unicode MS" w:cs="Arial Unicode MS" w:hint="eastAsia"/>
                <w:sz w:val="21"/>
                <w:szCs w:val="21"/>
              </w:rPr>
            </w:pPr>
            <w:r w:rsidRPr="00B47A24">
              <w:rPr>
                <w:rFonts w:ascii="Arial Unicode MS" w:eastAsia="Arial Unicode MS" w:hAnsi="Arial Unicode MS" w:cs="Arial Unicode MS"/>
                <w:sz w:val="21"/>
                <w:szCs w:val="21"/>
              </w:rPr>
              <w:t>}</w:t>
            </w:r>
          </w:p>
        </w:tc>
      </w:tr>
    </w:tbl>
    <w:p w:rsidR="00DF227F" w:rsidRDefault="00DF227F" w:rsidP="00BA4562">
      <w:pPr>
        <w:pStyle w:val="5"/>
        <w:rPr>
          <w:rFonts w:hint="eastAsia"/>
        </w:rPr>
      </w:pPr>
      <w:r>
        <w:rPr>
          <w:rFonts w:hint="eastAsia"/>
        </w:rPr>
        <w:t>Clone</w:t>
      </w:r>
      <w:r w:rsidRPr="00186B7E">
        <w:t xml:space="preserve"> </w:t>
      </w:r>
      <w:r>
        <w:rPr>
          <w:rFonts w:hint="eastAsia"/>
        </w:rPr>
        <w:t>()</w:t>
      </w:r>
    </w:p>
    <w:p w:rsidR="00A67E57" w:rsidRPr="003D37F7" w:rsidRDefault="00DF227F" w:rsidP="00A67E57">
      <w:pPr>
        <w:ind w:firstLineChars="200" w:firstLine="420"/>
        <w:rPr>
          <w:rFonts w:hint="eastAsia"/>
          <w:sz w:val="21"/>
          <w:szCs w:val="21"/>
        </w:rPr>
      </w:pPr>
      <w:r w:rsidRPr="00D6312F">
        <w:rPr>
          <w:sz w:val="21"/>
          <w:szCs w:val="21"/>
        </w:rPr>
        <w:t>获取一个</w:t>
      </w:r>
      <w:r w:rsidRPr="00D6312F">
        <w:rPr>
          <w:sz w:val="21"/>
          <w:szCs w:val="21"/>
        </w:rPr>
        <w:t>AStringBuf</w:t>
      </w:r>
      <w:r w:rsidRPr="00D6312F">
        <w:rPr>
          <w:sz w:val="21"/>
          <w:szCs w:val="21"/>
        </w:rPr>
        <w:t>对象的克隆，即在堆上复制</w:t>
      </w:r>
      <w:r w:rsidRPr="00D6312F">
        <w:rPr>
          <w:sz w:val="21"/>
          <w:szCs w:val="21"/>
        </w:rPr>
        <w:t>AStringBuf</w:t>
      </w:r>
      <w:r w:rsidRPr="00D6312F">
        <w:rPr>
          <w:sz w:val="21"/>
          <w:szCs w:val="21"/>
        </w:rPr>
        <w:t>对象和指向的字符串。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A67E57" w:rsidRPr="00345BB2">
        <w:tc>
          <w:tcPr>
            <w:tcW w:w="7988" w:type="dxa"/>
            <w:shd w:val="clear" w:color="auto" w:fill="D9D9D9"/>
          </w:tcPr>
          <w:p w:rsidR="00A67E57" w:rsidRDefault="00A67E57" w:rsidP="00A67E57">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A67E57">
              <w:rPr>
                <w:rFonts w:ascii="Arial" w:eastAsia="新宋体" w:hAnsi="Arial" w:cs="Arial"/>
                <w:noProof/>
                <w:sz w:val="21"/>
                <w:szCs w:val="21"/>
              </w:rPr>
              <w:t xml:space="preserve">AStringBuf *Clone() const </w:t>
            </w:r>
          </w:p>
          <w:p w:rsidR="00A67E57" w:rsidRPr="00A67E57" w:rsidRDefault="00A67E57" w:rsidP="00A67E57">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A67E57">
              <w:rPr>
                <w:rFonts w:ascii="Arial" w:eastAsia="新宋体" w:hAnsi="Arial" w:cs="Arial"/>
                <w:noProof/>
                <w:sz w:val="21"/>
                <w:szCs w:val="21"/>
              </w:rPr>
              <w:t>{</w:t>
            </w:r>
          </w:p>
          <w:p w:rsidR="00A67E57" w:rsidRPr="00A67E57" w:rsidRDefault="00A67E57" w:rsidP="00A67E57">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A67E57">
              <w:rPr>
                <w:rFonts w:ascii="Arial" w:eastAsia="新宋体" w:hAnsi="Arial" w:cs="Arial"/>
                <w:noProof/>
                <w:sz w:val="21"/>
                <w:szCs w:val="21"/>
              </w:rPr>
              <w:t xml:space="preserve">        return (AStringBuf *)_CarQuintet_Clone((const PCarQuintet)this);</w:t>
            </w:r>
          </w:p>
          <w:p w:rsidR="00A67E57" w:rsidRPr="00A67E57" w:rsidRDefault="00A67E57" w:rsidP="00A67E57">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A67E57">
              <w:rPr>
                <w:rFonts w:ascii="Arial" w:eastAsia="新宋体" w:hAnsi="Arial" w:cs="Arial"/>
                <w:noProof/>
                <w:sz w:val="21"/>
                <w:szCs w:val="21"/>
              </w:rPr>
              <w:t>}</w:t>
            </w:r>
          </w:p>
        </w:tc>
      </w:tr>
    </w:tbl>
    <w:p w:rsidR="00A67E57" w:rsidRPr="00D6312F" w:rsidRDefault="00A67E57" w:rsidP="00DF227F">
      <w:pPr>
        <w:rPr>
          <w:rFonts w:hint="eastAsia"/>
          <w:sz w:val="21"/>
          <w:szCs w:val="21"/>
        </w:rPr>
      </w:pPr>
    </w:p>
    <w:p w:rsidR="00DF227F" w:rsidRDefault="00DF227F" w:rsidP="00BA4562">
      <w:pPr>
        <w:pStyle w:val="5"/>
        <w:rPr>
          <w:rFonts w:hint="eastAsia"/>
        </w:rPr>
      </w:pPr>
      <w:r>
        <w:rPr>
          <w:rFonts w:hint="eastAsia"/>
        </w:rPr>
        <w:t>Copy()</w:t>
      </w:r>
    </w:p>
    <w:p w:rsidR="00B44C3E" w:rsidRPr="003D37F7" w:rsidRDefault="00DF227F" w:rsidP="00D93E37">
      <w:pPr>
        <w:ind w:firstLineChars="200" w:firstLine="420"/>
        <w:rPr>
          <w:rFonts w:hint="eastAsia"/>
          <w:sz w:val="21"/>
          <w:szCs w:val="21"/>
        </w:rPr>
      </w:pPr>
      <w:r w:rsidRPr="00D6312F">
        <w:rPr>
          <w:sz w:val="21"/>
          <w:szCs w:val="21"/>
        </w:rPr>
        <w:t>将源</w:t>
      </w:r>
      <w:r w:rsidRPr="00D6312F">
        <w:rPr>
          <w:sz w:val="21"/>
          <w:szCs w:val="21"/>
        </w:rPr>
        <w:t>AString</w:t>
      </w:r>
      <w:r w:rsidR="00B44C3E">
        <w:rPr>
          <w:sz w:val="21"/>
          <w:szCs w:val="21"/>
        </w:rPr>
        <w:t>对象</w:t>
      </w:r>
      <w:r w:rsidR="00B44C3E">
        <w:rPr>
          <w:rFonts w:hint="eastAsia"/>
          <w:sz w:val="21"/>
          <w:szCs w:val="21"/>
        </w:rPr>
        <w:t>内容</w:t>
      </w:r>
      <w:r w:rsidRPr="00D6312F">
        <w:rPr>
          <w:sz w:val="21"/>
          <w:szCs w:val="21"/>
        </w:rPr>
        <w:t>拷贝到当前</w:t>
      </w:r>
      <w:r w:rsidRPr="00D6312F">
        <w:rPr>
          <w:sz w:val="21"/>
          <w:szCs w:val="21"/>
        </w:rPr>
        <w:t>AStringBuf</w:t>
      </w:r>
      <w:r w:rsidR="00B44C3E">
        <w:rPr>
          <w:sz w:val="21"/>
          <w:szCs w:val="21"/>
        </w:rPr>
        <w:t>对象的</w:t>
      </w:r>
      <w:r w:rsidR="00B44C3E">
        <w:rPr>
          <w:rFonts w:hint="eastAsia"/>
          <w:sz w:val="21"/>
          <w:szCs w:val="21"/>
        </w:rPr>
        <w:t>数据区</w:t>
      </w:r>
      <w:r w:rsidRPr="00D6312F">
        <w:rPr>
          <w:sz w:val="21"/>
          <w:szCs w:val="21"/>
        </w:rPr>
        <w:t>中。</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44C3E" w:rsidRPr="00345BB2">
        <w:tc>
          <w:tcPr>
            <w:tcW w:w="7988" w:type="dxa"/>
            <w:shd w:val="clear" w:color="auto" w:fill="D9D9D9"/>
          </w:tcPr>
          <w:p w:rsid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B44C3E">
              <w:rPr>
                <w:rFonts w:ascii="Arial" w:eastAsia="新宋体" w:hAnsi="Arial" w:cs="Arial"/>
                <w:noProof/>
                <w:sz w:val="21"/>
                <w:szCs w:val="21"/>
              </w:rPr>
              <w:t>AStringBuf&amp; Copy(</w:t>
            </w:r>
          </w:p>
          <w:p w:rsidR="00B44C3E" w:rsidRDefault="00B44C3E" w:rsidP="00B44C3E">
            <w:pPr>
              <w:widowControl w:val="0"/>
              <w:tabs>
                <w:tab w:val="center" w:pos="3886"/>
              </w:tabs>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B44C3E">
              <w:rPr>
                <w:rFonts w:ascii="Arial" w:eastAsia="新宋体" w:hAnsi="Arial" w:cs="Arial"/>
                <w:noProof/>
                <w:sz w:val="21"/>
                <w:szCs w:val="21"/>
              </w:rPr>
              <w:t>AString as</w:t>
            </w:r>
            <w:r>
              <w:rPr>
                <w:rFonts w:ascii="Arial" w:eastAsia="新宋体" w:hAnsi="Arial" w:cs="Arial" w:hint="eastAsia"/>
                <w:noProof/>
                <w:sz w:val="21"/>
                <w:szCs w:val="21"/>
              </w:rPr>
              <w:t xml:space="preserve"> //</w:t>
            </w:r>
            <w:r>
              <w:rPr>
                <w:rFonts w:ascii="Arial" w:eastAsia="新宋体" w:hAnsi="Arial" w:cs="Arial" w:hint="eastAsia"/>
                <w:noProof/>
                <w:sz w:val="21"/>
                <w:szCs w:val="21"/>
              </w:rPr>
              <w:t>待拷贝的源</w:t>
            </w:r>
            <w:r>
              <w:rPr>
                <w:rFonts w:ascii="Arial" w:eastAsia="新宋体" w:hAnsi="Arial" w:cs="Arial" w:hint="eastAsia"/>
                <w:noProof/>
                <w:sz w:val="21"/>
                <w:szCs w:val="21"/>
              </w:rPr>
              <w:t>AString</w:t>
            </w:r>
            <w:r>
              <w:rPr>
                <w:rFonts w:ascii="Arial" w:eastAsia="新宋体" w:hAnsi="Arial" w:cs="Arial" w:hint="eastAsia"/>
                <w:noProof/>
                <w:sz w:val="21"/>
                <w:szCs w:val="21"/>
              </w:rPr>
              <w:t>对象</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ind w:firstLineChars="800" w:firstLine="1680"/>
              <w:rPr>
                <w:rFonts w:ascii="Arial" w:eastAsia="新宋体" w:hAnsi="Arial" w:cs="Arial"/>
                <w:noProof/>
                <w:sz w:val="21"/>
                <w:szCs w:val="21"/>
              </w:rPr>
            </w:pPr>
            <w:r w:rsidRPr="00B44C3E">
              <w:rPr>
                <w:rFonts w:ascii="Arial" w:eastAsia="新宋体" w:hAnsi="Arial" w:cs="Arial"/>
                <w:noProof/>
                <w:sz w:val="21"/>
                <w:szCs w:val="21"/>
              </w:rPr>
              <w:lastRenderedPageBreak/>
              <w:t>)</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44C3E">
              <w:rPr>
                <w:rFonts w:ascii="Arial" w:eastAsia="新宋体" w:hAnsi="Arial" w:cs="Arial"/>
                <w:noProof/>
                <w:sz w:val="21"/>
                <w:szCs w:val="21"/>
              </w:rPr>
              <w:t>{</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44C3E">
              <w:rPr>
                <w:rFonts w:ascii="Arial" w:eastAsia="新宋体" w:hAnsi="Arial" w:cs="Arial"/>
                <w:noProof/>
                <w:sz w:val="21"/>
                <w:szCs w:val="21"/>
              </w:rPr>
              <w:t xml:space="preserve">        _AStringBuf_Copy(this, as);</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44C3E">
              <w:rPr>
                <w:rFonts w:ascii="Arial" w:eastAsia="新宋体" w:hAnsi="Arial" w:cs="Arial"/>
                <w:noProof/>
                <w:sz w:val="21"/>
                <w:szCs w:val="21"/>
              </w:rPr>
              <w:t xml:space="preserve">        return *this;</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B44C3E">
              <w:rPr>
                <w:rFonts w:ascii="Arial" w:eastAsia="新宋体" w:hAnsi="Arial" w:cs="Arial"/>
                <w:noProof/>
                <w:sz w:val="21"/>
                <w:szCs w:val="21"/>
              </w:rPr>
              <w:t>}</w:t>
            </w:r>
          </w:p>
        </w:tc>
      </w:tr>
    </w:tbl>
    <w:p w:rsidR="00B44C3E" w:rsidRDefault="00B44C3E" w:rsidP="00B44C3E">
      <w:pPr>
        <w:pStyle w:val="5"/>
        <w:rPr>
          <w:rFonts w:hint="eastAsia"/>
        </w:rPr>
      </w:pPr>
      <w:r>
        <w:rPr>
          <w:rFonts w:hint="eastAsia"/>
        </w:rPr>
        <w:lastRenderedPageBreak/>
        <w:t>Copy()</w:t>
      </w:r>
    </w:p>
    <w:p w:rsidR="00B44C3E" w:rsidRPr="003D37F7" w:rsidRDefault="00B44C3E" w:rsidP="00B44C3E">
      <w:pPr>
        <w:ind w:firstLineChars="200" w:firstLine="420"/>
        <w:rPr>
          <w:rFonts w:hint="eastAsia"/>
          <w:sz w:val="21"/>
          <w:szCs w:val="21"/>
        </w:rPr>
      </w:pPr>
      <w:r>
        <w:rPr>
          <w:rFonts w:hint="eastAsia"/>
          <w:sz w:val="21"/>
          <w:szCs w:val="21"/>
        </w:rPr>
        <w:t>以特定的编码格式将</w:t>
      </w:r>
      <w:r>
        <w:rPr>
          <w:rFonts w:hint="eastAsia"/>
          <w:sz w:val="21"/>
          <w:szCs w:val="21"/>
        </w:rPr>
        <w:t>WString</w:t>
      </w:r>
      <w:r>
        <w:rPr>
          <w:rFonts w:hint="eastAsia"/>
          <w:sz w:val="21"/>
          <w:szCs w:val="21"/>
        </w:rPr>
        <w:t>对象的内容拷贝到当前</w:t>
      </w:r>
      <w:r>
        <w:rPr>
          <w:rFonts w:hint="eastAsia"/>
          <w:sz w:val="21"/>
          <w:szCs w:val="21"/>
        </w:rPr>
        <w:t>AStringBuf</w:t>
      </w:r>
      <w:r>
        <w:rPr>
          <w:rFonts w:hint="eastAsia"/>
          <w:sz w:val="21"/>
          <w:szCs w:val="21"/>
        </w:rPr>
        <w:t>对象数据区中</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44C3E" w:rsidRPr="00345BB2">
        <w:tc>
          <w:tcPr>
            <w:tcW w:w="7988" w:type="dxa"/>
            <w:shd w:val="clear" w:color="auto" w:fill="D9D9D9"/>
          </w:tcPr>
          <w:p w:rsid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B44C3E">
              <w:rPr>
                <w:rFonts w:ascii="Arial" w:eastAsia="新宋体" w:hAnsi="Arial" w:cs="Arial"/>
                <w:noProof/>
                <w:sz w:val="21"/>
                <w:szCs w:val="21"/>
              </w:rPr>
              <w:t>AStringBuf&amp; Copy(</w:t>
            </w:r>
          </w:p>
          <w:p w:rsidR="00B44C3E" w:rsidRDefault="00B44C3E" w:rsidP="00B44C3E">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B44C3E">
              <w:rPr>
                <w:rFonts w:ascii="Arial" w:eastAsia="新宋体" w:hAnsi="Arial" w:cs="Arial"/>
                <w:noProof/>
                <w:sz w:val="21"/>
                <w:szCs w:val="21"/>
              </w:rPr>
              <w:t xml:space="preserve">WString ws, </w:t>
            </w:r>
            <w:r>
              <w:rPr>
                <w:rFonts w:ascii="Arial" w:eastAsia="新宋体" w:hAnsi="Arial" w:cs="Arial" w:hint="eastAsia"/>
                <w:noProof/>
                <w:sz w:val="21"/>
                <w:szCs w:val="21"/>
              </w:rPr>
              <w:t xml:space="preserve">   //</w:t>
            </w:r>
            <w:r>
              <w:rPr>
                <w:rFonts w:ascii="Arial" w:eastAsia="新宋体" w:hAnsi="Arial" w:cs="Arial" w:hint="eastAsia"/>
                <w:noProof/>
                <w:sz w:val="21"/>
                <w:szCs w:val="21"/>
              </w:rPr>
              <w:t>特定的</w:t>
            </w:r>
            <w:r>
              <w:rPr>
                <w:rFonts w:ascii="Arial" w:eastAsia="新宋体" w:hAnsi="Arial" w:cs="Arial" w:hint="eastAsia"/>
                <w:noProof/>
                <w:sz w:val="21"/>
                <w:szCs w:val="21"/>
              </w:rPr>
              <w:t>WString</w:t>
            </w:r>
            <w:r>
              <w:rPr>
                <w:rFonts w:ascii="Arial" w:eastAsia="新宋体" w:hAnsi="Arial" w:cs="Arial" w:hint="eastAsia"/>
                <w:noProof/>
                <w:sz w:val="21"/>
                <w:szCs w:val="21"/>
              </w:rPr>
              <w:t>对象</w:t>
            </w:r>
          </w:p>
          <w:p w:rsidR="00B44C3E" w:rsidRDefault="00B44C3E" w:rsidP="00B44C3E">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B44C3E">
              <w:rPr>
                <w:rFonts w:ascii="Arial" w:eastAsia="新宋体" w:hAnsi="Arial" w:cs="Arial"/>
                <w:noProof/>
                <w:sz w:val="21"/>
                <w:szCs w:val="21"/>
              </w:rPr>
              <w:t>AString encoding = NULL</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指定的编码格式</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noProof/>
                <w:sz w:val="21"/>
                <w:szCs w:val="21"/>
              </w:rPr>
            </w:pPr>
            <w:r w:rsidRPr="00B44C3E">
              <w:rPr>
                <w:rFonts w:ascii="Arial" w:eastAsia="新宋体" w:hAnsi="Arial" w:cs="Arial"/>
                <w:noProof/>
                <w:sz w:val="21"/>
                <w:szCs w:val="21"/>
              </w:rPr>
              <w:t>)</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44C3E">
              <w:rPr>
                <w:rFonts w:ascii="Arial" w:eastAsia="新宋体" w:hAnsi="Arial" w:cs="Arial"/>
                <w:noProof/>
                <w:sz w:val="21"/>
                <w:szCs w:val="21"/>
              </w:rPr>
              <w:t>{</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44C3E">
              <w:rPr>
                <w:rFonts w:ascii="Arial" w:eastAsia="新宋体" w:hAnsi="Arial" w:cs="Arial"/>
                <w:noProof/>
                <w:sz w:val="21"/>
                <w:szCs w:val="21"/>
              </w:rPr>
              <w:t xml:space="preserve">        SetEmpty();</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44C3E">
              <w:rPr>
                <w:rFonts w:ascii="Arial" w:eastAsia="新宋体" w:hAnsi="Arial" w:cs="Arial"/>
                <w:noProof/>
                <w:sz w:val="21"/>
                <w:szCs w:val="21"/>
              </w:rPr>
              <w:t xml:space="preserve">        _AStringBuf_Append_WString(this, ws, encoding);</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44C3E">
              <w:rPr>
                <w:rFonts w:ascii="Arial" w:eastAsia="新宋体" w:hAnsi="Arial" w:cs="Arial"/>
                <w:noProof/>
                <w:sz w:val="21"/>
                <w:szCs w:val="21"/>
              </w:rPr>
              <w:t xml:space="preserve">        return *this;</w:t>
            </w:r>
          </w:p>
          <w:p w:rsidR="00B44C3E" w:rsidRPr="00B44C3E" w:rsidRDefault="00B44C3E" w:rsidP="00B44C3E">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B44C3E">
              <w:rPr>
                <w:rFonts w:ascii="Arial" w:eastAsia="新宋体" w:hAnsi="Arial" w:cs="Arial"/>
                <w:noProof/>
                <w:sz w:val="21"/>
                <w:szCs w:val="21"/>
              </w:rPr>
              <w:t>}</w:t>
            </w:r>
          </w:p>
        </w:tc>
      </w:tr>
    </w:tbl>
    <w:p w:rsidR="00B44C3E" w:rsidRDefault="00B44C3E" w:rsidP="00B44C3E">
      <w:pPr>
        <w:rPr>
          <w:rFonts w:hint="eastAsia"/>
          <w:sz w:val="21"/>
          <w:szCs w:val="21"/>
        </w:rPr>
      </w:pPr>
    </w:p>
    <w:p w:rsidR="00B44C3E" w:rsidRDefault="00B44C3E" w:rsidP="00DF227F">
      <w:pPr>
        <w:rPr>
          <w:rFonts w:hint="eastAsia"/>
          <w:sz w:val="21"/>
          <w:szCs w:val="21"/>
        </w:rPr>
      </w:pPr>
    </w:p>
    <w:p w:rsidR="00EC3FE0" w:rsidRDefault="00EC3FE0" w:rsidP="00EC3FE0">
      <w:pPr>
        <w:pStyle w:val="5"/>
        <w:rPr>
          <w:rFonts w:hint="eastAsia"/>
        </w:rPr>
      </w:pPr>
      <w:r>
        <w:rPr>
          <w:rFonts w:hint="eastAsia"/>
        </w:rPr>
        <w:t>Contains</w:t>
      </w:r>
      <w:r w:rsidRPr="00186B7E">
        <w:t xml:space="preserve">() </w:t>
      </w:r>
    </w:p>
    <w:p w:rsidR="00EC3FE0" w:rsidRPr="003D37F7" w:rsidRDefault="00EC3FE0" w:rsidP="00EC3FE0">
      <w:pPr>
        <w:snapToGrid w:val="0"/>
        <w:spacing w:line="300" w:lineRule="auto"/>
        <w:ind w:firstLineChars="200" w:firstLine="420"/>
        <w:rPr>
          <w:rFonts w:hint="eastAsia"/>
          <w:sz w:val="21"/>
          <w:szCs w:val="21"/>
        </w:rPr>
      </w:pPr>
      <w:r>
        <w:rPr>
          <w:rFonts w:hint="eastAsia"/>
          <w:sz w:val="21"/>
          <w:szCs w:val="21"/>
        </w:rPr>
        <w:t>判断</w:t>
      </w:r>
      <w:r>
        <w:rPr>
          <w:rFonts w:hint="eastAsia"/>
          <w:sz w:val="21"/>
          <w:szCs w:val="21"/>
        </w:rPr>
        <w:t>AStringBuf</w:t>
      </w:r>
      <w:r>
        <w:rPr>
          <w:rFonts w:hint="eastAsia"/>
          <w:sz w:val="21"/>
          <w:szCs w:val="21"/>
        </w:rPr>
        <w:t>数据区中</w:t>
      </w:r>
      <w:r w:rsidRPr="003D37F7">
        <w:rPr>
          <w:rFonts w:hint="eastAsia"/>
          <w:sz w:val="21"/>
          <w:szCs w:val="21"/>
        </w:rPr>
        <w:t>否包含指定字符串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EC3FE0" w:rsidRPr="00345BB2">
        <w:tc>
          <w:tcPr>
            <w:tcW w:w="7988" w:type="dxa"/>
            <w:shd w:val="clear" w:color="auto" w:fill="D9D9D9"/>
          </w:tcPr>
          <w:p w:rsidR="00EC3FE0"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t>Boolean Contains(</w:t>
            </w:r>
          </w:p>
          <w:p w:rsidR="00EC3FE0" w:rsidRDefault="00EC3FE0" w:rsidP="009030B1">
            <w:pPr>
              <w:widowControl w:val="0"/>
              <w:tabs>
                <w:tab w:val="center" w:pos="3886"/>
              </w:tabs>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3446A9">
              <w:rPr>
                <w:rFonts w:ascii="Arial" w:eastAsia="新宋体" w:hAnsi="Arial" w:cs="Arial"/>
                <w:noProof/>
                <w:sz w:val="21"/>
                <w:szCs w:val="21"/>
              </w:rPr>
              <w:t>const char *substr,</w:t>
            </w:r>
            <w:r w:rsidR="003A7D71">
              <w:rPr>
                <w:rFonts w:ascii="Arial" w:eastAsia="新宋体" w:hAnsi="Arial" w:cs="Arial" w:hint="eastAsia"/>
                <w:noProof/>
                <w:sz w:val="21"/>
                <w:szCs w:val="21"/>
              </w:rPr>
              <w:t xml:space="preserve">  </w:t>
            </w:r>
            <w:r w:rsidRPr="003446A9">
              <w:rPr>
                <w:rFonts w:ascii="Arial" w:eastAsia="新宋体" w:hAnsi="Arial" w:cs="Arial"/>
                <w:noProof/>
                <w:sz w:val="21"/>
                <w:szCs w:val="21"/>
              </w:rPr>
              <w:t xml:space="preserve"> </w:t>
            </w:r>
            <w:r>
              <w:rPr>
                <w:rFonts w:ascii="Arial" w:eastAsia="新宋体" w:hAnsi="Arial" w:cs="Arial" w:hint="eastAsia"/>
                <w:noProof/>
                <w:sz w:val="21"/>
                <w:szCs w:val="21"/>
              </w:rPr>
              <w:t>//</w:t>
            </w:r>
            <w:r>
              <w:rPr>
                <w:rFonts w:ascii="Arial" w:eastAsia="新宋体" w:hAnsi="Arial" w:cs="Arial" w:hint="eastAsia"/>
                <w:noProof/>
                <w:sz w:val="21"/>
                <w:szCs w:val="21"/>
              </w:rPr>
              <w:t>待查找的</w:t>
            </w:r>
            <w:r w:rsidR="003A7D71">
              <w:rPr>
                <w:rFonts w:ascii="Arial" w:eastAsia="新宋体" w:hAnsi="Arial" w:cs="Arial" w:hint="eastAsia"/>
                <w:noProof/>
                <w:sz w:val="21"/>
                <w:szCs w:val="21"/>
              </w:rPr>
              <w:t>宽字符</w:t>
            </w:r>
            <w:r>
              <w:rPr>
                <w:rFonts w:ascii="Arial" w:eastAsia="新宋体" w:hAnsi="Arial" w:cs="Arial" w:hint="eastAsia"/>
                <w:noProof/>
                <w:sz w:val="21"/>
                <w:szCs w:val="21"/>
              </w:rPr>
              <w:t>子串</w:t>
            </w:r>
          </w:p>
          <w:p w:rsidR="00EC3FE0" w:rsidRPr="003446A9" w:rsidRDefault="00EC3FE0" w:rsidP="009030B1">
            <w:pPr>
              <w:widowControl w:val="0"/>
              <w:tabs>
                <w:tab w:val="center" w:pos="3886"/>
              </w:tabs>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3446A9">
              <w:rPr>
                <w:rFonts w:ascii="Arial" w:eastAsia="新宋体" w:hAnsi="Arial" w:cs="Arial"/>
                <w:noProof/>
                <w:sz w:val="21"/>
                <w:szCs w:val="21"/>
              </w:rPr>
              <w:t>StringCase stringCase = StringCase_Sensitive,</w:t>
            </w:r>
            <w:r>
              <w:rPr>
                <w:rFonts w:ascii="Arial" w:eastAsia="新宋体" w:hAnsi="Arial" w:cs="Arial" w:hint="eastAsia"/>
                <w:noProof/>
                <w:sz w:val="21"/>
                <w:szCs w:val="21"/>
              </w:rPr>
              <w:t>//</w:t>
            </w:r>
            <w:r>
              <w:rPr>
                <w:rFonts w:ascii="Arial" w:eastAsia="新宋体" w:hAnsi="Arial" w:cs="Arial" w:hint="eastAsia"/>
                <w:noProof/>
                <w:sz w:val="21"/>
                <w:szCs w:val="21"/>
              </w:rPr>
              <w:t>大小写标示符</w:t>
            </w:r>
          </w:p>
          <w:p w:rsidR="00EC3FE0"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lastRenderedPageBreak/>
              <w:t xml:space="preserve">            </w:t>
            </w:r>
            <w:r>
              <w:rPr>
                <w:rFonts w:ascii="Arial" w:eastAsia="新宋体" w:hAnsi="Arial" w:cs="Arial" w:hint="eastAsia"/>
                <w:noProof/>
                <w:sz w:val="21"/>
                <w:szCs w:val="21"/>
              </w:rPr>
              <w:t xml:space="preserve">      </w:t>
            </w:r>
            <w:r w:rsidRPr="003446A9">
              <w:rPr>
                <w:rFonts w:ascii="Arial" w:eastAsia="新宋体" w:hAnsi="Arial" w:cs="Arial"/>
                <w:noProof/>
                <w:sz w:val="21"/>
                <w:szCs w:val="21"/>
              </w:rPr>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指定字符编码方式</w:t>
            </w:r>
          </w:p>
          <w:p w:rsidR="00EC3FE0" w:rsidRDefault="00EC3FE0" w:rsidP="009030B1">
            <w:pPr>
              <w:widowControl w:val="0"/>
              <w:tabs>
                <w:tab w:val="center" w:pos="3886"/>
              </w:tabs>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3446A9">
              <w:rPr>
                <w:rFonts w:ascii="Arial" w:eastAsia="新宋体" w:hAnsi="Arial" w:cs="Arial"/>
                <w:noProof/>
                <w:sz w:val="21"/>
                <w:szCs w:val="21"/>
              </w:rPr>
              <w:t xml:space="preserve">) const </w:t>
            </w:r>
          </w:p>
          <w:p w:rsidR="00EC3FE0" w:rsidRPr="003446A9"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3446A9">
              <w:rPr>
                <w:rFonts w:ascii="Arial" w:eastAsia="新宋体" w:hAnsi="Arial" w:cs="Arial"/>
                <w:noProof/>
                <w:sz w:val="21"/>
                <w:szCs w:val="21"/>
              </w:rPr>
              <w:t>{</w:t>
            </w:r>
          </w:p>
          <w:p w:rsidR="003A7D71"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t xml:space="preserve">       </w:t>
            </w:r>
            <w:r w:rsidR="003A7D71" w:rsidRPr="003A7D71">
              <w:rPr>
                <w:rFonts w:ascii="Arial" w:eastAsia="新宋体" w:hAnsi="Arial" w:cs="Arial"/>
                <w:noProof/>
                <w:sz w:val="21"/>
                <w:szCs w:val="21"/>
              </w:rPr>
              <w:t>return _WStringBuf_Contains((const PCarQuintet)this, substr, stringCase);</w:t>
            </w:r>
          </w:p>
          <w:p w:rsidR="00EC3FE0" w:rsidRPr="003446A9"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hint="eastAsia"/>
                <w:noProof/>
                <w:sz w:val="21"/>
                <w:szCs w:val="21"/>
              </w:rPr>
              <w:t>}</w:t>
            </w:r>
          </w:p>
        </w:tc>
      </w:tr>
    </w:tbl>
    <w:p w:rsidR="00EC3FE0" w:rsidRPr="001D35FB" w:rsidRDefault="00EC3FE0" w:rsidP="00EC3FE0">
      <w:pPr>
        <w:rPr>
          <w:rFonts w:hint="eastAsia"/>
        </w:rPr>
      </w:pPr>
    </w:p>
    <w:p w:rsidR="00EC3FE0" w:rsidRPr="00760B67" w:rsidRDefault="00EC3FE0" w:rsidP="00EC3FE0">
      <w:pPr>
        <w:rPr>
          <w:rFonts w:hint="eastAsia"/>
        </w:rPr>
      </w:pPr>
    </w:p>
    <w:p w:rsidR="00DF227F" w:rsidRDefault="00DF227F" w:rsidP="00BA4562">
      <w:pPr>
        <w:pStyle w:val="5"/>
        <w:rPr>
          <w:rFonts w:hint="eastAsia"/>
        </w:rPr>
      </w:pPr>
      <w:r>
        <w:rPr>
          <w:rFonts w:hint="eastAsia"/>
        </w:rPr>
        <w:t>Compare()</w:t>
      </w:r>
    </w:p>
    <w:p w:rsidR="00965FFC" w:rsidRPr="003D37F7" w:rsidRDefault="00DF227F" w:rsidP="00965FFC">
      <w:pPr>
        <w:ind w:firstLineChars="200" w:firstLine="420"/>
        <w:rPr>
          <w:rFonts w:hint="eastAsia"/>
          <w:sz w:val="21"/>
          <w:szCs w:val="21"/>
        </w:rPr>
      </w:pPr>
      <w:r w:rsidRPr="00D6312F">
        <w:rPr>
          <w:sz w:val="21"/>
          <w:szCs w:val="21"/>
        </w:rPr>
        <w:t>把</w:t>
      </w:r>
      <w:r w:rsidRPr="00D6312F">
        <w:rPr>
          <w:sz w:val="21"/>
          <w:szCs w:val="21"/>
        </w:rPr>
        <w:t>AStringBuf</w:t>
      </w:r>
      <w:r w:rsidRPr="00D6312F">
        <w:rPr>
          <w:sz w:val="21"/>
          <w:szCs w:val="21"/>
        </w:rPr>
        <w:t>对象中</w:t>
      </w:r>
      <w:r w:rsidR="00714479">
        <w:rPr>
          <w:rFonts w:hint="eastAsia"/>
          <w:sz w:val="21"/>
          <w:szCs w:val="21"/>
        </w:rPr>
        <w:t>数据内容</w:t>
      </w:r>
      <w:r w:rsidRPr="00D6312F">
        <w:rPr>
          <w:sz w:val="21"/>
          <w:szCs w:val="21"/>
        </w:rPr>
        <w:t>与另一个给定的字符串作比较。</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65FFC" w:rsidRPr="00345BB2">
        <w:tc>
          <w:tcPr>
            <w:tcW w:w="7988" w:type="dxa"/>
            <w:shd w:val="clear" w:color="auto" w:fill="D9D9D9"/>
          </w:tcPr>
          <w:p w:rsidR="00965FFC" w:rsidRDefault="00965FFC" w:rsidP="00965FFC">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965FFC">
              <w:rPr>
                <w:rFonts w:ascii="Arial" w:eastAsia="新宋体" w:hAnsi="Arial" w:cs="Arial"/>
                <w:noProof/>
                <w:sz w:val="21"/>
                <w:szCs w:val="21"/>
              </w:rPr>
              <w:t>Int32 Compare(</w:t>
            </w:r>
          </w:p>
          <w:p w:rsidR="00965FFC" w:rsidRDefault="00965FFC" w:rsidP="00965FFC">
            <w:pPr>
              <w:widowControl w:val="0"/>
              <w:tabs>
                <w:tab w:val="center" w:pos="3886"/>
              </w:tabs>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965FFC">
              <w:rPr>
                <w:rFonts w:ascii="Arial" w:eastAsia="新宋体" w:hAnsi="Arial" w:cs="Arial"/>
                <w:noProof/>
                <w:sz w:val="21"/>
                <w:szCs w:val="21"/>
              </w:rPr>
              <w:t xml:space="preserve">AString as, </w:t>
            </w:r>
            <w:r w:rsidR="00714479">
              <w:rPr>
                <w:rFonts w:ascii="Arial" w:eastAsia="新宋体" w:hAnsi="Arial" w:cs="Arial" w:hint="eastAsia"/>
                <w:noProof/>
                <w:sz w:val="21"/>
                <w:szCs w:val="21"/>
              </w:rPr>
              <w:t xml:space="preserve">   //</w:t>
            </w:r>
            <w:r w:rsidR="00714479">
              <w:rPr>
                <w:rFonts w:ascii="Arial" w:eastAsia="新宋体" w:hAnsi="Arial" w:cs="Arial" w:hint="eastAsia"/>
                <w:noProof/>
                <w:sz w:val="21"/>
                <w:szCs w:val="21"/>
              </w:rPr>
              <w:t>待比较的字符串</w:t>
            </w:r>
          </w:p>
          <w:p w:rsidR="00965FFC" w:rsidRDefault="00965FFC" w:rsidP="00965FFC">
            <w:pPr>
              <w:widowControl w:val="0"/>
              <w:tabs>
                <w:tab w:val="center" w:pos="3886"/>
              </w:tabs>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965FFC">
              <w:rPr>
                <w:rFonts w:ascii="Arial" w:eastAsia="新宋体" w:hAnsi="Arial" w:cs="Arial"/>
                <w:noProof/>
                <w:sz w:val="21"/>
                <w:szCs w:val="21"/>
              </w:rPr>
              <w:t>StringCase stringCase = StringCase_Sensitive</w:t>
            </w:r>
            <w:r w:rsidR="00714479">
              <w:rPr>
                <w:rFonts w:ascii="Arial" w:eastAsia="新宋体" w:hAnsi="Arial" w:cs="Arial" w:hint="eastAsia"/>
                <w:noProof/>
                <w:sz w:val="21"/>
                <w:szCs w:val="21"/>
              </w:rPr>
              <w:t xml:space="preserve">  //</w:t>
            </w:r>
            <w:r w:rsidR="00714479">
              <w:rPr>
                <w:rFonts w:ascii="Arial" w:eastAsia="新宋体" w:hAnsi="Arial" w:cs="Arial" w:hint="eastAsia"/>
                <w:noProof/>
                <w:sz w:val="21"/>
                <w:szCs w:val="21"/>
              </w:rPr>
              <w:t>大小写标示符</w:t>
            </w:r>
          </w:p>
          <w:p w:rsidR="00965FFC" w:rsidRDefault="00965FFC" w:rsidP="00965FFC">
            <w:pPr>
              <w:widowControl w:val="0"/>
              <w:tabs>
                <w:tab w:val="center" w:pos="3886"/>
              </w:tabs>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965FFC">
              <w:rPr>
                <w:rFonts w:ascii="Arial" w:eastAsia="新宋体" w:hAnsi="Arial" w:cs="Arial"/>
                <w:noProof/>
                <w:sz w:val="21"/>
                <w:szCs w:val="21"/>
              </w:rPr>
              <w:t xml:space="preserve">) const </w:t>
            </w:r>
          </w:p>
          <w:p w:rsidR="00965FFC" w:rsidRPr="00965FFC" w:rsidRDefault="00965FFC" w:rsidP="00965FFC">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965FFC">
              <w:rPr>
                <w:rFonts w:ascii="Arial" w:eastAsia="新宋体" w:hAnsi="Arial" w:cs="Arial"/>
                <w:noProof/>
                <w:sz w:val="21"/>
                <w:szCs w:val="21"/>
              </w:rPr>
              <w:t>{</w:t>
            </w:r>
          </w:p>
          <w:p w:rsidR="00965FFC" w:rsidRPr="00965FFC" w:rsidRDefault="00965FFC" w:rsidP="00965FFC">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965FFC">
              <w:rPr>
                <w:rFonts w:ascii="Arial" w:eastAsia="新宋体" w:hAnsi="Arial" w:cs="Arial"/>
                <w:noProof/>
                <w:sz w:val="21"/>
                <w:szCs w:val="21"/>
              </w:rPr>
              <w:t xml:space="preserve">        return _AString_Compare((char *)m_pBuf, as, stringCase);</w:t>
            </w:r>
          </w:p>
          <w:p w:rsidR="00965FFC" w:rsidRPr="00965FFC" w:rsidRDefault="00965FFC" w:rsidP="00965FFC">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965FFC">
              <w:rPr>
                <w:rFonts w:ascii="Arial" w:eastAsia="新宋体" w:hAnsi="Arial" w:cs="Arial"/>
                <w:noProof/>
                <w:sz w:val="21"/>
                <w:szCs w:val="21"/>
              </w:rPr>
              <w:t>}</w:t>
            </w:r>
          </w:p>
        </w:tc>
      </w:tr>
    </w:tbl>
    <w:p w:rsidR="00965FFC" w:rsidRPr="00D6312F" w:rsidRDefault="00965FFC" w:rsidP="00DF227F">
      <w:pPr>
        <w:rPr>
          <w:rFonts w:hint="eastAsia"/>
          <w:sz w:val="21"/>
          <w:szCs w:val="21"/>
        </w:rPr>
      </w:pPr>
    </w:p>
    <w:p w:rsidR="00DF227F" w:rsidRDefault="00DF227F" w:rsidP="00BA4562">
      <w:pPr>
        <w:pStyle w:val="5"/>
        <w:rPr>
          <w:rFonts w:hint="eastAsia"/>
        </w:rPr>
      </w:pPr>
      <w:r>
        <w:rPr>
          <w:rFonts w:hint="eastAsia"/>
        </w:rPr>
        <w:t>Compare</w:t>
      </w:r>
      <w:r w:rsidRPr="00186B7E">
        <w:t xml:space="preserve"> </w:t>
      </w:r>
      <w:r>
        <w:rPr>
          <w:rFonts w:hint="eastAsia"/>
        </w:rPr>
        <w:t>()</w:t>
      </w:r>
    </w:p>
    <w:p w:rsidR="00714479" w:rsidRPr="003D37F7" w:rsidRDefault="00DF227F" w:rsidP="00714479">
      <w:pPr>
        <w:ind w:firstLineChars="200" w:firstLine="420"/>
        <w:rPr>
          <w:rFonts w:hint="eastAsia"/>
          <w:sz w:val="21"/>
          <w:szCs w:val="21"/>
        </w:rPr>
      </w:pPr>
      <w:r w:rsidRPr="00D6312F">
        <w:rPr>
          <w:sz w:val="21"/>
          <w:szCs w:val="21"/>
        </w:rPr>
        <w:t>把</w:t>
      </w:r>
      <w:r w:rsidRPr="00D6312F">
        <w:rPr>
          <w:sz w:val="21"/>
          <w:szCs w:val="21"/>
        </w:rPr>
        <w:t>AStringBuf</w:t>
      </w:r>
      <w:r w:rsidRPr="00D6312F">
        <w:rPr>
          <w:sz w:val="21"/>
          <w:szCs w:val="21"/>
        </w:rPr>
        <w:t>对象中原字符串与另一个给定的</w:t>
      </w:r>
      <w:r w:rsidRPr="00D6312F">
        <w:rPr>
          <w:sz w:val="21"/>
          <w:szCs w:val="21"/>
        </w:rPr>
        <w:t>AStringBuf</w:t>
      </w:r>
      <w:r w:rsidRPr="00D6312F">
        <w:rPr>
          <w:sz w:val="21"/>
          <w:szCs w:val="21"/>
        </w:rPr>
        <w:t>对象中的字符串作比较。</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14479" w:rsidRPr="00345BB2">
        <w:tc>
          <w:tcPr>
            <w:tcW w:w="7988" w:type="dxa"/>
            <w:shd w:val="clear" w:color="auto" w:fill="D9D9D9"/>
          </w:tcPr>
          <w:p w:rsidR="00714479" w:rsidRDefault="00714479" w:rsidP="00714479">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14479">
              <w:rPr>
                <w:rFonts w:ascii="Arial" w:eastAsia="新宋体" w:hAnsi="Arial" w:cs="Arial"/>
                <w:noProof/>
                <w:sz w:val="21"/>
                <w:szCs w:val="21"/>
              </w:rPr>
              <w:t>Int32 Compare(</w:t>
            </w:r>
          </w:p>
          <w:p w:rsidR="00714479" w:rsidRPr="00714479" w:rsidRDefault="00714479" w:rsidP="00714479">
            <w:pPr>
              <w:widowControl w:val="0"/>
              <w:tabs>
                <w:tab w:val="center" w:pos="3886"/>
              </w:tabs>
              <w:autoSpaceDE w:val="0"/>
              <w:autoSpaceDN w:val="0"/>
              <w:adjustRightInd w:val="0"/>
              <w:spacing w:before="100" w:beforeAutospacing="1" w:after="100" w:afterAutospacing="1" w:line="360" w:lineRule="auto"/>
              <w:ind w:firstLineChars="400" w:firstLine="840"/>
              <w:rPr>
                <w:rFonts w:ascii="Arial" w:eastAsia="新宋体" w:hAnsi="Arial" w:cs="Arial" w:hint="eastAsia"/>
                <w:noProof/>
                <w:sz w:val="21"/>
                <w:szCs w:val="21"/>
              </w:rPr>
            </w:pPr>
            <w:r w:rsidRPr="00714479">
              <w:rPr>
                <w:rFonts w:ascii="Arial" w:eastAsia="新宋体" w:hAnsi="Arial" w:cs="Arial"/>
                <w:noProof/>
                <w:sz w:val="21"/>
                <w:szCs w:val="21"/>
              </w:rPr>
              <w:t>const AStringBuf&amp; asb,</w:t>
            </w:r>
            <w:r>
              <w:rPr>
                <w:rFonts w:ascii="Arial" w:eastAsia="新宋体" w:hAnsi="Arial" w:cs="Arial" w:hint="eastAsia"/>
                <w:noProof/>
                <w:sz w:val="21"/>
                <w:szCs w:val="21"/>
              </w:rPr>
              <w:t xml:space="preserve"> //</w:t>
            </w:r>
            <w:r>
              <w:rPr>
                <w:rFonts w:ascii="Arial" w:eastAsia="新宋体" w:hAnsi="Arial" w:cs="Arial" w:hint="eastAsia"/>
                <w:noProof/>
                <w:sz w:val="21"/>
                <w:szCs w:val="21"/>
              </w:rPr>
              <w:t>待比较的另一</w:t>
            </w:r>
            <w:r>
              <w:rPr>
                <w:rFonts w:ascii="Arial" w:eastAsia="新宋体" w:hAnsi="Arial" w:cs="Arial" w:hint="eastAsia"/>
                <w:noProof/>
                <w:sz w:val="21"/>
                <w:szCs w:val="21"/>
              </w:rPr>
              <w:t>AStringBuf</w:t>
            </w:r>
            <w:r>
              <w:rPr>
                <w:rFonts w:ascii="Arial" w:eastAsia="新宋体" w:hAnsi="Arial" w:cs="Arial" w:hint="eastAsia"/>
                <w:noProof/>
                <w:sz w:val="21"/>
                <w:szCs w:val="21"/>
              </w:rPr>
              <w:t>对象</w:t>
            </w:r>
          </w:p>
          <w:p w:rsidR="00714479" w:rsidRDefault="00714479" w:rsidP="00714479">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14479">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714479" w:rsidRDefault="00714479" w:rsidP="00714479">
            <w:pPr>
              <w:widowControl w:val="0"/>
              <w:tabs>
                <w:tab w:val="center" w:pos="3886"/>
              </w:tabs>
              <w:autoSpaceDE w:val="0"/>
              <w:autoSpaceDN w:val="0"/>
              <w:adjustRightInd w:val="0"/>
              <w:spacing w:before="100" w:beforeAutospacing="1" w:after="100" w:afterAutospacing="1" w:line="360" w:lineRule="auto"/>
              <w:ind w:firstLineChars="400" w:firstLine="840"/>
              <w:rPr>
                <w:rFonts w:ascii="Arial" w:eastAsia="新宋体" w:hAnsi="Arial" w:cs="Arial" w:hint="eastAsia"/>
                <w:noProof/>
                <w:sz w:val="21"/>
                <w:szCs w:val="21"/>
              </w:rPr>
            </w:pPr>
            <w:r w:rsidRPr="00714479">
              <w:rPr>
                <w:rFonts w:ascii="Arial" w:eastAsia="新宋体" w:hAnsi="Arial" w:cs="Arial"/>
                <w:noProof/>
                <w:sz w:val="21"/>
                <w:szCs w:val="21"/>
              </w:rPr>
              <w:t xml:space="preserve">) const </w:t>
            </w:r>
          </w:p>
          <w:p w:rsidR="00714479" w:rsidRPr="00714479" w:rsidRDefault="00714479" w:rsidP="00714479">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714479">
              <w:rPr>
                <w:rFonts w:ascii="Arial" w:eastAsia="新宋体" w:hAnsi="Arial" w:cs="Arial"/>
                <w:noProof/>
                <w:sz w:val="21"/>
                <w:szCs w:val="21"/>
              </w:rPr>
              <w:lastRenderedPageBreak/>
              <w:t>{</w:t>
            </w:r>
          </w:p>
          <w:p w:rsidR="00714479" w:rsidRPr="00714479" w:rsidRDefault="00714479" w:rsidP="00714479">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714479">
              <w:rPr>
                <w:rFonts w:ascii="Arial" w:eastAsia="新宋体" w:hAnsi="Arial" w:cs="Arial"/>
                <w:noProof/>
                <w:sz w:val="21"/>
                <w:szCs w:val="21"/>
              </w:rPr>
              <w:t xml:space="preserve">        return _AString_Compare((char *)m_pBuf, asb, stringCase);</w:t>
            </w:r>
          </w:p>
          <w:p w:rsidR="00714479" w:rsidRPr="00714479" w:rsidRDefault="00714479" w:rsidP="00714479">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714479">
              <w:rPr>
                <w:rFonts w:ascii="Arial" w:eastAsia="新宋体" w:hAnsi="Arial" w:cs="Arial"/>
                <w:noProof/>
                <w:sz w:val="21"/>
                <w:szCs w:val="21"/>
              </w:rPr>
              <w:t>}</w:t>
            </w:r>
          </w:p>
        </w:tc>
      </w:tr>
    </w:tbl>
    <w:p w:rsidR="00DF227F" w:rsidRDefault="00DF227F" w:rsidP="00DF227F">
      <w:pPr>
        <w:rPr>
          <w:rFonts w:hint="eastAsia"/>
          <w:sz w:val="21"/>
          <w:szCs w:val="21"/>
        </w:rPr>
      </w:pPr>
    </w:p>
    <w:p w:rsidR="00714479" w:rsidRPr="00D6312F" w:rsidRDefault="00714479" w:rsidP="00DF227F">
      <w:pPr>
        <w:rPr>
          <w:rFonts w:hint="eastAsia"/>
          <w:sz w:val="21"/>
          <w:szCs w:val="21"/>
        </w:rPr>
      </w:pPr>
    </w:p>
    <w:p w:rsidR="00EC3FE0" w:rsidRDefault="00EC3FE0" w:rsidP="00EC3FE0">
      <w:pPr>
        <w:pStyle w:val="5"/>
        <w:rPr>
          <w:rFonts w:hint="eastAsia"/>
        </w:rPr>
      </w:pPr>
      <w:r>
        <w:rPr>
          <w:rFonts w:hint="eastAsia"/>
        </w:rPr>
        <w:t>EndWith</w:t>
      </w:r>
      <w:r w:rsidRPr="00186B7E">
        <w:t xml:space="preserve">() </w:t>
      </w:r>
    </w:p>
    <w:p w:rsidR="00EC3FE0" w:rsidRPr="003D37F7" w:rsidRDefault="003A7D71" w:rsidP="00EC3FE0">
      <w:pPr>
        <w:snapToGrid w:val="0"/>
        <w:spacing w:line="300" w:lineRule="auto"/>
        <w:ind w:firstLineChars="200" w:firstLine="420"/>
        <w:rPr>
          <w:rFonts w:hint="eastAsia"/>
          <w:sz w:val="21"/>
          <w:szCs w:val="21"/>
        </w:rPr>
      </w:pPr>
      <w:r>
        <w:rPr>
          <w:rFonts w:hint="eastAsia"/>
          <w:sz w:val="21"/>
          <w:szCs w:val="21"/>
        </w:rPr>
        <w:t>AStringBuf</w:t>
      </w:r>
      <w:r>
        <w:rPr>
          <w:rFonts w:hint="eastAsia"/>
          <w:sz w:val="21"/>
          <w:szCs w:val="21"/>
        </w:rPr>
        <w:t>对象数据区内容</w:t>
      </w:r>
      <w:r w:rsidR="00EC3FE0" w:rsidRPr="003D37F7">
        <w:rPr>
          <w:rFonts w:hint="eastAsia"/>
          <w:sz w:val="21"/>
          <w:szCs w:val="21"/>
        </w:rPr>
        <w:t>是否以指定字符串结尾</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EC3FE0" w:rsidRPr="00345BB2">
        <w:tc>
          <w:tcPr>
            <w:tcW w:w="7988" w:type="dxa"/>
            <w:shd w:val="clear" w:color="auto" w:fill="D9D9D9"/>
          </w:tcPr>
          <w:p w:rsidR="00EC3FE0"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60B67">
              <w:rPr>
                <w:rFonts w:ascii="Arial" w:eastAsia="新宋体" w:hAnsi="Arial" w:cs="Arial"/>
                <w:noProof/>
                <w:sz w:val="21"/>
                <w:szCs w:val="21"/>
              </w:rPr>
              <w:t>Boolean EndWith(</w:t>
            </w:r>
          </w:p>
          <w:p w:rsidR="00EC3FE0" w:rsidRPr="00760B67" w:rsidRDefault="00EC3FE0"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760B67">
              <w:rPr>
                <w:rFonts w:ascii="Arial" w:eastAsia="新宋体" w:hAnsi="Arial" w:cs="Arial"/>
                <w:noProof/>
                <w:sz w:val="21"/>
                <w:szCs w:val="21"/>
              </w:rPr>
              <w:t>const char *substr,</w:t>
            </w:r>
            <w:r>
              <w:rPr>
                <w:rFonts w:ascii="Arial" w:eastAsia="新宋体" w:hAnsi="Arial" w:cs="Arial" w:hint="eastAsia"/>
                <w:noProof/>
                <w:sz w:val="21"/>
                <w:szCs w:val="21"/>
              </w:rPr>
              <w:t xml:space="preserve">   //</w:t>
            </w:r>
            <w:r w:rsidR="003A7D71">
              <w:rPr>
                <w:rFonts w:ascii="Arial" w:eastAsia="新宋体" w:hAnsi="Arial" w:cs="Arial" w:hint="eastAsia"/>
                <w:noProof/>
                <w:sz w:val="21"/>
                <w:szCs w:val="21"/>
              </w:rPr>
              <w:t xml:space="preserve"> </w:t>
            </w:r>
            <w:r>
              <w:rPr>
                <w:rFonts w:ascii="Arial" w:eastAsia="新宋体" w:hAnsi="Arial" w:cs="Arial" w:hint="eastAsia"/>
                <w:noProof/>
                <w:sz w:val="21"/>
                <w:szCs w:val="21"/>
              </w:rPr>
              <w:t>待比较的</w:t>
            </w:r>
            <w:r w:rsidR="003A7D71">
              <w:rPr>
                <w:rFonts w:ascii="Arial" w:eastAsia="新宋体" w:hAnsi="Arial" w:cs="Arial" w:hint="eastAsia"/>
                <w:noProof/>
                <w:sz w:val="21"/>
                <w:szCs w:val="21"/>
              </w:rPr>
              <w:t>宽字符</w:t>
            </w:r>
            <w:r>
              <w:rPr>
                <w:rFonts w:ascii="Arial" w:eastAsia="新宋体" w:hAnsi="Arial" w:cs="Arial" w:hint="eastAsia"/>
                <w:noProof/>
                <w:sz w:val="21"/>
                <w:szCs w:val="21"/>
              </w:rPr>
              <w:t>子串</w:t>
            </w:r>
          </w:p>
          <w:p w:rsidR="00EC3FE0" w:rsidRPr="00760B67"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60B67">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w:t>
            </w:r>
            <w:r>
              <w:rPr>
                <w:rFonts w:ascii="Arial" w:eastAsia="新宋体" w:hAnsi="Arial" w:cs="Arial" w:hint="eastAsia"/>
                <w:noProof/>
                <w:sz w:val="21"/>
                <w:szCs w:val="21"/>
              </w:rPr>
              <w:t>大小写标示符</w:t>
            </w:r>
          </w:p>
          <w:p w:rsidR="00EC3FE0"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60B67">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编码方式</w:t>
            </w:r>
          </w:p>
          <w:p w:rsidR="00EC3FE0" w:rsidRDefault="00EC3FE0" w:rsidP="009030B1">
            <w:pPr>
              <w:widowControl w:val="0"/>
              <w:tabs>
                <w:tab w:val="center" w:pos="3886"/>
              </w:tabs>
              <w:autoSpaceDE w:val="0"/>
              <w:autoSpaceDN w:val="0"/>
              <w:adjustRightInd w:val="0"/>
              <w:spacing w:before="100" w:beforeAutospacing="1" w:after="100" w:afterAutospacing="1" w:line="360" w:lineRule="auto"/>
              <w:ind w:firstLineChars="750" w:firstLine="1575"/>
              <w:rPr>
                <w:rFonts w:ascii="Arial" w:eastAsia="新宋体" w:hAnsi="Arial" w:cs="Arial" w:hint="eastAsia"/>
                <w:noProof/>
                <w:sz w:val="21"/>
                <w:szCs w:val="21"/>
              </w:rPr>
            </w:pPr>
            <w:r w:rsidRPr="00760B67">
              <w:rPr>
                <w:rFonts w:ascii="Arial" w:eastAsia="新宋体" w:hAnsi="Arial" w:cs="Arial"/>
                <w:noProof/>
                <w:sz w:val="21"/>
                <w:szCs w:val="21"/>
              </w:rPr>
              <w:t xml:space="preserve">) const </w:t>
            </w:r>
          </w:p>
          <w:p w:rsidR="00EC3FE0" w:rsidRPr="00760B67"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760B67">
              <w:rPr>
                <w:rFonts w:ascii="Arial" w:eastAsia="新宋体" w:hAnsi="Arial" w:cs="Arial"/>
                <w:noProof/>
                <w:sz w:val="21"/>
                <w:szCs w:val="21"/>
              </w:rPr>
              <w:t>{</w:t>
            </w:r>
          </w:p>
          <w:p w:rsidR="00EC3FE0" w:rsidRPr="00C86F41"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760B67">
              <w:rPr>
                <w:rFonts w:ascii="Arial" w:eastAsia="新宋体" w:hAnsi="Arial" w:cs="Arial"/>
                <w:noProof/>
                <w:sz w:val="21"/>
                <w:szCs w:val="21"/>
              </w:rPr>
              <w:t xml:space="preserve">        </w:t>
            </w:r>
            <w:r w:rsidR="00C86F41" w:rsidRPr="00C86F41">
              <w:rPr>
                <w:rFonts w:ascii="Arial" w:eastAsia="新宋体" w:hAnsi="Arial" w:cs="Arial"/>
                <w:noProof/>
                <w:sz w:val="21"/>
                <w:szCs w:val="21"/>
              </w:rPr>
              <w:t>return _WStringBuf_StartWith((const PCarQuintet)this, substr, stringCase);</w:t>
            </w:r>
          </w:p>
          <w:p w:rsidR="00EC3FE0" w:rsidRPr="00760B67" w:rsidRDefault="00EC3FE0"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760B67">
              <w:rPr>
                <w:rFonts w:ascii="Arial" w:eastAsia="新宋体" w:hAnsi="Arial" w:cs="Arial"/>
                <w:noProof/>
                <w:sz w:val="21"/>
                <w:szCs w:val="21"/>
              </w:rPr>
              <w:t>}</w:t>
            </w:r>
          </w:p>
        </w:tc>
      </w:tr>
    </w:tbl>
    <w:p w:rsidR="00DF227F" w:rsidRDefault="00DF227F" w:rsidP="00BA4562">
      <w:pPr>
        <w:pStyle w:val="5"/>
        <w:rPr>
          <w:rFonts w:hint="eastAsia"/>
        </w:rPr>
      </w:pPr>
      <w:r>
        <w:rPr>
          <w:rFonts w:hint="eastAsia"/>
        </w:rPr>
        <w:t>Free()</w:t>
      </w:r>
    </w:p>
    <w:p w:rsidR="00E37EB5" w:rsidRPr="00E37EB5" w:rsidRDefault="00DF227F" w:rsidP="00E37EB5">
      <w:pPr>
        <w:ind w:firstLineChars="200" w:firstLine="420"/>
        <w:rPr>
          <w:rFonts w:hint="eastAsia"/>
          <w:sz w:val="21"/>
        </w:rPr>
      </w:pPr>
      <w:r w:rsidRPr="00D6312F">
        <w:rPr>
          <w:sz w:val="21"/>
        </w:rPr>
        <w:t>释放由</w:t>
      </w:r>
      <w:r w:rsidRPr="00D6312F">
        <w:rPr>
          <w:sz w:val="21"/>
        </w:rPr>
        <w:t>Alloc</w:t>
      </w:r>
      <w:r w:rsidRPr="00D6312F">
        <w:rPr>
          <w:sz w:val="21"/>
        </w:rPr>
        <w:t>或</w:t>
      </w:r>
      <w:r w:rsidRPr="00D6312F">
        <w:rPr>
          <w:sz w:val="21"/>
        </w:rPr>
        <w:t>Clone</w:t>
      </w:r>
      <w:r w:rsidRPr="00D6312F">
        <w:rPr>
          <w:sz w:val="21"/>
        </w:rPr>
        <w:t>方法为</w:t>
      </w:r>
      <w:r w:rsidRPr="00D6312F">
        <w:rPr>
          <w:sz w:val="21"/>
        </w:rPr>
        <w:t>AStringBuf</w:t>
      </w:r>
      <w:r w:rsidRPr="00D6312F">
        <w:rPr>
          <w:sz w:val="21"/>
        </w:rPr>
        <w:t>对象分配的内存空间。</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E37EB5" w:rsidRPr="00345BB2">
        <w:tc>
          <w:tcPr>
            <w:tcW w:w="7988" w:type="dxa"/>
            <w:shd w:val="clear" w:color="auto" w:fill="D9D9D9"/>
          </w:tcPr>
          <w:p w:rsidR="00E37EB5" w:rsidRDefault="00E37EB5" w:rsidP="00E37EB5">
            <w:pPr>
              <w:rPr>
                <w:rFonts w:hint="eastAsia"/>
                <w:sz w:val="21"/>
              </w:rPr>
            </w:pPr>
            <w:r w:rsidRPr="00E37EB5">
              <w:rPr>
                <w:sz w:val="21"/>
              </w:rPr>
              <w:t>static void Free(</w:t>
            </w:r>
          </w:p>
          <w:p w:rsidR="00E37EB5" w:rsidRDefault="00E37EB5" w:rsidP="00E37EB5">
            <w:pPr>
              <w:ind w:firstLineChars="600" w:firstLine="1260"/>
              <w:rPr>
                <w:rFonts w:hint="eastAsia"/>
                <w:sz w:val="21"/>
              </w:rPr>
            </w:pPr>
            <w:r w:rsidRPr="00E37EB5">
              <w:rPr>
                <w:sz w:val="21"/>
              </w:rPr>
              <w:t>AStringBuf *pBuf</w:t>
            </w:r>
          </w:p>
          <w:p w:rsidR="00E37EB5" w:rsidRDefault="00E37EB5" w:rsidP="00E37EB5">
            <w:pPr>
              <w:ind w:firstLineChars="600" w:firstLine="1260"/>
              <w:rPr>
                <w:rFonts w:hint="eastAsia"/>
                <w:sz w:val="21"/>
              </w:rPr>
            </w:pPr>
            <w:r w:rsidRPr="00E37EB5">
              <w:rPr>
                <w:sz w:val="21"/>
              </w:rPr>
              <w:t>)</w:t>
            </w:r>
          </w:p>
          <w:p w:rsidR="00E37EB5" w:rsidRPr="00E37EB5" w:rsidRDefault="00E37EB5" w:rsidP="00E37EB5">
            <w:pPr>
              <w:rPr>
                <w:sz w:val="21"/>
              </w:rPr>
            </w:pPr>
            <w:r w:rsidRPr="00E37EB5">
              <w:rPr>
                <w:sz w:val="21"/>
              </w:rPr>
              <w:t>{</w:t>
            </w:r>
          </w:p>
          <w:p w:rsidR="00E37EB5" w:rsidRPr="00E37EB5" w:rsidRDefault="00E37EB5" w:rsidP="00E37EB5">
            <w:pPr>
              <w:rPr>
                <w:sz w:val="21"/>
              </w:rPr>
            </w:pPr>
            <w:r w:rsidRPr="00E37EB5">
              <w:rPr>
                <w:sz w:val="21"/>
              </w:rPr>
              <w:t xml:space="preserve">        _CarQuintet_Free(pBuf);</w:t>
            </w:r>
          </w:p>
          <w:p w:rsidR="00E37EB5" w:rsidRPr="003446A9" w:rsidRDefault="00E37EB5" w:rsidP="00E37EB5">
            <w:pPr>
              <w:widowControl w:val="0"/>
              <w:autoSpaceDE w:val="0"/>
              <w:autoSpaceDN w:val="0"/>
              <w:adjustRightInd w:val="0"/>
              <w:spacing w:before="100" w:beforeAutospacing="1" w:after="100" w:afterAutospacing="1" w:line="360" w:lineRule="auto"/>
              <w:ind w:left="1680" w:hangingChars="800" w:hanging="1680"/>
              <w:rPr>
                <w:rFonts w:ascii="Arial" w:eastAsia="新宋体" w:hAnsi="Arial" w:cs="Arial" w:hint="eastAsia"/>
                <w:noProof/>
                <w:color w:val="008000"/>
                <w:sz w:val="21"/>
                <w:szCs w:val="21"/>
              </w:rPr>
            </w:pPr>
            <w:r w:rsidRPr="00E37EB5">
              <w:rPr>
                <w:sz w:val="21"/>
              </w:rPr>
              <w:t>}</w:t>
            </w:r>
          </w:p>
        </w:tc>
      </w:tr>
    </w:tbl>
    <w:p w:rsidR="00DF227F" w:rsidRPr="00D6312F" w:rsidRDefault="00DF227F" w:rsidP="00DF227F">
      <w:pPr>
        <w:rPr>
          <w:rFonts w:hint="eastAsia"/>
          <w:sz w:val="21"/>
          <w:szCs w:val="21"/>
        </w:rPr>
      </w:pPr>
    </w:p>
    <w:p w:rsidR="00BD2E34" w:rsidRPr="00186B7E" w:rsidRDefault="00BD2E34" w:rsidP="00BD2E34">
      <w:pPr>
        <w:pStyle w:val="5"/>
        <w:rPr>
          <w:rFonts w:hint="eastAsia"/>
        </w:rPr>
      </w:pPr>
      <w:r>
        <w:rPr>
          <w:rFonts w:hint="eastAsia"/>
        </w:rPr>
        <w:t>GetChar</w:t>
      </w:r>
      <w:r w:rsidRPr="00186B7E">
        <w:t xml:space="preserve"> </w:t>
      </w:r>
      <w:r>
        <w:rPr>
          <w:rFonts w:hint="eastAsia"/>
        </w:rPr>
        <w:t>()</w:t>
      </w:r>
    </w:p>
    <w:p w:rsidR="00BD2E34" w:rsidRPr="0006514D" w:rsidRDefault="00BD2E34" w:rsidP="00BD2E34">
      <w:pPr>
        <w:snapToGrid w:val="0"/>
        <w:spacing w:line="300" w:lineRule="auto"/>
        <w:ind w:firstLineChars="200" w:firstLine="420"/>
        <w:rPr>
          <w:rFonts w:hint="eastAsia"/>
          <w:sz w:val="21"/>
          <w:szCs w:val="21"/>
        </w:rPr>
      </w:pPr>
      <w:r w:rsidRPr="00D6312F">
        <w:rPr>
          <w:sz w:val="21"/>
          <w:szCs w:val="21"/>
        </w:rPr>
        <w:t>按指定编码取</w:t>
      </w:r>
      <w:r>
        <w:rPr>
          <w:rFonts w:hint="eastAsia"/>
          <w:sz w:val="21"/>
          <w:szCs w:val="21"/>
        </w:rPr>
        <w:t>AStringBuf</w:t>
      </w:r>
      <w:r>
        <w:rPr>
          <w:rFonts w:hint="eastAsia"/>
          <w:sz w:val="21"/>
          <w:szCs w:val="21"/>
        </w:rPr>
        <w:t>对象数据区中</w:t>
      </w:r>
      <w:r w:rsidRPr="00D6312F">
        <w:rPr>
          <w:sz w:val="21"/>
          <w:szCs w:val="21"/>
        </w:rPr>
        <w:t>Index</w:t>
      </w:r>
      <w:r w:rsidRPr="00D6312F">
        <w:rPr>
          <w:sz w:val="21"/>
          <w:szCs w:val="21"/>
        </w:rPr>
        <w:t>位置的字符。</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D2E34" w:rsidRPr="00345BB2">
        <w:tc>
          <w:tcPr>
            <w:tcW w:w="7988" w:type="dxa"/>
            <w:shd w:val="clear" w:color="auto" w:fill="D9D9D9"/>
          </w:tcPr>
          <w:p w:rsidR="00BD2E34" w:rsidRDefault="00BD2E34"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lastRenderedPageBreak/>
              <w:t>Char32 GetChar(</w:t>
            </w:r>
            <w:r>
              <w:rPr>
                <w:rFonts w:ascii="Arial" w:eastAsia="新宋体" w:hAnsi="Arial" w:cs="Arial"/>
                <w:noProof/>
                <w:sz w:val="21"/>
                <w:szCs w:val="21"/>
              </w:rPr>
              <w:tab/>
            </w:r>
          </w:p>
          <w:p w:rsidR="00BD2E34" w:rsidRDefault="00BD2E34" w:rsidP="009030B1">
            <w:pPr>
              <w:widowControl w:val="0"/>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3446A9">
              <w:rPr>
                <w:rFonts w:ascii="Arial" w:eastAsia="新宋体" w:hAnsi="Arial" w:cs="Arial"/>
                <w:noProof/>
                <w:sz w:val="21"/>
                <w:szCs w:val="21"/>
              </w:rPr>
              <w:t xml:space="preserve">Int32 index, </w:t>
            </w:r>
            <w:r>
              <w:rPr>
                <w:rFonts w:ascii="Arial" w:eastAsia="新宋体" w:hAnsi="Arial" w:cs="Arial" w:hint="eastAsia"/>
                <w:noProof/>
                <w:sz w:val="21"/>
                <w:szCs w:val="21"/>
              </w:rPr>
              <w:t xml:space="preserve">  //</w:t>
            </w:r>
            <w:r>
              <w:rPr>
                <w:rFonts w:ascii="Arial" w:eastAsia="新宋体" w:hAnsi="Arial" w:cs="Arial" w:hint="eastAsia"/>
                <w:noProof/>
                <w:sz w:val="21"/>
                <w:szCs w:val="21"/>
              </w:rPr>
              <w:t>字符索引值</w:t>
            </w:r>
          </w:p>
          <w:p w:rsidR="00BD2E34" w:rsidRDefault="00BD2E34" w:rsidP="009030B1">
            <w:pPr>
              <w:widowControl w:val="0"/>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3446A9">
              <w:rPr>
                <w:rFonts w:ascii="Arial" w:eastAsia="新宋体" w:hAnsi="Arial" w:cs="Arial"/>
                <w:noProof/>
                <w:sz w:val="21"/>
                <w:szCs w:val="21"/>
              </w:rPr>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编码方式</w:t>
            </w:r>
          </w:p>
          <w:p w:rsidR="00BD2E34" w:rsidRDefault="00BD2E34" w:rsidP="009030B1">
            <w:pPr>
              <w:widowControl w:val="0"/>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3446A9">
              <w:rPr>
                <w:rFonts w:ascii="Arial" w:eastAsia="新宋体" w:hAnsi="Arial" w:cs="Arial"/>
                <w:noProof/>
                <w:sz w:val="21"/>
                <w:szCs w:val="21"/>
              </w:rPr>
              <w:t>) const</w:t>
            </w:r>
          </w:p>
          <w:p w:rsidR="00BD2E34" w:rsidRPr="003446A9" w:rsidRDefault="00BD2E34"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3446A9">
              <w:rPr>
                <w:rFonts w:ascii="Arial" w:eastAsia="新宋体" w:hAnsi="Arial" w:cs="Arial"/>
                <w:noProof/>
                <w:sz w:val="21"/>
                <w:szCs w:val="21"/>
              </w:rPr>
              <w:t xml:space="preserve"> {</w:t>
            </w:r>
          </w:p>
          <w:p w:rsidR="00BD2E34" w:rsidRPr="00BD2E34" w:rsidRDefault="00BD2E34" w:rsidP="00BD2E34">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3446A9">
              <w:rPr>
                <w:rFonts w:ascii="Arial" w:eastAsia="新宋体" w:hAnsi="Arial" w:cs="Arial"/>
                <w:noProof/>
                <w:sz w:val="21"/>
                <w:szCs w:val="21"/>
              </w:rPr>
              <w:t xml:space="preserve">        </w:t>
            </w:r>
            <w:r w:rsidRPr="00BD2E34">
              <w:rPr>
                <w:rFonts w:ascii="Arial" w:eastAsia="新宋体" w:hAnsi="Arial" w:cs="Arial"/>
                <w:noProof/>
                <w:sz w:val="21"/>
                <w:szCs w:val="21"/>
              </w:rPr>
              <w:t>if (m_used &lt; (Int32)sizeof(AChar)) return 0xFFFFFFFF;</w:t>
            </w:r>
          </w:p>
          <w:p w:rsidR="00BD2E34" w:rsidRPr="00BD2E34" w:rsidRDefault="00BD2E34" w:rsidP="00BD2E34">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BD2E34">
              <w:rPr>
                <w:rFonts w:ascii="Arial" w:eastAsia="新宋体" w:hAnsi="Arial" w:cs="Arial"/>
                <w:noProof/>
                <w:sz w:val="21"/>
                <w:szCs w:val="21"/>
              </w:rPr>
              <w:t xml:space="preserve">        return _AStringBuf_CharAt((PCarQuintet)this, index, encoding);</w:t>
            </w:r>
          </w:p>
          <w:p w:rsidR="00BD2E34" w:rsidRPr="003446A9" w:rsidRDefault="00BD2E34" w:rsidP="00BD2E34">
            <w:pPr>
              <w:widowControl w:val="0"/>
              <w:autoSpaceDE w:val="0"/>
              <w:autoSpaceDN w:val="0"/>
              <w:adjustRightInd w:val="0"/>
              <w:spacing w:before="100" w:beforeAutospacing="1" w:after="100" w:afterAutospacing="1" w:line="360" w:lineRule="auto"/>
              <w:ind w:left="1680" w:hangingChars="800" w:hanging="1680"/>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3446A9">
              <w:rPr>
                <w:rFonts w:ascii="Arial" w:eastAsia="新宋体" w:hAnsi="Arial" w:cs="Arial"/>
                <w:noProof/>
                <w:sz w:val="21"/>
                <w:szCs w:val="21"/>
              </w:rPr>
              <w:t>}</w:t>
            </w:r>
            <w:r>
              <w:rPr>
                <w:rFonts w:ascii="Arial" w:eastAsia="新宋体" w:hAnsi="Arial" w:cs="Arial" w:hint="eastAsia"/>
                <w:noProof/>
                <w:sz w:val="21"/>
                <w:szCs w:val="21"/>
              </w:rPr>
              <w:t xml:space="preserve"> //</w:t>
            </w:r>
            <w:r>
              <w:rPr>
                <w:rFonts w:ascii="Arial" w:eastAsia="新宋体" w:hAnsi="Arial" w:cs="Arial" w:hint="eastAsia"/>
                <w:noProof/>
                <w:sz w:val="21"/>
                <w:szCs w:val="21"/>
              </w:rPr>
              <w:t>返回值说明：如果</w:t>
            </w:r>
            <w:r>
              <w:rPr>
                <w:rFonts w:ascii="Arial" w:eastAsia="新宋体" w:hAnsi="Arial" w:cs="Arial" w:hint="eastAsia"/>
                <w:noProof/>
                <w:sz w:val="21"/>
                <w:szCs w:val="21"/>
              </w:rPr>
              <w:t>AStringBuf</w:t>
            </w:r>
            <w:r>
              <w:rPr>
                <w:rFonts w:ascii="Arial" w:eastAsia="新宋体" w:hAnsi="Arial" w:cs="Arial" w:hint="eastAsia"/>
                <w:noProof/>
                <w:sz w:val="21"/>
                <w:szCs w:val="21"/>
              </w:rPr>
              <w:t>对象内容为为空，则程序被终止。否则返回相应</w:t>
            </w:r>
            <w:r>
              <w:rPr>
                <w:rFonts w:ascii="Arial" w:eastAsia="新宋体" w:hAnsi="Arial" w:cs="Arial" w:hint="eastAsia"/>
                <w:noProof/>
                <w:sz w:val="21"/>
                <w:szCs w:val="21"/>
              </w:rPr>
              <w:t>index</w:t>
            </w:r>
            <w:r>
              <w:rPr>
                <w:rFonts w:ascii="Arial" w:eastAsia="新宋体" w:hAnsi="Arial" w:cs="Arial" w:hint="eastAsia"/>
                <w:noProof/>
                <w:sz w:val="21"/>
                <w:szCs w:val="21"/>
              </w:rPr>
              <w:t>位置上的字符</w:t>
            </w:r>
          </w:p>
        </w:tc>
      </w:tr>
    </w:tbl>
    <w:p w:rsidR="00BD2E34" w:rsidRPr="00D6312F" w:rsidRDefault="00BD2E34" w:rsidP="00BD2E34">
      <w:pPr>
        <w:snapToGrid w:val="0"/>
        <w:spacing w:line="300" w:lineRule="auto"/>
        <w:rPr>
          <w:rFonts w:hint="eastAsia"/>
          <w:sz w:val="21"/>
          <w:szCs w:val="21"/>
        </w:rPr>
      </w:pPr>
    </w:p>
    <w:p w:rsidR="00BD2E34" w:rsidRPr="00186B7E" w:rsidRDefault="00BD2E34" w:rsidP="00BD2E34">
      <w:pPr>
        <w:pStyle w:val="5"/>
        <w:rPr>
          <w:rFonts w:hint="eastAsia"/>
        </w:rPr>
      </w:pPr>
      <w:r>
        <w:rPr>
          <w:rFonts w:hint="eastAsia"/>
        </w:rPr>
        <w:t>GetCharCount</w:t>
      </w:r>
      <w:r w:rsidRPr="00186B7E">
        <w:t xml:space="preserve"> </w:t>
      </w:r>
      <w:r>
        <w:rPr>
          <w:rFonts w:hint="eastAsia"/>
        </w:rPr>
        <w:t xml:space="preserve">()  </w:t>
      </w:r>
    </w:p>
    <w:p w:rsidR="00BD2E34" w:rsidRPr="0006514D" w:rsidRDefault="00BD2E34" w:rsidP="00BD2E34">
      <w:pPr>
        <w:snapToGrid w:val="0"/>
        <w:spacing w:line="300" w:lineRule="auto"/>
        <w:ind w:firstLineChars="200" w:firstLine="420"/>
        <w:rPr>
          <w:rFonts w:hint="eastAsia"/>
          <w:sz w:val="21"/>
          <w:szCs w:val="21"/>
        </w:rPr>
      </w:pPr>
      <w:r w:rsidRPr="00D6312F">
        <w:rPr>
          <w:sz w:val="21"/>
          <w:szCs w:val="21"/>
        </w:rPr>
        <w:t>获得</w:t>
      </w:r>
      <w:r>
        <w:rPr>
          <w:rFonts w:hint="eastAsia"/>
          <w:sz w:val="21"/>
          <w:szCs w:val="21"/>
        </w:rPr>
        <w:t>在</w:t>
      </w:r>
      <w:r w:rsidRPr="00D6312F">
        <w:rPr>
          <w:sz w:val="21"/>
          <w:szCs w:val="21"/>
        </w:rPr>
        <w:t>指定编码</w:t>
      </w:r>
      <w:r>
        <w:rPr>
          <w:rFonts w:hint="eastAsia"/>
          <w:sz w:val="21"/>
          <w:szCs w:val="21"/>
        </w:rPr>
        <w:t>格式下</w:t>
      </w:r>
      <w:r w:rsidRPr="00D6312F">
        <w:rPr>
          <w:sz w:val="21"/>
          <w:szCs w:val="21"/>
        </w:rPr>
        <w:t>的</w:t>
      </w:r>
      <w:r>
        <w:rPr>
          <w:rFonts w:hint="eastAsia"/>
          <w:sz w:val="21"/>
          <w:szCs w:val="21"/>
        </w:rPr>
        <w:t>AStringBuf</w:t>
      </w:r>
      <w:r>
        <w:rPr>
          <w:rFonts w:hint="eastAsia"/>
          <w:sz w:val="21"/>
          <w:szCs w:val="21"/>
        </w:rPr>
        <w:t>对象数据区内容</w:t>
      </w:r>
      <w:r w:rsidRPr="00D6312F">
        <w:rPr>
          <w:sz w:val="21"/>
          <w:szCs w:val="21"/>
        </w:rPr>
        <w:t>字符串长度。</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D2E34" w:rsidRPr="00345BB2">
        <w:tc>
          <w:tcPr>
            <w:tcW w:w="7988" w:type="dxa"/>
            <w:shd w:val="clear" w:color="auto" w:fill="D9D9D9"/>
          </w:tcPr>
          <w:p w:rsidR="00BD2E34" w:rsidRDefault="00BD2E34" w:rsidP="009030B1">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t>Int32 GetCharCount(</w:t>
            </w:r>
          </w:p>
          <w:p w:rsidR="00BD2E34" w:rsidRDefault="00BD2E34" w:rsidP="009030B1">
            <w:pPr>
              <w:widowControl w:val="0"/>
              <w:autoSpaceDE w:val="0"/>
              <w:autoSpaceDN w:val="0"/>
              <w:adjustRightInd w:val="0"/>
              <w:spacing w:before="100" w:beforeAutospacing="1" w:after="100" w:afterAutospacing="1" w:line="360" w:lineRule="auto"/>
              <w:ind w:firstLineChars="950" w:firstLine="1995"/>
              <w:rPr>
                <w:rFonts w:ascii="Arial" w:eastAsia="新宋体" w:hAnsi="Arial" w:cs="Arial" w:hint="eastAsia"/>
                <w:noProof/>
                <w:sz w:val="21"/>
                <w:szCs w:val="21"/>
              </w:rPr>
            </w:pPr>
            <w:r w:rsidRPr="003446A9">
              <w:rPr>
                <w:rFonts w:ascii="Arial" w:eastAsia="新宋体" w:hAnsi="Arial" w:cs="Arial"/>
                <w:noProof/>
                <w:sz w:val="21"/>
                <w:szCs w:val="21"/>
              </w:rPr>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指定编码值</w:t>
            </w:r>
          </w:p>
          <w:p w:rsidR="00BD2E34" w:rsidRPr="003446A9" w:rsidRDefault="00BD2E34" w:rsidP="009030B1">
            <w:pPr>
              <w:widowControl w:val="0"/>
              <w:autoSpaceDE w:val="0"/>
              <w:autoSpaceDN w:val="0"/>
              <w:adjustRightInd w:val="0"/>
              <w:spacing w:before="100" w:beforeAutospacing="1" w:after="100" w:afterAutospacing="1" w:line="360" w:lineRule="auto"/>
              <w:ind w:firstLineChars="950" w:firstLine="1995"/>
              <w:rPr>
                <w:rFonts w:ascii="Arial" w:eastAsia="新宋体" w:hAnsi="Arial" w:cs="Arial"/>
                <w:noProof/>
                <w:sz w:val="21"/>
                <w:szCs w:val="21"/>
              </w:rPr>
            </w:pPr>
            <w:r w:rsidRPr="003446A9">
              <w:rPr>
                <w:rFonts w:ascii="Arial" w:eastAsia="新宋体" w:hAnsi="Arial" w:cs="Arial"/>
                <w:noProof/>
                <w:sz w:val="21"/>
                <w:szCs w:val="21"/>
              </w:rPr>
              <w:t>) const {</w:t>
            </w:r>
          </w:p>
          <w:p w:rsidR="00BD2E34" w:rsidRPr="00BD2E34" w:rsidRDefault="00BD2E34" w:rsidP="00BD2E34">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3446A9">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BD2E34">
              <w:rPr>
                <w:rFonts w:ascii="Arial" w:eastAsia="新宋体" w:hAnsi="Arial" w:cs="Arial"/>
                <w:noProof/>
                <w:sz w:val="21"/>
                <w:szCs w:val="21"/>
              </w:rPr>
              <w:t>if (m_used &lt; (Int32)sizeof(AChar)) return 0;</w:t>
            </w:r>
          </w:p>
          <w:p w:rsidR="00BD2E34" w:rsidRDefault="00BD2E34" w:rsidP="00BD2E34">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BD2E34">
              <w:rPr>
                <w:rFonts w:ascii="Arial" w:eastAsia="新宋体" w:hAnsi="Arial" w:cs="Arial"/>
                <w:noProof/>
                <w:sz w:val="21"/>
                <w:szCs w:val="21"/>
              </w:rPr>
              <w:t xml:space="preserve">        return _AStringBuf_GetCharCount((PCarQuintet)this, encoding);</w:t>
            </w:r>
            <w:r w:rsidRPr="003446A9">
              <w:rPr>
                <w:rFonts w:ascii="Arial" w:eastAsia="新宋体" w:hAnsi="Arial" w:cs="Arial"/>
                <w:noProof/>
                <w:sz w:val="21"/>
                <w:szCs w:val="21"/>
              </w:rPr>
              <w:t xml:space="preserve">    </w:t>
            </w:r>
          </w:p>
          <w:p w:rsidR="00BD2E34" w:rsidRPr="003446A9" w:rsidRDefault="00BD2E34" w:rsidP="00BD2E34">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3446A9">
              <w:rPr>
                <w:rFonts w:ascii="Arial" w:eastAsia="新宋体" w:hAnsi="Arial" w:cs="Arial"/>
                <w:noProof/>
                <w:sz w:val="21"/>
                <w:szCs w:val="21"/>
              </w:rPr>
              <w:t>}</w:t>
            </w:r>
            <w:r>
              <w:rPr>
                <w:rFonts w:ascii="Arial" w:eastAsia="新宋体" w:hAnsi="Arial" w:cs="Arial" w:hint="eastAsia"/>
                <w:noProof/>
                <w:sz w:val="21"/>
                <w:szCs w:val="21"/>
              </w:rPr>
              <w:t xml:space="preserve">  //</w:t>
            </w:r>
            <w:r>
              <w:rPr>
                <w:rFonts w:ascii="Arial" w:eastAsia="新宋体" w:hAnsi="Arial" w:cs="Arial" w:hint="eastAsia"/>
                <w:noProof/>
                <w:sz w:val="21"/>
                <w:szCs w:val="21"/>
              </w:rPr>
              <w:t>返回值说明：如果数据区内容为空，则返回</w:t>
            </w:r>
            <w:r>
              <w:rPr>
                <w:rFonts w:ascii="Arial" w:eastAsia="新宋体" w:hAnsi="Arial" w:cs="Arial" w:hint="eastAsia"/>
                <w:noProof/>
                <w:sz w:val="21"/>
                <w:szCs w:val="21"/>
              </w:rPr>
              <w:t>0</w:t>
            </w:r>
            <w:r>
              <w:rPr>
                <w:rFonts w:ascii="Arial" w:eastAsia="新宋体" w:hAnsi="Arial" w:cs="Arial" w:hint="eastAsia"/>
                <w:noProof/>
                <w:sz w:val="21"/>
                <w:szCs w:val="21"/>
              </w:rPr>
              <w:t>；否则返回数据区内容字符数</w:t>
            </w:r>
          </w:p>
        </w:tc>
      </w:tr>
    </w:tbl>
    <w:p w:rsidR="00BD2E34" w:rsidRPr="001D35FB" w:rsidRDefault="00BD2E34" w:rsidP="00BD2E34">
      <w:pPr>
        <w:rPr>
          <w:rFonts w:hint="eastAsia"/>
        </w:rPr>
      </w:pPr>
    </w:p>
    <w:p w:rsidR="00DF227F" w:rsidRDefault="00DF227F" w:rsidP="00BA4562">
      <w:pPr>
        <w:pStyle w:val="5"/>
        <w:rPr>
          <w:rFonts w:hint="eastAsia"/>
        </w:rPr>
      </w:pPr>
      <w:r w:rsidRPr="00186B7E">
        <w:t xml:space="preserve">GetPayload() </w:t>
      </w:r>
    </w:p>
    <w:p w:rsidR="00BA4562" w:rsidRPr="00BA4562" w:rsidRDefault="00BA4562" w:rsidP="00BA4562">
      <w:pPr>
        <w:snapToGrid w:val="0"/>
        <w:spacing w:line="300" w:lineRule="auto"/>
        <w:ind w:firstLineChars="200" w:firstLine="420"/>
        <w:rPr>
          <w:rFonts w:ascii="宋体" w:hAnsi="宋体" w:hint="eastAsia"/>
          <w:sz w:val="21"/>
          <w:szCs w:val="21"/>
        </w:rPr>
      </w:pPr>
      <w:r w:rsidRPr="00D6312F">
        <w:rPr>
          <w:sz w:val="21"/>
          <w:szCs w:val="21"/>
        </w:rPr>
        <w:t>返回指向</w:t>
      </w:r>
      <w:r w:rsidRPr="00D6312F">
        <w:rPr>
          <w:sz w:val="21"/>
          <w:szCs w:val="21"/>
        </w:rPr>
        <w:t>AStringBuf</w:t>
      </w:r>
      <w:r w:rsidRPr="00D6312F">
        <w:rPr>
          <w:sz w:val="21"/>
          <w:szCs w:val="21"/>
        </w:rPr>
        <w:t>对象的数据区的指针，即返回指向窄字符串的指针。</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BA4562" w:rsidRPr="00BA4562" w:rsidRDefault="00BA4562" w:rsidP="00BA4562">
            <w:pPr>
              <w:spacing w:before="100" w:beforeAutospacing="1" w:after="100" w:afterAutospacing="1" w:line="360" w:lineRule="auto"/>
              <w:rPr>
                <w:sz w:val="21"/>
                <w:szCs w:val="21"/>
              </w:rPr>
            </w:pPr>
            <w:r w:rsidRPr="00BA4562">
              <w:rPr>
                <w:sz w:val="21"/>
                <w:szCs w:val="21"/>
              </w:rPr>
              <w:t>char *GetPayload() const</w:t>
            </w:r>
          </w:p>
          <w:p w:rsidR="00BA4562" w:rsidRPr="00BA4562" w:rsidRDefault="00BA4562" w:rsidP="00BA4562">
            <w:pPr>
              <w:spacing w:before="100" w:beforeAutospacing="1" w:after="100" w:afterAutospacing="1" w:line="360" w:lineRule="auto"/>
              <w:rPr>
                <w:sz w:val="21"/>
                <w:szCs w:val="21"/>
              </w:rPr>
            </w:pPr>
            <w:r w:rsidRPr="00BA4562">
              <w:rPr>
                <w:sz w:val="21"/>
                <w:szCs w:val="21"/>
              </w:rPr>
              <w:t>{</w:t>
            </w:r>
          </w:p>
          <w:p w:rsidR="00BA4562" w:rsidRPr="00BA4562" w:rsidRDefault="00BA4562" w:rsidP="00BA4562">
            <w:pPr>
              <w:spacing w:before="100" w:beforeAutospacing="1" w:after="100" w:afterAutospacing="1" w:line="360" w:lineRule="auto"/>
              <w:rPr>
                <w:sz w:val="21"/>
                <w:szCs w:val="21"/>
              </w:rPr>
            </w:pPr>
            <w:r w:rsidRPr="00BA4562">
              <w:rPr>
                <w:sz w:val="21"/>
                <w:szCs w:val="21"/>
              </w:rPr>
              <w:lastRenderedPageBreak/>
              <w:t xml:space="preserve">        return (char *)m_pBuf;</w:t>
            </w:r>
          </w:p>
          <w:p w:rsidR="00BA4562" w:rsidRPr="00BA4562" w:rsidRDefault="00BA4562" w:rsidP="00BA4562">
            <w:pPr>
              <w:spacing w:before="100" w:beforeAutospacing="1" w:after="100" w:afterAutospacing="1" w:line="360" w:lineRule="auto"/>
              <w:rPr>
                <w:rFonts w:hint="eastAsia"/>
              </w:rPr>
            </w:pPr>
            <w:r w:rsidRPr="00BA4562">
              <w:rPr>
                <w:sz w:val="21"/>
                <w:szCs w:val="21"/>
              </w:rPr>
              <w:t xml:space="preserve"> }</w:t>
            </w:r>
          </w:p>
        </w:tc>
      </w:tr>
    </w:tbl>
    <w:p w:rsidR="00BA4562" w:rsidRPr="00BA4562" w:rsidRDefault="00BA4562" w:rsidP="00BA4562">
      <w:pPr>
        <w:rPr>
          <w:rFonts w:hint="eastAsia"/>
        </w:rPr>
      </w:pPr>
    </w:p>
    <w:p w:rsidR="00DF227F" w:rsidRPr="00186B7E" w:rsidRDefault="00DF227F" w:rsidP="00BA4562">
      <w:pPr>
        <w:pStyle w:val="5"/>
        <w:rPr>
          <w:rFonts w:hint="eastAsia"/>
        </w:rPr>
      </w:pPr>
      <w:r>
        <w:t>Get</w:t>
      </w:r>
      <w:r>
        <w:rPr>
          <w:rFonts w:hint="eastAsia"/>
        </w:rPr>
        <w:t>Capacity</w:t>
      </w:r>
      <w:r w:rsidRPr="00186B7E">
        <w:t xml:space="preserve">() </w:t>
      </w:r>
    </w:p>
    <w:p w:rsidR="00DF227F" w:rsidRDefault="00BA4562" w:rsidP="00DF227F">
      <w:pPr>
        <w:snapToGrid w:val="0"/>
        <w:spacing w:line="300" w:lineRule="auto"/>
        <w:rPr>
          <w:rFonts w:hint="eastAsia"/>
        </w:rPr>
      </w:pPr>
      <w:r>
        <w:rPr>
          <w:sz w:val="21"/>
          <w:szCs w:val="21"/>
        </w:rPr>
        <w:t>获取</w:t>
      </w:r>
      <w:r>
        <w:rPr>
          <w:rFonts w:hint="eastAsia"/>
          <w:sz w:val="21"/>
          <w:szCs w:val="21"/>
        </w:rPr>
        <w:t>数据</w:t>
      </w:r>
      <w:r w:rsidR="00DF227F" w:rsidRPr="00D6312F">
        <w:rPr>
          <w:sz w:val="21"/>
          <w:szCs w:val="21"/>
        </w:rPr>
        <w:t>区的总容量，以字符数为单位</w:t>
      </w:r>
      <w:r w:rsidR="00DF227F">
        <w:t>。</w:t>
      </w:r>
    </w:p>
    <w:p w:rsidR="00BA4562" w:rsidRPr="00BA4562" w:rsidRDefault="00BA4562" w:rsidP="00BA4562">
      <w:pPr>
        <w:snapToGrid w:val="0"/>
        <w:spacing w:line="300" w:lineRule="auto"/>
        <w:ind w:firstLineChars="200" w:firstLine="420"/>
        <w:rPr>
          <w:rFonts w:ascii="宋体" w:hAnsi="宋体"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BA4562" w:rsidRPr="00BA4562" w:rsidRDefault="00BA4562" w:rsidP="00BA4562">
            <w:pPr>
              <w:spacing w:before="100" w:beforeAutospacing="1" w:after="100" w:afterAutospacing="1" w:line="360" w:lineRule="auto"/>
              <w:rPr>
                <w:rFonts w:hint="eastAsia"/>
                <w:sz w:val="21"/>
                <w:szCs w:val="21"/>
              </w:rPr>
            </w:pPr>
            <w:r>
              <w:rPr>
                <w:rFonts w:hint="eastAsia"/>
                <w:sz w:val="21"/>
                <w:szCs w:val="21"/>
              </w:rPr>
              <w:t>I</w:t>
            </w:r>
            <w:r w:rsidRPr="00BA4562">
              <w:rPr>
                <w:sz w:val="21"/>
                <w:szCs w:val="21"/>
              </w:rPr>
              <w:t>nt32 GetCapacity() const</w:t>
            </w:r>
          </w:p>
          <w:p w:rsidR="00BA4562" w:rsidRPr="00BA4562" w:rsidRDefault="00BA4562" w:rsidP="00BA4562">
            <w:pPr>
              <w:spacing w:before="100" w:beforeAutospacing="1" w:after="100" w:afterAutospacing="1" w:line="360" w:lineRule="auto"/>
              <w:rPr>
                <w:sz w:val="21"/>
                <w:szCs w:val="21"/>
              </w:rPr>
            </w:pPr>
            <w:r w:rsidRPr="00BA4562">
              <w:rPr>
                <w:sz w:val="21"/>
                <w:szCs w:val="21"/>
              </w:rPr>
              <w:t>{</w:t>
            </w:r>
          </w:p>
          <w:p w:rsidR="00BA4562" w:rsidRPr="00BA4562" w:rsidRDefault="00BA4562" w:rsidP="00BA4562">
            <w:pPr>
              <w:spacing w:before="100" w:beforeAutospacing="1" w:after="100" w:afterAutospacing="1" w:line="360" w:lineRule="auto"/>
              <w:rPr>
                <w:sz w:val="21"/>
                <w:szCs w:val="21"/>
              </w:rPr>
            </w:pPr>
            <w:r w:rsidRPr="00BA4562">
              <w:rPr>
                <w:sz w:val="21"/>
                <w:szCs w:val="21"/>
              </w:rPr>
              <w:t xml:space="preserve">        if (!m_pBuf || m_size &lt; (Int32)sizeof(AChar)) return 0;</w:t>
            </w:r>
          </w:p>
          <w:p w:rsidR="00BA4562" w:rsidRPr="00BA4562" w:rsidRDefault="00BA4562" w:rsidP="00BA4562">
            <w:pPr>
              <w:spacing w:before="100" w:beforeAutospacing="1" w:after="100" w:afterAutospacing="1" w:line="360" w:lineRule="auto"/>
              <w:rPr>
                <w:sz w:val="21"/>
                <w:szCs w:val="21"/>
              </w:rPr>
            </w:pPr>
            <w:r w:rsidRPr="00BA4562">
              <w:rPr>
                <w:sz w:val="21"/>
                <w:szCs w:val="21"/>
              </w:rPr>
              <w:t xml:space="preserve">        return m_size / sizeof(AChar) - 1;</w:t>
            </w:r>
          </w:p>
          <w:p w:rsidR="00BA4562" w:rsidRPr="00BA4562" w:rsidRDefault="00BA4562" w:rsidP="00BA4562">
            <w:pPr>
              <w:spacing w:before="100" w:beforeAutospacing="1" w:after="100" w:afterAutospacing="1" w:line="360" w:lineRule="auto"/>
              <w:rPr>
                <w:rFonts w:hint="eastAsia"/>
                <w:sz w:val="21"/>
                <w:szCs w:val="21"/>
              </w:rPr>
            </w:pPr>
            <w:r w:rsidRPr="00BA4562">
              <w:rPr>
                <w:sz w:val="21"/>
                <w:szCs w:val="21"/>
              </w:rPr>
              <w:t xml:space="preserve">  }</w:t>
            </w:r>
          </w:p>
        </w:tc>
      </w:tr>
    </w:tbl>
    <w:p w:rsidR="00BA4562" w:rsidRDefault="00BA4562" w:rsidP="00DF227F">
      <w:pPr>
        <w:snapToGrid w:val="0"/>
        <w:spacing w:line="300" w:lineRule="auto"/>
        <w:rPr>
          <w:rFonts w:hint="eastAsia"/>
        </w:rPr>
      </w:pPr>
    </w:p>
    <w:p w:rsidR="00DF227F" w:rsidRPr="00186B7E" w:rsidRDefault="00DF227F" w:rsidP="00BA4562">
      <w:pPr>
        <w:pStyle w:val="5"/>
        <w:rPr>
          <w:rFonts w:hint="eastAsia"/>
        </w:rPr>
      </w:pPr>
      <w:r>
        <w:t>Get</w:t>
      </w:r>
      <w:r>
        <w:rPr>
          <w:rFonts w:hint="eastAsia"/>
        </w:rPr>
        <w:t>Length</w:t>
      </w:r>
      <w:r w:rsidRPr="00186B7E">
        <w:t xml:space="preserve">() </w:t>
      </w:r>
    </w:p>
    <w:p w:rsidR="00DF227F" w:rsidRDefault="00DF227F" w:rsidP="00DF227F">
      <w:pPr>
        <w:snapToGrid w:val="0"/>
        <w:spacing w:line="300" w:lineRule="auto"/>
        <w:rPr>
          <w:rFonts w:hint="eastAsia"/>
          <w:sz w:val="21"/>
          <w:szCs w:val="21"/>
        </w:rPr>
      </w:pPr>
      <w:r w:rsidRPr="00D6312F">
        <w:rPr>
          <w:sz w:val="21"/>
          <w:szCs w:val="21"/>
        </w:rPr>
        <w:t>获取当前</w:t>
      </w:r>
      <w:r w:rsidR="00BA4562">
        <w:rPr>
          <w:rFonts w:hint="eastAsia"/>
          <w:sz w:val="21"/>
          <w:szCs w:val="21"/>
        </w:rPr>
        <w:t>已使用的数据区</w:t>
      </w:r>
      <w:r w:rsidRPr="00D6312F">
        <w:rPr>
          <w:sz w:val="21"/>
          <w:szCs w:val="21"/>
        </w:rPr>
        <w:t>长度，以字符数为单位。</w:t>
      </w:r>
    </w:p>
    <w:p w:rsidR="00BA4562" w:rsidRPr="00BA4562" w:rsidRDefault="00BA4562" w:rsidP="00BA4562">
      <w:pPr>
        <w:snapToGrid w:val="0"/>
        <w:spacing w:line="300" w:lineRule="auto"/>
        <w:ind w:firstLineChars="200" w:firstLine="420"/>
        <w:rPr>
          <w:rFonts w:ascii="宋体" w:hAnsi="宋体"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BA4562" w:rsidRPr="00345BB2">
        <w:tc>
          <w:tcPr>
            <w:tcW w:w="7988" w:type="dxa"/>
            <w:shd w:val="clear" w:color="auto" w:fill="D9D9D9"/>
          </w:tcPr>
          <w:p w:rsidR="00BA4562" w:rsidRPr="00BA4562" w:rsidRDefault="00BA4562" w:rsidP="00BA4562">
            <w:pPr>
              <w:snapToGrid w:val="0"/>
              <w:spacing w:before="100" w:beforeAutospacing="1" w:after="100" w:afterAutospacing="1" w:line="360" w:lineRule="auto"/>
              <w:rPr>
                <w:rFonts w:ascii="宋体" w:hAnsi="宋体"/>
                <w:sz w:val="21"/>
                <w:szCs w:val="21"/>
              </w:rPr>
            </w:pPr>
            <w:r w:rsidRPr="00BA4562">
              <w:rPr>
                <w:rFonts w:ascii="宋体" w:hAnsi="宋体"/>
                <w:sz w:val="21"/>
                <w:szCs w:val="21"/>
              </w:rPr>
              <w:t>Int32 GetLength() const</w:t>
            </w:r>
          </w:p>
          <w:p w:rsidR="00BA4562" w:rsidRPr="00BA4562" w:rsidRDefault="00BA4562" w:rsidP="00BA4562">
            <w:pPr>
              <w:snapToGrid w:val="0"/>
              <w:spacing w:before="100" w:beforeAutospacing="1" w:after="100" w:afterAutospacing="1" w:line="360" w:lineRule="auto"/>
              <w:rPr>
                <w:rFonts w:ascii="宋体" w:hAnsi="宋体"/>
                <w:sz w:val="21"/>
                <w:szCs w:val="21"/>
              </w:rPr>
            </w:pPr>
            <w:r w:rsidRPr="00BA4562">
              <w:rPr>
                <w:rFonts w:ascii="宋体" w:hAnsi="宋体"/>
                <w:sz w:val="21"/>
                <w:szCs w:val="21"/>
              </w:rPr>
              <w:t>{</w:t>
            </w:r>
          </w:p>
          <w:p w:rsidR="00BA4562" w:rsidRPr="00BA4562" w:rsidRDefault="00BA4562" w:rsidP="00BA4562">
            <w:pPr>
              <w:snapToGrid w:val="0"/>
              <w:spacing w:before="100" w:beforeAutospacing="1" w:after="100" w:afterAutospacing="1" w:line="360" w:lineRule="auto"/>
              <w:rPr>
                <w:rFonts w:ascii="宋体" w:hAnsi="宋体"/>
                <w:sz w:val="21"/>
                <w:szCs w:val="21"/>
              </w:rPr>
            </w:pPr>
            <w:r w:rsidRPr="00BA4562">
              <w:rPr>
                <w:rFonts w:ascii="宋体" w:hAnsi="宋体"/>
                <w:sz w:val="21"/>
                <w:szCs w:val="21"/>
              </w:rPr>
              <w:t xml:space="preserve">        if (m_used &lt; (Int32)sizeof(AChar)) return 0;</w:t>
            </w:r>
          </w:p>
          <w:p w:rsidR="00BA4562" w:rsidRPr="00BA4562" w:rsidRDefault="00BA4562" w:rsidP="00BA4562">
            <w:pPr>
              <w:snapToGrid w:val="0"/>
              <w:spacing w:before="100" w:beforeAutospacing="1" w:after="100" w:afterAutospacing="1" w:line="360" w:lineRule="auto"/>
              <w:rPr>
                <w:rFonts w:ascii="宋体" w:hAnsi="宋体"/>
                <w:sz w:val="21"/>
                <w:szCs w:val="21"/>
              </w:rPr>
            </w:pPr>
            <w:r w:rsidRPr="00BA4562">
              <w:rPr>
                <w:rFonts w:ascii="宋体" w:hAnsi="宋体"/>
                <w:sz w:val="21"/>
                <w:szCs w:val="21"/>
              </w:rPr>
              <w:t xml:space="preserve">        return m_used / sizeof(AChar) - 1;</w:t>
            </w:r>
          </w:p>
          <w:p w:rsidR="00BA4562" w:rsidRPr="00BA4562" w:rsidRDefault="00BA4562" w:rsidP="00BA4562">
            <w:pPr>
              <w:snapToGrid w:val="0"/>
              <w:spacing w:before="100" w:beforeAutospacing="1" w:after="100" w:afterAutospacing="1" w:line="360" w:lineRule="auto"/>
              <w:rPr>
                <w:rFonts w:ascii="宋体" w:hAnsi="宋体" w:hint="eastAsia"/>
                <w:sz w:val="21"/>
                <w:szCs w:val="21"/>
              </w:rPr>
            </w:pPr>
            <w:r w:rsidRPr="00BA4562">
              <w:rPr>
                <w:rFonts w:ascii="宋体" w:hAnsi="宋体"/>
                <w:sz w:val="21"/>
                <w:szCs w:val="21"/>
              </w:rPr>
              <w:t>}</w:t>
            </w:r>
          </w:p>
        </w:tc>
      </w:tr>
    </w:tbl>
    <w:p w:rsidR="00BA4562" w:rsidRDefault="00BA4562" w:rsidP="00DF227F">
      <w:pPr>
        <w:snapToGrid w:val="0"/>
        <w:spacing w:line="300" w:lineRule="auto"/>
        <w:rPr>
          <w:rFonts w:hint="eastAsia"/>
          <w:sz w:val="21"/>
          <w:szCs w:val="21"/>
        </w:rPr>
      </w:pPr>
    </w:p>
    <w:p w:rsidR="00DF227F" w:rsidRPr="00186B7E" w:rsidRDefault="00DF227F" w:rsidP="00BA4562">
      <w:pPr>
        <w:pStyle w:val="5"/>
        <w:rPr>
          <w:rFonts w:hint="eastAsia"/>
        </w:rPr>
      </w:pPr>
      <w:r>
        <w:t>Get</w:t>
      </w:r>
      <w:r>
        <w:rPr>
          <w:rFonts w:hint="eastAsia"/>
        </w:rPr>
        <w:t>AvailableSpace</w:t>
      </w:r>
      <w:r w:rsidRPr="00186B7E">
        <w:t xml:space="preserve">() </w:t>
      </w:r>
    </w:p>
    <w:p w:rsidR="0082272D" w:rsidRPr="00D93E37" w:rsidRDefault="00DF227F" w:rsidP="00D93E37">
      <w:pPr>
        <w:snapToGrid w:val="0"/>
        <w:spacing w:line="300" w:lineRule="auto"/>
        <w:ind w:firstLineChars="150" w:firstLine="315"/>
        <w:rPr>
          <w:rFonts w:hint="eastAsia"/>
          <w:sz w:val="21"/>
          <w:szCs w:val="21"/>
        </w:rPr>
      </w:pPr>
      <w:r w:rsidRPr="00D6312F">
        <w:rPr>
          <w:sz w:val="21"/>
          <w:szCs w:val="21"/>
        </w:rPr>
        <w:t>获取当前</w:t>
      </w:r>
      <w:r w:rsidRPr="00D6312F">
        <w:rPr>
          <w:sz w:val="21"/>
          <w:szCs w:val="21"/>
        </w:rPr>
        <w:t>AStringBuf</w:t>
      </w:r>
      <w:r w:rsidRPr="00D6312F">
        <w:rPr>
          <w:sz w:val="21"/>
          <w:szCs w:val="21"/>
        </w:rPr>
        <w:t>对象</w:t>
      </w:r>
      <w:r w:rsidR="0082272D">
        <w:rPr>
          <w:rFonts w:hint="eastAsia"/>
          <w:sz w:val="21"/>
          <w:szCs w:val="21"/>
        </w:rPr>
        <w:t>数据区还</w:t>
      </w:r>
      <w:r w:rsidRPr="00D6312F">
        <w:rPr>
          <w:sz w:val="21"/>
          <w:szCs w:val="21"/>
        </w:rPr>
        <w:t>可用长度</w:t>
      </w:r>
      <w:r w:rsidR="0082272D">
        <w:rPr>
          <w:rFonts w:hint="eastAsia"/>
          <w:sz w:val="21"/>
          <w:szCs w:val="21"/>
        </w:rPr>
        <w:t>，以字符为单位</w:t>
      </w:r>
      <w:r w:rsidRPr="00D6312F">
        <w:rPr>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Pr="0082272D" w:rsidRDefault="0082272D" w:rsidP="0082272D">
            <w:pPr>
              <w:snapToGrid w:val="0"/>
              <w:spacing w:before="100" w:beforeAutospacing="1" w:after="100" w:afterAutospacing="1" w:line="360" w:lineRule="auto"/>
              <w:rPr>
                <w:rFonts w:ascii="宋体" w:hAnsi="宋体"/>
                <w:sz w:val="21"/>
                <w:szCs w:val="21"/>
              </w:rPr>
            </w:pPr>
            <w:r w:rsidRPr="0082272D">
              <w:rPr>
                <w:rFonts w:ascii="宋体" w:hAnsi="宋体"/>
                <w:sz w:val="21"/>
                <w:szCs w:val="21"/>
              </w:rPr>
              <w:t>Int32 GetAvailableSpace() const</w:t>
            </w:r>
          </w:p>
          <w:p w:rsidR="0082272D" w:rsidRPr="0082272D" w:rsidRDefault="0082272D" w:rsidP="0082272D">
            <w:pPr>
              <w:snapToGrid w:val="0"/>
              <w:spacing w:before="100" w:beforeAutospacing="1" w:after="100" w:afterAutospacing="1" w:line="360" w:lineRule="auto"/>
              <w:rPr>
                <w:rFonts w:ascii="宋体" w:hAnsi="宋体"/>
                <w:sz w:val="21"/>
                <w:szCs w:val="21"/>
              </w:rPr>
            </w:pPr>
            <w:r w:rsidRPr="0082272D">
              <w:rPr>
                <w:rFonts w:ascii="宋体" w:hAnsi="宋体"/>
                <w:sz w:val="21"/>
                <w:szCs w:val="21"/>
              </w:rPr>
              <w:lastRenderedPageBreak/>
              <w:t>{</w:t>
            </w:r>
          </w:p>
          <w:p w:rsidR="0082272D" w:rsidRPr="0082272D" w:rsidRDefault="0082272D" w:rsidP="0082272D">
            <w:pPr>
              <w:snapToGrid w:val="0"/>
              <w:spacing w:before="100" w:beforeAutospacing="1" w:after="100" w:afterAutospacing="1" w:line="360" w:lineRule="auto"/>
              <w:rPr>
                <w:rFonts w:ascii="宋体" w:hAnsi="宋体"/>
                <w:sz w:val="21"/>
                <w:szCs w:val="21"/>
              </w:rPr>
            </w:pPr>
            <w:r w:rsidRPr="0082272D">
              <w:rPr>
                <w:rFonts w:ascii="宋体" w:hAnsi="宋体"/>
                <w:sz w:val="21"/>
                <w:szCs w:val="21"/>
              </w:rPr>
              <w:t xml:space="preserve">        return (m_size - m_used) / sizeof(AChar);</w:t>
            </w:r>
          </w:p>
          <w:p w:rsidR="0082272D" w:rsidRPr="0082272D" w:rsidRDefault="0082272D" w:rsidP="0082272D">
            <w:pPr>
              <w:snapToGrid w:val="0"/>
              <w:spacing w:before="100" w:beforeAutospacing="1" w:after="100" w:afterAutospacing="1" w:line="360" w:lineRule="auto"/>
              <w:rPr>
                <w:rFonts w:ascii="宋体" w:hAnsi="宋体" w:hint="eastAsia"/>
                <w:sz w:val="21"/>
                <w:szCs w:val="21"/>
              </w:rPr>
            </w:pPr>
            <w:r w:rsidRPr="0082272D">
              <w:rPr>
                <w:rFonts w:ascii="宋体" w:hAnsi="宋体"/>
                <w:sz w:val="21"/>
                <w:szCs w:val="21"/>
              </w:rPr>
              <w:t>}</w:t>
            </w:r>
          </w:p>
        </w:tc>
      </w:tr>
    </w:tbl>
    <w:p w:rsidR="0082272D" w:rsidRPr="00D6312F" w:rsidRDefault="0082272D" w:rsidP="00DF227F">
      <w:pPr>
        <w:snapToGrid w:val="0"/>
        <w:spacing w:line="300" w:lineRule="auto"/>
        <w:rPr>
          <w:rFonts w:ascii="宋体" w:hAnsi="宋体" w:hint="eastAsia"/>
          <w:sz w:val="21"/>
          <w:szCs w:val="21"/>
        </w:rPr>
      </w:pPr>
    </w:p>
    <w:p w:rsidR="00472C3C" w:rsidRPr="00186B7E" w:rsidRDefault="00472C3C" w:rsidP="00472C3C">
      <w:pPr>
        <w:pStyle w:val="5"/>
        <w:rPr>
          <w:rFonts w:hint="eastAsia"/>
        </w:rPr>
      </w:pPr>
      <w:r>
        <w:rPr>
          <w:rFonts w:hint="eastAsia"/>
        </w:rPr>
        <w:t>Insert</w:t>
      </w:r>
      <w:r w:rsidRPr="00186B7E">
        <w:t xml:space="preserve">() </w:t>
      </w:r>
    </w:p>
    <w:p w:rsidR="00472C3C" w:rsidRPr="0006514D" w:rsidRDefault="00472C3C" w:rsidP="00472C3C">
      <w:pPr>
        <w:snapToGrid w:val="0"/>
        <w:spacing w:line="300" w:lineRule="auto"/>
        <w:ind w:firstLine="420"/>
        <w:rPr>
          <w:rFonts w:hint="eastAsia"/>
          <w:sz w:val="21"/>
          <w:szCs w:val="21"/>
        </w:rPr>
      </w:pPr>
      <w:r>
        <w:rPr>
          <w:rFonts w:hint="eastAsia"/>
          <w:sz w:val="21"/>
          <w:szCs w:val="21"/>
        </w:rPr>
        <w:t>向当前数据区制定位置插入特定字符串。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472C3C" w:rsidRPr="00345BB2">
        <w:tc>
          <w:tcPr>
            <w:tcW w:w="7988" w:type="dxa"/>
            <w:shd w:val="clear" w:color="auto" w:fill="D9D9D9"/>
          </w:tcPr>
          <w:p w:rsidR="00472C3C" w:rsidRDefault="00472C3C" w:rsidP="00472C3C">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72C3C">
              <w:rPr>
                <w:rFonts w:ascii="Arial" w:eastAsia="新宋体" w:hAnsi="Arial" w:cs="Arial"/>
                <w:noProof/>
                <w:sz w:val="21"/>
                <w:szCs w:val="21"/>
              </w:rPr>
              <w:t>AStringBuf&amp; Insert(</w:t>
            </w:r>
          </w:p>
          <w:p w:rsidR="00472C3C" w:rsidRDefault="00472C3C" w:rsidP="00472C3C">
            <w:pPr>
              <w:widowControl w:val="0"/>
              <w:autoSpaceDE w:val="0"/>
              <w:autoSpaceDN w:val="0"/>
              <w:adjustRightInd w:val="0"/>
              <w:spacing w:before="100" w:beforeAutospacing="1" w:after="100" w:afterAutospacing="1" w:line="360" w:lineRule="auto"/>
              <w:ind w:firstLineChars="750" w:firstLine="1575"/>
              <w:rPr>
                <w:rFonts w:ascii="Arial" w:eastAsia="新宋体" w:hAnsi="Arial" w:cs="Arial" w:hint="eastAsia"/>
                <w:noProof/>
                <w:sz w:val="21"/>
                <w:szCs w:val="21"/>
              </w:rPr>
            </w:pPr>
            <w:r w:rsidRPr="00472C3C">
              <w:rPr>
                <w:rFonts w:ascii="Arial" w:eastAsia="新宋体" w:hAnsi="Arial" w:cs="Arial"/>
                <w:noProof/>
                <w:sz w:val="21"/>
                <w:szCs w:val="21"/>
              </w:rPr>
              <w:t>Int32 offset,</w:t>
            </w:r>
            <w:r>
              <w:rPr>
                <w:rFonts w:ascii="Arial" w:eastAsia="新宋体" w:hAnsi="Arial" w:cs="Arial" w:hint="eastAsia"/>
                <w:noProof/>
                <w:sz w:val="21"/>
                <w:szCs w:val="21"/>
              </w:rPr>
              <w:t xml:space="preserve">   //</w:t>
            </w:r>
            <w:r>
              <w:rPr>
                <w:rFonts w:ascii="Arial" w:eastAsia="新宋体" w:hAnsi="Arial" w:cs="Arial" w:hint="eastAsia"/>
                <w:noProof/>
                <w:sz w:val="21"/>
                <w:szCs w:val="21"/>
              </w:rPr>
              <w:t>开始插入的位置</w:t>
            </w:r>
          </w:p>
          <w:p w:rsidR="00472C3C" w:rsidRPr="00472C3C" w:rsidRDefault="00472C3C" w:rsidP="00472C3C">
            <w:pPr>
              <w:widowControl w:val="0"/>
              <w:autoSpaceDE w:val="0"/>
              <w:autoSpaceDN w:val="0"/>
              <w:adjustRightInd w:val="0"/>
              <w:spacing w:before="100" w:beforeAutospacing="1" w:after="100" w:afterAutospacing="1" w:line="360" w:lineRule="auto"/>
              <w:ind w:firstLineChars="750" w:firstLine="1575"/>
              <w:rPr>
                <w:rFonts w:ascii="Arial" w:eastAsia="新宋体" w:hAnsi="Arial" w:cs="Arial" w:hint="eastAsia"/>
                <w:noProof/>
                <w:sz w:val="21"/>
                <w:szCs w:val="21"/>
              </w:rPr>
            </w:pPr>
            <w:r w:rsidRPr="00472C3C">
              <w:rPr>
                <w:rFonts w:ascii="Arial" w:eastAsia="新宋体" w:hAnsi="Arial" w:cs="Arial"/>
                <w:noProof/>
                <w:sz w:val="21"/>
                <w:szCs w:val="21"/>
              </w:rPr>
              <w:t>AString as)</w:t>
            </w:r>
            <w:r>
              <w:rPr>
                <w:rFonts w:ascii="Arial" w:eastAsia="新宋体" w:hAnsi="Arial" w:cs="Arial" w:hint="eastAsia"/>
                <w:noProof/>
                <w:sz w:val="21"/>
                <w:szCs w:val="21"/>
              </w:rPr>
              <w:t xml:space="preserve">    //</w:t>
            </w:r>
            <w:r>
              <w:rPr>
                <w:rFonts w:ascii="Arial" w:eastAsia="新宋体" w:hAnsi="Arial" w:cs="Arial" w:hint="eastAsia"/>
                <w:noProof/>
                <w:sz w:val="21"/>
                <w:szCs w:val="21"/>
              </w:rPr>
              <w:t>插入的字符串</w:t>
            </w:r>
          </w:p>
          <w:p w:rsidR="00472C3C" w:rsidRPr="00472C3C" w:rsidRDefault="00472C3C" w:rsidP="00472C3C">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72C3C">
              <w:rPr>
                <w:rFonts w:ascii="Arial" w:eastAsia="新宋体" w:hAnsi="Arial" w:cs="Arial"/>
                <w:noProof/>
                <w:sz w:val="21"/>
                <w:szCs w:val="21"/>
              </w:rPr>
              <w:t xml:space="preserve">    {</w:t>
            </w:r>
          </w:p>
          <w:p w:rsidR="00472C3C" w:rsidRPr="00472C3C" w:rsidRDefault="00472C3C" w:rsidP="00472C3C">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72C3C">
              <w:rPr>
                <w:rFonts w:ascii="Arial" w:eastAsia="新宋体" w:hAnsi="Arial" w:cs="Arial"/>
                <w:noProof/>
                <w:sz w:val="21"/>
                <w:szCs w:val="21"/>
              </w:rPr>
              <w:t xml:space="preserve">        _AStringBuf_Insert(this, offset, as);</w:t>
            </w:r>
          </w:p>
          <w:p w:rsidR="00472C3C" w:rsidRPr="00472C3C" w:rsidRDefault="00472C3C" w:rsidP="00472C3C">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72C3C">
              <w:rPr>
                <w:rFonts w:ascii="Arial" w:eastAsia="新宋体" w:hAnsi="Arial" w:cs="Arial"/>
                <w:noProof/>
                <w:sz w:val="21"/>
                <w:szCs w:val="21"/>
              </w:rPr>
              <w:t xml:space="preserve">        return *this;</w:t>
            </w:r>
          </w:p>
          <w:p w:rsidR="00472C3C" w:rsidRPr="00472C3C" w:rsidRDefault="00472C3C" w:rsidP="00472C3C">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472C3C">
              <w:rPr>
                <w:rFonts w:ascii="Arial" w:eastAsia="新宋体" w:hAnsi="Arial" w:cs="Arial"/>
                <w:noProof/>
                <w:sz w:val="21"/>
                <w:szCs w:val="21"/>
              </w:rPr>
              <w:t xml:space="preserve">    }</w:t>
            </w:r>
          </w:p>
        </w:tc>
      </w:tr>
    </w:tbl>
    <w:p w:rsidR="000F14BC" w:rsidRPr="00186B7E" w:rsidRDefault="000F14BC" w:rsidP="000F14BC">
      <w:pPr>
        <w:pStyle w:val="5"/>
        <w:rPr>
          <w:rFonts w:hint="eastAsia"/>
        </w:rPr>
      </w:pPr>
      <w:r>
        <w:rPr>
          <w:rFonts w:hint="eastAsia"/>
        </w:rPr>
        <w:t>IsNull</w:t>
      </w:r>
      <w:r w:rsidRPr="00186B7E">
        <w:t xml:space="preserve">() </w:t>
      </w:r>
    </w:p>
    <w:p w:rsidR="000F14BC" w:rsidRPr="0006514D" w:rsidRDefault="000F14BC" w:rsidP="000F14BC">
      <w:pPr>
        <w:snapToGrid w:val="0"/>
        <w:spacing w:line="300" w:lineRule="auto"/>
        <w:ind w:firstLine="420"/>
        <w:rPr>
          <w:rFonts w:hint="eastAsia"/>
          <w:sz w:val="21"/>
          <w:szCs w:val="21"/>
        </w:rPr>
      </w:pPr>
      <w:r w:rsidRPr="000242BD">
        <w:rPr>
          <w:sz w:val="21"/>
          <w:szCs w:val="21"/>
        </w:rPr>
        <w:t>判断</w:t>
      </w:r>
      <w:r>
        <w:rPr>
          <w:rFonts w:hint="eastAsia"/>
          <w:sz w:val="21"/>
          <w:szCs w:val="21"/>
        </w:rPr>
        <w:t>指向</w:t>
      </w:r>
      <w:r w:rsidRPr="000242BD">
        <w:rPr>
          <w:sz w:val="21"/>
          <w:szCs w:val="21"/>
        </w:rPr>
        <w:t>当前</w:t>
      </w:r>
      <w:r w:rsidRPr="000242BD">
        <w:rPr>
          <w:sz w:val="21"/>
          <w:szCs w:val="21"/>
        </w:rPr>
        <w:t>AString</w:t>
      </w:r>
      <w:r>
        <w:rPr>
          <w:rFonts w:hint="eastAsia"/>
          <w:sz w:val="21"/>
          <w:szCs w:val="21"/>
        </w:rPr>
        <w:t>Buf</w:t>
      </w:r>
      <w:r>
        <w:rPr>
          <w:sz w:val="21"/>
          <w:szCs w:val="21"/>
        </w:rPr>
        <w:t>对象</w:t>
      </w:r>
      <w:r>
        <w:rPr>
          <w:rFonts w:hint="eastAsia"/>
          <w:sz w:val="21"/>
          <w:szCs w:val="21"/>
        </w:rPr>
        <w:t>数据区的指针</w:t>
      </w:r>
      <w:r w:rsidRPr="000242BD">
        <w:rPr>
          <w:sz w:val="21"/>
          <w:szCs w:val="21"/>
        </w:rPr>
        <w:t>是否为空</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0F14BC" w:rsidRPr="00345BB2">
        <w:tc>
          <w:tcPr>
            <w:tcW w:w="7988" w:type="dxa"/>
            <w:shd w:val="clear" w:color="auto" w:fill="D9D9D9"/>
          </w:tcPr>
          <w:p w:rsidR="000F14BC" w:rsidRPr="00CF17C1" w:rsidRDefault="000F14BC" w:rsidP="0054615D">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Pr>
                <w:rFonts w:ascii="Arial" w:eastAsia="新宋体" w:hAnsi="Arial" w:cs="Arial" w:hint="eastAsia"/>
                <w:noProof/>
                <w:sz w:val="21"/>
                <w:szCs w:val="21"/>
              </w:rPr>
              <w:t xml:space="preserve">Boolean IsNUll () </w:t>
            </w:r>
            <w:r w:rsidRPr="00CF17C1">
              <w:rPr>
                <w:rFonts w:ascii="Arial" w:eastAsia="新宋体" w:hAnsi="Arial" w:cs="Arial"/>
                <w:noProof/>
                <w:color w:val="0000FF"/>
                <w:sz w:val="21"/>
                <w:szCs w:val="21"/>
              </w:rPr>
              <w:t>const</w:t>
            </w:r>
            <w:r w:rsidRPr="00CF17C1">
              <w:rPr>
                <w:rFonts w:ascii="Arial" w:eastAsia="新宋体" w:hAnsi="Arial" w:cs="Arial"/>
                <w:noProof/>
                <w:sz w:val="21"/>
                <w:szCs w:val="21"/>
              </w:rPr>
              <w:t xml:space="preserve"> </w:t>
            </w:r>
          </w:p>
          <w:p w:rsidR="000F14BC" w:rsidRDefault="000F14BC" w:rsidP="0054615D">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CF17C1">
              <w:rPr>
                <w:rFonts w:ascii="Arial" w:eastAsia="新宋体" w:hAnsi="Arial" w:cs="Arial"/>
                <w:noProof/>
                <w:sz w:val="21"/>
                <w:szCs w:val="21"/>
              </w:rPr>
              <w:t xml:space="preserve">{ </w:t>
            </w:r>
            <w:r>
              <w:rPr>
                <w:rFonts w:ascii="Arial" w:eastAsia="新宋体" w:hAnsi="Arial" w:cs="Arial"/>
                <w:noProof/>
                <w:sz w:val="21"/>
                <w:szCs w:val="21"/>
              </w:rPr>
              <w:t xml:space="preserve">  </w:t>
            </w:r>
          </w:p>
          <w:p w:rsidR="000F14BC" w:rsidRPr="00CF17C1" w:rsidRDefault="000F14BC" w:rsidP="0054615D">
            <w:pPr>
              <w:widowControl w:val="0"/>
              <w:autoSpaceDE w:val="0"/>
              <w:autoSpaceDN w:val="0"/>
              <w:adjustRightInd w:val="0"/>
              <w:spacing w:before="100" w:beforeAutospacing="1" w:after="100" w:afterAutospacing="1" w:line="360" w:lineRule="auto"/>
              <w:ind w:firstLineChars="200" w:firstLine="420"/>
              <w:rPr>
                <w:rFonts w:ascii="Arial" w:eastAsia="新宋体" w:hAnsi="Arial" w:cs="Arial" w:hint="eastAsia"/>
                <w:noProof/>
                <w:sz w:val="21"/>
                <w:szCs w:val="21"/>
              </w:rPr>
            </w:pPr>
            <w:r w:rsidRPr="00CF17C1">
              <w:rPr>
                <w:rFonts w:ascii="Arial" w:eastAsia="新宋体" w:hAnsi="Arial" w:cs="Arial"/>
                <w:noProof/>
                <w:color w:val="0000FF"/>
                <w:sz w:val="21"/>
                <w:szCs w:val="21"/>
              </w:rPr>
              <w:t>return</w:t>
            </w:r>
            <w:r>
              <w:rPr>
                <w:rFonts w:ascii="Arial" w:eastAsia="新宋体" w:hAnsi="Arial" w:cs="Arial"/>
                <w:noProof/>
                <w:sz w:val="21"/>
                <w:szCs w:val="21"/>
              </w:rPr>
              <w:t xml:space="preserve"> m</w:t>
            </w:r>
            <w:r>
              <w:rPr>
                <w:rFonts w:ascii="Arial" w:eastAsia="新宋体" w:hAnsi="Arial" w:cs="Arial" w:hint="eastAsia"/>
                <w:noProof/>
                <w:sz w:val="21"/>
                <w:szCs w:val="21"/>
              </w:rPr>
              <w:t>_pBuf=NULL;</w:t>
            </w:r>
          </w:p>
          <w:p w:rsidR="000F14BC" w:rsidRPr="00BF6059" w:rsidRDefault="000F14BC" w:rsidP="0054615D">
            <w:pPr>
              <w:widowControl w:val="0"/>
              <w:autoSpaceDE w:val="0"/>
              <w:autoSpaceDN w:val="0"/>
              <w:adjustRightInd w:val="0"/>
              <w:rPr>
                <w:rFonts w:ascii="新宋体" w:eastAsia="新宋体" w:hint="eastAsia"/>
                <w:noProof/>
                <w:color w:val="008000"/>
                <w:sz w:val="18"/>
                <w:szCs w:val="18"/>
              </w:rPr>
            </w:pPr>
            <w:r w:rsidRPr="00CF17C1">
              <w:rPr>
                <w:rFonts w:ascii="Arial" w:eastAsia="新宋体" w:hAnsi="Arial" w:cs="Arial"/>
                <w:noProof/>
                <w:sz w:val="21"/>
                <w:szCs w:val="21"/>
              </w:rPr>
              <w:t xml:space="preserve"> }</w:t>
            </w:r>
            <w:r w:rsidRPr="00CF17C1">
              <w:rPr>
                <w:rFonts w:ascii="Arial" w:eastAsia="Arial Unicode MS" w:hAnsi="Arial" w:cs="Arial"/>
                <w:sz w:val="21"/>
                <w:szCs w:val="21"/>
              </w:rPr>
              <w:t xml:space="preserve">  </w:t>
            </w:r>
            <w:r w:rsidRPr="00BF6059">
              <w:rPr>
                <w:rFonts w:ascii="Arial" w:eastAsia="Arial Unicode MS" w:hAnsi="Arial" w:cs="Arial"/>
                <w:sz w:val="21"/>
                <w:szCs w:val="21"/>
              </w:rPr>
              <w:t xml:space="preserve"> </w:t>
            </w:r>
          </w:p>
        </w:tc>
      </w:tr>
    </w:tbl>
    <w:p w:rsidR="000F14BC" w:rsidRDefault="000F14BC" w:rsidP="000F14BC">
      <w:pPr>
        <w:widowControl w:val="0"/>
        <w:autoSpaceDE w:val="0"/>
        <w:autoSpaceDN w:val="0"/>
        <w:adjustRightInd w:val="0"/>
        <w:rPr>
          <w:rFonts w:ascii="新宋体" w:eastAsia="新宋体"/>
          <w:noProof/>
          <w:sz w:val="18"/>
          <w:szCs w:val="18"/>
        </w:rPr>
      </w:pPr>
    </w:p>
    <w:p w:rsidR="000F14BC" w:rsidRPr="00186B7E" w:rsidRDefault="000F14BC" w:rsidP="000F14BC">
      <w:pPr>
        <w:pStyle w:val="5"/>
        <w:rPr>
          <w:rFonts w:hint="eastAsia"/>
        </w:rPr>
      </w:pPr>
      <w:r>
        <w:rPr>
          <w:rFonts w:hint="eastAsia"/>
        </w:rPr>
        <w:t>IsEmpty</w:t>
      </w:r>
      <w:r w:rsidRPr="00186B7E">
        <w:t xml:space="preserve">() </w:t>
      </w:r>
    </w:p>
    <w:p w:rsidR="000F14BC" w:rsidRPr="0006514D" w:rsidRDefault="000F14BC" w:rsidP="000F14BC">
      <w:pPr>
        <w:snapToGrid w:val="0"/>
        <w:spacing w:line="300" w:lineRule="auto"/>
        <w:ind w:firstLine="420"/>
        <w:rPr>
          <w:rFonts w:hint="eastAsia"/>
          <w:sz w:val="21"/>
          <w:szCs w:val="21"/>
        </w:rPr>
      </w:pPr>
      <w:r w:rsidRPr="000242BD">
        <w:rPr>
          <w:sz w:val="21"/>
          <w:szCs w:val="21"/>
        </w:rPr>
        <w:t>判断当前</w:t>
      </w:r>
      <w:r w:rsidRPr="000242BD">
        <w:rPr>
          <w:sz w:val="21"/>
          <w:szCs w:val="21"/>
        </w:rPr>
        <w:t>AString</w:t>
      </w:r>
      <w:r>
        <w:rPr>
          <w:rFonts w:hint="eastAsia"/>
          <w:sz w:val="21"/>
          <w:szCs w:val="21"/>
        </w:rPr>
        <w:t>Buf</w:t>
      </w:r>
      <w:r>
        <w:rPr>
          <w:sz w:val="21"/>
          <w:szCs w:val="21"/>
        </w:rPr>
        <w:t>对象的</w:t>
      </w:r>
      <w:r>
        <w:rPr>
          <w:rFonts w:hint="eastAsia"/>
          <w:sz w:val="21"/>
          <w:szCs w:val="21"/>
        </w:rPr>
        <w:t>数据区</w:t>
      </w:r>
      <w:r w:rsidRPr="000242BD">
        <w:rPr>
          <w:sz w:val="21"/>
          <w:szCs w:val="21"/>
        </w:rPr>
        <w:t>内容是否为空。</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0F14BC" w:rsidRPr="00345BB2">
        <w:tc>
          <w:tcPr>
            <w:tcW w:w="7988" w:type="dxa"/>
            <w:shd w:val="clear" w:color="auto" w:fill="D9D9D9"/>
          </w:tcPr>
          <w:p w:rsidR="000F14BC" w:rsidRPr="00BF6059" w:rsidRDefault="000F14BC" w:rsidP="0054615D">
            <w:pPr>
              <w:widowControl w:val="0"/>
              <w:tabs>
                <w:tab w:val="left" w:pos="4725"/>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F6059">
              <w:rPr>
                <w:rFonts w:ascii="Arial" w:eastAsia="新宋体" w:hAnsi="Arial" w:cs="Arial"/>
                <w:noProof/>
                <w:sz w:val="21"/>
                <w:szCs w:val="21"/>
              </w:rPr>
              <w:t xml:space="preserve">Boolean IsEmpty() </w:t>
            </w:r>
            <w:r w:rsidRPr="00BF6059">
              <w:rPr>
                <w:rFonts w:ascii="Arial" w:eastAsia="新宋体" w:hAnsi="Arial" w:cs="Arial"/>
                <w:noProof/>
                <w:color w:val="0000FF"/>
                <w:sz w:val="21"/>
                <w:szCs w:val="21"/>
              </w:rPr>
              <w:t>const</w:t>
            </w:r>
            <w:r w:rsidRPr="00BF6059">
              <w:rPr>
                <w:rFonts w:ascii="Arial" w:eastAsia="新宋体" w:hAnsi="Arial" w:cs="Arial"/>
                <w:noProof/>
                <w:sz w:val="21"/>
                <w:szCs w:val="21"/>
              </w:rPr>
              <w:t xml:space="preserve"> { </w:t>
            </w:r>
            <w:r>
              <w:rPr>
                <w:rFonts w:ascii="Arial" w:eastAsia="新宋体" w:hAnsi="Arial" w:cs="Arial"/>
                <w:noProof/>
                <w:sz w:val="21"/>
                <w:szCs w:val="21"/>
              </w:rPr>
              <w:tab/>
            </w:r>
          </w:p>
          <w:p w:rsidR="000F14BC" w:rsidRPr="000F14BC" w:rsidRDefault="000F14BC" w:rsidP="000F14BC">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BF6059">
              <w:rPr>
                <w:rFonts w:ascii="Arial" w:eastAsia="新宋体" w:hAnsi="Arial" w:cs="Arial"/>
                <w:noProof/>
                <w:sz w:val="21"/>
                <w:szCs w:val="21"/>
              </w:rPr>
              <w:lastRenderedPageBreak/>
              <w:t xml:space="preserve">        </w:t>
            </w:r>
            <w:r w:rsidRPr="000F14BC">
              <w:rPr>
                <w:rFonts w:ascii="Arial" w:eastAsia="新宋体" w:hAnsi="Arial" w:cs="Arial"/>
                <w:noProof/>
                <w:sz w:val="21"/>
                <w:szCs w:val="21"/>
              </w:rPr>
              <w:t>assert(m_pBuf);</w:t>
            </w:r>
          </w:p>
          <w:p w:rsidR="000F14BC" w:rsidRDefault="000F14BC" w:rsidP="000F14BC">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0F14BC">
              <w:rPr>
                <w:rFonts w:ascii="Arial" w:eastAsia="新宋体" w:hAnsi="Arial" w:cs="Arial"/>
                <w:noProof/>
                <w:sz w:val="21"/>
                <w:szCs w:val="21"/>
              </w:rPr>
              <w:t xml:space="preserve">        return (m_used == sizeof(AChar)) &amp;&amp; (*(AChar *)m_pBuf == '\0');</w:t>
            </w:r>
          </w:p>
          <w:p w:rsidR="000F14BC" w:rsidRPr="00BF6059" w:rsidRDefault="000F14BC" w:rsidP="000F14BC">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Pr>
                <w:rFonts w:ascii="Arial" w:eastAsia="新宋体" w:hAnsi="Arial" w:cs="Arial"/>
                <w:noProof/>
                <w:sz w:val="21"/>
                <w:szCs w:val="21"/>
              </w:rPr>
              <w:t xml:space="preserve">    }</w:t>
            </w:r>
          </w:p>
        </w:tc>
      </w:tr>
    </w:tbl>
    <w:p w:rsidR="000F14BC" w:rsidRPr="000242BD" w:rsidRDefault="000F14BC" w:rsidP="000F14BC">
      <w:pPr>
        <w:snapToGrid w:val="0"/>
        <w:spacing w:line="300" w:lineRule="auto"/>
        <w:ind w:firstLine="420"/>
        <w:rPr>
          <w:rFonts w:ascii="宋体" w:hAnsi="宋体" w:hint="eastAsia"/>
          <w:sz w:val="21"/>
          <w:szCs w:val="21"/>
        </w:rPr>
      </w:pPr>
    </w:p>
    <w:p w:rsidR="000F14BC" w:rsidRPr="00186B7E" w:rsidRDefault="000F14BC" w:rsidP="000F14BC">
      <w:pPr>
        <w:pStyle w:val="5"/>
        <w:rPr>
          <w:rFonts w:hint="eastAsia"/>
        </w:rPr>
      </w:pPr>
      <w:r>
        <w:rPr>
          <w:rFonts w:hint="eastAsia"/>
        </w:rPr>
        <w:t>IsNullorEmpty</w:t>
      </w:r>
      <w:r w:rsidRPr="00186B7E">
        <w:t xml:space="preserve">() </w:t>
      </w:r>
    </w:p>
    <w:p w:rsidR="000F14BC" w:rsidRPr="0006514D" w:rsidRDefault="000F14BC" w:rsidP="000F14BC">
      <w:pPr>
        <w:snapToGrid w:val="0"/>
        <w:spacing w:line="300" w:lineRule="auto"/>
        <w:ind w:firstLineChars="200" w:firstLine="420"/>
        <w:rPr>
          <w:rFonts w:hint="eastAsia"/>
          <w:sz w:val="21"/>
          <w:szCs w:val="21"/>
        </w:rPr>
      </w:pPr>
      <w:r w:rsidRPr="000242BD">
        <w:rPr>
          <w:sz w:val="21"/>
          <w:szCs w:val="21"/>
        </w:rPr>
        <w:t>判断</w:t>
      </w:r>
      <w:r w:rsidR="00EE1DA7">
        <w:rPr>
          <w:rFonts w:hint="eastAsia"/>
          <w:sz w:val="21"/>
          <w:szCs w:val="21"/>
        </w:rPr>
        <w:t>指向</w:t>
      </w:r>
      <w:r w:rsidRPr="000242BD">
        <w:rPr>
          <w:sz w:val="21"/>
          <w:szCs w:val="21"/>
        </w:rPr>
        <w:t>当前</w:t>
      </w:r>
      <w:r w:rsidRPr="000242BD">
        <w:rPr>
          <w:sz w:val="21"/>
          <w:szCs w:val="21"/>
        </w:rPr>
        <w:t>AString</w:t>
      </w:r>
      <w:r w:rsidR="00EE1DA7">
        <w:rPr>
          <w:rFonts w:hint="eastAsia"/>
          <w:sz w:val="21"/>
          <w:szCs w:val="21"/>
        </w:rPr>
        <w:t>Buf</w:t>
      </w:r>
      <w:r w:rsidR="00EE1DA7">
        <w:rPr>
          <w:sz w:val="21"/>
          <w:szCs w:val="21"/>
        </w:rPr>
        <w:t>对象的</w:t>
      </w:r>
      <w:r w:rsidR="00EE1DA7">
        <w:rPr>
          <w:rFonts w:hint="eastAsia"/>
          <w:sz w:val="21"/>
          <w:szCs w:val="21"/>
        </w:rPr>
        <w:t>数据区</w:t>
      </w:r>
      <w:r w:rsidRPr="000242BD">
        <w:rPr>
          <w:sz w:val="21"/>
          <w:szCs w:val="21"/>
        </w:rPr>
        <w:t>指针或者</w:t>
      </w:r>
      <w:r w:rsidR="00EE1DA7">
        <w:rPr>
          <w:rFonts w:hint="eastAsia"/>
          <w:sz w:val="21"/>
          <w:szCs w:val="21"/>
        </w:rPr>
        <w:t>其</w:t>
      </w:r>
      <w:r w:rsidRPr="000242BD">
        <w:rPr>
          <w:sz w:val="21"/>
          <w:szCs w:val="21"/>
        </w:rPr>
        <w:t>内容是否为空。</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0F14BC" w:rsidRPr="00345BB2">
        <w:tc>
          <w:tcPr>
            <w:tcW w:w="7988" w:type="dxa"/>
            <w:shd w:val="clear" w:color="auto" w:fill="D9D9D9"/>
          </w:tcPr>
          <w:p w:rsidR="000F14BC" w:rsidRPr="005B2A35" w:rsidRDefault="000F14BC" w:rsidP="0054615D">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5B2A35">
              <w:rPr>
                <w:rFonts w:ascii="Arial" w:eastAsia="新宋体" w:hAnsi="Arial" w:cs="Arial"/>
                <w:noProof/>
                <w:sz w:val="21"/>
                <w:szCs w:val="21"/>
              </w:rPr>
              <w:t xml:space="preserve">Boolean IsNullOrEmpty() </w:t>
            </w:r>
            <w:r w:rsidRPr="005B2A35">
              <w:rPr>
                <w:rFonts w:ascii="Arial" w:eastAsia="新宋体" w:hAnsi="Arial" w:cs="Arial"/>
                <w:noProof/>
                <w:color w:val="0000FF"/>
                <w:sz w:val="21"/>
                <w:szCs w:val="21"/>
              </w:rPr>
              <w:t>const</w:t>
            </w:r>
            <w:r w:rsidRPr="005B2A35">
              <w:rPr>
                <w:rFonts w:ascii="Arial" w:eastAsia="新宋体" w:hAnsi="Arial" w:cs="Arial"/>
                <w:noProof/>
                <w:sz w:val="21"/>
                <w:szCs w:val="21"/>
              </w:rPr>
              <w:t xml:space="preserve"> {</w:t>
            </w:r>
          </w:p>
          <w:p w:rsidR="00EE1DA7" w:rsidRDefault="000F14BC" w:rsidP="0054615D">
            <w:pPr>
              <w:widowControl w:val="0"/>
              <w:tabs>
                <w:tab w:val="left" w:pos="915"/>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5B2A35">
              <w:rPr>
                <w:rFonts w:ascii="Arial" w:eastAsia="新宋体" w:hAnsi="Arial" w:cs="Arial"/>
                <w:noProof/>
                <w:sz w:val="21"/>
                <w:szCs w:val="21"/>
              </w:rPr>
              <w:t xml:space="preserve">       </w:t>
            </w:r>
            <w:r w:rsidR="00EE1DA7" w:rsidRPr="00EE1DA7">
              <w:rPr>
                <w:rFonts w:ascii="Arial" w:eastAsia="新宋体" w:hAnsi="Arial" w:cs="Arial"/>
                <w:noProof/>
                <w:sz w:val="21"/>
                <w:szCs w:val="21"/>
              </w:rPr>
              <w:t>return m_pBuf == NULL || *(AChar *)m_pBuf == '\0';</w:t>
            </w:r>
          </w:p>
          <w:p w:rsidR="000F14BC" w:rsidRPr="005B2A35" w:rsidRDefault="000F14BC" w:rsidP="0054615D">
            <w:pPr>
              <w:widowControl w:val="0"/>
              <w:tabs>
                <w:tab w:val="left" w:pos="915"/>
              </w:tabs>
              <w:autoSpaceDE w:val="0"/>
              <w:autoSpaceDN w:val="0"/>
              <w:adjustRightInd w:val="0"/>
              <w:spacing w:before="100" w:beforeAutospacing="1" w:after="100" w:afterAutospacing="1" w:line="360" w:lineRule="auto"/>
              <w:rPr>
                <w:rFonts w:ascii="Arial" w:hAnsi="Arial" w:cs="Arial" w:hint="eastAsia"/>
                <w:sz w:val="21"/>
                <w:szCs w:val="21"/>
              </w:rPr>
            </w:pPr>
            <w:r w:rsidRPr="005B2A35">
              <w:rPr>
                <w:rFonts w:ascii="Arial" w:eastAsia="新宋体" w:hAnsi="Arial" w:cs="Arial"/>
                <w:noProof/>
                <w:sz w:val="21"/>
                <w:szCs w:val="21"/>
              </w:rPr>
              <w:t xml:space="preserve">    }</w:t>
            </w:r>
            <w:r w:rsidRPr="005B2A35">
              <w:rPr>
                <w:rFonts w:ascii="Arial" w:eastAsia="新宋体" w:hAnsi="Arial" w:cs="Arial"/>
                <w:noProof/>
                <w:sz w:val="21"/>
                <w:szCs w:val="21"/>
              </w:rPr>
              <w:tab/>
            </w:r>
          </w:p>
        </w:tc>
      </w:tr>
    </w:tbl>
    <w:p w:rsidR="009030B1" w:rsidRDefault="009030B1" w:rsidP="009030B1">
      <w:pPr>
        <w:pStyle w:val="5"/>
        <w:rPr>
          <w:rFonts w:hint="eastAsia"/>
        </w:rPr>
      </w:pPr>
      <w:r>
        <w:rPr>
          <w:rFonts w:hint="eastAsia"/>
        </w:rPr>
        <w:t>IndexOf</w:t>
      </w:r>
      <w:r w:rsidRPr="00186B7E">
        <w:t xml:space="preserve">() </w:t>
      </w:r>
    </w:p>
    <w:p w:rsidR="009030B1" w:rsidRPr="003D37F7" w:rsidRDefault="009030B1" w:rsidP="009030B1">
      <w:pPr>
        <w:snapToGrid w:val="0"/>
        <w:spacing w:line="300" w:lineRule="auto"/>
        <w:ind w:firstLineChars="200" w:firstLine="420"/>
        <w:rPr>
          <w:rFonts w:hint="eastAsia"/>
          <w:sz w:val="21"/>
          <w:szCs w:val="21"/>
        </w:rPr>
      </w:pPr>
      <w:r w:rsidRPr="003D37F7">
        <w:rPr>
          <w:rFonts w:hint="eastAsia"/>
          <w:sz w:val="21"/>
          <w:szCs w:val="21"/>
        </w:rPr>
        <w:t>获得指定字符在</w:t>
      </w:r>
      <w:r w:rsidRPr="003D37F7">
        <w:rPr>
          <w:rFonts w:hint="eastAsia"/>
          <w:sz w:val="21"/>
          <w:szCs w:val="21"/>
        </w:rPr>
        <w:t>AString</w:t>
      </w:r>
      <w:r>
        <w:rPr>
          <w:rFonts w:hint="eastAsia"/>
          <w:sz w:val="21"/>
          <w:szCs w:val="21"/>
        </w:rPr>
        <w:t>Buf</w:t>
      </w:r>
      <w:r w:rsidRPr="003D37F7">
        <w:rPr>
          <w:rFonts w:hint="eastAsia"/>
          <w:sz w:val="21"/>
          <w:szCs w:val="21"/>
        </w:rPr>
        <w:t>对象</w:t>
      </w:r>
      <w:r>
        <w:rPr>
          <w:rFonts w:hint="eastAsia"/>
          <w:sz w:val="21"/>
          <w:szCs w:val="21"/>
        </w:rPr>
        <w:t>数据区内容</w:t>
      </w:r>
      <w:r w:rsidRPr="003D37F7">
        <w:rPr>
          <w:rFonts w:hint="eastAsia"/>
          <w:sz w:val="21"/>
          <w:szCs w:val="21"/>
        </w:rPr>
        <w:t>中的索引值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0306B0">
              <w:rPr>
                <w:rFonts w:ascii="Arial" w:eastAsia="新宋体" w:hAnsi="Arial" w:cs="Arial"/>
                <w:noProof/>
                <w:sz w:val="21"/>
                <w:szCs w:val="21"/>
              </w:rPr>
              <w:t>Int32 IndexOf(</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0306B0">
              <w:rPr>
                <w:rFonts w:ascii="Arial" w:eastAsia="新宋体" w:hAnsi="Arial" w:cs="Arial"/>
                <w:noProof/>
                <w:sz w:val="21"/>
                <w:szCs w:val="21"/>
              </w:rPr>
              <w:t xml:space="preserve">AChar ch,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0306B0">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0306B0">
              <w:rPr>
                <w:rFonts w:ascii="Arial" w:eastAsia="新宋体" w:hAnsi="Arial" w:cs="Arial"/>
                <w:noProof/>
                <w:sz w:val="21"/>
                <w:szCs w:val="21"/>
              </w:rPr>
              <w:t xml:space="preserve">) const </w:t>
            </w:r>
          </w:p>
          <w:p w:rsidR="009030B1" w:rsidRPr="000306B0"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0306B0">
              <w:rPr>
                <w:rFonts w:ascii="Arial" w:eastAsia="新宋体" w:hAnsi="Arial" w:cs="Arial"/>
                <w:noProof/>
                <w:sz w:val="21"/>
                <w:szCs w:val="21"/>
              </w:rPr>
              <w:t>{</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0306B0">
              <w:rPr>
                <w:rFonts w:ascii="Arial" w:eastAsia="新宋体" w:hAnsi="Arial" w:cs="Arial"/>
                <w:noProof/>
                <w:sz w:val="21"/>
                <w:szCs w:val="21"/>
              </w:rPr>
              <w:t xml:space="preserve">       </w:t>
            </w:r>
            <w:r w:rsidRPr="009030B1">
              <w:rPr>
                <w:rFonts w:ascii="Arial" w:eastAsia="新宋体" w:hAnsi="Arial" w:cs="Arial"/>
                <w:noProof/>
                <w:sz w:val="21"/>
                <w:szCs w:val="21"/>
              </w:rPr>
              <w:t>return _AStringBuf_IndexOf_AChar((const PCarQuintet)this, ch, stringCase);</w:t>
            </w:r>
          </w:p>
          <w:p w:rsidR="009030B1" w:rsidRPr="000306B0"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0306B0">
              <w:rPr>
                <w:rFonts w:ascii="Arial" w:eastAsia="新宋体" w:hAnsi="Arial" w:cs="Arial"/>
                <w:noProof/>
                <w:sz w:val="21"/>
                <w:szCs w:val="21"/>
              </w:rPr>
              <w:t>}</w:t>
            </w:r>
          </w:p>
        </w:tc>
      </w:tr>
    </w:tbl>
    <w:p w:rsidR="009030B1" w:rsidRDefault="009030B1" w:rsidP="009030B1">
      <w:pPr>
        <w:rPr>
          <w:rFonts w:hint="eastAsia"/>
        </w:rPr>
      </w:pPr>
    </w:p>
    <w:p w:rsidR="009030B1" w:rsidRDefault="009030B1" w:rsidP="009030B1">
      <w:pPr>
        <w:pStyle w:val="5"/>
        <w:rPr>
          <w:rFonts w:hint="eastAsia"/>
        </w:rPr>
      </w:pPr>
      <w:r>
        <w:rPr>
          <w:rFonts w:hint="eastAsia"/>
        </w:rPr>
        <w:t>IndexOf</w:t>
      </w:r>
      <w:r w:rsidRPr="00186B7E">
        <w:t xml:space="preserve">() </w:t>
      </w:r>
    </w:p>
    <w:p w:rsidR="009030B1" w:rsidRPr="0006514D" w:rsidRDefault="009030B1" w:rsidP="009030B1">
      <w:pPr>
        <w:snapToGrid w:val="0"/>
        <w:spacing w:line="300" w:lineRule="auto"/>
        <w:ind w:firstLineChars="200" w:firstLine="420"/>
        <w:rPr>
          <w:rFonts w:hint="eastAsia"/>
          <w:sz w:val="21"/>
          <w:szCs w:val="21"/>
        </w:rPr>
      </w:pPr>
      <w:r w:rsidRPr="003D37F7">
        <w:rPr>
          <w:rFonts w:hint="eastAsia"/>
          <w:sz w:val="21"/>
          <w:szCs w:val="21"/>
        </w:rPr>
        <w:t>获得指定字符</w:t>
      </w:r>
      <w:r>
        <w:rPr>
          <w:rFonts w:hint="eastAsia"/>
          <w:sz w:val="21"/>
          <w:szCs w:val="21"/>
        </w:rPr>
        <w:t>串</w:t>
      </w:r>
      <w:r w:rsidRPr="003D37F7">
        <w:rPr>
          <w:rFonts w:hint="eastAsia"/>
          <w:sz w:val="21"/>
          <w:szCs w:val="21"/>
        </w:rPr>
        <w:t>在</w:t>
      </w:r>
      <w:r w:rsidRPr="003D37F7">
        <w:rPr>
          <w:rFonts w:hint="eastAsia"/>
          <w:sz w:val="21"/>
          <w:szCs w:val="21"/>
        </w:rPr>
        <w:t>AString</w:t>
      </w:r>
      <w:r>
        <w:rPr>
          <w:rFonts w:hint="eastAsia"/>
          <w:sz w:val="21"/>
          <w:szCs w:val="21"/>
        </w:rPr>
        <w:t>Buf</w:t>
      </w:r>
      <w:r>
        <w:rPr>
          <w:rFonts w:hint="eastAsia"/>
          <w:sz w:val="21"/>
          <w:szCs w:val="21"/>
        </w:rPr>
        <w:t>数据区内容出现的索引值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352BD">
              <w:rPr>
                <w:rFonts w:ascii="Arial" w:eastAsia="新宋体" w:hAnsi="Arial" w:cs="Arial"/>
                <w:noProof/>
                <w:sz w:val="21"/>
                <w:szCs w:val="21"/>
              </w:rPr>
              <w:t>Int32 IndexOf(</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4352BD">
              <w:rPr>
                <w:rFonts w:ascii="Arial" w:eastAsia="新宋体" w:hAnsi="Arial" w:cs="Arial"/>
                <w:noProof/>
                <w:sz w:val="21"/>
                <w:szCs w:val="21"/>
              </w:rPr>
              <w:lastRenderedPageBreak/>
              <w:t xml:space="preserve">AString str,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指定字符串</w:t>
            </w:r>
          </w:p>
          <w:p w:rsidR="009030B1" w:rsidRPr="004352BD" w:rsidRDefault="009030B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4352BD">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352BD">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指定编码方式</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4352BD">
              <w:rPr>
                <w:rFonts w:ascii="Arial" w:eastAsia="新宋体" w:hAnsi="Arial" w:cs="Arial"/>
                <w:noProof/>
                <w:sz w:val="21"/>
                <w:szCs w:val="21"/>
              </w:rPr>
              <w:t xml:space="preserve">) const </w:t>
            </w:r>
          </w:p>
          <w:p w:rsidR="009030B1" w:rsidRPr="004352BD"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4352BD">
              <w:rPr>
                <w:rFonts w:ascii="Arial" w:eastAsia="新宋体" w:hAnsi="Arial" w:cs="Arial"/>
                <w:noProof/>
                <w:sz w:val="21"/>
                <w:szCs w:val="21"/>
              </w:rPr>
              <w:t>{</w:t>
            </w:r>
          </w:p>
          <w:p w:rsidR="00ED5AAA" w:rsidRPr="00ED5AAA" w:rsidRDefault="009030B1" w:rsidP="00ED5AAA">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4352BD">
              <w:rPr>
                <w:rFonts w:ascii="Arial" w:eastAsia="新宋体" w:hAnsi="Arial" w:cs="Arial"/>
                <w:noProof/>
                <w:sz w:val="21"/>
                <w:szCs w:val="21"/>
              </w:rPr>
              <w:t xml:space="preserve">        </w:t>
            </w:r>
            <w:r w:rsidR="00ED5AAA" w:rsidRPr="00ED5AAA">
              <w:rPr>
                <w:rFonts w:ascii="Arial" w:eastAsia="新宋体" w:hAnsi="Arial" w:cs="Arial"/>
                <w:noProof/>
                <w:sz w:val="21"/>
                <w:szCs w:val="21"/>
              </w:rPr>
              <w:t>return _AStringBuf_IndexOf_SubString((const PCarQuintet)this, str,</w:t>
            </w:r>
          </w:p>
          <w:p w:rsidR="00ED5AAA" w:rsidRDefault="00ED5AAA" w:rsidP="00ED5AAA">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ED5AAA">
              <w:rPr>
                <w:rFonts w:ascii="Arial" w:eastAsia="新宋体" w:hAnsi="Arial" w:cs="Arial"/>
                <w:noProof/>
                <w:sz w:val="21"/>
                <w:szCs w:val="21"/>
              </w:rPr>
              <w:t xml:space="preserve">            stringCase, encoding);</w:t>
            </w:r>
          </w:p>
          <w:p w:rsidR="009030B1" w:rsidRPr="004352BD" w:rsidRDefault="009030B1" w:rsidP="00ED5AAA">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4352BD">
              <w:rPr>
                <w:rFonts w:ascii="Arial" w:eastAsia="新宋体" w:hAnsi="Arial" w:cs="Arial"/>
                <w:noProof/>
                <w:sz w:val="21"/>
                <w:szCs w:val="21"/>
              </w:rPr>
              <w:t>}</w:t>
            </w:r>
          </w:p>
        </w:tc>
      </w:tr>
    </w:tbl>
    <w:p w:rsidR="009030B1" w:rsidRPr="001D35FB" w:rsidRDefault="009030B1" w:rsidP="009030B1">
      <w:pPr>
        <w:rPr>
          <w:rFonts w:hint="eastAsia"/>
        </w:rPr>
      </w:pPr>
    </w:p>
    <w:p w:rsidR="009030B1" w:rsidRDefault="009030B1" w:rsidP="009030B1">
      <w:pPr>
        <w:pStyle w:val="5"/>
        <w:rPr>
          <w:rFonts w:hint="eastAsia"/>
        </w:rPr>
      </w:pPr>
      <w:r>
        <w:rPr>
          <w:rFonts w:hint="eastAsia"/>
        </w:rPr>
        <w:t>IndexOfAny</w:t>
      </w:r>
      <w:r w:rsidRPr="00186B7E">
        <w:t xml:space="preserve">() </w:t>
      </w:r>
    </w:p>
    <w:p w:rsidR="009030B1" w:rsidRPr="0006514D" w:rsidRDefault="009030B1" w:rsidP="009030B1">
      <w:pPr>
        <w:snapToGrid w:val="0"/>
        <w:spacing w:line="300" w:lineRule="auto"/>
        <w:rPr>
          <w:rFonts w:hint="eastAsia"/>
          <w:sz w:val="21"/>
          <w:szCs w:val="21"/>
        </w:rPr>
      </w:pPr>
      <w:r>
        <w:rPr>
          <w:rFonts w:hint="eastAsia"/>
          <w:sz w:val="21"/>
          <w:szCs w:val="21"/>
        </w:rPr>
        <w:t xml:space="preserve">    </w:t>
      </w:r>
      <w:r>
        <w:rPr>
          <w:rFonts w:hint="eastAsia"/>
          <w:sz w:val="21"/>
          <w:szCs w:val="21"/>
        </w:rPr>
        <w:t>返回特定字符串中任意一个字符在当前对象数据区内容中的索引值。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0306B0">
              <w:rPr>
                <w:rFonts w:ascii="Arial" w:eastAsia="新宋体" w:hAnsi="Arial" w:cs="Arial"/>
                <w:noProof/>
                <w:sz w:val="21"/>
                <w:szCs w:val="21"/>
              </w:rPr>
              <w:t>Int32 IndexOfAny(</w:t>
            </w:r>
          </w:p>
          <w:p w:rsidR="009030B1" w:rsidRPr="000306B0" w:rsidRDefault="009030B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0306B0">
              <w:rPr>
                <w:rFonts w:ascii="Arial" w:eastAsia="新宋体" w:hAnsi="Arial" w:cs="Arial"/>
                <w:noProof/>
                <w:sz w:val="21"/>
                <w:szCs w:val="21"/>
              </w:rPr>
              <w:t>AString strCharSet,</w:t>
            </w:r>
            <w:r>
              <w:rPr>
                <w:rFonts w:ascii="Arial" w:eastAsia="新宋体" w:hAnsi="Arial" w:cs="Arial" w:hint="eastAsia"/>
                <w:noProof/>
                <w:sz w:val="21"/>
                <w:szCs w:val="21"/>
              </w:rPr>
              <w:t xml:space="preserve">     //</w:t>
            </w:r>
            <w:r>
              <w:rPr>
                <w:rFonts w:ascii="Arial" w:eastAsia="新宋体" w:hAnsi="Arial" w:cs="Arial" w:hint="eastAsia"/>
                <w:noProof/>
                <w:sz w:val="21"/>
                <w:szCs w:val="21"/>
              </w:rPr>
              <w:t>待查找的字符串</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0306B0">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750" w:firstLine="1575"/>
              <w:rPr>
                <w:rFonts w:ascii="Arial" w:eastAsia="新宋体" w:hAnsi="Arial" w:cs="Arial" w:hint="eastAsia"/>
                <w:noProof/>
                <w:sz w:val="21"/>
                <w:szCs w:val="21"/>
              </w:rPr>
            </w:pPr>
            <w:r w:rsidRPr="000306B0">
              <w:rPr>
                <w:rFonts w:ascii="Arial" w:eastAsia="新宋体" w:hAnsi="Arial" w:cs="Arial"/>
                <w:noProof/>
                <w:sz w:val="21"/>
                <w:szCs w:val="21"/>
              </w:rPr>
              <w:t xml:space="preserve">) const </w:t>
            </w:r>
          </w:p>
          <w:p w:rsidR="009030B1" w:rsidRPr="000306B0" w:rsidRDefault="009030B1" w:rsidP="001F1CAC">
            <w:pPr>
              <w:widowControl w:val="0"/>
              <w:tabs>
                <w:tab w:val="left" w:pos="2220"/>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0306B0">
              <w:rPr>
                <w:rFonts w:ascii="Arial" w:eastAsia="新宋体" w:hAnsi="Arial" w:cs="Arial"/>
                <w:noProof/>
                <w:sz w:val="21"/>
                <w:szCs w:val="21"/>
              </w:rPr>
              <w:t>{</w:t>
            </w:r>
            <w:r w:rsidR="001F1CAC">
              <w:rPr>
                <w:rFonts w:ascii="Arial" w:eastAsia="新宋体" w:hAnsi="Arial" w:cs="Arial"/>
                <w:noProof/>
                <w:sz w:val="21"/>
                <w:szCs w:val="21"/>
              </w:rPr>
              <w:tab/>
            </w:r>
          </w:p>
          <w:p w:rsidR="009030B1" w:rsidRDefault="009030B1" w:rsidP="009030B1">
            <w:pPr>
              <w:pStyle w:val="5"/>
              <w:rPr>
                <w:rFonts w:ascii="Arial" w:eastAsia="新宋体" w:hAnsi="Arial" w:cs="Arial" w:hint="eastAsia"/>
                <w:b w:val="0"/>
                <w:bCs w:val="0"/>
                <w:noProof/>
                <w:sz w:val="21"/>
                <w:szCs w:val="21"/>
              </w:rPr>
            </w:pPr>
            <w:r w:rsidRPr="000306B0">
              <w:rPr>
                <w:rFonts w:ascii="Arial" w:eastAsia="新宋体" w:hAnsi="Arial" w:cs="Arial"/>
                <w:noProof/>
                <w:sz w:val="21"/>
                <w:szCs w:val="21"/>
              </w:rPr>
              <w:t xml:space="preserve">       </w:t>
            </w:r>
            <w:r w:rsidRPr="009030B1">
              <w:rPr>
                <w:rFonts w:ascii="Arial" w:eastAsia="新宋体" w:hAnsi="Arial" w:cs="Arial"/>
                <w:b w:val="0"/>
                <w:bCs w:val="0"/>
                <w:noProof/>
                <w:sz w:val="21"/>
                <w:szCs w:val="21"/>
              </w:rPr>
              <w:t>return _AStringBuf_IndexOf_AnyAChar((const PCarQuintet)this, strCharSet, stringCase);</w:t>
            </w:r>
          </w:p>
          <w:p w:rsidR="009030B1" w:rsidRDefault="009030B1" w:rsidP="009030B1">
            <w:pPr>
              <w:pStyle w:val="5"/>
              <w:rPr>
                <w:rFonts w:ascii="Arial" w:eastAsia="新宋体" w:hAnsi="Arial" w:cs="Arial" w:hint="eastAsia"/>
                <w:b w:val="0"/>
                <w:noProof/>
                <w:sz w:val="21"/>
                <w:szCs w:val="21"/>
              </w:rPr>
            </w:pPr>
            <w:r>
              <w:rPr>
                <w:rFonts w:ascii="Arial" w:eastAsia="新宋体" w:hAnsi="Arial" w:cs="Arial"/>
                <w:noProof/>
                <w:sz w:val="21"/>
                <w:szCs w:val="21"/>
              </w:rPr>
              <w:t xml:space="preserve"> </w:t>
            </w:r>
            <w:r w:rsidRPr="00C8020C">
              <w:rPr>
                <w:rFonts w:ascii="Arial" w:eastAsia="新宋体" w:hAnsi="Arial" w:cs="Arial"/>
                <w:b w:val="0"/>
                <w:noProof/>
                <w:sz w:val="21"/>
                <w:szCs w:val="21"/>
              </w:rPr>
              <w:t>}</w:t>
            </w:r>
            <w:r w:rsidRPr="00C8020C">
              <w:rPr>
                <w:rFonts w:ascii="Arial" w:eastAsia="新宋体" w:hAnsi="Arial" w:cs="Arial" w:hint="eastAsia"/>
                <w:b w:val="0"/>
                <w:noProof/>
                <w:sz w:val="21"/>
                <w:szCs w:val="21"/>
              </w:rPr>
              <w:t xml:space="preserve">   </w:t>
            </w:r>
          </w:p>
          <w:p w:rsidR="009030B1" w:rsidRPr="00C8020C" w:rsidRDefault="009030B1" w:rsidP="009030B1">
            <w:pPr>
              <w:pStyle w:val="5"/>
              <w:ind w:left="1365" w:hangingChars="650" w:hanging="1365"/>
              <w:rPr>
                <w:rFonts w:ascii="Arial" w:eastAsia="新宋体" w:hAnsi="Arial" w:cs="Arial" w:hint="eastAsia"/>
                <w:b w:val="0"/>
                <w:noProof/>
                <w:sz w:val="21"/>
                <w:szCs w:val="21"/>
              </w:rPr>
            </w:pPr>
            <w:r w:rsidRPr="00C8020C">
              <w:rPr>
                <w:rFonts w:ascii="Arial" w:eastAsia="新宋体" w:hAnsi="Arial" w:cs="Arial" w:hint="eastAsia"/>
                <w:b w:val="0"/>
                <w:noProof/>
                <w:sz w:val="21"/>
                <w:szCs w:val="21"/>
              </w:rPr>
              <w:t>//</w:t>
            </w:r>
            <w:r w:rsidRPr="00C8020C">
              <w:rPr>
                <w:rFonts w:ascii="Arial" w:eastAsia="新宋体" w:hAnsi="Arial" w:cs="Arial" w:hint="eastAsia"/>
                <w:b w:val="0"/>
                <w:noProof/>
                <w:sz w:val="21"/>
                <w:szCs w:val="21"/>
              </w:rPr>
              <w:t>返回值说明：</w:t>
            </w:r>
            <w:r w:rsidRPr="00C8020C">
              <w:rPr>
                <w:rFonts w:hint="eastAsia"/>
                <w:b w:val="0"/>
                <w:sz w:val="21"/>
                <w:szCs w:val="21"/>
              </w:rPr>
              <w:t>返回</w:t>
            </w:r>
            <w:r w:rsidRPr="00C8020C">
              <w:rPr>
                <w:rFonts w:hint="eastAsia"/>
                <w:b w:val="0"/>
                <w:sz w:val="21"/>
                <w:szCs w:val="21"/>
              </w:rPr>
              <w:t>strCharSet</w:t>
            </w:r>
            <w:r w:rsidRPr="00C8020C">
              <w:rPr>
                <w:rFonts w:hint="eastAsia"/>
                <w:b w:val="0"/>
                <w:sz w:val="21"/>
                <w:szCs w:val="21"/>
              </w:rPr>
              <w:t>中任意一个字符在当前对象</w:t>
            </w:r>
            <w:r w:rsidRPr="00C8020C">
              <w:rPr>
                <w:rFonts w:hint="eastAsia"/>
                <w:b w:val="0"/>
                <w:sz w:val="21"/>
                <w:szCs w:val="21"/>
              </w:rPr>
              <w:t>m_string</w:t>
            </w:r>
            <w:r w:rsidRPr="00C8020C">
              <w:rPr>
                <w:rFonts w:hint="eastAsia"/>
                <w:b w:val="0"/>
                <w:sz w:val="21"/>
                <w:szCs w:val="21"/>
              </w:rPr>
              <w:t>字符串中的索引值</w:t>
            </w:r>
            <w:r>
              <w:rPr>
                <w:rFonts w:hint="eastAsia"/>
                <w:b w:val="0"/>
                <w:sz w:val="21"/>
                <w:szCs w:val="21"/>
              </w:rPr>
              <w:t>，否则返回</w:t>
            </w:r>
            <w:r>
              <w:rPr>
                <w:rFonts w:hint="eastAsia"/>
                <w:b w:val="0"/>
                <w:sz w:val="21"/>
                <w:szCs w:val="21"/>
              </w:rPr>
              <w:t>-1</w:t>
            </w:r>
          </w:p>
        </w:tc>
      </w:tr>
    </w:tbl>
    <w:p w:rsidR="009030B1" w:rsidRPr="001D35FB" w:rsidRDefault="009030B1" w:rsidP="009030B1">
      <w:pPr>
        <w:rPr>
          <w:rFonts w:hint="eastAsia"/>
        </w:rPr>
      </w:pPr>
    </w:p>
    <w:p w:rsidR="009030B1" w:rsidRDefault="009030B1" w:rsidP="009030B1">
      <w:pPr>
        <w:pStyle w:val="5"/>
        <w:rPr>
          <w:rFonts w:hint="eastAsia"/>
        </w:rPr>
      </w:pPr>
      <w:r>
        <w:rPr>
          <w:rFonts w:hint="eastAsia"/>
        </w:rPr>
        <w:lastRenderedPageBreak/>
        <w:t>IndexOfChar</w:t>
      </w:r>
      <w:r w:rsidRPr="00186B7E">
        <w:t xml:space="preserve">() </w:t>
      </w:r>
    </w:p>
    <w:p w:rsidR="009030B1" w:rsidRPr="00E130E9" w:rsidRDefault="009030B1" w:rsidP="009030B1">
      <w:pPr>
        <w:snapToGrid w:val="0"/>
        <w:spacing w:line="300" w:lineRule="auto"/>
        <w:ind w:firstLineChars="200" w:firstLine="420"/>
        <w:rPr>
          <w:rFonts w:hint="eastAsia"/>
          <w:sz w:val="21"/>
          <w:szCs w:val="21"/>
        </w:rPr>
      </w:pPr>
      <w:r w:rsidRPr="00E130E9">
        <w:rPr>
          <w:rFonts w:hint="eastAsia"/>
          <w:sz w:val="21"/>
          <w:szCs w:val="21"/>
        </w:rPr>
        <w:t>返回指定字符在当前对象</w:t>
      </w:r>
      <w:r w:rsidR="00ED5AAA">
        <w:rPr>
          <w:rFonts w:hint="eastAsia"/>
          <w:sz w:val="21"/>
          <w:szCs w:val="21"/>
        </w:rPr>
        <w:t>数据区内容</w:t>
      </w:r>
      <w:r w:rsidRPr="00E130E9">
        <w:rPr>
          <w:rFonts w:hint="eastAsia"/>
          <w:sz w:val="21"/>
          <w:szCs w:val="21"/>
        </w:rPr>
        <w:t>的位置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Int32 IndexOfChar(</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950" w:firstLine="1995"/>
              <w:rPr>
                <w:rFonts w:ascii="Arial" w:eastAsia="新宋体" w:hAnsi="Arial" w:cs="Arial" w:hint="eastAsia"/>
                <w:noProof/>
                <w:sz w:val="21"/>
                <w:szCs w:val="21"/>
              </w:rPr>
            </w:pPr>
            <w:r w:rsidRPr="0029178F">
              <w:rPr>
                <w:rFonts w:ascii="Arial" w:eastAsia="新宋体" w:hAnsi="Arial" w:cs="Arial"/>
                <w:noProof/>
                <w:sz w:val="21"/>
                <w:szCs w:val="21"/>
              </w:rPr>
              <w:t xml:space="preserve">Char32 ch,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w:t>
            </w:r>
          </w:p>
          <w:p w:rsidR="009030B1" w:rsidRPr="0029178F" w:rsidRDefault="009030B1" w:rsidP="009030B1">
            <w:pPr>
              <w:widowControl w:val="0"/>
              <w:tabs>
                <w:tab w:val="center" w:pos="3886"/>
              </w:tabs>
              <w:autoSpaceDE w:val="0"/>
              <w:autoSpaceDN w:val="0"/>
              <w:adjustRightInd w:val="0"/>
              <w:spacing w:before="100" w:beforeAutospacing="1" w:after="100" w:afterAutospacing="1" w:line="360" w:lineRule="auto"/>
              <w:ind w:leftChars="788" w:left="6721" w:hangingChars="2300" w:hanging="4830"/>
              <w:rPr>
                <w:rFonts w:ascii="Arial" w:eastAsia="新宋体" w:hAnsi="Arial" w:cs="Arial" w:hint="eastAsia"/>
                <w:noProof/>
                <w:sz w:val="21"/>
                <w:szCs w:val="21"/>
              </w:rPr>
            </w:pPr>
            <w:r w:rsidRPr="0029178F">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29178F">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指定编码方式</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29178F">
              <w:rPr>
                <w:rFonts w:ascii="Arial" w:eastAsia="新宋体" w:hAnsi="Arial" w:cs="Arial"/>
                <w:noProof/>
                <w:sz w:val="21"/>
                <w:szCs w:val="21"/>
              </w:rPr>
              <w:t>) const</w:t>
            </w:r>
          </w:p>
          <w:p w:rsidR="009030B1" w:rsidRPr="0029178F"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29178F">
              <w:rPr>
                <w:rFonts w:ascii="Arial" w:eastAsia="新宋体" w:hAnsi="Arial" w:cs="Arial"/>
                <w:noProof/>
                <w:sz w:val="21"/>
                <w:szCs w:val="21"/>
              </w:rPr>
              <w:t xml:space="preserve"> {</w:t>
            </w:r>
          </w:p>
          <w:p w:rsidR="009030B1" w:rsidRP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29178F">
              <w:rPr>
                <w:rFonts w:ascii="Arial" w:eastAsia="新宋体" w:hAnsi="Arial" w:cs="Arial"/>
                <w:noProof/>
                <w:sz w:val="21"/>
                <w:szCs w:val="21"/>
              </w:rPr>
              <w:t xml:space="preserve">       </w:t>
            </w:r>
            <w:r w:rsidRPr="009030B1">
              <w:rPr>
                <w:rFonts w:ascii="Arial" w:eastAsia="新宋体" w:hAnsi="Arial" w:cs="Arial"/>
                <w:noProof/>
                <w:sz w:val="21"/>
                <w:szCs w:val="21"/>
              </w:rPr>
              <w:t>return _AStringBuf_IndexOf_Char((const PCarQuintet)this, ch, stringCase,</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9030B1">
              <w:rPr>
                <w:rFonts w:ascii="Arial" w:eastAsia="新宋体" w:hAnsi="Arial" w:cs="Arial"/>
                <w:noProof/>
                <w:sz w:val="21"/>
                <w:szCs w:val="21"/>
              </w:rPr>
              <w:t xml:space="preserve">            encoding);</w:t>
            </w:r>
          </w:p>
          <w:p w:rsidR="009030B1" w:rsidRPr="00FF67B0"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29178F">
              <w:rPr>
                <w:rFonts w:ascii="Arial" w:eastAsia="新宋体" w:hAnsi="Arial" w:cs="Arial"/>
                <w:noProof/>
                <w:sz w:val="21"/>
                <w:szCs w:val="21"/>
              </w:rPr>
              <w:t xml:space="preserve">    }</w:t>
            </w:r>
          </w:p>
        </w:tc>
      </w:tr>
    </w:tbl>
    <w:p w:rsidR="009030B1" w:rsidRPr="001D35FB" w:rsidRDefault="009030B1" w:rsidP="009030B1">
      <w:pPr>
        <w:rPr>
          <w:rFonts w:hint="eastAsia"/>
        </w:rPr>
      </w:pPr>
    </w:p>
    <w:p w:rsidR="009030B1" w:rsidRDefault="009030B1" w:rsidP="009030B1">
      <w:pPr>
        <w:pStyle w:val="5"/>
        <w:rPr>
          <w:rFonts w:hint="eastAsia"/>
        </w:rPr>
      </w:pPr>
      <w:r>
        <w:rPr>
          <w:rFonts w:hint="eastAsia"/>
        </w:rPr>
        <w:t>IndexOfAnyChar</w:t>
      </w:r>
      <w:r w:rsidRPr="00186B7E">
        <w:t xml:space="preserve">() </w:t>
      </w:r>
    </w:p>
    <w:p w:rsidR="009030B1" w:rsidRPr="0006514D" w:rsidRDefault="009030B1" w:rsidP="009030B1">
      <w:pPr>
        <w:snapToGrid w:val="0"/>
        <w:spacing w:line="300" w:lineRule="auto"/>
        <w:rPr>
          <w:rFonts w:hint="eastAsia"/>
          <w:sz w:val="21"/>
          <w:szCs w:val="21"/>
        </w:rPr>
      </w:pPr>
      <w:r>
        <w:rPr>
          <w:rFonts w:hint="eastAsia"/>
        </w:rPr>
        <w:t xml:space="preserve">    </w:t>
      </w:r>
      <w:r>
        <w:rPr>
          <w:rFonts w:hint="eastAsia"/>
          <w:sz w:val="21"/>
          <w:szCs w:val="21"/>
        </w:rPr>
        <w:t>返回</w:t>
      </w:r>
      <w:r w:rsidR="00ED5AAA">
        <w:rPr>
          <w:rFonts w:hint="eastAsia"/>
          <w:sz w:val="21"/>
          <w:szCs w:val="21"/>
        </w:rPr>
        <w:t>指定字符串中</w:t>
      </w:r>
      <w:r>
        <w:rPr>
          <w:rFonts w:hint="eastAsia"/>
          <w:sz w:val="21"/>
          <w:szCs w:val="21"/>
        </w:rPr>
        <w:t>任意一个字符在当前对象</w:t>
      </w:r>
      <w:r w:rsidR="00ED5AAA">
        <w:rPr>
          <w:rFonts w:hint="eastAsia"/>
          <w:sz w:val="21"/>
          <w:szCs w:val="21"/>
        </w:rPr>
        <w:t>数据区内容</w:t>
      </w:r>
      <w:r>
        <w:rPr>
          <w:rFonts w:hint="eastAsia"/>
          <w:sz w:val="21"/>
          <w:szCs w:val="21"/>
        </w:rPr>
        <w:t>的最后的索引值。</w:t>
      </w:r>
    </w:p>
    <w:p w:rsidR="009030B1" w:rsidRPr="0006514D" w:rsidRDefault="009030B1" w:rsidP="009030B1">
      <w:pPr>
        <w:snapToGrid w:val="0"/>
        <w:spacing w:line="300" w:lineRule="auto"/>
        <w:ind w:firstLineChars="200" w:firstLine="420"/>
        <w:rPr>
          <w:rFonts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Int32 IndexOfAnyChar(</w:t>
            </w:r>
          </w:p>
          <w:p w:rsidR="009030B1" w:rsidRPr="0029178F" w:rsidRDefault="009030B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29178F">
              <w:rPr>
                <w:rFonts w:ascii="Arial" w:eastAsia="新宋体" w:hAnsi="Arial" w:cs="Arial"/>
                <w:noProof/>
                <w:sz w:val="21"/>
                <w:szCs w:val="21"/>
              </w:rPr>
              <w:t>Char32 *strCharSet,</w:t>
            </w:r>
            <w:r>
              <w:rPr>
                <w:rFonts w:ascii="Arial" w:eastAsia="新宋体" w:hAnsi="Arial" w:cs="Arial" w:hint="eastAsia"/>
                <w:noProof/>
                <w:sz w:val="21"/>
                <w:szCs w:val="21"/>
              </w:rPr>
              <w:t xml:space="preserve">    //</w:t>
            </w:r>
            <w:r>
              <w:rPr>
                <w:rFonts w:ascii="Arial" w:eastAsia="新宋体" w:hAnsi="Arial" w:cs="Arial" w:hint="eastAsia"/>
                <w:noProof/>
                <w:sz w:val="21"/>
                <w:szCs w:val="21"/>
              </w:rPr>
              <w:t>字符指针</w:t>
            </w:r>
          </w:p>
          <w:p w:rsidR="009030B1" w:rsidRPr="0029178F"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指定编码格式</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29178F">
              <w:rPr>
                <w:rFonts w:ascii="Arial" w:eastAsia="新宋体" w:hAnsi="Arial" w:cs="Arial"/>
                <w:noProof/>
                <w:sz w:val="21"/>
                <w:szCs w:val="21"/>
              </w:rPr>
              <w:t xml:space="preserve">) const </w:t>
            </w:r>
          </w:p>
          <w:p w:rsidR="009030B1" w:rsidRPr="0029178F"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29178F">
              <w:rPr>
                <w:rFonts w:ascii="Arial" w:eastAsia="新宋体" w:hAnsi="Arial" w:cs="Arial"/>
                <w:noProof/>
                <w:sz w:val="21"/>
                <w:szCs w:val="21"/>
              </w:rPr>
              <w:t>{</w:t>
            </w:r>
          </w:p>
          <w:p w:rsidR="00ED5AAA" w:rsidRPr="00ED5AAA" w:rsidRDefault="009030B1" w:rsidP="00ED5AAA">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Pr>
                <w:rFonts w:ascii="Arial" w:eastAsia="新宋体" w:hAnsi="Arial" w:cs="Arial"/>
                <w:noProof/>
                <w:sz w:val="21"/>
                <w:szCs w:val="21"/>
              </w:rPr>
              <w:t xml:space="preserve">   </w:t>
            </w:r>
            <w:r w:rsidR="00ED5AAA" w:rsidRPr="00ED5AAA">
              <w:rPr>
                <w:rFonts w:ascii="Arial" w:eastAsia="新宋体" w:hAnsi="Arial" w:cs="Arial"/>
                <w:noProof/>
                <w:sz w:val="21"/>
                <w:szCs w:val="21"/>
              </w:rPr>
              <w:t>return _AStringBuf_IndexOf_AnyChar((const PCarQuintet)this, strCharSet,</w:t>
            </w:r>
          </w:p>
          <w:p w:rsidR="009030B1" w:rsidRPr="00ED5AAA" w:rsidRDefault="00ED5AAA" w:rsidP="00ED5AAA">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ED5AAA">
              <w:rPr>
                <w:rFonts w:ascii="Arial" w:eastAsia="新宋体" w:hAnsi="Arial" w:cs="Arial"/>
                <w:noProof/>
                <w:sz w:val="21"/>
                <w:szCs w:val="21"/>
              </w:rPr>
              <w:lastRenderedPageBreak/>
              <w:t xml:space="preserve">            stringCase, encoding);</w:t>
            </w:r>
          </w:p>
          <w:p w:rsidR="009030B1" w:rsidRPr="0029178F"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29178F">
              <w:rPr>
                <w:rFonts w:ascii="Arial" w:eastAsia="新宋体" w:hAnsi="Arial" w:cs="Arial"/>
                <w:noProof/>
                <w:sz w:val="21"/>
                <w:szCs w:val="21"/>
              </w:rPr>
              <w:t>}</w:t>
            </w:r>
          </w:p>
        </w:tc>
      </w:tr>
    </w:tbl>
    <w:p w:rsidR="009030B1" w:rsidRPr="000306B0" w:rsidRDefault="009030B1" w:rsidP="009030B1">
      <w:pPr>
        <w:rPr>
          <w:rFonts w:hint="eastAsia"/>
        </w:rPr>
      </w:pPr>
    </w:p>
    <w:p w:rsidR="009030B1" w:rsidRDefault="009030B1" w:rsidP="009030B1">
      <w:pPr>
        <w:pStyle w:val="5"/>
        <w:rPr>
          <w:rFonts w:hint="eastAsia"/>
        </w:rPr>
      </w:pPr>
      <w:r>
        <w:t>LastIndexOf</w:t>
      </w:r>
      <w:r w:rsidRPr="00186B7E">
        <w:t xml:space="preserve"> () </w:t>
      </w:r>
    </w:p>
    <w:p w:rsidR="009030B1" w:rsidRPr="00122C57" w:rsidRDefault="009030B1" w:rsidP="009030B1">
      <w:pPr>
        <w:snapToGrid w:val="0"/>
        <w:spacing w:line="300" w:lineRule="auto"/>
        <w:ind w:firstLineChars="200" w:firstLine="420"/>
        <w:rPr>
          <w:rFonts w:hint="eastAsia"/>
          <w:sz w:val="21"/>
          <w:szCs w:val="21"/>
        </w:rPr>
      </w:pPr>
      <w:r w:rsidRPr="00122C57">
        <w:rPr>
          <w:rFonts w:hint="eastAsia"/>
          <w:sz w:val="21"/>
          <w:szCs w:val="21"/>
        </w:rPr>
        <w:t xml:space="preserve"> </w:t>
      </w:r>
      <w:r w:rsidRPr="00122C57">
        <w:rPr>
          <w:rFonts w:hint="eastAsia"/>
          <w:sz w:val="21"/>
          <w:szCs w:val="21"/>
        </w:rPr>
        <w:t>获得字符最后一次出现的索引值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E85823">
              <w:rPr>
                <w:rFonts w:ascii="Arial" w:eastAsia="新宋体" w:hAnsi="Arial" w:cs="Arial"/>
                <w:noProof/>
                <w:sz w:val="21"/>
                <w:szCs w:val="21"/>
              </w:rPr>
              <w:t>Int32 LastIndexOf(</w:t>
            </w:r>
          </w:p>
          <w:p w:rsidR="009030B1" w:rsidRPr="00E85823" w:rsidRDefault="009030B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E85823">
              <w:rPr>
                <w:rFonts w:ascii="Arial" w:eastAsia="新宋体" w:hAnsi="Arial" w:cs="Arial"/>
                <w:noProof/>
                <w:sz w:val="21"/>
                <w:szCs w:val="21"/>
              </w:rPr>
              <w:t>AChar ch,</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E85823">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E85823">
              <w:rPr>
                <w:rFonts w:ascii="Arial" w:eastAsia="新宋体" w:hAnsi="Arial" w:cs="Arial"/>
                <w:noProof/>
                <w:sz w:val="21"/>
                <w:szCs w:val="21"/>
              </w:rPr>
              <w:t>) const</w:t>
            </w:r>
          </w:p>
          <w:p w:rsidR="009030B1" w:rsidRPr="00E85823"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E85823">
              <w:rPr>
                <w:rFonts w:ascii="Arial" w:eastAsia="新宋体" w:hAnsi="Arial" w:cs="Arial"/>
                <w:noProof/>
                <w:sz w:val="21"/>
                <w:szCs w:val="21"/>
              </w:rPr>
              <w:t>{</w:t>
            </w:r>
          </w:p>
          <w:p w:rsidR="005447C7"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E85823">
              <w:rPr>
                <w:rFonts w:ascii="Arial" w:eastAsia="新宋体" w:hAnsi="Arial" w:cs="Arial"/>
                <w:noProof/>
                <w:sz w:val="21"/>
                <w:szCs w:val="21"/>
              </w:rPr>
              <w:t xml:space="preserve">       </w:t>
            </w:r>
            <w:r w:rsidR="005447C7" w:rsidRPr="005447C7">
              <w:rPr>
                <w:rFonts w:ascii="Arial" w:eastAsia="新宋体" w:hAnsi="Arial" w:cs="Arial"/>
                <w:noProof/>
                <w:sz w:val="21"/>
                <w:szCs w:val="21"/>
              </w:rPr>
              <w:t>return _AStringBuf_LastIndexOf_AChar((const PCarQuintet)this, ch, stringCase);</w:t>
            </w:r>
          </w:p>
          <w:p w:rsidR="009030B1" w:rsidRPr="00E85823"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E85823">
              <w:rPr>
                <w:rFonts w:ascii="Arial" w:eastAsia="新宋体" w:hAnsi="Arial" w:cs="Arial"/>
                <w:noProof/>
                <w:sz w:val="21"/>
                <w:szCs w:val="21"/>
              </w:rPr>
              <w:t>}</w:t>
            </w:r>
            <w:r>
              <w:rPr>
                <w:rFonts w:ascii="Arial" w:eastAsia="新宋体" w:hAnsi="Arial" w:cs="Arial" w:hint="eastAsia"/>
                <w:noProof/>
                <w:sz w:val="21"/>
                <w:szCs w:val="21"/>
              </w:rPr>
              <w:t xml:space="preserve">   //</w:t>
            </w:r>
            <w:r>
              <w:rPr>
                <w:rFonts w:ascii="Arial" w:eastAsia="新宋体" w:hAnsi="Arial" w:cs="Arial" w:hint="eastAsia"/>
                <w:noProof/>
                <w:sz w:val="21"/>
                <w:szCs w:val="21"/>
              </w:rPr>
              <w:t>返回值说明：如果此索引值不存在则返回</w:t>
            </w:r>
            <w:r>
              <w:rPr>
                <w:rFonts w:ascii="Arial" w:eastAsia="新宋体" w:hAnsi="Arial" w:cs="Arial" w:hint="eastAsia"/>
                <w:noProof/>
                <w:sz w:val="21"/>
                <w:szCs w:val="21"/>
              </w:rPr>
              <w:t>-1</w:t>
            </w:r>
          </w:p>
        </w:tc>
      </w:tr>
    </w:tbl>
    <w:p w:rsidR="009030B1" w:rsidRDefault="009030B1" w:rsidP="009030B1">
      <w:pPr>
        <w:rPr>
          <w:rFonts w:hint="eastAsia"/>
        </w:rPr>
      </w:pPr>
    </w:p>
    <w:p w:rsidR="009030B1" w:rsidRDefault="009030B1" w:rsidP="009030B1">
      <w:pPr>
        <w:pStyle w:val="5"/>
        <w:rPr>
          <w:rFonts w:hint="eastAsia"/>
        </w:rPr>
      </w:pPr>
      <w:r>
        <w:t>LastIndexOf</w:t>
      </w:r>
      <w:r w:rsidRPr="00186B7E">
        <w:t xml:space="preserve"> () </w:t>
      </w:r>
    </w:p>
    <w:p w:rsidR="009030B1" w:rsidRPr="0006514D" w:rsidRDefault="009030B1" w:rsidP="009030B1">
      <w:pPr>
        <w:snapToGrid w:val="0"/>
        <w:spacing w:line="300" w:lineRule="auto"/>
        <w:rPr>
          <w:rFonts w:hint="eastAsia"/>
          <w:sz w:val="21"/>
          <w:szCs w:val="21"/>
        </w:rPr>
      </w:pPr>
      <w:r>
        <w:rPr>
          <w:rFonts w:hint="eastAsia"/>
        </w:rPr>
        <w:t xml:space="preserve">    </w:t>
      </w:r>
      <w:r>
        <w:rPr>
          <w:rFonts w:hint="eastAsia"/>
          <w:sz w:val="21"/>
          <w:szCs w:val="21"/>
        </w:rPr>
        <w:t>获知特定的字符串是否在当前对象的</w:t>
      </w:r>
      <w:r>
        <w:rPr>
          <w:rFonts w:hint="eastAsia"/>
          <w:sz w:val="21"/>
          <w:szCs w:val="21"/>
        </w:rPr>
        <w:t>m_string</w:t>
      </w:r>
      <w:r>
        <w:rPr>
          <w:rFonts w:hint="eastAsia"/>
          <w:sz w:val="21"/>
          <w:szCs w:val="21"/>
        </w:rPr>
        <w:t>字符串中出现过，返回值为</w:t>
      </w:r>
      <w:r>
        <w:rPr>
          <w:rFonts w:hint="eastAsia"/>
          <w:sz w:val="21"/>
          <w:szCs w:val="21"/>
        </w:rPr>
        <w:t>0</w:t>
      </w:r>
      <w:r>
        <w:rPr>
          <w:rFonts w:hint="eastAsia"/>
          <w:sz w:val="21"/>
          <w:szCs w:val="21"/>
        </w:rPr>
        <w:t>或</w:t>
      </w:r>
      <w:r>
        <w:rPr>
          <w:rFonts w:hint="eastAsia"/>
          <w:sz w:val="21"/>
          <w:szCs w:val="21"/>
        </w:rPr>
        <w:t>1</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B121D8">
              <w:rPr>
                <w:rFonts w:ascii="Arial" w:eastAsia="新宋体" w:hAnsi="Arial" w:cs="Arial"/>
                <w:noProof/>
                <w:sz w:val="21"/>
                <w:szCs w:val="21"/>
              </w:rPr>
              <w:t>Int32 LastIndexOf(</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B121D8">
              <w:rPr>
                <w:rFonts w:ascii="Arial" w:eastAsia="新宋体" w:hAnsi="Arial" w:cs="Arial"/>
                <w:noProof/>
                <w:sz w:val="21"/>
                <w:szCs w:val="21"/>
              </w:rPr>
              <w:t xml:space="preserve">AString str,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指定字符串</w:t>
            </w:r>
          </w:p>
          <w:p w:rsidR="009030B1" w:rsidRPr="00B121D8" w:rsidRDefault="009030B1" w:rsidP="009030B1">
            <w:pPr>
              <w:widowControl w:val="0"/>
              <w:tabs>
                <w:tab w:val="center" w:pos="3886"/>
              </w:tabs>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B121D8">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B121D8">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B121D8">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指定编码方式</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B121D8">
              <w:rPr>
                <w:rFonts w:ascii="Arial" w:eastAsia="新宋体" w:hAnsi="Arial" w:cs="Arial"/>
                <w:noProof/>
                <w:sz w:val="21"/>
                <w:szCs w:val="21"/>
              </w:rPr>
              <w:t>) const</w:t>
            </w:r>
          </w:p>
          <w:p w:rsidR="009030B1" w:rsidRPr="00B121D8"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121D8">
              <w:rPr>
                <w:rFonts w:ascii="Arial" w:eastAsia="新宋体" w:hAnsi="Arial" w:cs="Arial"/>
                <w:noProof/>
                <w:sz w:val="21"/>
                <w:szCs w:val="21"/>
              </w:rPr>
              <w:t>{</w:t>
            </w:r>
          </w:p>
          <w:p w:rsidR="009030B1" w:rsidRPr="00B121D8"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Pr>
                <w:rFonts w:ascii="Arial" w:eastAsia="新宋体" w:hAnsi="Arial" w:cs="Arial"/>
                <w:noProof/>
                <w:sz w:val="21"/>
                <w:szCs w:val="21"/>
              </w:rPr>
              <w:t xml:space="preserve">     </w:t>
            </w:r>
            <w:r w:rsidRPr="00B121D8">
              <w:rPr>
                <w:rFonts w:ascii="Arial" w:eastAsia="新宋体" w:hAnsi="Arial" w:cs="Arial"/>
                <w:noProof/>
                <w:sz w:val="21"/>
                <w:szCs w:val="21"/>
              </w:rPr>
              <w:t>return _AString_LastIndexOf_SubString(m_string, str, stringCase, encoding);</w:t>
            </w:r>
          </w:p>
          <w:p w:rsidR="009030B1" w:rsidRPr="00B121D8"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lastRenderedPageBreak/>
              <w:t xml:space="preserve"> </w:t>
            </w:r>
            <w:r w:rsidRPr="00B121D8">
              <w:rPr>
                <w:rFonts w:ascii="Arial" w:eastAsia="新宋体" w:hAnsi="Arial" w:cs="Arial"/>
                <w:noProof/>
                <w:sz w:val="21"/>
                <w:szCs w:val="21"/>
              </w:rPr>
              <w:t>}</w:t>
            </w:r>
          </w:p>
        </w:tc>
      </w:tr>
    </w:tbl>
    <w:p w:rsidR="009030B1" w:rsidRPr="001D35FB" w:rsidRDefault="009030B1" w:rsidP="009030B1">
      <w:pPr>
        <w:rPr>
          <w:rFonts w:hint="eastAsia"/>
        </w:rPr>
      </w:pPr>
    </w:p>
    <w:p w:rsidR="009030B1" w:rsidRDefault="009030B1" w:rsidP="009030B1">
      <w:pPr>
        <w:pStyle w:val="5"/>
        <w:rPr>
          <w:rFonts w:hint="eastAsia"/>
        </w:rPr>
      </w:pPr>
      <w:r>
        <w:t>LastIndexOfAny ()</w:t>
      </w:r>
    </w:p>
    <w:p w:rsidR="009030B1" w:rsidRPr="0006514D" w:rsidRDefault="009030B1" w:rsidP="009030B1">
      <w:pPr>
        <w:snapToGrid w:val="0"/>
        <w:spacing w:line="300" w:lineRule="auto"/>
        <w:rPr>
          <w:rFonts w:hint="eastAsia"/>
          <w:sz w:val="21"/>
          <w:szCs w:val="21"/>
        </w:rPr>
      </w:pPr>
      <w:r>
        <w:rPr>
          <w:rFonts w:hint="eastAsia"/>
        </w:rPr>
        <w:t xml:space="preserve">    </w:t>
      </w:r>
      <w:r>
        <w:rPr>
          <w:rFonts w:hint="eastAsia"/>
          <w:sz w:val="21"/>
          <w:szCs w:val="21"/>
        </w:rPr>
        <w:t>返回</w:t>
      </w:r>
      <w:r>
        <w:rPr>
          <w:rFonts w:hint="eastAsia"/>
          <w:sz w:val="21"/>
          <w:szCs w:val="21"/>
        </w:rPr>
        <w:t>strCharSet</w:t>
      </w:r>
      <w:r>
        <w:rPr>
          <w:rFonts w:hint="eastAsia"/>
          <w:sz w:val="21"/>
          <w:szCs w:val="21"/>
        </w:rPr>
        <w:t>中任意一个字符在当前对象</w:t>
      </w:r>
      <w:r>
        <w:rPr>
          <w:rFonts w:hint="eastAsia"/>
          <w:sz w:val="21"/>
          <w:szCs w:val="21"/>
        </w:rPr>
        <w:t>m_string</w:t>
      </w:r>
      <w:r>
        <w:rPr>
          <w:rFonts w:hint="eastAsia"/>
          <w:sz w:val="21"/>
          <w:szCs w:val="21"/>
        </w:rPr>
        <w:t>字符串中的最后的索引值。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C14A2">
              <w:rPr>
                <w:rFonts w:ascii="Arial" w:eastAsia="新宋体" w:hAnsi="Arial" w:cs="Arial"/>
                <w:noProof/>
                <w:sz w:val="21"/>
                <w:szCs w:val="21"/>
              </w:rPr>
              <w:t>Int32 LastIndexOfAny(</w:t>
            </w:r>
          </w:p>
          <w:p w:rsidR="009030B1" w:rsidRPr="007C14A2" w:rsidRDefault="009030B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7C14A2">
              <w:rPr>
                <w:rFonts w:ascii="Arial" w:eastAsia="新宋体" w:hAnsi="Arial" w:cs="Arial"/>
                <w:noProof/>
                <w:sz w:val="21"/>
                <w:szCs w:val="21"/>
              </w:rPr>
              <w:t>AString strCharSet,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指定字符串</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C14A2">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750" w:firstLine="1575"/>
              <w:rPr>
                <w:rFonts w:ascii="Arial" w:eastAsia="新宋体" w:hAnsi="Arial" w:cs="Arial" w:hint="eastAsia"/>
                <w:noProof/>
                <w:sz w:val="21"/>
                <w:szCs w:val="21"/>
              </w:rPr>
            </w:pPr>
            <w:r w:rsidRPr="007C14A2">
              <w:rPr>
                <w:rFonts w:ascii="Arial" w:eastAsia="新宋体" w:hAnsi="Arial" w:cs="Arial"/>
                <w:noProof/>
                <w:sz w:val="21"/>
                <w:szCs w:val="21"/>
              </w:rPr>
              <w:t xml:space="preserve">) const </w:t>
            </w:r>
          </w:p>
          <w:p w:rsidR="009030B1" w:rsidRPr="007C14A2"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7C14A2">
              <w:rPr>
                <w:rFonts w:ascii="Arial" w:eastAsia="新宋体" w:hAnsi="Arial" w:cs="Arial"/>
                <w:noProof/>
                <w:sz w:val="21"/>
                <w:szCs w:val="21"/>
              </w:rPr>
              <w:t>{</w:t>
            </w:r>
          </w:p>
          <w:p w:rsidR="009030B1" w:rsidRPr="00427EE2" w:rsidRDefault="009030B1" w:rsidP="00427EE2">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Pr>
                <w:rFonts w:ascii="Arial" w:eastAsia="新宋体" w:hAnsi="Arial" w:cs="Arial"/>
                <w:noProof/>
                <w:sz w:val="21"/>
                <w:szCs w:val="21"/>
              </w:rPr>
              <w:t xml:space="preserve">     </w:t>
            </w:r>
            <w:r w:rsidR="00427EE2" w:rsidRPr="00427EE2">
              <w:rPr>
                <w:rFonts w:ascii="Arial" w:eastAsia="新宋体" w:hAnsi="Arial" w:cs="Arial"/>
                <w:noProof/>
                <w:sz w:val="21"/>
                <w:szCs w:val="21"/>
              </w:rPr>
              <w:t>return _AStringBuf_LastIndexOf_Char((const PCarQuintet)this, ch, stringCase,</w:t>
            </w:r>
            <w:r w:rsidR="00427EE2">
              <w:rPr>
                <w:rFonts w:ascii="Arial" w:eastAsia="新宋体" w:hAnsi="Arial" w:cs="Arial"/>
                <w:noProof/>
                <w:sz w:val="21"/>
                <w:szCs w:val="21"/>
              </w:rPr>
              <w:t xml:space="preserve"> </w:t>
            </w:r>
            <w:r w:rsidR="00427EE2" w:rsidRPr="00427EE2">
              <w:rPr>
                <w:rFonts w:ascii="Arial" w:eastAsia="新宋体" w:hAnsi="Arial" w:cs="Arial"/>
                <w:noProof/>
                <w:sz w:val="21"/>
                <w:szCs w:val="21"/>
              </w:rPr>
              <w:t>encoding);</w:t>
            </w:r>
          </w:p>
          <w:p w:rsidR="009030B1" w:rsidRPr="007C14A2"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7C14A2">
              <w:rPr>
                <w:rFonts w:ascii="Arial" w:eastAsia="新宋体" w:hAnsi="Arial" w:cs="Arial"/>
                <w:noProof/>
                <w:sz w:val="21"/>
                <w:szCs w:val="21"/>
              </w:rPr>
              <w:t>}</w:t>
            </w:r>
          </w:p>
        </w:tc>
      </w:tr>
    </w:tbl>
    <w:p w:rsidR="009030B1" w:rsidRPr="001D35FB" w:rsidRDefault="009030B1" w:rsidP="009030B1">
      <w:pPr>
        <w:rPr>
          <w:rFonts w:hint="eastAsia"/>
        </w:rPr>
      </w:pPr>
    </w:p>
    <w:p w:rsidR="009030B1" w:rsidRDefault="009030B1" w:rsidP="009030B1">
      <w:pPr>
        <w:pStyle w:val="5"/>
        <w:rPr>
          <w:rFonts w:hint="eastAsia"/>
        </w:rPr>
      </w:pPr>
      <w:r>
        <w:t>LastIndexOfChar</w:t>
      </w:r>
      <w:r w:rsidRPr="00186B7E">
        <w:t xml:space="preserve"> () </w:t>
      </w:r>
    </w:p>
    <w:p w:rsidR="009030B1" w:rsidRPr="00A623B3" w:rsidRDefault="009030B1" w:rsidP="009030B1">
      <w:pPr>
        <w:snapToGrid w:val="0"/>
        <w:spacing w:line="300" w:lineRule="auto"/>
        <w:ind w:firstLineChars="200" w:firstLine="420"/>
        <w:rPr>
          <w:rFonts w:hint="eastAsia"/>
          <w:sz w:val="21"/>
          <w:szCs w:val="21"/>
        </w:rPr>
      </w:pPr>
      <w:r w:rsidRPr="00A623B3">
        <w:rPr>
          <w:rFonts w:hint="eastAsia"/>
          <w:sz w:val="21"/>
          <w:szCs w:val="21"/>
        </w:rPr>
        <w:t>获得指定字符串在</w:t>
      </w:r>
      <w:r w:rsidRPr="00A623B3">
        <w:rPr>
          <w:rFonts w:hint="eastAsia"/>
          <w:sz w:val="21"/>
          <w:szCs w:val="21"/>
        </w:rPr>
        <w:t>AString</w:t>
      </w:r>
      <w:r w:rsidRPr="00A623B3">
        <w:rPr>
          <w:rFonts w:hint="eastAsia"/>
          <w:sz w:val="21"/>
          <w:szCs w:val="21"/>
        </w:rPr>
        <w:t>对象中的最后的索引值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CB34A0">
              <w:rPr>
                <w:rFonts w:ascii="Arial" w:eastAsia="新宋体" w:hAnsi="Arial" w:cs="Arial"/>
                <w:noProof/>
                <w:sz w:val="21"/>
                <w:szCs w:val="21"/>
              </w:rPr>
              <w:t>Int32 LastIndexOfChar(</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CB34A0">
              <w:rPr>
                <w:rFonts w:ascii="Arial" w:eastAsia="新宋体" w:hAnsi="Arial" w:cs="Arial"/>
                <w:noProof/>
                <w:sz w:val="21"/>
                <w:szCs w:val="21"/>
              </w:rPr>
              <w:t xml:space="preserve">Char32 ch,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指定的待索引的字符</w:t>
            </w:r>
          </w:p>
          <w:p w:rsidR="009030B1" w:rsidRPr="00CB34A0" w:rsidRDefault="009030B1" w:rsidP="009030B1">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CB34A0">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CB34A0">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CB34A0">
              <w:rPr>
                <w:rFonts w:ascii="Arial" w:eastAsia="新宋体" w:hAnsi="Arial" w:cs="Arial"/>
                <w:noProof/>
                <w:sz w:val="21"/>
                <w:szCs w:val="21"/>
              </w:rPr>
              <w:t>Encoding encoding = Encoding_Default</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CB34A0">
              <w:rPr>
                <w:rFonts w:ascii="Arial" w:eastAsia="新宋体" w:hAnsi="Arial" w:cs="Arial"/>
                <w:noProof/>
                <w:sz w:val="21"/>
                <w:szCs w:val="21"/>
              </w:rPr>
              <w:t>) const</w:t>
            </w:r>
            <w:r>
              <w:rPr>
                <w:rFonts w:ascii="Arial" w:eastAsia="新宋体" w:hAnsi="Arial" w:cs="Arial" w:hint="eastAsia"/>
                <w:noProof/>
                <w:sz w:val="21"/>
                <w:szCs w:val="21"/>
              </w:rPr>
              <w:t xml:space="preserve"> </w:t>
            </w:r>
          </w:p>
          <w:p w:rsidR="009030B1" w:rsidRPr="00CB34A0"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CB34A0">
              <w:rPr>
                <w:rFonts w:ascii="Arial" w:eastAsia="新宋体" w:hAnsi="Arial" w:cs="Arial"/>
                <w:noProof/>
                <w:sz w:val="21"/>
                <w:szCs w:val="21"/>
              </w:rPr>
              <w:t>{</w:t>
            </w:r>
          </w:p>
          <w:p w:rsidR="009030B1" w:rsidRPr="00427EE2" w:rsidRDefault="009030B1" w:rsidP="00427EE2">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CB34A0">
              <w:rPr>
                <w:rFonts w:ascii="Arial" w:eastAsia="新宋体" w:hAnsi="Arial" w:cs="Arial"/>
                <w:noProof/>
                <w:sz w:val="21"/>
                <w:szCs w:val="21"/>
              </w:rPr>
              <w:t xml:space="preserve">       </w:t>
            </w:r>
            <w:r w:rsidR="00427EE2" w:rsidRPr="00427EE2">
              <w:rPr>
                <w:rFonts w:ascii="Arial" w:eastAsia="新宋体" w:hAnsi="Arial" w:cs="Arial"/>
                <w:noProof/>
                <w:sz w:val="21"/>
                <w:szCs w:val="21"/>
              </w:rPr>
              <w:t>return _AStringBuf_LastIndexOf_Char((const PCarQuintet)this, ch, stringCase, encoding);</w:t>
            </w:r>
          </w:p>
          <w:p w:rsidR="009030B1" w:rsidRPr="00CB34A0"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CB34A0">
              <w:rPr>
                <w:rFonts w:ascii="Arial" w:eastAsia="新宋体" w:hAnsi="Arial" w:cs="Arial"/>
                <w:noProof/>
                <w:sz w:val="21"/>
                <w:szCs w:val="21"/>
              </w:rPr>
              <w:t xml:space="preserve">    }</w:t>
            </w:r>
          </w:p>
        </w:tc>
      </w:tr>
    </w:tbl>
    <w:p w:rsidR="009030B1" w:rsidRPr="001D35FB" w:rsidRDefault="009030B1" w:rsidP="009030B1">
      <w:pPr>
        <w:rPr>
          <w:rFonts w:hint="eastAsia"/>
        </w:rPr>
      </w:pPr>
    </w:p>
    <w:p w:rsidR="009030B1" w:rsidRDefault="009030B1" w:rsidP="009030B1">
      <w:pPr>
        <w:pStyle w:val="5"/>
        <w:rPr>
          <w:rFonts w:hint="eastAsia"/>
        </w:rPr>
      </w:pPr>
      <w:r>
        <w:t>LastIndexOfAnyChar</w:t>
      </w:r>
      <w:r w:rsidRPr="00186B7E">
        <w:t xml:space="preserve"> () </w:t>
      </w:r>
    </w:p>
    <w:p w:rsidR="009030B1" w:rsidRPr="0006514D" w:rsidRDefault="009030B1" w:rsidP="009030B1">
      <w:pPr>
        <w:snapToGrid w:val="0"/>
        <w:spacing w:line="300" w:lineRule="auto"/>
        <w:rPr>
          <w:rFonts w:hint="eastAsia"/>
          <w:sz w:val="21"/>
          <w:szCs w:val="21"/>
        </w:rPr>
      </w:pPr>
      <w:r>
        <w:rPr>
          <w:rFonts w:hint="eastAsia"/>
        </w:rPr>
        <w:t xml:space="preserve">    </w:t>
      </w:r>
      <w:r>
        <w:rPr>
          <w:rFonts w:hint="eastAsia"/>
          <w:sz w:val="21"/>
          <w:szCs w:val="21"/>
        </w:rPr>
        <w:t>返回</w:t>
      </w:r>
      <w:r>
        <w:rPr>
          <w:rFonts w:hint="eastAsia"/>
          <w:sz w:val="21"/>
          <w:szCs w:val="21"/>
        </w:rPr>
        <w:t>strCharSet</w:t>
      </w:r>
      <w:r>
        <w:rPr>
          <w:rFonts w:hint="eastAsia"/>
          <w:sz w:val="21"/>
          <w:szCs w:val="21"/>
        </w:rPr>
        <w:t>中任意一个字符在当前对象</w:t>
      </w:r>
      <w:r>
        <w:rPr>
          <w:rFonts w:hint="eastAsia"/>
          <w:sz w:val="21"/>
          <w:szCs w:val="21"/>
        </w:rPr>
        <w:t>m_string</w:t>
      </w:r>
      <w:r>
        <w:rPr>
          <w:rFonts w:hint="eastAsia"/>
          <w:sz w:val="21"/>
          <w:szCs w:val="21"/>
        </w:rPr>
        <w:t>字符串中的最后的索引值。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9030B1" w:rsidRPr="00345BB2">
        <w:tc>
          <w:tcPr>
            <w:tcW w:w="7988" w:type="dxa"/>
            <w:shd w:val="clear" w:color="auto" w:fill="D9D9D9"/>
          </w:tcPr>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605A4A">
              <w:rPr>
                <w:rFonts w:ascii="Arial" w:eastAsia="新宋体" w:hAnsi="Arial" w:cs="Arial"/>
                <w:noProof/>
                <w:sz w:val="21"/>
                <w:szCs w:val="21"/>
              </w:rPr>
              <w:t>Int32 LastIndexOfAnyChar(</w:t>
            </w:r>
          </w:p>
          <w:p w:rsidR="009030B1" w:rsidRPr="00605A4A" w:rsidRDefault="009030B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605A4A">
              <w:rPr>
                <w:rFonts w:ascii="Arial" w:eastAsia="新宋体" w:hAnsi="Arial" w:cs="Arial"/>
                <w:noProof/>
                <w:sz w:val="21"/>
                <w:szCs w:val="21"/>
              </w:rPr>
              <w:t>Char32 *strCharSet,</w:t>
            </w:r>
            <w:r>
              <w:rPr>
                <w:rFonts w:ascii="Arial" w:eastAsia="新宋体" w:hAnsi="Arial" w:cs="Arial" w:hint="eastAsia"/>
                <w:noProof/>
                <w:sz w:val="21"/>
                <w:szCs w:val="21"/>
              </w:rPr>
              <w:t xml:space="preserve">   /</w:t>
            </w:r>
            <w:r>
              <w:rPr>
                <w:rFonts w:ascii="Arial" w:eastAsia="新宋体" w:hAnsi="Arial" w:cs="Arial" w:hint="eastAsia"/>
                <w:noProof/>
                <w:sz w:val="21"/>
                <w:szCs w:val="21"/>
              </w:rPr>
              <w:t>字符型指针</w:t>
            </w:r>
          </w:p>
          <w:p w:rsidR="009030B1" w:rsidRPr="00605A4A"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605A4A">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9030B1"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605A4A">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指定的编码方式</w:t>
            </w:r>
          </w:p>
          <w:p w:rsidR="009030B1" w:rsidRDefault="009030B1" w:rsidP="009030B1">
            <w:pPr>
              <w:widowControl w:val="0"/>
              <w:tabs>
                <w:tab w:val="center" w:pos="3886"/>
              </w:tabs>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605A4A">
              <w:rPr>
                <w:rFonts w:ascii="Arial" w:eastAsia="新宋体" w:hAnsi="Arial" w:cs="Arial"/>
                <w:noProof/>
                <w:sz w:val="21"/>
                <w:szCs w:val="21"/>
              </w:rPr>
              <w:t xml:space="preserve">) const </w:t>
            </w:r>
          </w:p>
          <w:p w:rsidR="009030B1" w:rsidRPr="00605A4A" w:rsidRDefault="009030B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605A4A">
              <w:rPr>
                <w:rFonts w:ascii="Arial" w:eastAsia="新宋体" w:hAnsi="Arial" w:cs="Arial"/>
                <w:noProof/>
                <w:sz w:val="21"/>
                <w:szCs w:val="21"/>
              </w:rPr>
              <w:t>{</w:t>
            </w:r>
          </w:p>
          <w:p w:rsidR="009030B1" w:rsidRPr="00605A4A" w:rsidRDefault="0037112D" w:rsidP="0037112D">
            <w:pPr>
              <w:widowControl w:val="0"/>
              <w:tabs>
                <w:tab w:val="center" w:pos="3886"/>
              </w:tabs>
              <w:autoSpaceDE w:val="0"/>
              <w:autoSpaceDN w:val="0"/>
              <w:adjustRightInd w:val="0"/>
              <w:spacing w:before="100" w:beforeAutospacing="1" w:after="100" w:afterAutospacing="1" w:line="360" w:lineRule="auto"/>
              <w:ind w:firstLineChars="350" w:firstLine="735"/>
              <w:rPr>
                <w:rFonts w:ascii="Arial" w:eastAsia="新宋体" w:hAnsi="Arial" w:cs="Arial" w:hint="eastAsia"/>
                <w:noProof/>
                <w:color w:val="008000"/>
                <w:sz w:val="21"/>
                <w:szCs w:val="21"/>
              </w:rPr>
            </w:pPr>
            <w:r w:rsidRPr="0037112D">
              <w:rPr>
                <w:rFonts w:ascii="Arial" w:eastAsia="新宋体" w:hAnsi="Arial" w:cs="Arial"/>
                <w:noProof/>
                <w:sz w:val="21"/>
                <w:szCs w:val="21"/>
              </w:rPr>
              <w:t>return _AStringBuf_LastIndexOf_AnyChar((const PCarQuintet)this, strCharSet, stringCase, encoding);</w:t>
            </w:r>
            <w:r w:rsidR="009030B1" w:rsidRPr="00605A4A">
              <w:rPr>
                <w:rFonts w:ascii="Arial" w:eastAsia="新宋体" w:hAnsi="Arial" w:cs="Arial"/>
                <w:noProof/>
                <w:sz w:val="21"/>
                <w:szCs w:val="21"/>
              </w:rPr>
              <w:t xml:space="preserve">    }</w:t>
            </w:r>
          </w:p>
        </w:tc>
      </w:tr>
    </w:tbl>
    <w:p w:rsidR="0015461F" w:rsidRPr="00186B7E" w:rsidRDefault="0015461F" w:rsidP="0015461F">
      <w:pPr>
        <w:pStyle w:val="5"/>
        <w:rPr>
          <w:rFonts w:hint="eastAsia"/>
        </w:rPr>
      </w:pPr>
      <w:r>
        <w:rPr>
          <w:rFonts w:hint="eastAsia"/>
        </w:rPr>
        <w:t>PadLeft</w:t>
      </w:r>
      <w:r w:rsidRPr="00186B7E">
        <w:t xml:space="preserve">() </w:t>
      </w:r>
    </w:p>
    <w:p w:rsidR="0015461F" w:rsidRDefault="00C57580" w:rsidP="0015461F">
      <w:pPr>
        <w:snapToGrid w:val="0"/>
        <w:spacing w:line="300" w:lineRule="auto"/>
        <w:rPr>
          <w:rFonts w:hint="eastAsia"/>
          <w:sz w:val="21"/>
          <w:szCs w:val="21"/>
        </w:rPr>
      </w:pPr>
      <w:r>
        <w:rPr>
          <w:rFonts w:hint="eastAsia"/>
          <w:sz w:val="21"/>
          <w:szCs w:val="21"/>
        </w:rPr>
        <w:t>在原</w:t>
      </w:r>
      <w:r>
        <w:rPr>
          <w:rFonts w:hint="eastAsia"/>
          <w:sz w:val="21"/>
          <w:szCs w:val="21"/>
        </w:rPr>
        <w:t>AStringBuf</w:t>
      </w:r>
      <w:r>
        <w:rPr>
          <w:rFonts w:hint="eastAsia"/>
          <w:sz w:val="21"/>
          <w:szCs w:val="21"/>
        </w:rPr>
        <w:t>对象数据区内容中添加特定长度的空格字符。</w:t>
      </w:r>
    </w:p>
    <w:p w:rsidR="0015461F" w:rsidRPr="00BA4562" w:rsidRDefault="0015461F" w:rsidP="0015461F">
      <w:pPr>
        <w:snapToGrid w:val="0"/>
        <w:spacing w:line="300" w:lineRule="auto"/>
        <w:ind w:firstLineChars="200" w:firstLine="420"/>
        <w:rPr>
          <w:rFonts w:ascii="宋体" w:hAnsi="宋体"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15461F" w:rsidRPr="00345BB2">
        <w:tc>
          <w:tcPr>
            <w:tcW w:w="7988" w:type="dxa"/>
            <w:shd w:val="clear" w:color="auto" w:fill="D9D9D9"/>
          </w:tcPr>
          <w:p w:rsidR="0015461F" w:rsidRDefault="0015461F" w:rsidP="0015461F">
            <w:pPr>
              <w:snapToGrid w:val="0"/>
              <w:spacing w:before="100" w:beforeAutospacing="1" w:after="100" w:afterAutospacing="1" w:line="360" w:lineRule="auto"/>
              <w:rPr>
                <w:rFonts w:ascii="宋体" w:hAnsi="宋体" w:hint="eastAsia"/>
                <w:sz w:val="21"/>
                <w:szCs w:val="21"/>
              </w:rPr>
            </w:pPr>
            <w:r w:rsidRPr="0015461F">
              <w:rPr>
                <w:rFonts w:ascii="宋体" w:hAnsi="宋体"/>
                <w:sz w:val="21"/>
                <w:szCs w:val="21"/>
              </w:rPr>
              <w:t>AStringBuf&amp; PadLeft(</w:t>
            </w:r>
          </w:p>
          <w:p w:rsidR="0015461F" w:rsidRDefault="0015461F" w:rsidP="0015461F">
            <w:pPr>
              <w:snapToGrid w:val="0"/>
              <w:spacing w:before="100" w:beforeAutospacing="1" w:after="100" w:afterAutospacing="1" w:line="360" w:lineRule="auto"/>
              <w:ind w:firstLineChars="600" w:firstLine="1260"/>
              <w:rPr>
                <w:rFonts w:ascii="宋体" w:hAnsi="宋体" w:hint="eastAsia"/>
                <w:sz w:val="21"/>
                <w:szCs w:val="21"/>
              </w:rPr>
            </w:pPr>
            <w:r w:rsidRPr="0015461F">
              <w:rPr>
                <w:rFonts w:ascii="宋体" w:hAnsi="宋体"/>
                <w:sz w:val="21"/>
                <w:szCs w:val="21"/>
              </w:rPr>
              <w:t>Int32 width</w:t>
            </w:r>
            <w:r>
              <w:rPr>
                <w:rFonts w:ascii="宋体" w:hAnsi="宋体" w:hint="eastAsia"/>
                <w:sz w:val="21"/>
                <w:szCs w:val="21"/>
              </w:rPr>
              <w:t xml:space="preserve">  //</w:t>
            </w:r>
            <w:r w:rsidR="00C57580">
              <w:rPr>
                <w:rFonts w:ascii="宋体" w:hAnsi="宋体" w:hint="eastAsia"/>
                <w:sz w:val="21"/>
                <w:szCs w:val="21"/>
              </w:rPr>
              <w:t>待增加的字符个数</w:t>
            </w:r>
          </w:p>
          <w:p w:rsidR="0015461F" w:rsidRDefault="0015461F" w:rsidP="0015461F">
            <w:pPr>
              <w:snapToGrid w:val="0"/>
              <w:spacing w:before="100" w:beforeAutospacing="1" w:after="100" w:afterAutospacing="1" w:line="360" w:lineRule="auto"/>
              <w:ind w:firstLineChars="650" w:firstLine="1365"/>
              <w:rPr>
                <w:rFonts w:ascii="宋体" w:hAnsi="宋体" w:hint="eastAsia"/>
                <w:sz w:val="21"/>
                <w:szCs w:val="21"/>
              </w:rPr>
            </w:pPr>
            <w:r w:rsidRPr="0015461F">
              <w:rPr>
                <w:rFonts w:ascii="宋体" w:hAnsi="宋体"/>
                <w:sz w:val="21"/>
                <w:szCs w:val="21"/>
              </w:rPr>
              <w:t xml:space="preserve">) </w:t>
            </w:r>
          </w:p>
          <w:p w:rsidR="0015461F" w:rsidRPr="0015461F" w:rsidRDefault="0015461F" w:rsidP="0015461F">
            <w:pPr>
              <w:snapToGrid w:val="0"/>
              <w:spacing w:before="100" w:beforeAutospacing="1" w:after="100" w:afterAutospacing="1" w:line="360" w:lineRule="auto"/>
              <w:rPr>
                <w:rFonts w:ascii="宋体" w:hAnsi="宋体"/>
                <w:sz w:val="21"/>
                <w:szCs w:val="21"/>
              </w:rPr>
            </w:pPr>
            <w:r w:rsidRPr="0015461F">
              <w:rPr>
                <w:rFonts w:ascii="宋体" w:hAnsi="宋体"/>
                <w:sz w:val="21"/>
                <w:szCs w:val="21"/>
              </w:rPr>
              <w:t>{</w:t>
            </w:r>
          </w:p>
          <w:p w:rsidR="0015461F" w:rsidRPr="0015461F" w:rsidRDefault="0015461F" w:rsidP="0015461F">
            <w:pPr>
              <w:snapToGrid w:val="0"/>
              <w:spacing w:before="100" w:beforeAutospacing="1" w:after="100" w:afterAutospacing="1" w:line="360" w:lineRule="auto"/>
              <w:rPr>
                <w:rFonts w:ascii="宋体" w:hAnsi="宋体"/>
                <w:sz w:val="21"/>
                <w:szCs w:val="21"/>
              </w:rPr>
            </w:pPr>
            <w:r w:rsidRPr="0015461F">
              <w:rPr>
                <w:rFonts w:ascii="宋体" w:hAnsi="宋体"/>
                <w:sz w:val="21"/>
                <w:szCs w:val="21"/>
              </w:rPr>
              <w:t xml:space="preserve">        _AStringBuf_PadLeft((PCarQuintet)this, width);</w:t>
            </w:r>
          </w:p>
          <w:p w:rsidR="0015461F" w:rsidRPr="0015461F" w:rsidRDefault="0015461F" w:rsidP="0015461F">
            <w:pPr>
              <w:snapToGrid w:val="0"/>
              <w:spacing w:before="100" w:beforeAutospacing="1" w:after="100" w:afterAutospacing="1" w:line="360" w:lineRule="auto"/>
              <w:rPr>
                <w:rFonts w:ascii="宋体" w:hAnsi="宋体"/>
                <w:sz w:val="21"/>
                <w:szCs w:val="21"/>
              </w:rPr>
            </w:pPr>
            <w:r w:rsidRPr="0015461F">
              <w:rPr>
                <w:rFonts w:ascii="宋体" w:hAnsi="宋体"/>
                <w:sz w:val="21"/>
                <w:szCs w:val="21"/>
              </w:rPr>
              <w:t xml:space="preserve">        return *this;</w:t>
            </w:r>
          </w:p>
          <w:p w:rsidR="0015461F" w:rsidRPr="0082272D" w:rsidRDefault="0015461F" w:rsidP="0015461F">
            <w:pPr>
              <w:snapToGrid w:val="0"/>
              <w:spacing w:before="100" w:beforeAutospacing="1" w:after="100" w:afterAutospacing="1" w:line="360" w:lineRule="auto"/>
              <w:rPr>
                <w:rFonts w:ascii="宋体" w:hAnsi="宋体" w:hint="eastAsia"/>
                <w:sz w:val="21"/>
                <w:szCs w:val="21"/>
              </w:rPr>
            </w:pPr>
            <w:r w:rsidRPr="0015461F">
              <w:rPr>
                <w:rFonts w:ascii="宋体" w:hAnsi="宋体"/>
                <w:sz w:val="21"/>
                <w:szCs w:val="21"/>
              </w:rPr>
              <w:t xml:space="preserve">    }</w:t>
            </w:r>
          </w:p>
        </w:tc>
      </w:tr>
    </w:tbl>
    <w:p w:rsidR="0015461F" w:rsidRPr="00186B7E" w:rsidRDefault="0015461F" w:rsidP="0015461F">
      <w:pPr>
        <w:pStyle w:val="5"/>
        <w:rPr>
          <w:rFonts w:hint="eastAsia"/>
        </w:rPr>
      </w:pPr>
      <w:r>
        <w:rPr>
          <w:rFonts w:hint="eastAsia"/>
        </w:rPr>
        <w:lastRenderedPageBreak/>
        <w:t>PadLeft</w:t>
      </w:r>
      <w:r w:rsidRPr="00186B7E">
        <w:t>(</w:t>
      </w:r>
      <w:r>
        <w:rPr>
          <w:rFonts w:hint="eastAsia"/>
        </w:rPr>
        <w:t xml:space="preserve"> </w:t>
      </w:r>
      <w:r w:rsidRPr="00186B7E">
        <w:t xml:space="preserve">) </w:t>
      </w:r>
    </w:p>
    <w:p w:rsidR="00C57580" w:rsidRDefault="00C57580" w:rsidP="00C57580">
      <w:pPr>
        <w:snapToGrid w:val="0"/>
        <w:spacing w:line="300" w:lineRule="auto"/>
        <w:rPr>
          <w:rFonts w:hint="eastAsia"/>
          <w:sz w:val="21"/>
          <w:szCs w:val="21"/>
        </w:rPr>
      </w:pPr>
      <w:r>
        <w:rPr>
          <w:rFonts w:hint="eastAsia"/>
          <w:sz w:val="21"/>
          <w:szCs w:val="21"/>
        </w:rPr>
        <w:t>在原</w:t>
      </w:r>
      <w:r>
        <w:rPr>
          <w:rFonts w:hint="eastAsia"/>
          <w:sz w:val="21"/>
          <w:szCs w:val="21"/>
        </w:rPr>
        <w:t>AStringBuf</w:t>
      </w:r>
      <w:r>
        <w:rPr>
          <w:rFonts w:hint="eastAsia"/>
          <w:sz w:val="21"/>
          <w:szCs w:val="21"/>
        </w:rPr>
        <w:t>对象数据区内容中添加特定长度的特定字符。</w:t>
      </w:r>
    </w:p>
    <w:p w:rsidR="0015461F" w:rsidRPr="00BA4562" w:rsidRDefault="0015461F" w:rsidP="0015461F">
      <w:pPr>
        <w:snapToGrid w:val="0"/>
        <w:spacing w:line="300" w:lineRule="auto"/>
        <w:ind w:firstLineChars="200" w:firstLine="420"/>
        <w:rPr>
          <w:rFonts w:ascii="宋体" w:hAnsi="宋体"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15461F" w:rsidRPr="00345BB2">
        <w:tc>
          <w:tcPr>
            <w:tcW w:w="7988" w:type="dxa"/>
            <w:shd w:val="clear" w:color="auto" w:fill="D9D9D9"/>
          </w:tcPr>
          <w:p w:rsidR="00C57580" w:rsidRDefault="00C57580" w:rsidP="00C57580">
            <w:pPr>
              <w:snapToGrid w:val="0"/>
              <w:spacing w:before="100" w:beforeAutospacing="1" w:after="100" w:afterAutospacing="1" w:line="360" w:lineRule="auto"/>
              <w:rPr>
                <w:rFonts w:ascii="宋体" w:hAnsi="宋体" w:hint="eastAsia"/>
                <w:sz w:val="21"/>
                <w:szCs w:val="21"/>
              </w:rPr>
            </w:pPr>
            <w:r w:rsidRPr="00C57580">
              <w:rPr>
                <w:rFonts w:ascii="宋体" w:hAnsi="宋体"/>
                <w:sz w:val="21"/>
                <w:szCs w:val="21"/>
              </w:rPr>
              <w:t>AStringBuf&amp; PadLeft(</w:t>
            </w:r>
          </w:p>
          <w:p w:rsidR="00C57580" w:rsidRDefault="00C57580" w:rsidP="00C57580">
            <w:pPr>
              <w:snapToGrid w:val="0"/>
              <w:spacing w:before="100" w:beforeAutospacing="1" w:after="100" w:afterAutospacing="1" w:line="360" w:lineRule="auto"/>
              <w:ind w:firstLineChars="1000" w:firstLine="2100"/>
              <w:rPr>
                <w:rFonts w:ascii="宋体" w:hAnsi="宋体" w:hint="eastAsia"/>
                <w:sz w:val="21"/>
                <w:szCs w:val="21"/>
              </w:rPr>
            </w:pPr>
            <w:r w:rsidRPr="00C57580">
              <w:rPr>
                <w:rFonts w:ascii="宋体" w:hAnsi="宋体"/>
                <w:sz w:val="21"/>
                <w:szCs w:val="21"/>
              </w:rPr>
              <w:t>Int32 width,</w:t>
            </w:r>
            <w:r>
              <w:rPr>
                <w:rFonts w:ascii="宋体" w:hAnsi="宋体" w:hint="eastAsia"/>
                <w:sz w:val="21"/>
                <w:szCs w:val="21"/>
              </w:rPr>
              <w:t>//代替换的字符个数</w:t>
            </w:r>
          </w:p>
          <w:p w:rsidR="00C57580" w:rsidRDefault="00C57580" w:rsidP="00C57580">
            <w:pPr>
              <w:snapToGrid w:val="0"/>
              <w:spacing w:before="100" w:beforeAutospacing="1" w:after="100" w:afterAutospacing="1" w:line="360" w:lineRule="auto"/>
              <w:rPr>
                <w:rFonts w:ascii="宋体" w:hAnsi="宋体" w:hint="eastAsia"/>
                <w:sz w:val="21"/>
                <w:szCs w:val="21"/>
              </w:rPr>
            </w:pPr>
            <w:r w:rsidRPr="00C57580">
              <w:rPr>
                <w:rFonts w:ascii="宋体" w:hAnsi="宋体"/>
                <w:sz w:val="21"/>
                <w:szCs w:val="21"/>
              </w:rPr>
              <w:t xml:space="preserve"> </w:t>
            </w:r>
            <w:r>
              <w:rPr>
                <w:rFonts w:ascii="宋体" w:hAnsi="宋体" w:hint="eastAsia"/>
                <w:sz w:val="21"/>
                <w:szCs w:val="21"/>
              </w:rPr>
              <w:t xml:space="preserve">                   </w:t>
            </w:r>
            <w:r w:rsidRPr="00C57580">
              <w:rPr>
                <w:rFonts w:ascii="宋体" w:hAnsi="宋体"/>
                <w:sz w:val="21"/>
                <w:szCs w:val="21"/>
              </w:rPr>
              <w:t>AChar ch</w:t>
            </w:r>
            <w:r>
              <w:rPr>
                <w:rFonts w:ascii="宋体" w:hAnsi="宋体" w:hint="eastAsia"/>
                <w:sz w:val="21"/>
                <w:szCs w:val="21"/>
              </w:rPr>
              <w:t xml:space="preserve">    //待替换的字符</w:t>
            </w:r>
          </w:p>
          <w:p w:rsidR="00C57580" w:rsidRDefault="00C57580" w:rsidP="00C57580">
            <w:pPr>
              <w:snapToGrid w:val="0"/>
              <w:spacing w:before="100" w:beforeAutospacing="1" w:after="100" w:afterAutospacing="1" w:line="360" w:lineRule="auto"/>
              <w:rPr>
                <w:rFonts w:ascii="宋体" w:hAnsi="宋体" w:hint="eastAsia"/>
                <w:sz w:val="21"/>
                <w:szCs w:val="21"/>
              </w:rPr>
            </w:pPr>
            <w:r w:rsidRPr="00C57580">
              <w:rPr>
                <w:rFonts w:ascii="宋体" w:hAnsi="宋体"/>
                <w:sz w:val="21"/>
                <w:szCs w:val="21"/>
              </w:rPr>
              <w:t xml:space="preserve">) </w:t>
            </w:r>
          </w:p>
          <w:p w:rsidR="00C57580" w:rsidRPr="00C57580" w:rsidRDefault="00C57580" w:rsidP="00C57580">
            <w:pPr>
              <w:snapToGrid w:val="0"/>
              <w:spacing w:before="100" w:beforeAutospacing="1" w:after="100" w:afterAutospacing="1" w:line="360" w:lineRule="auto"/>
              <w:rPr>
                <w:rFonts w:ascii="宋体" w:hAnsi="宋体"/>
                <w:sz w:val="21"/>
                <w:szCs w:val="21"/>
              </w:rPr>
            </w:pPr>
            <w:r w:rsidRPr="00C57580">
              <w:rPr>
                <w:rFonts w:ascii="宋体" w:hAnsi="宋体"/>
                <w:sz w:val="21"/>
                <w:szCs w:val="21"/>
              </w:rPr>
              <w:t>{</w:t>
            </w:r>
          </w:p>
          <w:p w:rsidR="00C57580" w:rsidRPr="00C57580" w:rsidRDefault="00C57580" w:rsidP="00C57580">
            <w:pPr>
              <w:snapToGrid w:val="0"/>
              <w:spacing w:before="100" w:beforeAutospacing="1" w:after="100" w:afterAutospacing="1" w:line="360" w:lineRule="auto"/>
              <w:rPr>
                <w:rFonts w:ascii="宋体" w:hAnsi="宋体"/>
                <w:sz w:val="21"/>
                <w:szCs w:val="21"/>
              </w:rPr>
            </w:pPr>
            <w:r w:rsidRPr="00C57580">
              <w:rPr>
                <w:rFonts w:ascii="宋体" w:hAnsi="宋体"/>
                <w:sz w:val="21"/>
                <w:szCs w:val="21"/>
              </w:rPr>
              <w:t xml:space="preserve">        _AStringBuf_PadLeft_AChar((PCarQuintet)this, width, ch);</w:t>
            </w:r>
          </w:p>
          <w:p w:rsidR="00C57580" w:rsidRPr="00C57580" w:rsidRDefault="00C57580" w:rsidP="00C57580">
            <w:pPr>
              <w:snapToGrid w:val="0"/>
              <w:spacing w:before="100" w:beforeAutospacing="1" w:after="100" w:afterAutospacing="1" w:line="360" w:lineRule="auto"/>
              <w:rPr>
                <w:rFonts w:ascii="宋体" w:hAnsi="宋体"/>
                <w:sz w:val="21"/>
                <w:szCs w:val="21"/>
              </w:rPr>
            </w:pPr>
            <w:r w:rsidRPr="00C57580">
              <w:rPr>
                <w:rFonts w:ascii="宋体" w:hAnsi="宋体"/>
                <w:sz w:val="21"/>
                <w:szCs w:val="21"/>
              </w:rPr>
              <w:t xml:space="preserve">        return *this;</w:t>
            </w:r>
          </w:p>
          <w:p w:rsidR="0015461F" w:rsidRPr="00C57580" w:rsidRDefault="00C57580" w:rsidP="00C57580">
            <w:pPr>
              <w:snapToGrid w:val="0"/>
              <w:spacing w:before="100" w:beforeAutospacing="1" w:after="100" w:afterAutospacing="1" w:line="360" w:lineRule="auto"/>
              <w:rPr>
                <w:rFonts w:ascii="宋体" w:hAnsi="宋体" w:hint="eastAsia"/>
                <w:sz w:val="21"/>
                <w:szCs w:val="21"/>
              </w:rPr>
            </w:pPr>
            <w:r w:rsidRPr="00C57580">
              <w:rPr>
                <w:rFonts w:ascii="宋体" w:hAnsi="宋体"/>
                <w:sz w:val="21"/>
                <w:szCs w:val="21"/>
              </w:rPr>
              <w:t xml:space="preserve">    }</w:t>
            </w:r>
          </w:p>
        </w:tc>
      </w:tr>
    </w:tbl>
    <w:p w:rsidR="0015461F" w:rsidRPr="00186B7E" w:rsidRDefault="0015461F" w:rsidP="0015461F">
      <w:pPr>
        <w:pStyle w:val="5"/>
        <w:rPr>
          <w:rFonts w:hint="eastAsia"/>
        </w:rPr>
      </w:pPr>
      <w:r>
        <w:rPr>
          <w:rFonts w:hint="eastAsia"/>
        </w:rPr>
        <w:t>PadRight</w:t>
      </w:r>
      <w:r w:rsidRPr="00186B7E">
        <w:t xml:space="preserve">() </w:t>
      </w:r>
    </w:p>
    <w:p w:rsidR="0015461F" w:rsidRDefault="0015461F" w:rsidP="0015461F">
      <w:pPr>
        <w:snapToGrid w:val="0"/>
        <w:spacing w:line="300" w:lineRule="auto"/>
        <w:rPr>
          <w:rFonts w:hint="eastAsia"/>
          <w:sz w:val="21"/>
          <w:szCs w:val="21"/>
        </w:rPr>
      </w:pPr>
      <w:r w:rsidRPr="00D6312F">
        <w:rPr>
          <w:sz w:val="21"/>
          <w:szCs w:val="21"/>
        </w:rPr>
        <w:t>用制定长度设置</w:t>
      </w:r>
      <w:r>
        <w:rPr>
          <w:rFonts w:hint="eastAsia"/>
          <w:sz w:val="21"/>
          <w:szCs w:val="21"/>
        </w:rPr>
        <w:t>AStringBuf</w:t>
      </w:r>
      <w:r>
        <w:rPr>
          <w:rFonts w:hint="eastAsia"/>
          <w:sz w:val="21"/>
          <w:szCs w:val="21"/>
        </w:rPr>
        <w:t>对象数据区</w:t>
      </w:r>
      <w:r w:rsidRPr="00D6312F">
        <w:rPr>
          <w:sz w:val="21"/>
          <w:szCs w:val="21"/>
        </w:rPr>
        <w:t>长度。</w:t>
      </w:r>
    </w:p>
    <w:p w:rsidR="0015461F" w:rsidRPr="00BA4562" w:rsidRDefault="0015461F" w:rsidP="0015461F">
      <w:pPr>
        <w:snapToGrid w:val="0"/>
        <w:spacing w:line="300" w:lineRule="auto"/>
        <w:ind w:firstLineChars="200" w:firstLine="420"/>
        <w:rPr>
          <w:rFonts w:ascii="宋体" w:hAnsi="宋体"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15461F" w:rsidRPr="00345BB2">
        <w:tc>
          <w:tcPr>
            <w:tcW w:w="7988" w:type="dxa"/>
            <w:shd w:val="clear" w:color="auto" w:fill="D9D9D9"/>
          </w:tcPr>
          <w:p w:rsidR="009A170A" w:rsidRDefault="009A170A" w:rsidP="009A170A">
            <w:pPr>
              <w:snapToGrid w:val="0"/>
              <w:spacing w:before="100" w:beforeAutospacing="1" w:after="100" w:afterAutospacing="1" w:line="360" w:lineRule="auto"/>
              <w:rPr>
                <w:rFonts w:ascii="宋体" w:hAnsi="宋体" w:hint="eastAsia"/>
                <w:sz w:val="21"/>
                <w:szCs w:val="21"/>
              </w:rPr>
            </w:pPr>
            <w:r w:rsidRPr="009A170A">
              <w:rPr>
                <w:rFonts w:ascii="宋体" w:hAnsi="宋体"/>
                <w:sz w:val="21"/>
                <w:szCs w:val="21"/>
              </w:rPr>
              <w:t>AStringBuf&amp; PadRight(</w:t>
            </w:r>
          </w:p>
          <w:p w:rsidR="009A170A" w:rsidRDefault="009A170A" w:rsidP="009A170A">
            <w:pPr>
              <w:snapToGrid w:val="0"/>
              <w:spacing w:before="100" w:beforeAutospacing="1" w:after="100" w:afterAutospacing="1" w:line="360" w:lineRule="auto"/>
              <w:ind w:firstLineChars="850" w:firstLine="1785"/>
              <w:rPr>
                <w:rFonts w:ascii="宋体" w:hAnsi="宋体" w:hint="eastAsia"/>
                <w:sz w:val="21"/>
                <w:szCs w:val="21"/>
              </w:rPr>
            </w:pPr>
            <w:r w:rsidRPr="009A170A">
              <w:rPr>
                <w:rFonts w:ascii="宋体" w:hAnsi="宋体"/>
                <w:sz w:val="21"/>
                <w:szCs w:val="21"/>
              </w:rPr>
              <w:t>Int32 width</w:t>
            </w:r>
            <w:r>
              <w:rPr>
                <w:rFonts w:ascii="宋体" w:hAnsi="宋体" w:hint="eastAsia"/>
                <w:sz w:val="21"/>
                <w:szCs w:val="21"/>
              </w:rPr>
              <w:t xml:space="preserve"> //代替换的字符个数</w:t>
            </w:r>
          </w:p>
          <w:p w:rsidR="009A170A" w:rsidRDefault="009A170A" w:rsidP="009A170A">
            <w:pPr>
              <w:snapToGrid w:val="0"/>
              <w:spacing w:before="100" w:beforeAutospacing="1" w:after="100" w:afterAutospacing="1" w:line="360" w:lineRule="auto"/>
              <w:ind w:firstLineChars="850" w:firstLine="1785"/>
              <w:rPr>
                <w:rFonts w:ascii="宋体" w:hAnsi="宋体" w:hint="eastAsia"/>
                <w:sz w:val="21"/>
                <w:szCs w:val="21"/>
              </w:rPr>
            </w:pPr>
            <w:r w:rsidRPr="009A170A">
              <w:rPr>
                <w:rFonts w:ascii="宋体" w:hAnsi="宋体"/>
                <w:sz w:val="21"/>
                <w:szCs w:val="21"/>
              </w:rPr>
              <w:t xml:space="preserve">) </w:t>
            </w:r>
          </w:p>
          <w:p w:rsidR="009A170A" w:rsidRPr="009A170A" w:rsidRDefault="009A170A" w:rsidP="009A170A">
            <w:pPr>
              <w:snapToGrid w:val="0"/>
              <w:spacing w:before="100" w:beforeAutospacing="1" w:after="100" w:afterAutospacing="1" w:line="360" w:lineRule="auto"/>
              <w:rPr>
                <w:rFonts w:ascii="宋体" w:hAnsi="宋体"/>
                <w:sz w:val="21"/>
                <w:szCs w:val="21"/>
              </w:rPr>
            </w:pPr>
            <w:r w:rsidRPr="009A170A">
              <w:rPr>
                <w:rFonts w:ascii="宋体" w:hAnsi="宋体"/>
                <w:sz w:val="21"/>
                <w:szCs w:val="21"/>
              </w:rPr>
              <w:t>{</w:t>
            </w:r>
          </w:p>
          <w:p w:rsidR="009A170A" w:rsidRPr="009A170A" w:rsidRDefault="009A170A" w:rsidP="009A170A">
            <w:pPr>
              <w:snapToGrid w:val="0"/>
              <w:spacing w:before="100" w:beforeAutospacing="1" w:after="100" w:afterAutospacing="1" w:line="360" w:lineRule="auto"/>
              <w:rPr>
                <w:rFonts w:ascii="宋体" w:hAnsi="宋体"/>
                <w:sz w:val="21"/>
                <w:szCs w:val="21"/>
              </w:rPr>
            </w:pPr>
            <w:r w:rsidRPr="009A170A">
              <w:rPr>
                <w:rFonts w:ascii="宋体" w:hAnsi="宋体"/>
                <w:sz w:val="21"/>
                <w:szCs w:val="21"/>
              </w:rPr>
              <w:t xml:space="preserve">        _AStringBuf_PadRight((PCarQuintet)this, width);</w:t>
            </w:r>
          </w:p>
          <w:p w:rsidR="009A170A" w:rsidRPr="009A170A" w:rsidRDefault="009A170A" w:rsidP="009A170A">
            <w:pPr>
              <w:snapToGrid w:val="0"/>
              <w:spacing w:before="100" w:beforeAutospacing="1" w:after="100" w:afterAutospacing="1" w:line="360" w:lineRule="auto"/>
              <w:rPr>
                <w:rFonts w:ascii="宋体" w:hAnsi="宋体"/>
                <w:sz w:val="21"/>
                <w:szCs w:val="21"/>
              </w:rPr>
            </w:pPr>
            <w:r w:rsidRPr="009A170A">
              <w:rPr>
                <w:rFonts w:ascii="宋体" w:hAnsi="宋体"/>
                <w:sz w:val="21"/>
                <w:szCs w:val="21"/>
              </w:rPr>
              <w:t xml:space="preserve">        return *this;</w:t>
            </w:r>
          </w:p>
          <w:p w:rsidR="0015461F" w:rsidRPr="009A170A" w:rsidRDefault="009A170A" w:rsidP="009A170A">
            <w:pPr>
              <w:snapToGrid w:val="0"/>
              <w:spacing w:before="100" w:beforeAutospacing="1" w:after="100" w:afterAutospacing="1" w:line="360" w:lineRule="auto"/>
              <w:rPr>
                <w:rFonts w:ascii="宋体" w:hAnsi="宋体" w:hint="eastAsia"/>
                <w:sz w:val="21"/>
                <w:szCs w:val="21"/>
              </w:rPr>
            </w:pPr>
            <w:r w:rsidRPr="009A170A">
              <w:rPr>
                <w:rFonts w:ascii="宋体" w:hAnsi="宋体"/>
                <w:sz w:val="21"/>
                <w:szCs w:val="21"/>
              </w:rPr>
              <w:t xml:space="preserve">    }</w:t>
            </w:r>
          </w:p>
        </w:tc>
      </w:tr>
    </w:tbl>
    <w:p w:rsidR="0015461F" w:rsidRPr="00186B7E" w:rsidRDefault="0015461F" w:rsidP="0015461F">
      <w:pPr>
        <w:pStyle w:val="5"/>
        <w:rPr>
          <w:rFonts w:hint="eastAsia"/>
        </w:rPr>
      </w:pPr>
      <w:r>
        <w:rPr>
          <w:rFonts w:hint="eastAsia"/>
        </w:rPr>
        <w:lastRenderedPageBreak/>
        <w:t>PadRight</w:t>
      </w:r>
      <w:r w:rsidRPr="00186B7E">
        <w:t xml:space="preserve">() </w:t>
      </w:r>
    </w:p>
    <w:p w:rsidR="0015461F" w:rsidRDefault="0015461F" w:rsidP="0015461F">
      <w:pPr>
        <w:snapToGrid w:val="0"/>
        <w:spacing w:line="300" w:lineRule="auto"/>
        <w:rPr>
          <w:rFonts w:hint="eastAsia"/>
          <w:sz w:val="21"/>
          <w:szCs w:val="21"/>
        </w:rPr>
      </w:pPr>
      <w:r w:rsidRPr="00D6312F">
        <w:rPr>
          <w:sz w:val="21"/>
          <w:szCs w:val="21"/>
        </w:rPr>
        <w:t>用制定长度设置</w:t>
      </w:r>
      <w:r>
        <w:rPr>
          <w:rFonts w:hint="eastAsia"/>
          <w:sz w:val="21"/>
          <w:szCs w:val="21"/>
        </w:rPr>
        <w:t>AStringBuf</w:t>
      </w:r>
      <w:r>
        <w:rPr>
          <w:rFonts w:hint="eastAsia"/>
          <w:sz w:val="21"/>
          <w:szCs w:val="21"/>
        </w:rPr>
        <w:t>对象数据区</w:t>
      </w:r>
      <w:r w:rsidRPr="00D6312F">
        <w:rPr>
          <w:sz w:val="21"/>
          <w:szCs w:val="21"/>
        </w:rPr>
        <w:t>长度。</w:t>
      </w:r>
    </w:p>
    <w:p w:rsidR="0015461F" w:rsidRPr="00BA4562" w:rsidRDefault="0015461F" w:rsidP="0015461F">
      <w:pPr>
        <w:snapToGrid w:val="0"/>
        <w:spacing w:line="300" w:lineRule="auto"/>
        <w:ind w:firstLineChars="200" w:firstLine="420"/>
        <w:rPr>
          <w:rFonts w:ascii="宋体" w:hAnsi="宋体"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15461F" w:rsidRPr="00345BB2">
        <w:tc>
          <w:tcPr>
            <w:tcW w:w="7988" w:type="dxa"/>
            <w:shd w:val="clear" w:color="auto" w:fill="D9D9D9"/>
          </w:tcPr>
          <w:p w:rsidR="00EB42B3" w:rsidRDefault="00EB42B3" w:rsidP="00EB42B3">
            <w:pPr>
              <w:snapToGrid w:val="0"/>
              <w:spacing w:before="100" w:beforeAutospacing="1" w:after="100" w:afterAutospacing="1" w:line="360" w:lineRule="auto"/>
              <w:rPr>
                <w:rFonts w:ascii="宋体" w:hAnsi="宋体" w:hint="eastAsia"/>
                <w:sz w:val="21"/>
                <w:szCs w:val="21"/>
              </w:rPr>
            </w:pPr>
            <w:r w:rsidRPr="00EB42B3">
              <w:rPr>
                <w:rFonts w:ascii="宋体" w:hAnsi="宋体"/>
                <w:sz w:val="21"/>
                <w:szCs w:val="21"/>
              </w:rPr>
              <w:t>AStringBuf&amp; PadRight(</w:t>
            </w:r>
          </w:p>
          <w:p w:rsidR="00EB42B3" w:rsidRDefault="00EB42B3" w:rsidP="00EB42B3">
            <w:pPr>
              <w:snapToGrid w:val="0"/>
              <w:spacing w:before="100" w:beforeAutospacing="1" w:after="100" w:afterAutospacing="1" w:line="360" w:lineRule="auto"/>
              <w:ind w:firstLineChars="850" w:firstLine="1785"/>
              <w:rPr>
                <w:rFonts w:ascii="宋体" w:hAnsi="宋体" w:hint="eastAsia"/>
                <w:sz w:val="21"/>
                <w:szCs w:val="21"/>
              </w:rPr>
            </w:pPr>
            <w:r w:rsidRPr="00EB42B3">
              <w:rPr>
                <w:rFonts w:ascii="宋体" w:hAnsi="宋体"/>
                <w:sz w:val="21"/>
                <w:szCs w:val="21"/>
              </w:rPr>
              <w:t>Int32 width,</w:t>
            </w:r>
            <w:r>
              <w:rPr>
                <w:rFonts w:ascii="宋体" w:hAnsi="宋体" w:hint="eastAsia"/>
                <w:sz w:val="21"/>
                <w:szCs w:val="21"/>
              </w:rPr>
              <w:t xml:space="preserve">  //代替换的字符个数</w:t>
            </w:r>
          </w:p>
          <w:p w:rsidR="00EB42B3" w:rsidRDefault="00EB42B3" w:rsidP="00EB42B3">
            <w:pPr>
              <w:snapToGrid w:val="0"/>
              <w:spacing w:before="100" w:beforeAutospacing="1" w:after="100" w:afterAutospacing="1" w:line="360" w:lineRule="auto"/>
              <w:ind w:firstLineChars="850" w:firstLine="1785"/>
              <w:rPr>
                <w:rFonts w:ascii="宋体" w:hAnsi="宋体" w:hint="eastAsia"/>
                <w:sz w:val="21"/>
                <w:szCs w:val="21"/>
              </w:rPr>
            </w:pPr>
            <w:r w:rsidRPr="00EB42B3">
              <w:rPr>
                <w:rFonts w:ascii="宋体" w:hAnsi="宋体"/>
                <w:sz w:val="21"/>
                <w:szCs w:val="21"/>
              </w:rPr>
              <w:t>AChar ch</w:t>
            </w:r>
            <w:r>
              <w:rPr>
                <w:rFonts w:ascii="宋体" w:hAnsi="宋体" w:hint="eastAsia"/>
                <w:sz w:val="21"/>
                <w:szCs w:val="21"/>
              </w:rPr>
              <w:t xml:space="preserve">       //待替换的字符</w:t>
            </w:r>
          </w:p>
          <w:p w:rsidR="00EB42B3" w:rsidRDefault="00EB42B3" w:rsidP="00EB42B3">
            <w:pPr>
              <w:snapToGrid w:val="0"/>
              <w:spacing w:before="100" w:beforeAutospacing="1" w:after="100" w:afterAutospacing="1" w:line="360" w:lineRule="auto"/>
              <w:ind w:firstLineChars="850" w:firstLine="1785"/>
              <w:rPr>
                <w:rFonts w:ascii="宋体" w:hAnsi="宋体" w:hint="eastAsia"/>
                <w:sz w:val="21"/>
                <w:szCs w:val="21"/>
              </w:rPr>
            </w:pPr>
            <w:r w:rsidRPr="00EB42B3">
              <w:rPr>
                <w:rFonts w:ascii="宋体" w:hAnsi="宋体"/>
                <w:sz w:val="21"/>
                <w:szCs w:val="21"/>
              </w:rPr>
              <w:t xml:space="preserve">) </w:t>
            </w:r>
          </w:p>
          <w:p w:rsidR="00EB42B3" w:rsidRPr="00EB42B3" w:rsidRDefault="00EB42B3" w:rsidP="00EB42B3">
            <w:pPr>
              <w:snapToGrid w:val="0"/>
              <w:spacing w:before="100" w:beforeAutospacing="1" w:after="100" w:afterAutospacing="1" w:line="360" w:lineRule="auto"/>
              <w:rPr>
                <w:rFonts w:ascii="宋体" w:hAnsi="宋体"/>
                <w:sz w:val="21"/>
                <w:szCs w:val="21"/>
              </w:rPr>
            </w:pPr>
            <w:r w:rsidRPr="00EB42B3">
              <w:rPr>
                <w:rFonts w:ascii="宋体" w:hAnsi="宋体"/>
                <w:sz w:val="21"/>
                <w:szCs w:val="21"/>
              </w:rPr>
              <w:t>{</w:t>
            </w:r>
          </w:p>
          <w:p w:rsidR="00EB42B3" w:rsidRPr="00EB42B3" w:rsidRDefault="00EB42B3" w:rsidP="00EB42B3">
            <w:pPr>
              <w:snapToGrid w:val="0"/>
              <w:spacing w:before="100" w:beforeAutospacing="1" w:after="100" w:afterAutospacing="1" w:line="360" w:lineRule="auto"/>
              <w:rPr>
                <w:rFonts w:ascii="宋体" w:hAnsi="宋体"/>
                <w:sz w:val="21"/>
                <w:szCs w:val="21"/>
              </w:rPr>
            </w:pPr>
            <w:r w:rsidRPr="00EB42B3">
              <w:rPr>
                <w:rFonts w:ascii="宋体" w:hAnsi="宋体"/>
                <w:sz w:val="21"/>
                <w:szCs w:val="21"/>
              </w:rPr>
              <w:t xml:space="preserve">        _AStringBuf_PadRight_AChar((PCarQuintet)this, width, ch);</w:t>
            </w:r>
          </w:p>
          <w:p w:rsidR="00EB42B3" w:rsidRPr="00EB42B3" w:rsidRDefault="00EB42B3" w:rsidP="00EB42B3">
            <w:pPr>
              <w:snapToGrid w:val="0"/>
              <w:spacing w:before="100" w:beforeAutospacing="1" w:after="100" w:afterAutospacing="1" w:line="360" w:lineRule="auto"/>
              <w:rPr>
                <w:rFonts w:ascii="宋体" w:hAnsi="宋体"/>
                <w:sz w:val="21"/>
                <w:szCs w:val="21"/>
              </w:rPr>
            </w:pPr>
            <w:r w:rsidRPr="00EB42B3">
              <w:rPr>
                <w:rFonts w:ascii="宋体" w:hAnsi="宋体"/>
                <w:sz w:val="21"/>
                <w:szCs w:val="21"/>
              </w:rPr>
              <w:t xml:space="preserve">        return *this;</w:t>
            </w:r>
          </w:p>
          <w:p w:rsidR="0015461F" w:rsidRPr="00EB42B3" w:rsidRDefault="00EB42B3" w:rsidP="00EB42B3">
            <w:pPr>
              <w:snapToGrid w:val="0"/>
              <w:spacing w:before="100" w:beforeAutospacing="1" w:after="100" w:afterAutospacing="1" w:line="360" w:lineRule="auto"/>
              <w:rPr>
                <w:rFonts w:ascii="宋体" w:hAnsi="宋体" w:hint="eastAsia"/>
                <w:sz w:val="21"/>
                <w:szCs w:val="21"/>
              </w:rPr>
            </w:pPr>
            <w:r w:rsidRPr="00EB42B3">
              <w:rPr>
                <w:rFonts w:ascii="宋体" w:hAnsi="宋体"/>
                <w:sz w:val="21"/>
                <w:szCs w:val="21"/>
              </w:rPr>
              <w:t xml:space="preserve">    }</w:t>
            </w:r>
          </w:p>
        </w:tc>
      </w:tr>
    </w:tbl>
    <w:p w:rsidR="00DF227F" w:rsidRPr="00186B7E" w:rsidRDefault="00DF227F" w:rsidP="00BA4562">
      <w:pPr>
        <w:pStyle w:val="5"/>
        <w:rPr>
          <w:rFonts w:hint="eastAsia"/>
        </w:rPr>
      </w:pPr>
      <w:r>
        <w:rPr>
          <w:rFonts w:hint="eastAsia"/>
        </w:rPr>
        <w:t>Replace()</w:t>
      </w:r>
    </w:p>
    <w:p w:rsidR="008B6C4A" w:rsidRPr="008B6C4A" w:rsidRDefault="00DF227F" w:rsidP="008B6C4A">
      <w:pPr>
        <w:snapToGrid w:val="0"/>
        <w:spacing w:line="300" w:lineRule="auto"/>
        <w:ind w:firstLineChars="200" w:firstLine="420"/>
        <w:rPr>
          <w:rFonts w:ascii="宋体" w:hAnsi="宋体" w:hint="eastAsia"/>
          <w:sz w:val="18"/>
          <w:szCs w:val="21"/>
        </w:rPr>
      </w:pPr>
      <w:r w:rsidRPr="00D6312F">
        <w:rPr>
          <w:sz w:val="21"/>
        </w:rPr>
        <w:t>将缓冲区中从指定位置开始替换为源数据前指定个字符。</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B6C4A" w:rsidRPr="00345BB2">
        <w:tc>
          <w:tcPr>
            <w:tcW w:w="7988" w:type="dxa"/>
            <w:shd w:val="clear" w:color="auto" w:fill="D9D9D9"/>
          </w:tcPr>
          <w:p w:rsidR="008B6C4A" w:rsidRDefault="008B6C4A" w:rsidP="008B6C4A">
            <w:pPr>
              <w:snapToGrid w:val="0"/>
              <w:spacing w:before="100" w:beforeAutospacing="1" w:after="100" w:afterAutospacing="1" w:line="360" w:lineRule="auto"/>
              <w:rPr>
                <w:rFonts w:ascii="宋体" w:hAnsi="宋体" w:hint="eastAsia"/>
                <w:sz w:val="21"/>
                <w:szCs w:val="21"/>
              </w:rPr>
            </w:pPr>
            <w:r w:rsidRPr="008B6C4A">
              <w:rPr>
                <w:rFonts w:ascii="宋体" w:hAnsi="宋体"/>
                <w:sz w:val="21"/>
                <w:szCs w:val="21"/>
              </w:rPr>
              <w:t>AStringBuf&amp; Replace(</w:t>
            </w:r>
          </w:p>
          <w:p w:rsidR="008B6C4A" w:rsidRDefault="008B6C4A" w:rsidP="008B6C4A">
            <w:pPr>
              <w:snapToGrid w:val="0"/>
              <w:spacing w:before="100" w:beforeAutospacing="1" w:after="100" w:afterAutospacing="1" w:line="360" w:lineRule="auto"/>
              <w:ind w:firstLineChars="700" w:firstLine="1470"/>
              <w:rPr>
                <w:rFonts w:ascii="宋体" w:hAnsi="宋体" w:hint="eastAsia"/>
                <w:sz w:val="21"/>
                <w:szCs w:val="21"/>
              </w:rPr>
            </w:pPr>
            <w:r w:rsidRPr="008B6C4A">
              <w:rPr>
                <w:rFonts w:ascii="宋体" w:hAnsi="宋体"/>
                <w:sz w:val="21"/>
                <w:szCs w:val="21"/>
              </w:rPr>
              <w:t>Int32 offset,</w:t>
            </w:r>
            <w:r>
              <w:rPr>
                <w:rFonts w:ascii="宋体" w:hAnsi="宋体" w:hint="eastAsia"/>
                <w:sz w:val="21"/>
                <w:szCs w:val="21"/>
              </w:rPr>
              <w:t xml:space="preserve">   //开始位置</w:t>
            </w:r>
          </w:p>
          <w:p w:rsidR="008B6C4A" w:rsidRDefault="008B6C4A" w:rsidP="008B6C4A">
            <w:pPr>
              <w:snapToGrid w:val="0"/>
              <w:spacing w:before="100" w:beforeAutospacing="1" w:after="100" w:afterAutospacing="1" w:line="360" w:lineRule="auto"/>
              <w:ind w:firstLineChars="700" w:firstLine="1470"/>
              <w:rPr>
                <w:rFonts w:ascii="宋体" w:hAnsi="宋体" w:hint="eastAsia"/>
                <w:sz w:val="21"/>
                <w:szCs w:val="21"/>
              </w:rPr>
            </w:pPr>
            <w:r w:rsidRPr="008B6C4A">
              <w:rPr>
                <w:rFonts w:ascii="宋体" w:hAnsi="宋体"/>
                <w:sz w:val="21"/>
                <w:szCs w:val="21"/>
              </w:rPr>
              <w:t xml:space="preserve">Int32 count, </w:t>
            </w:r>
            <w:r>
              <w:rPr>
                <w:rFonts w:ascii="宋体" w:hAnsi="宋体" w:hint="eastAsia"/>
                <w:sz w:val="21"/>
                <w:szCs w:val="21"/>
              </w:rPr>
              <w:t xml:space="preserve">  //字符个数</w:t>
            </w:r>
          </w:p>
          <w:p w:rsidR="008B6C4A" w:rsidRDefault="008B6C4A" w:rsidP="008B6C4A">
            <w:pPr>
              <w:snapToGrid w:val="0"/>
              <w:spacing w:before="100" w:beforeAutospacing="1" w:after="100" w:afterAutospacing="1" w:line="360" w:lineRule="auto"/>
              <w:ind w:firstLineChars="700" w:firstLine="1470"/>
              <w:rPr>
                <w:rFonts w:ascii="宋体" w:hAnsi="宋体" w:hint="eastAsia"/>
                <w:sz w:val="21"/>
                <w:szCs w:val="21"/>
              </w:rPr>
            </w:pPr>
            <w:r w:rsidRPr="008B6C4A">
              <w:rPr>
                <w:rFonts w:ascii="宋体" w:hAnsi="宋体"/>
                <w:sz w:val="21"/>
                <w:szCs w:val="21"/>
              </w:rPr>
              <w:t>AString as</w:t>
            </w:r>
            <w:r>
              <w:rPr>
                <w:rFonts w:ascii="宋体" w:hAnsi="宋体" w:hint="eastAsia"/>
                <w:sz w:val="21"/>
                <w:szCs w:val="21"/>
              </w:rPr>
              <w:t xml:space="preserve">     //待替换的字符串</w:t>
            </w:r>
          </w:p>
          <w:p w:rsidR="008B6C4A" w:rsidRPr="008B6C4A" w:rsidRDefault="008B6C4A" w:rsidP="008B6C4A">
            <w:pPr>
              <w:snapToGrid w:val="0"/>
              <w:spacing w:before="100" w:beforeAutospacing="1" w:after="100" w:afterAutospacing="1" w:line="360" w:lineRule="auto"/>
              <w:ind w:firstLineChars="700" w:firstLine="1470"/>
              <w:rPr>
                <w:rFonts w:ascii="宋体" w:hAnsi="宋体"/>
                <w:sz w:val="21"/>
                <w:szCs w:val="21"/>
              </w:rPr>
            </w:pPr>
            <w:r w:rsidRPr="008B6C4A">
              <w:rPr>
                <w:rFonts w:ascii="宋体" w:hAnsi="宋体"/>
                <w:sz w:val="21"/>
                <w:szCs w:val="21"/>
              </w:rPr>
              <w:t>)</w:t>
            </w:r>
          </w:p>
          <w:p w:rsidR="008B6C4A" w:rsidRPr="008B6C4A" w:rsidRDefault="008B6C4A" w:rsidP="008B6C4A">
            <w:pPr>
              <w:snapToGrid w:val="0"/>
              <w:spacing w:before="100" w:beforeAutospacing="1" w:after="100" w:afterAutospacing="1" w:line="360" w:lineRule="auto"/>
              <w:rPr>
                <w:rFonts w:ascii="宋体" w:hAnsi="宋体"/>
                <w:sz w:val="21"/>
                <w:szCs w:val="21"/>
              </w:rPr>
            </w:pPr>
            <w:r w:rsidRPr="008B6C4A">
              <w:rPr>
                <w:rFonts w:ascii="宋体" w:hAnsi="宋体"/>
                <w:sz w:val="21"/>
                <w:szCs w:val="21"/>
              </w:rPr>
              <w:t>{</w:t>
            </w:r>
          </w:p>
          <w:p w:rsidR="008B6C4A" w:rsidRPr="008B6C4A" w:rsidRDefault="008B6C4A" w:rsidP="008B6C4A">
            <w:pPr>
              <w:snapToGrid w:val="0"/>
              <w:spacing w:before="100" w:beforeAutospacing="1" w:after="100" w:afterAutospacing="1" w:line="360" w:lineRule="auto"/>
              <w:rPr>
                <w:rFonts w:ascii="宋体" w:hAnsi="宋体"/>
                <w:sz w:val="21"/>
                <w:szCs w:val="21"/>
              </w:rPr>
            </w:pPr>
            <w:r w:rsidRPr="008B6C4A">
              <w:rPr>
                <w:rFonts w:ascii="宋体" w:hAnsi="宋体"/>
                <w:sz w:val="21"/>
                <w:szCs w:val="21"/>
              </w:rPr>
              <w:t xml:space="preserve">        _AStringBuf_Replace(this, offset, count, as);</w:t>
            </w:r>
          </w:p>
          <w:p w:rsidR="008B6C4A" w:rsidRPr="008B6C4A" w:rsidRDefault="008B6C4A" w:rsidP="008B6C4A">
            <w:pPr>
              <w:snapToGrid w:val="0"/>
              <w:spacing w:before="100" w:beforeAutospacing="1" w:after="100" w:afterAutospacing="1" w:line="360" w:lineRule="auto"/>
              <w:rPr>
                <w:rFonts w:ascii="宋体" w:hAnsi="宋体"/>
                <w:sz w:val="21"/>
                <w:szCs w:val="21"/>
              </w:rPr>
            </w:pPr>
            <w:r w:rsidRPr="008B6C4A">
              <w:rPr>
                <w:rFonts w:ascii="宋体" w:hAnsi="宋体"/>
                <w:sz w:val="21"/>
                <w:szCs w:val="21"/>
              </w:rPr>
              <w:t xml:space="preserve">        return *this;</w:t>
            </w:r>
          </w:p>
          <w:p w:rsidR="008B6C4A" w:rsidRPr="008B6C4A" w:rsidRDefault="008B6C4A" w:rsidP="008B6C4A">
            <w:pPr>
              <w:snapToGrid w:val="0"/>
              <w:spacing w:before="100" w:beforeAutospacing="1" w:after="100" w:afterAutospacing="1" w:line="360" w:lineRule="auto"/>
              <w:rPr>
                <w:rFonts w:ascii="宋体" w:hAnsi="宋体" w:hint="eastAsia"/>
                <w:sz w:val="21"/>
                <w:szCs w:val="21"/>
              </w:rPr>
            </w:pPr>
            <w:r w:rsidRPr="008B6C4A">
              <w:rPr>
                <w:rFonts w:ascii="宋体" w:hAnsi="宋体"/>
                <w:sz w:val="21"/>
                <w:szCs w:val="21"/>
              </w:rPr>
              <w:lastRenderedPageBreak/>
              <w:t>}</w:t>
            </w:r>
          </w:p>
        </w:tc>
      </w:tr>
    </w:tbl>
    <w:p w:rsidR="00DF227F" w:rsidRPr="00D6312F" w:rsidRDefault="00DF227F" w:rsidP="00DF227F">
      <w:pPr>
        <w:snapToGrid w:val="0"/>
        <w:spacing w:line="300" w:lineRule="auto"/>
        <w:rPr>
          <w:rFonts w:ascii="宋体" w:hAnsi="宋体" w:hint="eastAsia"/>
          <w:sz w:val="21"/>
          <w:szCs w:val="21"/>
        </w:rPr>
      </w:pPr>
    </w:p>
    <w:p w:rsidR="00DF227F" w:rsidRPr="00186B7E" w:rsidRDefault="00DF227F" w:rsidP="00BA4562">
      <w:pPr>
        <w:pStyle w:val="5"/>
        <w:rPr>
          <w:rFonts w:hint="eastAsia"/>
        </w:rPr>
      </w:pPr>
      <w:r>
        <w:rPr>
          <w:rFonts w:hint="eastAsia"/>
        </w:rPr>
        <w:t>SetLength</w:t>
      </w:r>
      <w:r w:rsidRPr="00186B7E">
        <w:t xml:space="preserve">() </w:t>
      </w:r>
    </w:p>
    <w:p w:rsidR="00DF227F" w:rsidRDefault="00DF227F" w:rsidP="00DF227F">
      <w:pPr>
        <w:snapToGrid w:val="0"/>
        <w:spacing w:line="300" w:lineRule="auto"/>
        <w:rPr>
          <w:rFonts w:hint="eastAsia"/>
          <w:sz w:val="21"/>
          <w:szCs w:val="21"/>
        </w:rPr>
      </w:pPr>
      <w:r w:rsidRPr="00D6312F">
        <w:rPr>
          <w:sz w:val="21"/>
          <w:szCs w:val="21"/>
        </w:rPr>
        <w:t>用制定长度设置</w:t>
      </w:r>
      <w:r w:rsidR="0082272D">
        <w:rPr>
          <w:rFonts w:hint="eastAsia"/>
          <w:sz w:val="21"/>
          <w:szCs w:val="21"/>
        </w:rPr>
        <w:t>AStringBuf</w:t>
      </w:r>
      <w:r w:rsidR="0082272D">
        <w:rPr>
          <w:rFonts w:hint="eastAsia"/>
          <w:sz w:val="21"/>
          <w:szCs w:val="21"/>
        </w:rPr>
        <w:t>对象数据区</w:t>
      </w:r>
      <w:r w:rsidRPr="00D6312F">
        <w:rPr>
          <w:sz w:val="21"/>
          <w:szCs w:val="21"/>
        </w:rPr>
        <w:t>长度。</w:t>
      </w:r>
    </w:p>
    <w:p w:rsidR="0082272D" w:rsidRPr="00BA4562" w:rsidRDefault="0082272D" w:rsidP="0082272D">
      <w:pPr>
        <w:snapToGrid w:val="0"/>
        <w:spacing w:line="300" w:lineRule="auto"/>
        <w:ind w:firstLineChars="200" w:firstLine="420"/>
        <w:rPr>
          <w:rFonts w:ascii="宋体" w:hAnsi="宋体"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Default="0082272D" w:rsidP="0082272D">
            <w:pPr>
              <w:snapToGrid w:val="0"/>
              <w:spacing w:before="100" w:beforeAutospacing="1" w:after="100" w:afterAutospacing="1" w:line="360" w:lineRule="auto"/>
              <w:rPr>
                <w:rFonts w:ascii="宋体" w:hAnsi="宋体" w:hint="eastAsia"/>
                <w:sz w:val="21"/>
                <w:szCs w:val="21"/>
              </w:rPr>
            </w:pPr>
            <w:r w:rsidRPr="0082272D">
              <w:rPr>
                <w:rFonts w:ascii="宋体" w:hAnsi="宋体"/>
                <w:sz w:val="21"/>
                <w:szCs w:val="21"/>
              </w:rPr>
              <w:t>Int32 SetLength(</w:t>
            </w:r>
          </w:p>
          <w:p w:rsidR="0082272D" w:rsidRDefault="0082272D" w:rsidP="0082272D">
            <w:pPr>
              <w:snapToGrid w:val="0"/>
              <w:spacing w:before="100" w:beforeAutospacing="1" w:after="100" w:afterAutospacing="1" w:line="360" w:lineRule="auto"/>
              <w:ind w:firstLineChars="800" w:firstLine="1680"/>
              <w:rPr>
                <w:rFonts w:ascii="宋体" w:hAnsi="宋体" w:hint="eastAsia"/>
                <w:sz w:val="21"/>
                <w:szCs w:val="21"/>
              </w:rPr>
            </w:pPr>
            <w:r w:rsidRPr="0082272D">
              <w:rPr>
                <w:rFonts w:ascii="宋体" w:hAnsi="宋体"/>
                <w:sz w:val="21"/>
                <w:szCs w:val="21"/>
              </w:rPr>
              <w:t>Int32 len</w:t>
            </w:r>
            <w:r>
              <w:rPr>
                <w:rFonts w:ascii="宋体" w:hAnsi="宋体" w:hint="eastAsia"/>
                <w:sz w:val="21"/>
                <w:szCs w:val="21"/>
              </w:rPr>
              <w:t xml:space="preserve">    //待设置的数据区长度</w:t>
            </w:r>
          </w:p>
          <w:p w:rsidR="0082272D" w:rsidRPr="0082272D" w:rsidRDefault="0082272D" w:rsidP="0082272D">
            <w:pPr>
              <w:snapToGrid w:val="0"/>
              <w:spacing w:before="100" w:beforeAutospacing="1" w:after="100" w:afterAutospacing="1" w:line="360" w:lineRule="auto"/>
              <w:ind w:firstLineChars="800" w:firstLine="1680"/>
              <w:rPr>
                <w:rFonts w:ascii="宋体" w:hAnsi="宋体"/>
                <w:sz w:val="21"/>
                <w:szCs w:val="21"/>
              </w:rPr>
            </w:pPr>
            <w:r w:rsidRPr="0082272D">
              <w:rPr>
                <w:rFonts w:ascii="宋体" w:hAnsi="宋体"/>
                <w:sz w:val="21"/>
                <w:szCs w:val="21"/>
              </w:rPr>
              <w:t>) const</w:t>
            </w:r>
          </w:p>
          <w:p w:rsidR="0082272D" w:rsidRPr="0082272D" w:rsidRDefault="0082272D" w:rsidP="0082272D">
            <w:pPr>
              <w:snapToGrid w:val="0"/>
              <w:spacing w:before="100" w:beforeAutospacing="1" w:after="100" w:afterAutospacing="1" w:line="360" w:lineRule="auto"/>
              <w:rPr>
                <w:rFonts w:ascii="宋体" w:hAnsi="宋体"/>
                <w:sz w:val="21"/>
                <w:szCs w:val="21"/>
              </w:rPr>
            </w:pPr>
            <w:r w:rsidRPr="0082272D">
              <w:rPr>
                <w:rFonts w:ascii="宋体" w:hAnsi="宋体"/>
                <w:sz w:val="21"/>
                <w:szCs w:val="21"/>
              </w:rPr>
              <w:t>{</w:t>
            </w:r>
          </w:p>
          <w:p w:rsidR="0082272D" w:rsidRPr="0082272D" w:rsidRDefault="0082272D" w:rsidP="0082272D">
            <w:pPr>
              <w:snapToGrid w:val="0"/>
              <w:spacing w:before="100" w:beforeAutospacing="1" w:after="100" w:afterAutospacing="1" w:line="360" w:lineRule="auto"/>
              <w:rPr>
                <w:rFonts w:ascii="宋体" w:hAnsi="宋体"/>
                <w:sz w:val="21"/>
                <w:szCs w:val="21"/>
              </w:rPr>
            </w:pPr>
            <w:r w:rsidRPr="0082272D">
              <w:rPr>
                <w:rFonts w:ascii="宋体" w:hAnsi="宋体"/>
                <w:sz w:val="21"/>
                <w:szCs w:val="21"/>
              </w:rPr>
              <w:t xml:space="preserve">        return _AStringBuf_SetLength((PCarQuintet)this, len);</w:t>
            </w:r>
          </w:p>
          <w:p w:rsidR="0082272D" w:rsidRPr="0082272D" w:rsidRDefault="0082272D" w:rsidP="0082272D">
            <w:pPr>
              <w:snapToGrid w:val="0"/>
              <w:spacing w:before="100" w:beforeAutospacing="1" w:after="100" w:afterAutospacing="1" w:line="360" w:lineRule="auto"/>
              <w:ind w:left="1575" w:hangingChars="750" w:hanging="1575"/>
              <w:rPr>
                <w:rFonts w:ascii="宋体" w:hAnsi="宋体" w:hint="eastAsia"/>
                <w:sz w:val="21"/>
                <w:szCs w:val="21"/>
              </w:rPr>
            </w:pPr>
            <w:r w:rsidRPr="0082272D">
              <w:rPr>
                <w:rFonts w:ascii="宋体" w:hAnsi="宋体"/>
                <w:sz w:val="21"/>
                <w:szCs w:val="21"/>
              </w:rPr>
              <w:t>}</w:t>
            </w:r>
            <w:r>
              <w:rPr>
                <w:rFonts w:ascii="宋体" w:hAnsi="宋体" w:hint="eastAsia"/>
                <w:sz w:val="21"/>
                <w:szCs w:val="21"/>
              </w:rPr>
              <w:t>//返回值说明：如果len&lt;0,则返回原数据区长度，否则将此对象的数据区长度设置为len</w:t>
            </w:r>
          </w:p>
        </w:tc>
      </w:tr>
    </w:tbl>
    <w:p w:rsidR="0082272D" w:rsidRPr="00D6312F" w:rsidRDefault="0082272D" w:rsidP="00DF227F">
      <w:pPr>
        <w:snapToGrid w:val="0"/>
        <w:spacing w:line="300" w:lineRule="auto"/>
        <w:rPr>
          <w:rFonts w:hint="eastAsia"/>
          <w:sz w:val="21"/>
          <w:szCs w:val="21"/>
        </w:rPr>
      </w:pPr>
    </w:p>
    <w:p w:rsidR="00DF227F" w:rsidRPr="004A1942" w:rsidRDefault="00DF227F" w:rsidP="00BA4562">
      <w:pPr>
        <w:pStyle w:val="5"/>
        <w:rPr>
          <w:rFonts w:hint="eastAsia"/>
        </w:rPr>
      </w:pPr>
      <w:r>
        <w:rPr>
          <w:rFonts w:hint="eastAsia"/>
        </w:rPr>
        <w:t>SetEmpty</w:t>
      </w:r>
      <w:r w:rsidRPr="00186B7E">
        <w:t xml:space="preserve">() </w:t>
      </w:r>
      <w:r>
        <w:rPr>
          <w:rFonts w:hint="eastAsia"/>
        </w:rPr>
        <w:t xml:space="preserve"> </w:t>
      </w:r>
    </w:p>
    <w:p w:rsidR="00472C3C" w:rsidRPr="00472C3C" w:rsidRDefault="00DF227F" w:rsidP="00472C3C">
      <w:pPr>
        <w:snapToGrid w:val="0"/>
        <w:spacing w:line="300" w:lineRule="auto"/>
        <w:ind w:firstLineChars="200" w:firstLine="420"/>
        <w:rPr>
          <w:rFonts w:hint="eastAsia"/>
          <w:sz w:val="21"/>
          <w:szCs w:val="21"/>
        </w:rPr>
      </w:pPr>
      <w:r w:rsidRPr="00D6312F">
        <w:rPr>
          <w:rFonts w:hint="eastAsia"/>
          <w:sz w:val="21"/>
          <w:szCs w:val="21"/>
        </w:rPr>
        <w:t>设置</w:t>
      </w:r>
      <w:r w:rsidR="00472C3C">
        <w:rPr>
          <w:rFonts w:hint="eastAsia"/>
          <w:sz w:val="21"/>
          <w:szCs w:val="21"/>
        </w:rPr>
        <w:t>AStringBuf</w:t>
      </w:r>
      <w:r w:rsidR="00472C3C">
        <w:rPr>
          <w:rFonts w:hint="eastAsia"/>
          <w:sz w:val="21"/>
          <w:szCs w:val="21"/>
        </w:rPr>
        <w:t>对象数据区内容</w:t>
      </w:r>
      <w:r w:rsidRPr="00D6312F">
        <w:rPr>
          <w:rFonts w:hint="eastAsia"/>
          <w:sz w:val="21"/>
          <w:szCs w:val="21"/>
        </w:rPr>
        <w:t>为空。</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472C3C" w:rsidRPr="00345BB2">
        <w:tc>
          <w:tcPr>
            <w:tcW w:w="7988" w:type="dxa"/>
            <w:shd w:val="clear" w:color="auto" w:fill="D9D9D9"/>
          </w:tcPr>
          <w:p w:rsidR="00472C3C" w:rsidRPr="00472C3C" w:rsidRDefault="00472C3C" w:rsidP="00472C3C">
            <w:pPr>
              <w:snapToGrid w:val="0"/>
              <w:spacing w:before="100" w:beforeAutospacing="1" w:after="100" w:afterAutospacing="1" w:line="360" w:lineRule="auto"/>
              <w:rPr>
                <w:rFonts w:ascii="宋体" w:hAnsi="宋体"/>
                <w:sz w:val="21"/>
                <w:szCs w:val="21"/>
              </w:rPr>
            </w:pPr>
            <w:r w:rsidRPr="00472C3C">
              <w:rPr>
                <w:rFonts w:ascii="宋体" w:hAnsi="宋体"/>
                <w:sz w:val="21"/>
                <w:szCs w:val="21"/>
              </w:rPr>
              <w:t>void SetEmpty()</w:t>
            </w:r>
          </w:p>
          <w:p w:rsidR="00472C3C" w:rsidRPr="00472C3C" w:rsidRDefault="00472C3C" w:rsidP="00472C3C">
            <w:pPr>
              <w:snapToGrid w:val="0"/>
              <w:spacing w:before="100" w:beforeAutospacing="1" w:after="100" w:afterAutospacing="1" w:line="360" w:lineRule="auto"/>
              <w:rPr>
                <w:rFonts w:ascii="宋体" w:hAnsi="宋体"/>
                <w:sz w:val="21"/>
                <w:szCs w:val="21"/>
              </w:rPr>
            </w:pPr>
            <w:r w:rsidRPr="00472C3C">
              <w:rPr>
                <w:rFonts w:ascii="宋体" w:hAnsi="宋体"/>
                <w:sz w:val="21"/>
                <w:szCs w:val="21"/>
              </w:rPr>
              <w:t>{</w:t>
            </w:r>
          </w:p>
          <w:p w:rsidR="00472C3C" w:rsidRPr="00472C3C" w:rsidRDefault="00472C3C" w:rsidP="00472C3C">
            <w:pPr>
              <w:snapToGrid w:val="0"/>
              <w:spacing w:before="100" w:beforeAutospacing="1" w:after="100" w:afterAutospacing="1" w:line="360" w:lineRule="auto"/>
              <w:rPr>
                <w:rFonts w:ascii="宋体" w:hAnsi="宋体"/>
                <w:sz w:val="21"/>
                <w:szCs w:val="21"/>
              </w:rPr>
            </w:pPr>
            <w:r w:rsidRPr="00472C3C">
              <w:rPr>
                <w:rFonts w:ascii="宋体" w:hAnsi="宋体"/>
                <w:sz w:val="21"/>
                <w:szCs w:val="21"/>
              </w:rPr>
              <w:t xml:space="preserve">        m_used = sizeof(AChar);</w:t>
            </w:r>
          </w:p>
          <w:p w:rsidR="00472C3C" w:rsidRPr="00472C3C" w:rsidRDefault="00472C3C" w:rsidP="00472C3C">
            <w:pPr>
              <w:snapToGrid w:val="0"/>
              <w:spacing w:before="100" w:beforeAutospacing="1" w:after="100" w:afterAutospacing="1" w:line="360" w:lineRule="auto"/>
              <w:rPr>
                <w:rFonts w:ascii="宋体" w:hAnsi="宋体"/>
                <w:sz w:val="21"/>
                <w:szCs w:val="21"/>
              </w:rPr>
            </w:pPr>
            <w:r w:rsidRPr="00472C3C">
              <w:rPr>
                <w:rFonts w:ascii="宋体" w:hAnsi="宋体"/>
                <w:sz w:val="21"/>
                <w:szCs w:val="21"/>
              </w:rPr>
              <w:t xml:space="preserve">        *(AChar *)m_pBuf = '\0';</w:t>
            </w:r>
          </w:p>
          <w:p w:rsidR="00472C3C" w:rsidRPr="00472C3C" w:rsidRDefault="00472C3C" w:rsidP="00472C3C">
            <w:pPr>
              <w:snapToGrid w:val="0"/>
              <w:spacing w:before="100" w:beforeAutospacing="1" w:after="100" w:afterAutospacing="1" w:line="360" w:lineRule="auto"/>
              <w:rPr>
                <w:rFonts w:ascii="宋体" w:hAnsi="宋体" w:hint="eastAsia"/>
                <w:sz w:val="21"/>
                <w:szCs w:val="21"/>
              </w:rPr>
            </w:pPr>
            <w:r w:rsidRPr="00472C3C">
              <w:rPr>
                <w:rFonts w:ascii="宋体" w:hAnsi="宋体"/>
                <w:sz w:val="21"/>
                <w:szCs w:val="21"/>
              </w:rPr>
              <w:t xml:space="preserve">    }</w:t>
            </w:r>
          </w:p>
        </w:tc>
      </w:tr>
    </w:tbl>
    <w:p w:rsidR="00472C3C" w:rsidRDefault="00472C3C" w:rsidP="00DF227F">
      <w:pPr>
        <w:snapToGrid w:val="0"/>
        <w:spacing w:line="300" w:lineRule="auto"/>
        <w:rPr>
          <w:rFonts w:ascii="宋体" w:hAnsi="宋体" w:hint="eastAsia"/>
          <w:sz w:val="21"/>
          <w:szCs w:val="21"/>
        </w:rPr>
      </w:pPr>
    </w:p>
    <w:p w:rsidR="003A7D71" w:rsidRDefault="003A7D71" w:rsidP="003A7D71">
      <w:pPr>
        <w:pStyle w:val="5"/>
        <w:rPr>
          <w:rFonts w:hint="eastAsia"/>
        </w:rPr>
      </w:pPr>
      <w:r>
        <w:rPr>
          <w:rFonts w:hint="eastAsia"/>
        </w:rPr>
        <w:t>StartWith</w:t>
      </w:r>
      <w:r w:rsidRPr="00186B7E">
        <w:t xml:space="preserve">() </w:t>
      </w:r>
    </w:p>
    <w:p w:rsidR="003A7D71" w:rsidRPr="0006514D" w:rsidRDefault="003A7D71" w:rsidP="003A7D71">
      <w:pPr>
        <w:snapToGrid w:val="0"/>
        <w:spacing w:line="300" w:lineRule="auto"/>
        <w:ind w:firstLineChars="200" w:firstLine="480"/>
        <w:rPr>
          <w:rFonts w:hint="eastAsia"/>
          <w:sz w:val="21"/>
          <w:szCs w:val="21"/>
        </w:rPr>
      </w:pPr>
      <w:r>
        <w:rPr>
          <w:rFonts w:hint="eastAsia"/>
        </w:rPr>
        <w:t>判断</w:t>
      </w:r>
      <w:r>
        <w:rPr>
          <w:rFonts w:hint="eastAsia"/>
        </w:rPr>
        <w:t>AString</w:t>
      </w:r>
      <w:r w:rsidR="008D6113">
        <w:rPr>
          <w:rFonts w:hint="eastAsia"/>
        </w:rPr>
        <w:t>Buf</w:t>
      </w:r>
      <w:r>
        <w:rPr>
          <w:rFonts w:hint="eastAsia"/>
        </w:rPr>
        <w:t>对象</w:t>
      </w:r>
      <w:r w:rsidR="008D6113">
        <w:rPr>
          <w:rFonts w:hint="eastAsia"/>
        </w:rPr>
        <w:t>数据区内容</w:t>
      </w:r>
      <w:r>
        <w:rPr>
          <w:rFonts w:hint="eastAsia"/>
        </w:rPr>
        <w:t>是否是以指定字符串。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3A7D71" w:rsidRPr="00345BB2">
        <w:tc>
          <w:tcPr>
            <w:tcW w:w="7988" w:type="dxa"/>
            <w:shd w:val="clear" w:color="auto" w:fill="D9D9D9"/>
          </w:tcPr>
          <w:p w:rsidR="003A7D71" w:rsidRDefault="003A7D7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FF67B0">
              <w:rPr>
                <w:rFonts w:ascii="Arial" w:eastAsia="新宋体" w:hAnsi="Arial" w:cs="Arial"/>
                <w:noProof/>
                <w:sz w:val="21"/>
                <w:szCs w:val="21"/>
              </w:rPr>
              <w:lastRenderedPageBreak/>
              <w:t>Boolean StartWith(</w:t>
            </w:r>
          </w:p>
          <w:p w:rsidR="003A7D71" w:rsidRPr="00FF67B0" w:rsidRDefault="003A7D7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FF67B0">
              <w:rPr>
                <w:rFonts w:ascii="Arial" w:eastAsia="新宋体" w:hAnsi="Arial" w:cs="Arial"/>
                <w:noProof/>
                <w:sz w:val="21"/>
                <w:szCs w:val="21"/>
              </w:rPr>
              <w:t>const char *substr,</w:t>
            </w:r>
            <w:r>
              <w:rPr>
                <w:rFonts w:ascii="Arial" w:eastAsia="新宋体" w:hAnsi="Arial" w:cs="Arial" w:hint="eastAsia"/>
                <w:noProof/>
                <w:sz w:val="21"/>
                <w:szCs w:val="21"/>
              </w:rPr>
              <w:t xml:space="preserve">   //</w:t>
            </w:r>
            <w:r>
              <w:rPr>
                <w:rFonts w:ascii="Arial" w:eastAsia="新宋体" w:hAnsi="Arial" w:cs="Arial" w:hint="eastAsia"/>
                <w:noProof/>
                <w:sz w:val="21"/>
                <w:szCs w:val="21"/>
              </w:rPr>
              <w:t>待比较的字符串</w:t>
            </w:r>
          </w:p>
          <w:p w:rsidR="003A7D71" w:rsidRPr="00FF67B0" w:rsidRDefault="003A7D7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FF67B0">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3A7D71" w:rsidRDefault="003A7D7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FF67B0">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指定的编码格式</w:t>
            </w:r>
          </w:p>
          <w:p w:rsidR="003A7D71" w:rsidRDefault="003A7D71" w:rsidP="009030B1">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FF67B0">
              <w:rPr>
                <w:rFonts w:ascii="Arial" w:eastAsia="新宋体" w:hAnsi="Arial" w:cs="Arial"/>
                <w:noProof/>
                <w:sz w:val="21"/>
                <w:szCs w:val="21"/>
              </w:rPr>
              <w:t>) const</w:t>
            </w:r>
          </w:p>
          <w:p w:rsidR="003A7D71" w:rsidRPr="00FF67B0" w:rsidRDefault="003A7D7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FF67B0">
              <w:rPr>
                <w:rFonts w:ascii="Arial" w:eastAsia="新宋体" w:hAnsi="Arial" w:cs="Arial"/>
                <w:noProof/>
                <w:sz w:val="21"/>
                <w:szCs w:val="21"/>
              </w:rPr>
              <w:t>{</w:t>
            </w:r>
          </w:p>
          <w:p w:rsidR="003A7D71" w:rsidRPr="00C86F41" w:rsidRDefault="003A7D7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FF67B0">
              <w:rPr>
                <w:rFonts w:ascii="Arial" w:eastAsia="新宋体" w:hAnsi="Arial" w:cs="Arial"/>
                <w:noProof/>
                <w:sz w:val="21"/>
                <w:szCs w:val="21"/>
              </w:rPr>
              <w:t xml:space="preserve">     </w:t>
            </w:r>
            <w:r w:rsidR="008D6113">
              <w:rPr>
                <w:rFonts w:ascii="Arial" w:eastAsia="新宋体" w:hAnsi="Arial" w:cs="Arial"/>
                <w:noProof/>
                <w:sz w:val="21"/>
                <w:szCs w:val="21"/>
              </w:rPr>
              <w:t>return _</w:t>
            </w:r>
            <w:r w:rsidR="008D6113">
              <w:rPr>
                <w:rFonts w:ascii="Arial" w:eastAsia="新宋体" w:hAnsi="Arial" w:cs="Arial" w:hint="eastAsia"/>
                <w:noProof/>
                <w:sz w:val="21"/>
                <w:szCs w:val="21"/>
              </w:rPr>
              <w:t>A</w:t>
            </w:r>
            <w:r w:rsidR="00C86F41" w:rsidRPr="00C86F41">
              <w:rPr>
                <w:rFonts w:ascii="Arial" w:eastAsia="新宋体" w:hAnsi="Arial" w:cs="Arial"/>
                <w:noProof/>
                <w:sz w:val="21"/>
                <w:szCs w:val="21"/>
              </w:rPr>
              <w:t>StringBuf_StartWith((const PCarQuintet)this, substr, stringCase);</w:t>
            </w:r>
          </w:p>
          <w:p w:rsidR="003A7D71" w:rsidRPr="00FF67B0" w:rsidRDefault="003A7D71" w:rsidP="009030B1">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FF67B0">
              <w:rPr>
                <w:rFonts w:ascii="Arial" w:eastAsia="新宋体" w:hAnsi="Arial" w:cs="Arial"/>
                <w:noProof/>
                <w:sz w:val="21"/>
                <w:szCs w:val="21"/>
              </w:rPr>
              <w:t xml:space="preserve"> }</w:t>
            </w:r>
          </w:p>
        </w:tc>
      </w:tr>
    </w:tbl>
    <w:p w:rsidR="008D6113" w:rsidRDefault="008D6113" w:rsidP="008D6113">
      <w:pPr>
        <w:pStyle w:val="5"/>
        <w:rPr>
          <w:rFonts w:hint="eastAsia"/>
        </w:rPr>
      </w:pPr>
      <w:r>
        <w:t>SubString</w:t>
      </w:r>
      <w:r w:rsidRPr="00186B7E">
        <w:t xml:space="preserve"> () </w:t>
      </w:r>
    </w:p>
    <w:p w:rsidR="008D6113" w:rsidRPr="00F02706" w:rsidRDefault="008D6113" w:rsidP="008D6113">
      <w:pPr>
        <w:ind w:firstLineChars="200" w:firstLine="420"/>
        <w:rPr>
          <w:rFonts w:hint="eastAsia"/>
          <w:sz w:val="21"/>
          <w:szCs w:val="21"/>
        </w:rPr>
      </w:pPr>
      <w:r w:rsidRPr="00F02706">
        <w:rPr>
          <w:rFonts w:hint="eastAsia"/>
          <w:sz w:val="21"/>
          <w:szCs w:val="21"/>
        </w:rPr>
        <w:t>获得当前</w:t>
      </w:r>
      <w:r w:rsidRPr="00F02706">
        <w:rPr>
          <w:rFonts w:hint="eastAsia"/>
          <w:sz w:val="21"/>
          <w:szCs w:val="21"/>
        </w:rPr>
        <w:t>AString</w:t>
      </w:r>
      <w:r>
        <w:rPr>
          <w:rFonts w:hint="eastAsia"/>
          <w:sz w:val="21"/>
          <w:szCs w:val="21"/>
        </w:rPr>
        <w:t>Buf</w:t>
      </w:r>
      <w:r>
        <w:rPr>
          <w:rFonts w:hint="eastAsia"/>
          <w:sz w:val="21"/>
          <w:szCs w:val="21"/>
        </w:rPr>
        <w:t>数据区内容</w:t>
      </w:r>
      <w:r w:rsidRPr="00F02706">
        <w:rPr>
          <w:rFonts w:hint="eastAsia"/>
          <w:sz w:val="21"/>
          <w:szCs w:val="21"/>
        </w:rPr>
        <w:t>开始位置的字符串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D6113" w:rsidRPr="00345BB2">
        <w:tc>
          <w:tcPr>
            <w:tcW w:w="7988" w:type="dxa"/>
            <w:shd w:val="clear" w:color="auto" w:fill="D9D9D9"/>
          </w:tcPr>
          <w:p w:rsidR="008D6113" w:rsidRDefault="008D6113" w:rsidP="0054615D">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AString SubString(</w:t>
            </w:r>
          </w:p>
          <w:p w:rsidR="008D6113" w:rsidRDefault="008D6113" w:rsidP="0054615D">
            <w:pPr>
              <w:widowControl w:val="0"/>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442581">
              <w:rPr>
                <w:rFonts w:ascii="Arial" w:eastAsia="新宋体" w:hAnsi="Arial" w:cs="Arial"/>
                <w:noProof/>
                <w:sz w:val="21"/>
                <w:szCs w:val="21"/>
              </w:rPr>
              <w:t>Int32 start,</w:t>
            </w:r>
            <w:r>
              <w:rPr>
                <w:rFonts w:ascii="Arial" w:eastAsia="新宋体" w:hAnsi="Arial" w:cs="Arial" w:hint="eastAsia"/>
                <w:noProof/>
                <w:sz w:val="21"/>
                <w:szCs w:val="21"/>
              </w:rPr>
              <w:t xml:space="preserve">  //</w:t>
            </w:r>
            <w:r>
              <w:rPr>
                <w:rFonts w:ascii="Arial" w:eastAsia="新宋体" w:hAnsi="Arial" w:cs="Arial" w:hint="eastAsia"/>
                <w:noProof/>
                <w:sz w:val="21"/>
                <w:szCs w:val="21"/>
              </w:rPr>
              <w:t>开始位置</w:t>
            </w:r>
          </w:p>
          <w:p w:rsidR="008D6113" w:rsidRDefault="008D6113" w:rsidP="0054615D">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442581">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指定编码格式</w:t>
            </w:r>
          </w:p>
          <w:p w:rsidR="008D6113" w:rsidRDefault="008D6113" w:rsidP="0054615D">
            <w:pPr>
              <w:widowControl w:val="0"/>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442581">
              <w:rPr>
                <w:rFonts w:ascii="Arial" w:eastAsia="新宋体" w:hAnsi="Arial" w:cs="Arial"/>
                <w:noProof/>
                <w:sz w:val="21"/>
                <w:szCs w:val="21"/>
              </w:rPr>
              <w:t xml:space="preserve">) </w:t>
            </w:r>
          </w:p>
          <w:p w:rsidR="008D6113" w:rsidRPr="00442581" w:rsidRDefault="008D6113" w:rsidP="0054615D">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w:t>
            </w:r>
          </w:p>
          <w:p w:rsidR="008D6113" w:rsidRDefault="008D6113" w:rsidP="0054615D">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 xml:space="preserve">        </w:t>
            </w:r>
            <w:r w:rsidRPr="008D6113">
              <w:rPr>
                <w:rFonts w:ascii="Arial" w:eastAsia="新宋体" w:hAnsi="Arial" w:cs="Arial"/>
                <w:noProof/>
                <w:sz w:val="21"/>
                <w:szCs w:val="21"/>
              </w:rPr>
              <w:t>return _AStringBuf_SubString((const PCarQuintet)this, start, encoding);</w:t>
            </w:r>
          </w:p>
          <w:p w:rsidR="008D6113" w:rsidRPr="00442581" w:rsidRDefault="008D6113" w:rsidP="0054615D">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w:t>
            </w:r>
          </w:p>
        </w:tc>
      </w:tr>
    </w:tbl>
    <w:p w:rsidR="008D6113" w:rsidRDefault="008D6113" w:rsidP="008D6113">
      <w:pPr>
        <w:pStyle w:val="5"/>
        <w:rPr>
          <w:rFonts w:hint="eastAsia"/>
        </w:rPr>
      </w:pPr>
      <w:r>
        <w:t>SubString</w:t>
      </w:r>
      <w:r w:rsidRPr="00186B7E">
        <w:t xml:space="preserve"> () </w:t>
      </w:r>
    </w:p>
    <w:p w:rsidR="008D6113" w:rsidRPr="00D720A2" w:rsidRDefault="008D6113" w:rsidP="008D6113">
      <w:pPr>
        <w:ind w:firstLineChars="200" w:firstLine="420"/>
        <w:rPr>
          <w:rFonts w:hint="eastAsia"/>
          <w:sz w:val="21"/>
          <w:szCs w:val="21"/>
        </w:rPr>
      </w:pPr>
      <w:r w:rsidRPr="00D720A2">
        <w:rPr>
          <w:rFonts w:hint="eastAsia"/>
          <w:sz w:val="21"/>
          <w:szCs w:val="21"/>
        </w:rPr>
        <w:t>返回</w:t>
      </w:r>
      <w:r w:rsidRPr="00D720A2">
        <w:rPr>
          <w:rFonts w:hint="eastAsia"/>
          <w:sz w:val="21"/>
          <w:szCs w:val="21"/>
        </w:rPr>
        <w:t>AString</w:t>
      </w:r>
      <w:r>
        <w:rPr>
          <w:rFonts w:hint="eastAsia"/>
          <w:sz w:val="21"/>
          <w:szCs w:val="21"/>
        </w:rPr>
        <w:t>Buf</w:t>
      </w:r>
      <w:r w:rsidRPr="00D720A2">
        <w:rPr>
          <w:rFonts w:hint="eastAsia"/>
          <w:sz w:val="21"/>
          <w:szCs w:val="21"/>
        </w:rPr>
        <w:t>对象</w:t>
      </w:r>
      <w:r>
        <w:rPr>
          <w:rFonts w:hint="eastAsia"/>
          <w:sz w:val="21"/>
          <w:szCs w:val="21"/>
        </w:rPr>
        <w:t>数据区内容</w:t>
      </w:r>
      <w:r w:rsidRPr="00D720A2">
        <w:rPr>
          <w:rFonts w:hint="eastAsia"/>
          <w:sz w:val="21"/>
          <w:szCs w:val="21"/>
        </w:rPr>
        <w:t>字符串子串。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D6113" w:rsidRPr="00345BB2">
        <w:tc>
          <w:tcPr>
            <w:tcW w:w="7988" w:type="dxa"/>
            <w:shd w:val="clear" w:color="auto" w:fill="D9D9D9"/>
          </w:tcPr>
          <w:p w:rsidR="008D6113" w:rsidRDefault="008D6113" w:rsidP="0054615D">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AString SubString(</w:t>
            </w:r>
          </w:p>
          <w:p w:rsidR="008D6113" w:rsidRDefault="008D6113" w:rsidP="0054615D">
            <w:pPr>
              <w:widowControl w:val="0"/>
              <w:autoSpaceDE w:val="0"/>
              <w:autoSpaceDN w:val="0"/>
              <w:adjustRightInd w:val="0"/>
              <w:spacing w:before="100" w:beforeAutospacing="1" w:after="100" w:afterAutospacing="1" w:line="360" w:lineRule="auto"/>
              <w:ind w:firstLineChars="450" w:firstLine="945"/>
              <w:rPr>
                <w:rFonts w:ascii="Arial" w:eastAsia="新宋体" w:hAnsi="Arial" w:cs="Arial" w:hint="eastAsia"/>
                <w:noProof/>
                <w:sz w:val="21"/>
                <w:szCs w:val="21"/>
              </w:rPr>
            </w:pPr>
            <w:r w:rsidRPr="00442581">
              <w:rPr>
                <w:rFonts w:ascii="Arial" w:eastAsia="新宋体" w:hAnsi="Arial" w:cs="Arial"/>
                <w:noProof/>
                <w:sz w:val="21"/>
                <w:szCs w:val="21"/>
              </w:rPr>
              <w:t xml:space="preserve">Int32 start, </w:t>
            </w:r>
            <w:r>
              <w:rPr>
                <w:rFonts w:ascii="Arial" w:eastAsia="新宋体" w:hAnsi="Arial" w:cs="Arial" w:hint="eastAsia"/>
                <w:noProof/>
                <w:sz w:val="21"/>
                <w:szCs w:val="21"/>
              </w:rPr>
              <w:t xml:space="preserve">  //</w:t>
            </w:r>
            <w:r>
              <w:rPr>
                <w:rFonts w:ascii="Arial" w:eastAsia="新宋体" w:hAnsi="Arial" w:cs="Arial" w:hint="eastAsia"/>
                <w:noProof/>
                <w:sz w:val="21"/>
                <w:szCs w:val="21"/>
              </w:rPr>
              <w:t>起始位置</w:t>
            </w:r>
          </w:p>
          <w:p w:rsidR="008D6113" w:rsidRDefault="008D6113" w:rsidP="0054615D">
            <w:pPr>
              <w:widowControl w:val="0"/>
              <w:autoSpaceDE w:val="0"/>
              <w:autoSpaceDN w:val="0"/>
              <w:adjustRightInd w:val="0"/>
              <w:spacing w:before="100" w:beforeAutospacing="1" w:after="100" w:afterAutospacing="1" w:line="360" w:lineRule="auto"/>
              <w:ind w:firstLineChars="450" w:firstLine="945"/>
              <w:rPr>
                <w:rFonts w:ascii="Arial" w:eastAsia="新宋体" w:hAnsi="Arial" w:cs="Arial" w:hint="eastAsia"/>
                <w:noProof/>
                <w:sz w:val="21"/>
                <w:szCs w:val="21"/>
              </w:rPr>
            </w:pPr>
            <w:r>
              <w:rPr>
                <w:rFonts w:ascii="Arial" w:eastAsia="新宋体" w:hAnsi="Arial" w:cs="Arial" w:hint="eastAsia"/>
                <w:noProof/>
                <w:sz w:val="21"/>
                <w:szCs w:val="21"/>
              </w:rPr>
              <w:lastRenderedPageBreak/>
              <w:t>Int32 len;    //</w:t>
            </w:r>
            <w:r>
              <w:rPr>
                <w:rFonts w:ascii="Arial" w:eastAsia="新宋体" w:hAnsi="Arial" w:cs="Arial" w:hint="eastAsia"/>
                <w:noProof/>
                <w:sz w:val="21"/>
                <w:szCs w:val="21"/>
              </w:rPr>
              <w:t>子串长度</w:t>
            </w:r>
          </w:p>
          <w:p w:rsidR="008D6113" w:rsidRDefault="008D6113" w:rsidP="0054615D">
            <w:pPr>
              <w:widowControl w:val="0"/>
              <w:autoSpaceDE w:val="0"/>
              <w:autoSpaceDN w:val="0"/>
              <w:adjustRightInd w:val="0"/>
              <w:spacing w:before="100" w:beforeAutospacing="1" w:after="100" w:afterAutospacing="1" w:line="360" w:lineRule="auto"/>
              <w:ind w:firstLineChars="450" w:firstLine="945"/>
              <w:rPr>
                <w:rFonts w:ascii="Arial" w:eastAsia="新宋体" w:hAnsi="Arial" w:cs="Arial" w:hint="eastAsia"/>
                <w:noProof/>
                <w:sz w:val="21"/>
                <w:szCs w:val="21"/>
              </w:rPr>
            </w:pPr>
            <w:r w:rsidRPr="00442581">
              <w:rPr>
                <w:rFonts w:ascii="Arial" w:eastAsia="新宋体" w:hAnsi="Arial" w:cs="Arial"/>
                <w:noProof/>
                <w:sz w:val="21"/>
                <w:szCs w:val="21"/>
              </w:rPr>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指定编码格式</w:t>
            </w:r>
          </w:p>
          <w:p w:rsidR="008D6113" w:rsidRDefault="008D6113" w:rsidP="0054615D">
            <w:pPr>
              <w:widowControl w:val="0"/>
              <w:autoSpaceDE w:val="0"/>
              <w:autoSpaceDN w:val="0"/>
              <w:adjustRightInd w:val="0"/>
              <w:spacing w:before="100" w:beforeAutospacing="1" w:after="100" w:afterAutospacing="1" w:line="360" w:lineRule="auto"/>
              <w:ind w:firstLineChars="450" w:firstLine="945"/>
              <w:rPr>
                <w:rFonts w:ascii="Arial" w:eastAsia="新宋体" w:hAnsi="Arial" w:cs="Arial" w:hint="eastAsia"/>
                <w:noProof/>
                <w:sz w:val="21"/>
                <w:szCs w:val="21"/>
              </w:rPr>
            </w:pPr>
            <w:r w:rsidRPr="00442581">
              <w:rPr>
                <w:rFonts w:ascii="Arial" w:eastAsia="新宋体" w:hAnsi="Arial" w:cs="Arial"/>
                <w:noProof/>
                <w:sz w:val="21"/>
                <w:szCs w:val="21"/>
              </w:rPr>
              <w:t xml:space="preserve">) </w:t>
            </w:r>
          </w:p>
          <w:p w:rsidR="008D6113" w:rsidRPr="00442581" w:rsidRDefault="008D6113" w:rsidP="0054615D">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w:t>
            </w:r>
          </w:p>
          <w:p w:rsidR="008D6113" w:rsidRPr="008D6113" w:rsidRDefault="008D6113" w:rsidP="008D6113">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 xml:space="preserve">        </w:t>
            </w:r>
            <w:r w:rsidRPr="008D6113">
              <w:rPr>
                <w:rFonts w:ascii="Arial" w:eastAsia="新宋体" w:hAnsi="Arial" w:cs="Arial"/>
                <w:noProof/>
                <w:sz w:val="21"/>
                <w:szCs w:val="21"/>
              </w:rPr>
              <w:t>return _AStringBuf_SubString_Length((const PCarQuintet)this, start,</w:t>
            </w:r>
          </w:p>
          <w:p w:rsidR="008D6113" w:rsidRPr="008D6113" w:rsidRDefault="008D6113" w:rsidP="008D6113">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8D6113">
              <w:rPr>
                <w:rFonts w:ascii="Arial" w:eastAsia="新宋体" w:hAnsi="Arial" w:cs="Arial"/>
                <w:noProof/>
                <w:sz w:val="21"/>
                <w:szCs w:val="21"/>
              </w:rPr>
              <w:t xml:space="preserve">            len, encoding);</w:t>
            </w:r>
          </w:p>
          <w:p w:rsidR="008D6113" w:rsidRPr="00442581" w:rsidRDefault="008D6113" w:rsidP="0054615D">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w:t>
            </w:r>
          </w:p>
        </w:tc>
      </w:tr>
    </w:tbl>
    <w:p w:rsidR="008D6113" w:rsidRDefault="008D6113" w:rsidP="008D6113">
      <w:pPr>
        <w:widowControl w:val="0"/>
        <w:autoSpaceDE w:val="0"/>
        <w:autoSpaceDN w:val="0"/>
        <w:adjustRightInd w:val="0"/>
        <w:rPr>
          <w:rFonts w:ascii="新宋体" w:eastAsia="新宋体" w:hint="eastAsia"/>
          <w:noProof/>
          <w:sz w:val="18"/>
          <w:szCs w:val="18"/>
        </w:rPr>
      </w:pPr>
    </w:p>
    <w:p w:rsidR="0082272D" w:rsidRPr="00186B7E" w:rsidRDefault="0082272D" w:rsidP="0082272D">
      <w:pPr>
        <w:pStyle w:val="5"/>
        <w:rPr>
          <w:rFonts w:hint="eastAsia"/>
        </w:rPr>
      </w:pPr>
      <w:r>
        <w:rPr>
          <w:rFonts w:hint="eastAsia"/>
        </w:rPr>
        <w:t>ToInt32</w:t>
      </w:r>
      <w:r w:rsidRPr="00186B7E">
        <w:t xml:space="preserve">() </w:t>
      </w:r>
    </w:p>
    <w:p w:rsidR="0082272D" w:rsidRPr="00122C57" w:rsidRDefault="0082272D" w:rsidP="0082272D">
      <w:pPr>
        <w:pStyle w:val="a5"/>
        <w:ind w:firstLineChars="200" w:firstLine="420"/>
        <w:rPr>
          <w:rFonts w:hint="eastAsia"/>
          <w:sz w:val="21"/>
          <w:szCs w:val="21"/>
        </w:rPr>
      </w:pPr>
      <w:r w:rsidRPr="00122C57">
        <w:rPr>
          <w:sz w:val="21"/>
          <w:szCs w:val="21"/>
        </w:rPr>
        <w:t>将</w:t>
      </w:r>
      <w:r>
        <w:rPr>
          <w:rFonts w:hint="eastAsia"/>
          <w:sz w:val="21"/>
          <w:szCs w:val="21"/>
        </w:rPr>
        <w:t>AStingBuf对象数据区内容</w:t>
      </w:r>
      <w:r w:rsidRPr="00122C57">
        <w:rPr>
          <w:sz w:val="21"/>
          <w:szCs w:val="21"/>
        </w:rPr>
        <w:t>转化为32位整</w:t>
      </w:r>
      <w:r>
        <w:rPr>
          <w:rFonts w:hint="eastAsia"/>
          <w:sz w:val="21"/>
          <w:szCs w:val="21"/>
        </w:rPr>
        <w:t>型</w:t>
      </w:r>
      <w:r w:rsidRPr="00122C57">
        <w:rPr>
          <w:sz w:val="21"/>
          <w:szCs w:val="21"/>
        </w:rPr>
        <w:t xml:space="preserve">数。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5B2A35">
              <w:rPr>
                <w:rFonts w:ascii="Arial" w:eastAsia="新宋体" w:hAnsi="Arial" w:cs="Arial"/>
                <w:noProof/>
                <w:sz w:val="21"/>
                <w:szCs w:val="21"/>
              </w:rPr>
              <w:t xml:space="preserve">Int32 ToInt32() </w:t>
            </w:r>
            <w:r w:rsidRPr="005B2A35">
              <w:rPr>
                <w:rFonts w:ascii="Arial" w:eastAsia="新宋体" w:hAnsi="Arial" w:cs="Arial"/>
                <w:noProof/>
                <w:color w:val="0000FF"/>
                <w:sz w:val="21"/>
                <w:szCs w:val="21"/>
              </w:rPr>
              <w:t>const</w:t>
            </w:r>
            <w:r w:rsidRPr="005B2A35">
              <w:rPr>
                <w:rFonts w:ascii="Arial" w:eastAsia="新宋体" w:hAnsi="Arial" w:cs="Arial"/>
                <w:noProof/>
                <w:sz w:val="21"/>
                <w:szCs w:val="21"/>
              </w:rPr>
              <w:t xml:space="preserve"> </w:t>
            </w:r>
          </w:p>
          <w:p w:rsidR="0082272D" w:rsidRPr="005B2A35"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5B2A35">
              <w:rPr>
                <w:rFonts w:ascii="Arial" w:eastAsia="新宋体" w:hAnsi="Arial" w:cs="Arial"/>
                <w:noProof/>
                <w:sz w:val="21"/>
                <w:szCs w:val="21"/>
              </w:rPr>
              <w:t>{</w:t>
            </w:r>
          </w:p>
          <w:p w:rsidR="0082272D" w:rsidRPr="0082272D"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color w:val="000000"/>
                <w:sz w:val="21"/>
                <w:szCs w:val="21"/>
              </w:rPr>
            </w:pPr>
            <w:r w:rsidRPr="005B2A35">
              <w:rPr>
                <w:rFonts w:ascii="Arial" w:eastAsia="新宋体" w:hAnsi="Arial" w:cs="Arial"/>
                <w:noProof/>
                <w:sz w:val="21"/>
                <w:szCs w:val="21"/>
              </w:rPr>
              <w:t xml:space="preserve">        </w:t>
            </w:r>
            <w:r w:rsidRPr="0082272D">
              <w:rPr>
                <w:rFonts w:ascii="Arial" w:eastAsia="新宋体" w:hAnsi="Arial" w:cs="Arial"/>
                <w:noProof/>
                <w:color w:val="000000"/>
                <w:sz w:val="21"/>
                <w:szCs w:val="21"/>
              </w:rPr>
              <w:t>return _AStringBuf_ToInt32((const PCarQuintet)this);</w:t>
            </w:r>
          </w:p>
          <w:p w:rsidR="0082272D" w:rsidRPr="005B2A35" w:rsidRDefault="0082272D" w:rsidP="009030B1">
            <w:pPr>
              <w:widowControl w:val="0"/>
              <w:autoSpaceDE w:val="0"/>
              <w:autoSpaceDN w:val="0"/>
              <w:adjustRightInd w:val="0"/>
              <w:spacing w:before="100" w:beforeAutospacing="1" w:after="100" w:afterAutospacing="1" w:line="360" w:lineRule="auto"/>
              <w:ind w:left="1890" w:hangingChars="900" w:hanging="1890"/>
              <w:rPr>
                <w:rFonts w:ascii="Arial" w:eastAsia="新宋体" w:hAnsi="Arial" w:cs="Arial" w:hint="eastAsia"/>
                <w:noProof/>
                <w:sz w:val="21"/>
                <w:szCs w:val="21"/>
              </w:rPr>
            </w:pPr>
            <w:r w:rsidRPr="005B2A35">
              <w:rPr>
                <w:rFonts w:ascii="Arial" w:eastAsia="新宋体" w:hAnsi="Arial" w:cs="Arial"/>
                <w:noProof/>
                <w:sz w:val="21"/>
                <w:szCs w:val="21"/>
              </w:rPr>
              <w:t xml:space="preserve">    }</w:t>
            </w:r>
            <w:r>
              <w:rPr>
                <w:rFonts w:ascii="Arial" w:eastAsia="新宋体" w:hAnsi="Arial" w:cs="Arial" w:hint="eastAsia"/>
                <w:noProof/>
                <w:sz w:val="21"/>
                <w:szCs w:val="21"/>
              </w:rPr>
              <w:t>//</w:t>
            </w:r>
            <w:r>
              <w:rPr>
                <w:rFonts w:ascii="Arial" w:eastAsia="新宋体" w:hAnsi="Arial" w:cs="Arial" w:hint="eastAsia"/>
                <w:noProof/>
                <w:sz w:val="21"/>
                <w:szCs w:val="21"/>
              </w:rPr>
              <w:t>返回值说明：如果</w:t>
            </w:r>
            <w:r>
              <w:rPr>
                <w:rFonts w:ascii="Arial" w:eastAsia="新宋体" w:hAnsi="Arial" w:cs="Arial" w:hint="eastAsia"/>
                <w:noProof/>
                <w:sz w:val="21"/>
                <w:szCs w:val="21"/>
              </w:rPr>
              <w:t>AStringBuf</w:t>
            </w:r>
            <w:r>
              <w:rPr>
                <w:rFonts w:ascii="Arial" w:eastAsia="新宋体" w:hAnsi="Arial" w:cs="Arial" w:hint="eastAsia"/>
                <w:noProof/>
                <w:sz w:val="21"/>
                <w:szCs w:val="21"/>
              </w:rPr>
              <w:t>对象数据区内容为空，则返回</w:t>
            </w:r>
            <w:r>
              <w:rPr>
                <w:rFonts w:ascii="Arial" w:eastAsia="新宋体" w:hAnsi="Arial" w:cs="Arial" w:hint="eastAsia"/>
                <w:noProof/>
                <w:sz w:val="21"/>
                <w:szCs w:val="21"/>
              </w:rPr>
              <w:t>0</w:t>
            </w:r>
            <w:r>
              <w:rPr>
                <w:rFonts w:ascii="Arial" w:eastAsia="新宋体" w:hAnsi="Arial" w:cs="Arial" w:hint="eastAsia"/>
                <w:noProof/>
                <w:sz w:val="21"/>
                <w:szCs w:val="21"/>
              </w:rPr>
              <w:t>；否则返回对应的</w:t>
            </w:r>
            <w:r>
              <w:rPr>
                <w:rFonts w:ascii="Arial" w:eastAsia="新宋体" w:hAnsi="Arial" w:cs="Arial" w:hint="eastAsia"/>
                <w:noProof/>
                <w:sz w:val="21"/>
                <w:szCs w:val="21"/>
              </w:rPr>
              <w:t>32</w:t>
            </w:r>
            <w:r>
              <w:rPr>
                <w:rFonts w:ascii="Arial" w:eastAsia="新宋体" w:hAnsi="Arial" w:cs="Arial" w:hint="eastAsia"/>
                <w:noProof/>
                <w:sz w:val="21"/>
                <w:szCs w:val="21"/>
              </w:rPr>
              <w:t>位整型数值</w:t>
            </w:r>
          </w:p>
        </w:tc>
      </w:tr>
    </w:tbl>
    <w:p w:rsidR="0082272D" w:rsidRPr="0082272D" w:rsidRDefault="0082272D" w:rsidP="0082272D">
      <w:pPr>
        <w:rPr>
          <w:rFonts w:hint="eastAsia"/>
        </w:rPr>
      </w:pPr>
    </w:p>
    <w:p w:rsidR="0082272D" w:rsidRDefault="0082272D" w:rsidP="0082272D">
      <w:pPr>
        <w:pStyle w:val="a5"/>
        <w:ind w:firstLineChars="200" w:firstLine="420"/>
        <w:rPr>
          <w:rFonts w:hint="eastAsia"/>
          <w:sz w:val="21"/>
          <w:szCs w:val="21"/>
        </w:rPr>
      </w:pPr>
    </w:p>
    <w:p w:rsidR="0082272D" w:rsidRPr="00186B7E" w:rsidRDefault="0082272D" w:rsidP="0082272D">
      <w:pPr>
        <w:pStyle w:val="5"/>
        <w:rPr>
          <w:rFonts w:hint="eastAsia"/>
        </w:rPr>
      </w:pPr>
      <w:r>
        <w:rPr>
          <w:rFonts w:hint="eastAsia"/>
        </w:rPr>
        <w:t>ToInt64</w:t>
      </w:r>
      <w:r w:rsidRPr="00186B7E">
        <w:t xml:space="preserve">() </w:t>
      </w:r>
    </w:p>
    <w:p w:rsidR="0082272D" w:rsidRPr="00BE1DFF" w:rsidRDefault="0082272D" w:rsidP="0082272D">
      <w:pPr>
        <w:pStyle w:val="a5"/>
        <w:ind w:firstLineChars="200" w:firstLine="420"/>
        <w:rPr>
          <w:rFonts w:hint="eastAsia"/>
          <w:sz w:val="21"/>
          <w:szCs w:val="21"/>
        </w:rPr>
      </w:pPr>
      <w:r w:rsidRPr="00BE1DFF">
        <w:rPr>
          <w:sz w:val="21"/>
          <w:szCs w:val="21"/>
        </w:rPr>
        <w:t>将</w:t>
      </w:r>
      <w:r>
        <w:rPr>
          <w:rFonts w:hint="eastAsia"/>
          <w:sz w:val="21"/>
          <w:szCs w:val="21"/>
        </w:rPr>
        <w:t>AStingBuf对象数据区内容</w:t>
      </w:r>
      <w:r w:rsidRPr="00BE1DFF">
        <w:rPr>
          <w:sz w:val="21"/>
          <w:szCs w:val="21"/>
        </w:rPr>
        <w:t>转化为</w:t>
      </w:r>
      <w:r w:rsidRPr="00BE1DFF">
        <w:rPr>
          <w:rFonts w:hint="eastAsia"/>
          <w:sz w:val="21"/>
          <w:szCs w:val="21"/>
        </w:rPr>
        <w:t>64</w:t>
      </w:r>
      <w:r>
        <w:rPr>
          <w:sz w:val="21"/>
          <w:szCs w:val="21"/>
        </w:rPr>
        <w:t>位整</w:t>
      </w:r>
      <w:r>
        <w:rPr>
          <w:rFonts w:hint="eastAsia"/>
          <w:sz w:val="21"/>
          <w:szCs w:val="21"/>
        </w:rPr>
        <w:t>型数值</w:t>
      </w:r>
      <w:r w:rsidRPr="00BE1DFF">
        <w:rPr>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5B2A35">
              <w:rPr>
                <w:rFonts w:ascii="Arial" w:eastAsia="新宋体" w:hAnsi="Arial" w:cs="Arial"/>
                <w:noProof/>
                <w:sz w:val="21"/>
                <w:szCs w:val="21"/>
              </w:rPr>
              <w:t xml:space="preserve">Int64 ToInt64() </w:t>
            </w:r>
            <w:r w:rsidRPr="005B2A35">
              <w:rPr>
                <w:rFonts w:ascii="Arial" w:eastAsia="新宋体" w:hAnsi="Arial" w:cs="Arial"/>
                <w:noProof/>
                <w:color w:val="0000FF"/>
                <w:sz w:val="21"/>
                <w:szCs w:val="21"/>
              </w:rPr>
              <w:t>const</w:t>
            </w:r>
            <w:r w:rsidRPr="005B2A35">
              <w:rPr>
                <w:rFonts w:ascii="Arial" w:eastAsia="新宋体" w:hAnsi="Arial" w:cs="Arial"/>
                <w:noProof/>
                <w:sz w:val="21"/>
                <w:szCs w:val="21"/>
              </w:rPr>
              <w:t xml:space="preserve"> </w:t>
            </w:r>
          </w:p>
          <w:p w:rsidR="0082272D" w:rsidRPr="005B2A35"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5B2A35">
              <w:rPr>
                <w:rFonts w:ascii="Arial" w:eastAsia="新宋体" w:hAnsi="Arial" w:cs="Arial"/>
                <w:noProof/>
                <w:sz w:val="21"/>
                <w:szCs w:val="21"/>
              </w:rPr>
              <w:t>{</w:t>
            </w:r>
          </w:p>
          <w:p w:rsidR="0082272D" w:rsidRPr="0082272D"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color w:val="000000"/>
                <w:sz w:val="21"/>
                <w:szCs w:val="21"/>
              </w:rPr>
            </w:pPr>
            <w:r w:rsidRPr="005B2A35">
              <w:rPr>
                <w:rFonts w:ascii="Arial" w:eastAsia="新宋体" w:hAnsi="Arial" w:cs="Arial"/>
                <w:noProof/>
                <w:sz w:val="21"/>
                <w:szCs w:val="21"/>
              </w:rPr>
              <w:t xml:space="preserve">      </w:t>
            </w:r>
            <w:r w:rsidRPr="0082272D">
              <w:rPr>
                <w:rFonts w:ascii="Arial" w:eastAsia="新宋体" w:hAnsi="Arial" w:cs="Arial"/>
                <w:noProof/>
                <w:color w:val="000000"/>
                <w:sz w:val="21"/>
                <w:szCs w:val="21"/>
              </w:rPr>
              <w:t xml:space="preserve">  return _AStringBuf_ToInt64((const PCarQuintet)this);</w:t>
            </w:r>
          </w:p>
          <w:p w:rsidR="0082272D" w:rsidRPr="00BE1DFF" w:rsidRDefault="0082272D" w:rsidP="009030B1">
            <w:pPr>
              <w:widowControl w:val="0"/>
              <w:autoSpaceDE w:val="0"/>
              <w:autoSpaceDN w:val="0"/>
              <w:adjustRightInd w:val="0"/>
              <w:spacing w:before="100" w:beforeAutospacing="1" w:after="100" w:afterAutospacing="1" w:line="360" w:lineRule="auto"/>
              <w:ind w:left="1890" w:hangingChars="900" w:hanging="1890"/>
              <w:rPr>
                <w:rFonts w:ascii="Arial" w:eastAsia="新宋体" w:hAnsi="Arial" w:cs="Arial" w:hint="eastAsia"/>
                <w:noProof/>
                <w:sz w:val="21"/>
                <w:szCs w:val="21"/>
              </w:rPr>
            </w:pPr>
            <w:r w:rsidRPr="005B2A35">
              <w:rPr>
                <w:rFonts w:ascii="Arial" w:eastAsia="新宋体" w:hAnsi="Arial" w:cs="Arial"/>
                <w:noProof/>
                <w:sz w:val="21"/>
                <w:szCs w:val="21"/>
              </w:rPr>
              <w:t xml:space="preserve">    }</w:t>
            </w:r>
            <w:r>
              <w:rPr>
                <w:rFonts w:ascii="Arial" w:eastAsia="新宋体" w:hAnsi="Arial" w:cs="Arial" w:hint="eastAsia"/>
                <w:noProof/>
                <w:sz w:val="21"/>
                <w:szCs w:val="21"/>
              </w:rPr>
              <w:t>//</w:t>
            </w:r>
            <w:r>
              <w:rPr>
                <w:rFonts w:ascii="Arial" w:eastAsia="新宋体" w:hAnsi="Arial" w:cs="Arial" w:hint="eastAsia"/>
                <w:noProof/>
                <w:sz w:val="21"/>
                <w:szCs w:val="21"/>
              </w:rPr>
              <w:t>返回值说明：如果</w:t>
            </w:r>
            <w:r>
              <w:rPr>
                <w:rFonts w:ascii="Arial" w:eastAsia="新宋体" w:hAnsi="Arial" w:cs="Arial" w:hint="eastAsia"/>
                <w:noProof/>
                <w:sz w:val="21"/>
                <w:szCs w:val="21"/>
              </w:rPr>
              <w:t>AStringBuf</w:t>
            </w:r>
            <w:r>
              <w:rPr>
                <w:rFonts w:ascii="Arial" w:eastAsia="新宋体" w:hAnsi="Arial" w:cs="Arial" w:hint="eastAsia"/>
                <w:noProof/>
                <w:sz w:val="21"/>
                <w:szCs w:val="21"/>
              </w:rPr>
              <w:t>对象数据区内容为空，则返回</w:t>
            </w:r>
            <w:r>
              <w:rPr>
                <w:rFonts w:ascii="Arial" w:eastAsia="新宋体" w:hAnsi="Arial" w:cs="Arial" w:hint="eastAsia"/>
                <w:noProof/>
                <w:sz w:val="21"/>
                <w:szCs w:val="21"/>
              </w:rPr>
              <w:t>0</w:t>
            </w:r>
            <w:r>
              <w:rPr>
                <w:rFonts w:ascii="Arial" w:eastAsia="新宋体" w:hAnsi="Arial" w:cs="Arial" w:hint="eastAsia"/>
                <w:noProof/>
                <w:sz w:val="21"/>
                <w:szCs w:val="21"/>
              </w:rPr>
              <w:t>；否则返回对应的</w:t>
            </w:r>
            <w:r>
              <w:rPr>
                <w:rFonts w:ascii="Arial" w:eastAsia="新宋体" w:hAnsi="Arial" w:cs="Arial" w:hint="eastAsia"/>
                <w:noProof/>
                <w:sz w:val="21"/>
                <w:szCs w:val="21"/>
              </w:rPr>
              <w:lastRenderedPageBreak/>
              <w:t>64</w:t>
            </w:r>
            <w:r>
              <w:rPr>
                <w:rFonts w:ascii="Arial" w:eastAsia="新宋体" w:hAnsi="Arial" w:cs="Arial" w:hint="eastAsia"/>
                <w:noProof/>
                <w:sz w:val="21"/>
                <w:szCs w:val="21"/>
              </w:rPr>
              <w:t>位整型数值</w:t>
            </w:r>
          </w:p>
        </w:tc>
      </w:tr>
    </w:tbl>
    <w:p w:rsidR="0082272D" w:rsidRDefault="0082272D" w:rsidP="0082272D">
      <w:pPr>
        <w:pStyle w:val="a5"/>
        <w:rPr>
          <w:rFonts w:hint="eastAsia"/>
          <w:sz w:val="21"/>
          <w:szCs w:val="21"/>
        </w:rPr>
      </w:pPr>
    </w:p>
    <w:p w:rsidR="0082272D" w:rsidRPr="00186B7E" w:rsidRDefault="0082272D" w:rsidP="0082272D">
      <w:pPr>
        <w:pStyle w:val="5"/>
        <w:rPr>
          <w:rFonts w:hint="eastAsia"/>
        </w:rPr>
      </w:pPr>
      <w:r>
        <w:rPr>
          <w:rFonts w:hint="eastAsia"/>
        </w:rPr>
        <w:t>ToDouble</w:t>
      </w:r>
      <w:r w:rsidRPr="00186B7E">
        <w:t xml:space="preserve">() </w:t>
      </w:r>
    </w:p>
    <w:p w:rsidR="0082272D" w:rsidRPr="004518C3" w:rsidRDefault="0082272D" w:rsidP="0082272D">
      <w:pPr>
        <w:pStyle w:val="a5"/>
        <w:ind w:firstLineChars="200" w:firstLine="420"/>
        <w:rPr>
          <w:rFonts w:hint="eastAsia"/>
          <w:sz w:val="21"/>
          <w:szCs w:val="21"/>
        </w:rPr>
      </w:pPr>
      <w:r w:rsidRPr="00BE1DFF">
        <w:rPr>
          <w:sz w:val="21"/>
          <w:szCs w:val="21"/>
        </w:rPr>
        <w:t>将</w:t>
      </w:r>
      <w:r>
        <w:rPr>
          <w:rFonts w:hint="eastAsia"/>
          <w:sz w:val="21"/>
          <w:szCs w:val="21"/>
        </w:rPr>
        <w:t>AStingBuf对象数据区内容</w:t>
      </w:r>
      <w:r w:rsidRPr="00BE1DFF">
        <w:rPr>
          <w:sz w:val="21"/>
          <w:szCs w:val="21"/>
        </w:rPr>
        <w:t>转化</w:t>
      </w:r>
      <w:r>
        <w:rPr>
          <w:rFonts w:hint="eastAsia"/>
          <w:sz w:val="21"/>
          <w:szCs w:val="21"/>
        </w:rPr>
        <w:t>为</w:t>
      </w:r>
      <w:r w:rsidRPr="004518C3">
        <w:rPr>
          <w:rFonts w:hint="eastAsia"/>
          <w:sz w:val="21"/>
          <w:szCs w:val="21"/>
        </w:rPr>
        <w:t>Double类型数值</w:t>
      </w:r>
      <w:r w:rsidRPr="004518C3">
        <w:rPr>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518C3">
              <w:rPr>
                <w:rFonts w:ascii="Arial" w:eastAsia="新宋体" w:hAnsi="Arial" w:cs="Arial"/>
                <w:noProof/>
                <w:sz w:val="21"/>
                <w:szCs w:val="21"/>
              </w:rPr>
              <w:t xml:space="preserve">Double ToDouble() </w:t>
            </w:r>
            <w:r w:rsidRPr="004518C3">
              <w:rPr>
                <w:rFonts w:ascii="Arial" w:eastAsia="新宋体" w:hAnsi="Arial" w:cs="Arial"/>
                <w:noProof/>
                <w:color w:val="0000FF"/>
                <w:sz w:val="21"/>
                <w:szCs w:val="21"/>
              </w:rPr>
              <w:t>const</w:t>
            </w:r>
            <w:r w:rsidRPr="004518C3">
              <w:rPr>
                <w:rFonts w:ascii="Arial" w:eastAsia="新宋体" w:hAnsi="Arial" w:cs="Arial"/>
                <w:noProof/>
                <w:sz w:val="21"/>
                <w:szCs w:val="21"/>
              </w:rPr>
              <w:t xml:space="preserve"> </w:t>
            </w:r>
          </w:p>
          <w:p w:rsidR="0082272D" w:rsidRPr="004518C3"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518C3">
              <w:rPr>
                <w:rFonts w:ascii="Arial" w:eastAsia="新宋体" w:hAnsi="Arial" w:cs="Arial"/>
                <w:noProof/>
                <w:sz w:val="21"/>
                <w:szCs w:val="21"/>
              </w:rPr>
              <w:t>{</w:t>
            </w:r>
          </w:p>
          <w:p w:rsidR="0082272D" w:rsidRPr="0082272D"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518C3">
              <w:rPr>
                <w:rFonts w:ascii="Arial" w:eastAsia="新宋体" w:hAnsi="Arial" w:cs="Arial"/>
                <w:noProof/>
                <w:sz w:val="21"/>
                <w:szCs w:val="21"/>
              </w:rPr>
              <w:t xml:space="preserve">       </w:t>
            </w:r>
            <w:r w:rsidRPr="0082272D">
              <w:rPr>
                <w:rFonts w:ascii="Arial" w:eastAsia="新宋体" w:hAnsi="Arial" w:cs="Arial"/>
                <w:noProof/>
                <w:sz w:val="21"/>
                <w:szCs w:val="21"/>
              </w:rPr>
              <w:t>return _AStringBuf_ToDouble((const PCarQuintet)this);</w:t>
            </w:r>
          </w:p>
          <w:p w:rsidR="0082272D" w:rsidRPr="00034D8D" w:rsidRDefault="0082272D" w:rsidP="0082272D">
            <w:pPr>
              <w:widowControl w:val="0"/>
              <w:autoSpaceDE w:val="0"/>
              <w:autoSpaceDN w:val="0"/>
              <w:adjustRightInd w:val="0"/>
              <w:spacing w:before="100" w:beforeAutospacing="1" w:after="100" w:afterAutospacing="1" w:line="360" w:lineRule="auto"/>
              <w:ind w:left="1680" w:hangingChars="800" w:hanging="1680"/>
              <w:rPr>
                <w:rFonts w:ascii="Arial" w:eastAsia="新宋体" w:hAnsi="Arial" w:cs="Arial" w:hint="eastAsia"/>
                <w:noProof/>
                <w:sz w:val="21"/>
                <w:szCs w:val="21"/>
              </w:rPr>
            </w:pPr>
            <w:r w:rsidRPr="004518C3">
              <w:rPr>
                <w:rFonts w:ascii="Arial" w:eastAsia="新宋体" w:hAnsi="Arial" w:cs="Arial"/>
                <w:noProof/>
                <w:sz w:val="21"/>
                <w:szCs w:val="21"/>
              </w:rPr>
              <w:t xml:space="preserve"> }</w:t>
            </w:r>
            <w:r>
              <w:rPr>
                <w:rFonts w:ascii="Arial" w:eastAsia="新宋体" w:hAnsi="Arial" w:cs="Arial" w:hint="eastAsia"/>
                <w:noProof/>
                <w:sz w:val="21"/>
                <w:szCs w:val="21"/>
              </w:rPr>
              <w:t>//</w:t>
            </w:r>
            <w:r>
              <w:rPr>
                <w:rFonts w:ascii="Arial" w:eastAsia="新宋体" w:hAnsi="Arial" w:cs="Arial" w:hint="eastAsia"/>
                <w:noProof/>
                <w:sz w:val="21"/>
                <w:szCs w:val="21"/>
              </w:rPr>
              <w:t>返回值说明：如果</w:t>
            </w:r>
            <w:r>
              <w:rPr>
                <w:rFonts w:ascii="Arial" w:eastAsia="新宋体" w:hAnsi="Arial" w:cs="Arial" w:hint="eastAsia"/>
                <w:noProof/>
                <w:sz w:val="21"/>
                <w:szCs w:val="21"/>
              </w:rPr>
              <w:t>AStringBuf</w:t>
            </w:r>
            <w:r>
              <w:rPr>
                <w:rFonts w:ascii="Arial" w:eastAsia="新宋体" w:hAnsi="Arial" w:cs="Arial" w:hint="eastAsia"/>
                <w:noProof/>
                <w:sz w:val="21"/>
                <w:szCs w:val="21"/>
              </w:rPr>
              <w:t>对象数据区内容为空，则返回</w:t>
            </w:r>
            <w:r>
              <w:rPr>
                <w:rFonts w:ascii="Arial" w:eastAsia="新宋体" w:hAnsi="Arial" w:cs="Arial" w:hint="eastAsia"/>
                <w:noProof/>
                <w:sz w:val="21"/>
                <w:szCs w:val="21"/>
              </w:rPr>
              <w:t>0</w:t>
            </w:r>
            <w:r>
              <w:rPr>
                <w:rFonts w:ascii="Arial" w:eastAsia="新宋体" w:hAnsi="Arial" w:cs="Arial" w:hint="eastAsia"/>
                <w:noProof/>
                <w:sz w:val="21"/>
                <w:szCs w:val="21"/>
              </w:rPr>
              <w:t>；否则返回对应的</w:t>
            </w:r>
            <w:r>
              <w:rPr>
                <w:rFonts w:ascii="Arial" w:eastAsia="新宋体" w:hAnsi="Arial" w:cs="Arial" w:hint="eastAsia"/>
                <w:noProof/>
                <w:sz w:val="21"/>
                <w:szCs w:val="21"/>
              </w:rPr>
              <w:t>double</w:t>
            </w:r>
            <w:r>
              <w:rPr>
                <w:rFonts w:ascii="Arial" w:eastAsia="新宋体" w:hAnsi="Arial" w:cs="Arial" w:hint="eastAsia"/>
                <w:noProof/>
                <w:sz w:val="21"/>
                <w:szCs w:val="21"/>
              </w:rPr>
              <w:t>型数值</w:t>
            </w:r>
          </w:p>
        </w:tc>
      </w:tr>
    </w:tbl>
    <w:p w:rsidR="0082272D" w:rsidRDefault="0082272D" w:rsidP="0082272D">
      <w:pPr>
        <w:pStyle w:val="a5"/>
        <w:rPr>
          <w:rFonts w:hint="eastAsia"/>
          <w:sz w:val="21"/>
          <w:szCs w:val="21"/>
        </w:rPr>
      </w:pPr>
    </w:p>
    <w:p w:rsidR="0082272D" w:rsidRPr="00186B7E" w:rsidRDefault="0082272D" w:rsidP="0082272D">
      <w:pPr>
        <w:pStyle w:val="5"/>
        <w:rPr>
          <w:rFonts w:hint="eastAsia"/>
        </w:rPr>
      </w:pPr>
      <w:r>
        <w:rPr>
          <w:rFonts w:hint="eastAsia"/>
        </w:rPr>
        <w:t>ToBoolean</w:t>
      </w:r>
      <w:r w:rsidRPr="00186B7E">
        <w:t xml:space="preserve">() </w:t>
      </w:r>
    </w:p>
    <w:p w:rsidR="0082272D" w:rsidRPr="004518C3" w:rsidRDefault="0082272D" w:rsidP="0082272D">
      <w:pPr>
        <w:pStyle w:val="a5"/>
        <w:ind w:firstLineChars="200" w:firstLine="420"/>
        <w:rPr>
          <w:rFonts w:hint="eastAsia"/>
          <w:sz w:val="21"/>
          <w:szCs w:val="21"/>
        </w:rPr>
      </w:pPr>
      <w:r w:rsidRPr="00BE1DFF">
        <w:rPr>
          <w:sz w:val="21"/>
          <w:szCs w:val="21"/>
        </w:rPr>
        <w:t>将</w:t>
      </w:r>
      <w:r>
        <w:rPr>
          <w:rFonts w:hint="eastAsia"/>
          <w:sz w:val="21"/>
          <w:szCs w:val="21"/>
        </w:rPr>
        <w:t>ASting</w:t>
      </w:r>
      <w:r w:rsidR="00BD2E34">
        <w:rPr>
          <w:rFonts w:hint="eastAsia"/>
          <w:sz w:val="21"/>
          <w:szCs w:val="21"/>
        </w:rPr>
        <w:t>Buf</w:t>
      </w:r>
      <w:r>
        <w:rPr>
          <w:rFonts w:hint="eastAsia"/>
          <w:sz w:val="21"/>
          <w:szCs w:val="21"/>
        </w:rPr>
        <w:t>对象</w:t>
      </w:r>
      <w:r w:rsidR="00BD2E34">
        <w:rPr>
          <w:rFonts w:hint="eastAsia"/>
          <w:sz w:val="21"/>
          <w:szCs w:val="21"/>
        </w:rPr>
        <w:t>数据区内容</w:t>
      </w:r>
      <w:r w:rsidRPr="00BE1DFF">
        <w:rPr>
          <w:sz w:val="21"/>
          <w:szCs w:val="21"/>
        </w:rPr>
        <w:t>转化</w:t>
      </w:r>
      <w:r>
        <w:rPr>
          <w:rFonts w:hint="eastAsia"/>
          <w:sz w:val="21"/>
          <w:szCs w:val="21"/>
        </w:rPr>
        <w:t>为boolean类型数值</w:t>
      </w:r>
      <w:r w:rsidRPr="000242BD">
        <w:rPr>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Pr="004518C3"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518C3">
              <w:rPr>
                <w:rFonts w:ascii="Arial" w:eastAsia="新宋体" w:hAnsi="Arial" w:cs="Arial"/>
                <w:noProof/>
                <w:sz w:val="21"/>
                <w:szCs w:val="21"/>
              </w:rPr>
              <w:t xml:space="preserve">Boolean ToBoolean() </w:t>
            </w:r>
            <w:r w:rsidRPr="004518C3">
              <w:rPr>
                <w:rFonts w:ascii="Arial" w:eastAsia="新宋体" w:hAnsi="Arial" w:cs="Arial"/>
                <w:noProof/>
                <w:color w:val="0000FF"/>
                <w:sz w:val="21"/>
                <w:szCs w:val="21"/>
              </w:rPr>
              <w:t>const</w:t>
            </w:r>
            <w:r w:rsidRPr="004518C3">
              <w:rPr>
                <w:rFonts w:ascii="Arial" w:eastAsia="新宋体" w:hAnsi="Arial" w:cs="Arial"/>
                <w:noProof/>
                <w:sz w:val="21"/>
                <w:szCs w:val="21"/>
              </w:rPr>
              <w:t xml:space="preserve"> {</w:t>
            </w:r>
          </w:p>
          <w:p w:rsidR="0082272D" w:rsidRPr="00BD2E34"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color w:val="000000"/>
                <w:sz w:val="21"/>
                <w:szCs w:val="21"/>
              </w:rPr>
            </w:pPr>
            <w:r w:rsidRPr="004518C3">
              <w:rPr>
                <w:rFonts w:ascii="Arial" w:eastAsia="新宋体" w:hAnsi="Arial" w:cs="Arial"/>
                <w:noProof/>
                <w:sz w:val="21"/>
                <w:szCs w:val="21"/>
              </w:rPr>
              <w:t xml:space="preserve">      </w:t>
            </w:r>
            <w:r w:rsidRPr="00BD2E34">
              <w:rPr>
                <w:rFonts w:ascii="Arial" w:eastAsia="新宋体" w:hAnsi="Arial" w:cs="Arial"/>
                <w:noProof/>
                <w:color w:val="000000"/>
                <w:sz w:val="21"/>
                <w:szCs w:val="21"/>
              </w:rPr>
              <w:t xml:space="preserve">  </w:t>
            </w:r>
            <w:r w:rsidR="00BD2E34" w:rsidRPr="00BD2E34">
              <w:rPr>
                <w:rFonts w:ascii="Arial" w:eastAsia="新宋体" w:hAnsi="Arial" w:cs="Arial"/>
                <w:noProof/>
                <w:color w:val="000000"/>
                <w:sz w:val="21"/>
                <w:szCs w:val="21"/>
              </w:rPr>
              <w:t>return _AStringBuf_ToDouble((const PCarQuintet)this);</w:t>
            </w:r>
          </w:p>
          <w:p w:rsidR="0082272D" w:rsidRPr="00BF6059" w:rsidRDefault="0082272D" w:rsidP="009030B1">
            <w:pPr>
              <w:widowControl w:val="0"/>
              <w:autoSpaceDE w:val="0"/>
              <w:autoSpaceDN w:val="0"/>
              <w:adjustRightInd w:val="0"/>
              <w:spacing w:before="100" w:beforeAutospacing="1" w:after="100" w:afterAutospacing="1" w:line="360" w:lineRule="auto"/>
              <w:ind w:left="1995" w:hangingChars="950" w:hanging="1995"/>
              <w:rPr>
                <w:rFonts w:ascii="新宋体" w:eastAsia="新宋体" w:hint="eastAsia"/>
                <w:noProof/>
                <w:color w:val="008000"/>
                <w:sz w:val="18"/>
                <w:szCs w:val="18"/>
              </w:rPr>
            </w:pPr>
            <w:r w:rsidRPr="004518C3">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Pr>
                <w:rFonts w:ascii="Arial" w:eastAsia="新宋体" w:hAnsi="Arial" w:cs="Arial" w:hint="eastAsia"/>
                <w:noProof/>
                <w:sz w:val="21"/>
                <w:szCs w:val="21"/>
              </w:rPr>
              <w:t>返回值说明：如果</w:t>
            </w:r>
            <w:r>
              <w:rPr>
                <w:rFonts w:ascii="Arial" w:eastAsia="新宋体" w:hAnsi="Arial" w:cs="Arial" w:hint="eastAsia"/>
                <w:noProof/>
                <w:sz w:val="21"/>
                <w:szCs w:val="21"/>
              </w:rPr>
              <w:t>AString</w:t>
            </w:r>
            <w:r w:rsidR="00BD2E34">
              <w:rPr>
                <w:rFonts w:ascii="Arial" w:eastAsia="新宋体" w:hAnsi="Arial" w:cs="Arial" w:hint="eastAsia"/>
                <w:noProof/>
                <w:sz w:val="21"/>
                <w:szCs w:val="21"/>
              </w:rPr>
              <w:t>Buf</w:t>
            </w:r>
            <w:r w:rsidR="00BD2E34">
              <w:rPr>
                <w:rFonts w:ascii="Arial" w:eastAsia="新宋体" w:hAnsi="Arial" w:cs="Arial" w:hint="eastAsia"/>
                <w:noProof/>
                <w:sz w:val="21"/>
                <w:szCs w:val="21"/>
              </w:rPr>
              <w:t>对象数据区内容</w:t>
            </w:r>
            <w:r>
              <w:rPr>
                <w:rFonts w:ascii="Arial" w:eastAsia="新宋体" w:hAnsi="Arial" w:cs="Arial" w:hint="eastAsia"/>
                <w:noProof/>
                <w:sz w:val="21"/>
                <w:szCs w:val="21"/>
              </w:rPr>
              <w:t>为空，则返回</w:t>
            </w:r>
            <w:r>
              <w:rPr>
                <w:rFonts w:ascii="Arial" w:eastAsia="新宋体" w:hAnsi="Arial" w:cs="Arial" w:hint="eastAsia"/>
                <w:noProof/>
                <w:sz w:val="21"/>
                <w:szCs w:val="21"/>
              </w:rPr>
              <w:t>FALSE</w:t>
            </w:r>
            <w:r>
              <w:rPr>
                <w:rFonts w:ascii="Arial" w:eastAsia="新宋体" w:hAnsi="Arial" w:cs="Arial" w:hint="eastAsia"/>
                <w:noProof/>
                <w:sz w:val="21"/>
                <w:szCs w:val="21"/>
              </w:rPr>
              <w:t>；</w:t>
            </w:r>
            <w:r w:rsidR="00BD2E34">
              <w:rPr>
                <w:rFonts w:ascii="Arial" w:eastAsia="新宋体" w:hAnsi="Arial" w:cs="Arial" w:hint="eastAsia"/>
                <w:noProof/>
                <w:sz w:val="21"/>
                <w:szCs w:val="21"/>
              </w:rPr>
              <w:t>AStringBuf</w:t>
            </w:r>
            <w:r w:rsidR="00BD2E34">
              <w:rPr>
                <w:rFonts w:ascii="Arial" w:eastAsia="新宋体" w:hAnsi="Arial" w:cs="Arial" w:hint="eastAsia"/>
                <w:noProof/>
                <w:sz w:val="21"/>
                <w:szCs w:val="21"/>
              </w:rPr>
              <w:t>对象数据区内容</w:t>
            </w:r>
            <w:r>
              <w:rPr>
                <w:rFonts w:ascii="Arial" w:eastAsia="新宋体" w:hAnsi="Arial" w:cs="Arial" w:hint="eastAsia"/>
                <w:noProof/>
                <w:sz w:val="21"/>
                <w:szCs w:val="21"/>
              </w:rPr>
              <w:t>为</w:t>
            </w:r>
            <w:r>
              <w:rPr>
                <w:rFonts w:ascii="Arial" w:eastAsia="新宋体" w:hAnsi="Arial" w:cs="Arial"/>
                <w:noProof/>
                <w:sz w:val="21"/>
                <w:szCs w:val="21"/>
              </w:rP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Arial" w:eastAsia="新宋体" w:hAnsi="Arial" w:cs="Arial" w:hint="eastAsia"/>
                  <w:noProof/>
                  <w:sz w:val="21"/>
                  <w:szCs w:val="21"/>
                </w:rPr>
                <w:t>1</w:t>
              </w:r>
              <w:r>
                <w:rPr>
                  <w:rFonts w:ascii="Arial" w:eastAsia="新宋体" w:hAnsi="Arial" w:cs="Arial"/>
                  <w:noProof/>
                  <w:sz w:val="21"/>
                  <w:szCs w:val="21"/>
                </w:rPr>
                <w:t>”</w:t>
              </w:r>
            </w:smartTag>
            <w:r>
              <w:rPr>
                <w:rFonts w:ascii="Arial" w:eastAsia="新宋体" w:hAnsi="Arial" w:cs="Arial" w:hint="eastAsia"/>
                <w:noProof/>
                <w:sz w:val="21"/>
                <w:szCs w:val="21"/>
              </w:rPr>
              <w:t>或者</w:t>
            </w:r>
            <w:r>
              <w:rPr>
                <w:rFonts w:ascii="Arial" w:eastAsia="新宋体" w:hAnsi="Arial" w:cs="Arial"/>
                <w:noProof/>
                <w:sz w:val="21"/>
                <w:szCs w:val="21"/>
              </w:rPr>
              <w:t>”</w:t>
            </w:r>
            <w:r>
              <w:rPr>
                <w:rFonts w:ascii="Arial" w:eastAsia="新宋体" w:hAnsi="Arial" w:cs="Arial" w:hint="eastAsia"/>
                <w:noProof/>
                <w:sz w:val="21"/>
                <w:szCs w:val="21"/>
              </w:rPr>
              <w:t>true</w:t>
            </w:r>
            <w:r>
              <w:rPr>
                <w:rFonts w:ascii="Arial" w:eastAsia="新宋体" w:hAnsi="Arial" w:cs="Arial"/>
                <w:noProof/>
                <w:sz w:val="21"/>
                <w:szCs w:val="21"/>
              </w:rPr>
              <w:t>”</w:t>
            </w:r>
            <w:r>
              <w:rPr>
                <w:rFonts w:ascii="Arial" w:eastAsia="新宋体" w:hAnsi="Arial" w:cs="Arial" w:hint="eastAsia"/>
                <w:noProof/>
                <w:sz w:val="21"/>
                <w:szCs w:val="21"/>
              </w:rPr>
              <w:t>时返回</w:t>
            </w:r>
            <w:r>
              <w:rPr>
                <w:rFonts w:ascii="Arial" w:eastAsia="新宋体" w:hAnsi="Arial" w:cs="Arial" w:hint="eastAsia"/>
                <w:noProof/>
                <w:sz w:val="21"/>
                <w:szCs w:val="21"/>
              </w:rPr>
              <w:t>TRUE</w:t>
            </w:r>
            <w:r>
              <w:rPr>
                <w:rFonts w:ascii="Arial" w:eastAsia="新宋体" w:hAnsi="Arial" w:cs="Arial" w:hint="eastAsia"/>
                <w:noProof/>
                <w:sz w:val="21"/>
                <w:szCs w:val="21"/>
              </w:rPr>
              <w:t>，否则返回</w:t>
            </w:r>
            <w:r>
              <w:rPr>
                <w:rFonts w:ascii="Arial" w:eastAsia="新宋体" w:hAnsi="Arial" w:cs="Arial" w:hint="eastAsia"/>
                <w:noProof/>
                <w:sz w:val="21"/>
                <w:szCs w:val="21"/>
              </w:rPr>
              <w:t>FALSE</w:t>
            </w:r>
          </w:p>
        </w:tc>
      </w:tr>
    </w:tbl>
    <w:p w:rsidR="0082272D" w:rsidRPr="001D35FB" w:rsidRDefault="0082272D" w:rsidP="0082272D">
      <w:pPr>
        <w:rPr>
          <w:rFonts w:hint="eastAsia"/>
        </w:rPr>
      </w:pPr>
    </w:p>
    <w:p w:rsidR="0082272D" w:rsidRDefault="0082272D" w:rsidP="0082272D">
      <w:pPr>
        <w:pStyle w:val="5"/>
        <w:rPr>
          <w:rFonts w:hint="eastAsia"/>
        </w:rPr>
      </w:pPr>
      <w:r>
        <w:t>ToLowerCase</w:t>
      </w:r>
      <w:r w:rsidRPr="00186B7E">
        <w:t xml:space="preserve"> () </w:t>
      </w:r>
    </w:p>
    <w:p w:rsidR="0082272D" w:rsidRPr="00D720A2" w:rsidRDefault="0082272D" w:rsidP="0082272D">
      <w:pPr>
        <w:ind w:firstLineChars="200" w:firstLine="420"/>
        <w:rPr>
          <w:rFonts w:hint="eastAsia"/>
          <w:sz w:val="21"/>
          <w:szCs w:val="21"/>
        </w:rPr>
      </w:pPr>
      <w:r w:rsidRPr="00D720A2">
        <w:rPr>
          <w:rFonts w:hint="eastAsia"/>
          <w:sz w:val="21"/>
          <w:szCs w:val="21"/>
        </w:rPr>
        <w:t>按某种编码格式将</w:t>
      </w:r>
      <w:r w:rsidRPr="00D720A2">
        <w:rPr>
          <w:rFonts w:hint="eastAsia"/>
          <w:sz w:val="21"/>
          <w:szCs w:val="21"/>
        </w:rPr>
        <w:t>AString</w:t>
      </w:r>
      <w:r w:rsidR="008D6113">
        <w:rPr>
          <w:rFonts w:hint="eastAsia"/>
          <w:sz w:val="21"/>
          <w:szCs w:val="21"/>
        </w:rPr>
        <w:t>Buf</w:t>
      </w:r>
      <w:r w:rsidRPr="00D720A2">
        <w:rPr>
          <w:rFonts w:hint="eastAsia"/>
          <w:sz w:val="21"/>
          <w:szCs w:val="21"/>
        </w:rPr>
        <w:t>对象字符串中字符大写变小写。</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65614B">
              <w:rPr>
                <w:rFonts w:ascii="Arial" w:eastAsia="新宋体" w:hAnsi="Arial" w:cs="Arial"/>
                <w:noProof/>
                <w:sz w:val="21"/>
                <w:szCs w:val="21"/>
              </w:rPr>
              <w:t>AString</w:t>
            </w:r>
            <w:r w:rsidR="008D6113">
              <w:rPr>
                <w:rFonts w:ascii="Arial" w:eastAsia="新宋体" w:hAnsi="Arial" w:cs="Arial" w:hint="eastAsia"/>
                <w:noProof/>
                <w:sz w:val="21"/>
                <w:szCs w:val="21"/>
              </w:rPr>
              <w:t>Buf&amp;</w:t>
            </w:r>
            <w:r w:rsidRPr="0065614B">
              <w:rPr>
                <w:rFonts w:ascii="Arial" w:eastAsia="新宋体" w:hAnsi="Arial" w:cs="Arial"/>
                <w:noProof/>
                <w:sz w:val="21"/>
                <w:szCs w:val="21"/>
              </w:rPr>
              <w:t xml:space="preserve"> ToLowerCase(</w:t>
            </w:r>
          </w:p>
          <w:p w:rsidR="0082272D" w:rsidRDefault="0082272D" w:rsidP="009030B1">
            <w:pPr>
              <w:widowControl w:val="0"/>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65614B">
              <w:rPr>
                <w:rFonts w:ascii="Arial" w:eastAsia="新宋体" w:hAnsi="Arial" w:cs="Arial"/>
                <w:noProof/>
                <w:sz w:val="21"/>
                <w:szCs w:val="21"/>
              </w:rPr>
              <w:t>Encoding encoding = Encoding_Default</w:t>
            </w:r>
          </w:p>
          <w:p w:rsidR="0082272D" w:rsidRDefault="0082272D" w:rsidP="009030B1">
            <w:pPr>
              <w:widowControl w:val="0"/>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65614B">
              <w:rPr>
                <w:rFonts w:ascii="Arial" w:eastAsia="新宋体" w:hAnsi="Arial" w:cs="Arial"/>
                <w:noProof/>
                <w:sz w:val="21"/>
                <w:szCs w:val="21"/>
              </w:rPr>
              <w:t xml:space="preserve">) </w:t>
            </w:r>
          </w:p>
          <w:p w:rsidR="0082272D" w:rsidRPr="0065614B"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65614B">
              <w:rPr>
                <w:rFonts w:ascii="Arial" w:eastAsia="新宋体" w:hAnsi="Arial" w:cs="Arial"/>
                <w:noProof/>
                <w:sz w:val="21"/>
                <w:szCs w:val="21"/>
              </w:rPr>
              <w:t>{</w:t>
            </w:r>
          </w:p>
          <w:p w:rsidR="008D6113" w:rsidRPr="008D6113" w:rsidRDefault="0082272D" w:rsidP="008D6113">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65614B">
              <w:rPr>
                <w:rFonts w:ascii="Arial" w:eastAsia="新宋体" w:hAnsi="Arial" w:cs="Arial"/>
                <w:noProof/>
                <w:sz w:val="21"/>
                <w:szCs w:val="21"/>
              </w:rPr>
              <w:lastRenderedPageBreak/>
              <w:t xml:space="preserve">        </w:t>
            </w:r>
            <w:r w:rsidR="008D6113" w:rsidRPr="008D6113">
              <w:rPr>
                <w:rFonts w:ascii="Arial" w:eastAsia="新宋体" w:hAnsi="Arial" w:cs="Arial"/>
                <w:noProof/>
                <w:sz w:val="21"/>
                <w:szCs w:val="21"/>
              </w:rPr>
              <w:t>_AStringBuf_ToUpperCase((PCarQuintet)this, encoding);</w:t>
            </w:r>
          </w:p>
          <w:p w:rsidR="008D6113" w:rsidRDefault="008D6113" w:rsidP="008D6113">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8D6113">
              <w:rPr>
                <w:rFonts w:ascii="Arial" w:eastAsia="新宋体" w:hAnsi="Arial" w:cs="Arial"/>
                <w:noProof/>
                <w:sz w:val="21"/>
                <w:szCs w:val="21"/>
              </w:rPr>
              <w:t xml:space="preserve">        return *this;</w:t>
            </w:r>
          </w:p>
          <w:p w:rsidR="0082272D" w:rsidRPr="0065614B" w:rsidRDefault="0082272D" w:rsidP="008D6113">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65614B">
              <w:rPr>
                <w:rFonts w:ascii="Arial" w:eastAsia="新宋体" w:hAnsi="Arial" w:cs="Arial"/>
                <w:noProof/>
                <w:sz w:val="21"/>
                <w:szCs w:val="21"/>
              </w:rPr>
              <w:t>}</w:t>
            </w:r>
          </w:p>
        </w:tc>
      </w:tr>
    </w:tbl>
    <w:p w:rsidR="0082272D" w:rsidRPr="00FD6D9B" w:rsidRDefault="0082272D" w:rsidP="0082272D">
      <w:pPr>
        <w:rPr>
          <w:rFonts w:hint="eastAsia"/>
        </w:rPr>
      </w:pPr>
    </w:p>
    <w:p w:rsidR="0082272D" w:rsidRDefault="0082272D" w:rsidP="0082272D">
      <w:pPr>
        <w:pStyle w:val="5"/>
        <w:rPr>
          <w:rFonts w:hint="eastAsia"/>
        </w:rPr>
      </w:pPr>
      <w:r>
        <w:t>ToUpperCase</w:t>
      </w:r>
      <w:r w:rsidRPr="00186B7E">
        <w:t xml:space="preserve"> () </w:t>
      </w:r>
    </w:p>
    <w:p w:rsidR="0082272D" w:rsidRPr="00D720A2" w:rsidRDefault="0082272D" w:rsidP="0082272D">
      <w:pPr>
        <w:ind w:firstLineChars="200" w:firstLine="420"/>
        <w:rPr>
          <w:rFonts w:hint="eastAsia"/>
          <w:sz w:val="21"/>
          <w:szCs w:val="21"/>
        </w:rPr>
      </w:pPr>
      <w:r w:rsidRPr="00D720A2">
        <w:rPr>
          <w:rFonts w:hint="eastAsia"/>
          <w:sz w:val="21"/>
          <w:szCs w:val="21"/>
        </w:rPr>
        <w:t>按某种编码格式将</w:t>
      </w:r>
      <w:r w:rsidRPr="00D720A2">
        <w:rPr>
          <w:rFonts w:hint="eastAsia"/>
          <w:sz w:val="21"/>
          <w:szCs w:val="21"/>
        </w:rPr>
        <w:t>AString</w:t>
      </w:r>
      <w:r w:rsidRPr="00D720A2">
        <w:rPr>
          <w:rFonts w:hint="eastAsia"/>
          <w:sz w:val="21"/>
          <w:szCs w:val="21"/>
        </w:rPr>
        <w:t>对象字符串中字符小写变大写</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064A2">
              <w:rPr>
                <w:rFonts w:ascii="Arial" w:eastAsia="新宋体" w:hAnsi="Arial" w:cs="Arial"/>
                <w:noProof/>
                <w:sz w:val="21"/>
                <w:szCs w:val="21"/>
              </w:rPr>
              <w:t>AString</w:t>
            </w:r>
            <w:r w:rsidR="008D6113">
              <w:rPr>
                <w:rFonts w:ascii="Arial" w:eastAsia="新宋体" w:hAnsi="Arial" w:cs="Arial" w:hint="eastAsia"/>
                <w:noProof/>
                <w:sz w:val="21"/>
                <w:szCs w:val="21"/>
              </w:rPr>
              <w:t>Buf&amp;</w:t>
            </w:r>
            <w:r w:rsidRPr="002064A2">
              <w:rPr>
                <w:rFonts w:ascii="Arial" w:eastAsia="新宋体" w:hAnsi="Arial" w:cs="Arial"/>
                <w:noProof/>
                <w:sz w:val="21"/>
                <w:szCs w:val="21"/>
              </w:rPr>
              <w:t xml:space="preserve"> ToUpperCase(</w:t>
            </w:r>
          </w:p>
          <w:p w:rsidR="0082272D" w:rsidRDefault="0082272D" w:rsidP="009030B1">
            <w:pPr>
              <w:widowControl w:val="0"/>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2064A2">
              <w:rPr>
                <w:rFonts w:ascii="Arial" w:eastAsia="新宋体" w:hAnsi="Arial" w:cs="Arial"/>
                <w:noProof/>
                <w:sz w:val="21"/>
                <w:szCs w:val="21"/>
              </w:rPr>
              <w:t>Encoding encoding = Encoding_Default</w:t>
            </w:r>
          </w:p>
          <w:p w:rsidR="0082272D" w:rsidRDefault="0082272D" w:rsidP="009030B1">
            <w:pPr>
              <w:widowControl w:val="0"/>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2064A2">
              <w:rPr>
                <w:rFonts w:ascii="Arial" w:eastAsia="新宋体" w:hAnsi="Arial" w:cs="Arial"/>
                <w:noProof/>
                <w:sz w:val="21"/>
                <w:szCs w:val="21"/>
              </w:rPr>
              <w:t xml:space="preserve">) </w:t>
            </w:r>
          </w:p>
          <w:p w:rsidR="0082272D" w:rsidRPr="002064A2"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2064A2">
              <w:rPr>
                <w:rFonts w:ascii="Arial" w:eastAsia="新宋体" w:hAnsi="Arial" w:cs="Arial"/>
                <w:noProof/>
                <w:sz w:val="21"/>
                <w:szCs w:val="21"/>
              </w:rPr>
              <w:t>{</w:t>
            </w:r>
          </w:p>
          <w:p w:rsidR="008D6113" w:rsidRPr="008D6113" w:rsidRDefault="0082272D" w:rsidP="008D6113">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2064A2">
              <w:rPr>
                <w:rFonts w:ascii="Arial" w:eastAsia="新宋体" w:hAnsi="Arial" w:cs="Arial"/>
                <w:noProof/>
                <w:sz w:val="21"/>
                <w:szCs w:val="21"/>
              </w:rPr>
              <w:t xml:space="preserve">       </w:t>
            </w:r>
            <w:r w:rsidR="008D6113" w:rsidRPr="008D6113">
              <w:rPr>
                <w:rFonts w:ascii="Arial" w:eastAsia="新宋体" w:hAnsi="Arial" w:cs="Arial"/>
                <w:noProof/>
                <w:sz w:val="21"/>
                <w:szCs w:val="21"/>
              </w:rPr>
              <w:t>_AStringBuf_ToUpperCase((PCarQuintet)this, encoding);</w:t>
            </w:r>
          </w:p>
          <w:p w:rsidR="00282919" w:rsidRDefault="008D6113" w:rsidP="008D6113">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8D6113">
              <w:rPr>
                <w:rFonts w:ascii="Arial" w:eastAsia="新宋体" w:hAnsi="Arial" w:cs="Arial"/>
                <w:noProof/>
                <w:sz w:val="21"/>
                <w:szCs w:val="21"/>
              </w:rPr>
              <w:t xml:space="preserve">        return *this;</w:t>
            </w:r>
          </w:p>
          <w:p w:rsidR="0082272D" w:rsidRPr="002064A2" w:rsidRDefault="0082272D" w:rsidP="008D6113">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2064A2">
              <w:rPr>
                <w:rFonts w:ascii="Arial" w:eastAsia="新宋体" w:hAnsi="Arial" w:cs="Arial"/>
                <w:noProof/>
                <w:sz w:val="21"/>
                <w:szCs w:val="21"/>
              </w:rPr>
              <w:t>}</w:t>
            </w:r>
          </w:p>
        </w:tc>
      </w:tr>
    </w:tbl>
    <w:p w:rsidR="0082272D" w:rsidRPr="00FD6D9B" w:rsidRDefault="0082272D" w:rsidP="0082272D">
      <w:pPr>
        <w:rPr>
          <w:rFonts w:hint="eastAsia"/>
        </w:rPr>
      </w:pPr>
    </w:p>
    <w:p w:rsidR="0082272D" w:rsidRDefault="0082272D" w:rsidP="0082272D">
      <w:pPr>
        <w:pStyle w:val="5"/>
        <w:rPr>
          <w:rFonts w:hint="eastAsia"/>
        </w:rPr>
      </w:pPr>
      <w:r>
        <w:t>TrimStart</w:t>
      </w:r>
      <w:r w:rsidRPr="00186B7E">
        <w:t xml:space="preserve"> () </w:t>
      </w:r>
    </w:p>
    <w:p w:rsidR="0082272D" w:rsidRPr="00D720A2" w:rsidRDefault="0082272D" w:rsidP="0082272D">
      <w:pPr>
        <w:pStyle w:val="a5"/>
        <w:ind w:firstLineChars="200" w:firstLine="420"/>
        <w:rPr>
          <w:rFonts w:hint="eastAsia"/>
          <w:sz w:val="21"/>
          <w:szCs w:val="21"/>
        </w:rPr>
      </w:pPr>
      <w:r w:rsidRPr="00D720A2">
        <w:rPr>
          <w:rFonts w:hint="eastAsia"/>
          <w:sz w:val="21"/>
          <w:szCs w:val="21"/>
        </w:rPr>
        <w:t xml:space="preserve"> 返回一个由非</w:t>
      </w:r>
      <w:r w:rsidRPr="00D720A2">
        <w:rPr>
          <w:sz w:val="21"/>
          <w:szCs w:val="21"/>
        </w:rPr>
        <w:t>空格、水平制表、垂直制表、换页、回车和换行符</w:t>
      </w:r>
      <w:r w:rsidRPr="00D720A2">
        <w:rPr>
          <w:rFonts w:hint="eastAsia"/>
          <w:sz w:val="21"/>
          <w:szCs w:val="21"/>
        </w:rPr>
        <w:t>开始的字符串</w:t>
      </w:r>
      <w:r w:rsidR="0015461F">
        <w:rPr>
          <w:rFonts w:hint="eastAsia"/>
          <w:sz w:val="21"/>
          <w:szCs w:val="21"/>
        </w:rPr>
        <w:t>作为数据区内容的AStringBuf对象。</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Default="0082272D" w:rsidP="0015461F">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9149E3">
              <w:rPr>
                <w:rFonts w:ascii="Arial" w:eastAsia="新宋体" w:hAnsi="Arial" w:cs="Arial"/>
                <w:noProof/>
                <w:sz w:val="21"/>
                <w:szCs w:val="21"/>
              </w:rPr>
              <w:t>AString</w:t>
            </w:r>
            <w:r w:rsidR="0015461F">
              <w:rPr>
                <w:rFonts w:ascii="Arial" w:eastAsia="新宋体" w:hAnsi="Arial" w:cs="Arial" w:hint="eastAsia"/>
                <w:noProof/>
                <w:sz w:val="21"/>
                <w:szCs w:val="21"/>
              </w:rPr>
              <w:t>Buf&amp;</w:t>
            </w:r>
            <w:r w:rsidRPr="009149E3">
              <w:rPr>
                <w:rFonts w:ascii="Arial" w:eastAsia="新宋体" w:hAnsi="Arial" w:cs="Arial"/>
                <w:noProof/>
                <w:sz w:val="21"/>
                <w:szCs w:val="21"/>
              </w:rPr>
              <w:t xml:space="preserve"> TrimStart() const</w:t>
            </w:r>
          </w:p>
          <w:p w:rsidR="0082272D" w:rsidRPr="009149E3"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9149E3">
              <w:rPr>
                <w:rFonts w:ascii="Arial" w:eastAsia="新宋体" w:hAnsi="Arial" w:cs="Arial"/>
                <w:noProof/>
                <w:sz w:val="21"/>
                <w:szCs w:val="21"/>
              </w:rPr>
              <w:t>{</w:t>
            </w:r>
          </w:p>
          <w:p w:rsidR="0015461F" w:rsidRPr="0015461F" w:rsidRDefault="0082272D" w:rsidP="0015461F">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9149E3">
              <w:rPr>
                <w:rFonts w:ascii="Arial" w:eastAsia="新宋体" w:hAnsi="Arial" w:cs="Arial"/>
                <w:noProof/>
                <w:sz w:val="21"/>
                <w:szCs w:val="21"/>
              </w:rPr>
              <w:t xml:space="preserve">       </w:t>
            </w:r>
            <w:r w:rsidR="0015461F" w:rsidRPr="0015461F">
              <w:rPr>
                <w:rFonts w:ascii="Arial" w:eastAsia="新宋体" w:hAnsi="Arial" w:cs="Arial"/>
                <w:noProof/>
                <w:sz w:val="21"/>
                <w:szCs w:val="21"/>
              </w:rPr>
              <w:t>AStringBuf_TrimStart((PCarQuintet)this);</w:t>
            </w:r>
          </w:p>
          <w:p w:rsidR="0082272D" w:rsidRPr="0015461F" w:rsidRDefault="0015461F" w:rsidP="0015461F">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15461F">
              <w:rPr>
                <w:rFonts w:ascii="Arial" w:eastAsia="新宋体" w:hAnsi="Arial" w:cs="Arial"/>
                <w:noProof/>
                <w:sz w:val="21"/>
                <w:szCs w:val="21"/>
              </w:rPr>
              <w:t xml:space="preserve">        return *this;</w:t>
            </w:r>
          </w:p>
          <w:p w:rsidR="0082272D" w:rsidRPr="009149E3"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9149E3">
              <w:rPr>
                <w:rFonts w:ascii="Arial" w:eastAsia="新宋体" w:hAnsi="Arial" w:cs="Arial"/>
                <w:noProof/>
                <w:sz w:val="21"/>
                <w:szCs w:val="21"/>
              </w:rPr>
              <w:t>}</w:t>
            </w:r>
          </w:p>
        </w:tc>
      </w:tr>
    </w:tbl>
    <w:p w:rsidR="0082272D" w:rsidRPr="00FD6D9B" w:rsidRDefault="0082272D" w:rsidP="0082272D">
      <w:pPr>
        <w:rPr>
          <w:rFonts w:hint="eastAsia"/>
        </w:rPr>
      </w:pPr>
    </w:p>
    <w:p w:rsidR="0082272D" w:rsidRDefault="0082272D" w:rsidP="0082272D">
      <w:pPr>
        <w:pStyle w:val="5"/>
        <w:rPr>
          <w:rFonts w:hint="eastAsia"/>
        </w:rPr>
      </w:pPr>
      <w:r>
        <w:lastRenderedPageBreak/>
        <w:t>TrimEnd</w:t>
      </w:r>
      <w:r w:rsidRPr="00186B7E">
        <w:t xml:space="preserve"> () </w:t>
      </w:r>
    </w:p>
    <w:p w:rsidR="0082272D" w:rsidRPr="00D720A2" w:rsidRDefault="0082272D" w:rsidP="0082272D">
      <w:pPr>
        <w:pStyle w:val="a5"/>
        <w:ind w:firstLineChars="200" w:firstLine="420"/>
        <w:rPr>
          <w:rFonts w:hint="eastAsia"/>
          <w:sz w:val="21"/>
          <w:szCs w:val="21"/>
        </w:rPr>
      </w:pPr>
      <w:r w:rsidRPr="00D720A2">
        <w:rPr>
          <w:rFonts w:hint="eastAsia"/>
          <w:sz w:val="21"/>
          <w:szCs w:val="21"/>
        </w:rPr>
        <w:t>返回</w:t>
      </w:r>
      <w:r w:rsidR="0015461F">
        <w:rPr>
          <w:rFonts w:hint="eastAsia"/>
          <w:sz w:val="21"/>
          <w:szCs w:val="21"/>
        </w:rPr>
        <w:t>以</w:t>
      </w:r>
      <w:r w:rsidRPr="00D720A2">
        <w:rPr>
          <w:rFonts w:hint="eastAsia"/>
          <w:sz w:val="21"/>
          <w:szCs w:val="21"/>
        </w:rPr>
        <w:t>源AString</w:t>
      </w:r>
      <w:r w:rsidR="0015461F">
        <w:rPr>
          <w:rFonts w:hint="eastAsia"/>
          <w:sz w:val="21"/>
          <w:szCs w:val="21"/>
        </w:rPr>
        <w:t>Buf</w:t>
      </w:r>
      <w:r w:rsidRPr="00D720A2">
        <w:rPr>
          <w:rFonts w:hint="eastAsia"/>
          <w:sz w:val="21"/>
          <w:szCs w:val="21"/>
        </w:rPr>
        <w:t>对象尾部由非</w:t>
      </w:r>
      <w:r w:rsidRPr="00D720A2">
        <w:rPr>
          <w:sz w:val="21"/>
          <w:szCs w:val="21"/>
        </w:rPr>
        <w:t>空格、水平制表、垂直制表、换页、回车和换行符</w:t>
      </w:r>
      <w:r w:rsidRPr="00D720A2">
        <w:rPr>
          <w:rFonts w:hint="eastAsia"/>
          <w:sz w:val="21"/>
          <w:szCs w:val="21"/>
        </w:rPr>
        <w:t>组成的字符串</w:t>
      </w:r>
      <w:r w:rsidR="0015461F">
        <w:rPr>
          <w:rFonts w:hint="eastAsia"/>
          <w:sz w:val="21"/>
          <w:szCs w:val="21"/>
        </w:rPr>
        <w:t>作为数据区内容的AStringBuf对象</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Default="0082272D" w:rsidP="0015461F">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1437">
              <w:rPr>
                <w:rFonts w:ascii="Arial" w:eastAsia="新宋体" w:hAnsi="Arial" w:cs="Arial"/>
                <w:noProof/>
                <w:sz w:val="21"/>
                <w:szCs w:val="21"/>
              </w:rPr>
              <w:t>AString</w:t>
            </w:r>
            <w:r w:rsidR="0015461F">
              <w:rPr>
                <w:rFonts w:ascii="Arial" w:eastAsia="新宋体" w:hAnsi="Arial" w:cs="Arial" w:hint="eastAsia"/>
                <w:noProof/>
                <w:sz w:val="21"/>
                <w:szCs w:val="21"/>
              </w:rPr>
              <w:t>Buf&amp;</w:t>
            </w:r>
            <w:r w:rsidRPr="00441437">
              <w:rPr>
                <w:rFonts w:ascii="Arial" w:eastAsia="新宋体" w:hAnsi="Arial" w:cs="Arial"/>
                <w:noProof/>
                <w:sz w:val="21"/>
                <w:szCs w:val="21"/>
              </w:rPr>
              <w:t xml:space="preserve"> TrimEnd() const</w:t>
            </w:r>
          </w:p>
          <w:p w:rsidR="0082272D" w:rsidRPr="00441437"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1437">
              <w:rPr>
                <w:rFonts w:ascii="Arial" w:eastAsia="新宋体" w:hAnsi="Arial" w:cs="Arial"/>
                <w:noProof/>
                <w:sz w:val="21"/>
                <w:szCs w:val="21"/>
              </w:rPr>
              <w:t>{</w:t>
            </w:r>
          </w:p>
          <w:p w:rsidR="0015461F" w:rsidRPr="0015461F" w:rsidRDefault="0082272D" w:rsidP="0015461F">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1437">
              <w:rPr>
                <w:rFonts w:ascii="Arial" w:eastAsia="新宋体" w:hAnsi="Arial" w:cs="Arial"/>
                <w:noProof/>
                <w:sz w:val="21"/>
                <w:szCs w:val="21"/>
              </w:rPr>
              <w:t xml:space="preserve">        </w:t>
            </w:r>
            <w:r w:rsidR="0015461F" w:rsidRPr="0015461F">
              <w:rPr>
                <w:rFonts w:ascii="Arial" w:eastAsia="新宋体" w:hAnsi="Arial" w:cs="Arial"/>
                <w:noProof/>
                <w:sz w:val="21"/>
                <w:szCs w:val="21"/>
              </w:rPr>
              <w:t>_AStringBuf_TrimEnd((PCarQuintet)this);</w:t>
            </w:r>
          </w:p>
          <w:p w:rsidR="0082272D" w:rsidRPr="00441437" w:rsidRDefault="0015461F" w:rsidP="0015461F">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15461F">
              <w:rPr>
                <w:rFonts w:ascii="Arial" w:eastAsia="新宋体" w:hAnsi="Arial" w:cs="Arial"/>
                <w:noProof/>
                <w:sz w:val="21"/>
                <w:szCs w:val="21"/>
              </w:rPr>
              <w:t xml:space="preserve">        return *this;</w:t>
            </w:r>
            <w:r w:rsidR="0082272D">
              <w:rPr>
                <w:rFonts w:ascii="Arial" w:eastAsia="新宋体" w:hAnsi="Arial" w:cs="Arial"/>
                <w:noProof/>
                <w:sz w:val="21"/>
                <w:szCs w:val="21"/>
              </w:rPr>
              <w:t xml:space="preserve"> </w:t>
            </w:r>
            <w:r w:rsidR="0082272D" w:rsidRPr="00441437">
              <w:rPr>
                <w:rFonts w:ascii="Arial" w:eastAsia="新宋体" w:hAnsi="Arial" w:cs="Arial"/>
                <w:noProof/>
                <w:sz w:val="21"/>
                <w:szCs w:val="21"/>
              </w:rPr>
              <w:t>}</w:t>
            </w:r>
          </w:p>
        </w:tc>
      </w:tr>
    </w:tbl>
    <w:p w:rsidR="0082272D" w:rsidRPr="00FD6D9B" w:rsidRDefault="0082272D" w:rsidP="0082272D">
      <w:pPr>
        <w:rPr>
          <w:rFonts w:hint="eastAsia"/>
        </w:rPr>
      </w:pPr>
    </w:p>
    <w:p w:rsidR="0082272D" w:rsidRDefault="0082272D" w:rsidP="0082272D">
      <w:pPr>
        <w:pStyle w:val="5"/>
        <w:rPr>
          <w:rFonts w:hint="eastAsia"/>
        </w:rPr>
      </w:pPr>
      <w:r>
        <w:t>Trim</w:t>
      </w:r>
      <w:r w:rsidRPr="00186B7E">
        <w:t xml:space="preserve"> () </w:t>
      </w:r>
    </w:p>
    <w:p w:rsidR="0082272D" w:rsidRPr="002D4B82" w:rsidRDefault="0082272D" w:rsidP="0082272D">
      <w:pPr>
        <w:pStyle w:val="a5"/>
        <w:ind w:firstLineChars="200" w:firstLine="420"/>
        <w:rPr>
          <w:rFonts w:hint="eastAsia"/>
          <w:sz w:val="21"/>
          <w:szCs w:val="21"/>
        </w:rPr>
      </w:pPr>
      <w:r w:rsidRPr="002D4B82">
        <w:rPr>
          <w:rFonts w:hint="eastAsia"/>
          <w:sz w:val="21"/>
          <w:szCs w:val="21"/>
        </w:rPr>
        <w:t>将源AString对象对应的字符串前后的</w:t>
      </w:r>
      <w:r w:rsidRPr="002D4B82">
        <w:rPr>
          <w:sz w:val="21"/>
          <w:szCs w:val="21"/>
        </w:rPr>
        <w:t>空格、水平制表、垂直制表、换页、回车和换行符</w:t>
      </w:r>
      <w:r w:rsidRPr="002D4B82">
        <w:rPr>
          <w:rFonts w:hint="eastAsia"/>
          <w:sz w:val="21"/>
          <w:szCs w:val="21"/>
        </w:rPr>
        <w:t>去掉</w:t>
      </w:r>
      <w:r w:rsidR="0015461F">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82272D" w:rsidRPr="00345BB2">
        <w:tc>
          <w:tcPr>
            <w:tcW w:w="7988" w:type="dxa"/>
            <w:shd w:val="clear" w:color="auto" w:fill="D9D9D9"/>
          </w:tcPr>
          <w:p w:rsidR="0082272D" w:rsidRDefault="0082272D" w:rsidP="0015461F">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8754E9">
              <w:rPr>
                <w:rFonts w:ascii="Arial" w:eastAsia="新宋体" w:hAnsi="Arial" w:cs="Arial"/>
                <w:noProof/>
                <w:sz w:val="21"/>
                <w:szCs w:val="21"/>
              </w:rPr>
              <w:t>AString</w:t>
            </w:r>
            <w:r w:rsidR="0015461F">
              <w:rPr>
                <w:rFonts w:ascii="Arial" w:eastAsia="新宋体" w:hAnsi="Arial" w:cs="Arial" w:hint="eastAsia"/>
                <w:noProof/>
                <w:sz w:val="21"/>
                <w:szCs w:val="21"/>
              </w:rPr>
              <w:t>Buf&amp;</w:t>
            </w:r>
            <w:r w:rsidRPr="008754E9">
              <w:rPr>
                <w:rFonts w:ascii="Arial" w:eastAsia="新宋体" w:hAnsi="Arial" w:cs="Arial"/>
                <w:noProof/>
                <w:sz w:val="21"/>
                <w:szCs w:val="21"/>
              </w:rPr>
              <w:t xml:space="preserve"> Trim() const </w:t>
            </w:r>
          </w:p>
          <w:p w:rsidR="0082272D" w:rsidRPr="008754E9"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8754E9">
              <w:rPr>
                <w:rFonts w:ascii="Arial" w:eastAsia="新宋体" w:hAnsi="Arial" w:cs="Arial"/>
                <w:noProof/>
                <w:sz w:val="21"/>
                <w:szCs w:val="21"/>
              </w:rPr>
              <w:t>{</w:t>
            </w:r>
          </w:p>
          <w:p w:rsidR="0015461F" w:rsidRPr="0015461F" w:rsidRDefault="0082272D" w:rsidP="0015461F">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8754E9">
              <w:rPr>
                <w:rFonts w:ascii="Arial" w:eastAsia="新宋体" w:hAnsi="Arial" w:cs="Arial"/>
                <w:noProof/>
                <w:sz w:val="21"/>
                <w:szCs w:val="21"/>
              </w:rPr>
              <w:t xml:space="preserve">       </w:t>
            </w:r>
            <w:r w:rsidR="0015461F" w:rsidRPr="0015461F">
              <w:rPr>
                <w:rFonts w:ascii="Arial" w:eastAsia="新宋体" w:hAnsi="Arial" w:cs="Arial"/>
                <w:noProof/>
                <w:sz w:val="21"/>
                <w:szCs w:val="21"/>
              </w:rPr>
              <w:t>_AStringBuf_Trim((PCarQuintet)this);</w:t>
            </w:r>
          </w:p>
          <w:p w:rsidR="0082272D" w:rsidRPr="0015461F" w:rsidRDefault="0015461F" w:rsidP="0015461F">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15461F">
              <w:rPr>
                <w:rFonts w:ascii="Arial" w:eastAsia="新宋体" w:hAnsi="Arial" w:cs="Arial"/>
                <w:noProof/>
                <w:sz w:val="21"/>
                <w:szCs w:val="21"/>
              </w:rPr>
              <w:t xml:space="preserve">        return *this;</w:t>
            </w:r>
          </w:p>
          <w:p w:rsidR="0082272D" w:rsidRPr="008754E9" w:rsidRDefault="0082272D" w:rsidP="009030B1">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8754E9">
              <w:rPr>
                <w:rFonts w:ascii="Arial" w:eastAsia="新宋体" w:hAnsi="Arial" w:cs="Arial"/>
                <w:noProof/>
                <w:sz w:val="21"/>
                <w:szCs w:val="21"/>
              </w:rPr>
              <w:t>}</w:t>
            </w:r>
          </w:p>
        </w:tc>
      </w:tr>
    </w:tbl>
    <w:p w:rsidR="00DF227F" w:rsidRPr="00124A3B" w:rsidRDefault="00DF227F" w:rsidP="00BA4562">
      <w:pPr>
        <w:pStyle w:val="4"/>
        <w:rPr>
          <w:rFonts w:hint="eastAsia"/>
        </w:rPr>
      </w:pPr>
      <w:r>
        <w:rPr>
          <w:rFonts w:hint="eastAsia"/>
        </w:rPr>
        <w:t>操作符</w:t>
      </w:r>
    </w:p>
    <w:p w:rsidR="00DF227F" w:rsidRPr="00186B7E" w:rsidRDefault="00DF227F" w:rsidP="00BA4562">
      <w:pPr>
        <w:pStyle w:val="5"/>
        <w:rPr>
          <w:rFonts w:hint="eastAsia"/>
        </w:rPr>
      </w:pPr>
      <w:r>
        <w:t>C</w:t>
      </w:r>
      <w:r>
        <w:rPr>
          <w:rFonts w:hint="eastAsia"/>
        </w:rPr>
        <w:t>har *</w:t>
      </w:r>
    </w:p>
    <w:p w:rsidR="00DF227F" w:rsidRPr="007C6C0B" w:rsidRDefault="00DF227F" w:rsidP="00DF227F">
      <w:pPr>
        <w:snapToGrid w:val="0"/>
        <w:spacing w:line="300" w:lineRule="auto"/>
        <w:rPr>
          <w:rFonts w:ascii="宋体" w:hAnsi="宋体" w:hint="eastAsia"/>
          <w:sz w:val="18"/>
          <w:szCs w:val="21"/>
        </w:rPr>
      </w:pPr>
      <w:r w:rsidRPr="007C6C0B">
        <w:rPr>
          <w:sz w:val="21"/>
        </w:rPr>
        <w:t>类型转换操作符，将</w:t>
      </w:r>
      <w:r w:rsidRPr="007C6C0B">
        <w:rPr>
          <w:sz w:val="21"/>
        </w:rPr>
        <w:t>AStringBuf</w:t>
      </w:r>
      <w:r w:rsidRPr="007C6C0B">
        <w:rPr>
          <w:sz w:val="21"/>
        </w:rPr>
        <w:t>中的用户字符串转换成</w:t>
      </w:r>
      <w:r w:rsidRPr="007C6C0B">
        <w:rPr>
          <w:sz w:val="21"/>
        </w:rPr>
        <w:t>char</w:t>
      </w:r>
      <w:r w:rsidRPr="007C6C0B">
        <w:rPr>
          <w:sz w:val="21"/>
        </w:rPr>
        <w:t>的指针。</w:t>
      </w:r>
    </w:p>
    <w:p w:rsidR="00DF227F" w:rsidRPr="00186B7E" w:rsidRDefault="00DF227F" w:rsidP="00BA4562">
      <w:pPr>
        <w:pStyle w:val="5"/>
        <w:rPr>
          <w:rFonts w:hint="eastAsia"/>
        </w:rPr>
      </w:pPr>
      <w:r>
        <w:rPr>
          <w:rFonts w:hint="eastAsia"/>
        </w:rPr>
        <w:t>AString</w:t>
      </w:r>
    </w:p>
    <w:p w:rsidR="00DF227F" w:rsidRPr="007C6C0B" w:rsidRDefault="00DF227F" w:rsidP="00DF227F">
      <w:pPr>
        <w:snapToGrid w:val="0"/>
        <w:spacing w:line="300" w:lineRule="auto"/>
        <w:rPr>
          <w:rFonts w:ascii="宋体" w:hAnsi="宋体" w:hint="eastAsia"/>
          <w:sz w:val="18"/>
          <w:szCs w:val="21"/>
        </w:rPr>
      </w:pPr>
      <w:r w:rsidRPr="007C6C0B">
        <w:rPr>
          <w:sz w:val="21"/>
        </w:rPr>
        <w:t>类型转换操作符，把</w:t>
      </w:r>
      <w:r w:rsidRPr="007C6C0B">
        <w:rPr>
          <w:sz w:val="21"/>
        </w:rPr>
        <w:t>AStringBuf</w:t>
      </w:r>
      <w:r w:rsidRPr="007C6C0B">
        <w:rPr>
          <w:sz w:val="21"/>
        </w:rPr>
        <w:t>对象转换成</w:t>
      </w:r>
      <w:r w:rsidRPr="007C6C0B">
        <w:rPr>
          <w:sz w:val="21"/>
        </w:rPr>
        <w:t>AString</w:t>
      </w:r>
      <w:r w:rsidRPr="007C6C0B">
        <w:rPr>
          <w:sz w:val="21"/>
        </w:rPr>
        <w:t>型对象。</w:t>
      </w:r>
    </w:p>
    <w:p w:rsidR="00DF227F" w:rsidRPr="00186B7E" w:rsidRDefault="00DF227F" w:rsidP="00DF227F">
      <w:pPr>
        <w:pStyle w:val="5"/>
        <w:rPr>
          <w:rFonts w:hint="eastAsia"/>
        </w:rPr>
      </w:pPr>
      <w:r>
        <w:rPr>
          <w:rFonts w:hint="eastAsia"/>
        </w:rPr>
        <w:lastRenderedPageBreak/>
        <w:t>[]</w:t>
      </w:r>
    </w:p>
    <w:p w:rsidR="00DF227F" w:rsidRPr="007C6C0B" w:rsidRDefault="00DF227F" w:rsidP="00DF227F">
      <w:pPr>
        <w:pStyle w:val="a5"/>
        <w:rPr>
          <w:rFonts w:hint="eastAsia"/>
          <w:sz w:val="21"/>
        </w:rPr>
      </w:pPr>
      <w:r w:rsidRPr="007C6C0B">
        <w:rPr>
          <w:sz w:val="21"/>
        </w:rPr>
        <w:t>存取数组元素操作符，用来对AStringBuf对象的数组元素进行存取操作。</w:t>
      </w:r>
    </w:p>
    <w:p w:rsidR="00DF227F" w:rsidRDefault="00DF227F" w:rsidP="00DF227F">
      <w:pPr>
        <w:pStyle w:val="5"/>
        <w:rPr>
          <w:rFonts w:hint="eastAsia"/>
        </w:rPr>
      </w:pPr>
      <w:r>
        <w:rPr>
          <w:rFonts w:hint="eastAsia"/>
        </w:rPr>
        <w:t>&gt;&gt;</w:t>
      </w:r>
    </w:p>
    <w:p w:rsidR="00DF227F" w:rsidRDefault="00DF227F" w:rsidP="00DF227F">
      <w:pPr>
        <w:rPr>
          <w:rFonts w:hint="eastAsia"/>
          <w:smallCaps/>
          <w:sz w:val="21"/>
        </w:rPr>
      </w:pPr>
      <w:r w:rsidRPr="007C6C0B">
        <w:rPr>
          <w:smallCaps/>
          <w:sz w:val="21"/>
        </w:rPr>
        <w:t>相当于</w:t>
      </w:r>
      <w:r w:rsidRPr="007C6C0B">
        <w:rPr>
          <w:smallCaps/>
          <w:sz w:val="21"/>
        </w:rPr>
        <w:t>Applend</w:t>
      </w:r>
      <w:r w:rsidRPr="007C6C0B">
        <w:rPr>
          <w:smallCaps/>
          <w:sz w:val="21"/>
        </w:rPr>
        <w:t>。</w:t>
      </w:r>
    </w:p>
    <w:p w:rsidR="00DF227F" w:rsidRPr="00124A3B" w:rsidRDefault="00DF227F" w:rsidP="00BA4562">
      <w:pPr>
        <w:pStyle w:val="4"/>
        <w:rPr>
          <w:rFonts w:hint="eastAsia"/>
        </w:rPr>
      </w:pPr>
      <w:r>
        <w:rPr>
          <w:rFonts w:hint="eastAsia"/>
        </w:rPr>
        <w:t xml:space="preserve"> </w:t>
      </w:r>
      <w:r>
        <w:rPr>
          <w:rFonts w:hint="eastAsia"/>
        </w:rPr>
        <w:t>宏</w:t>
      </w:r>
    </w:p>
    <w:p w:rsidR="00DF227F" w:rsidRPr="00186B7E" w:rsidRDefault="00DF227F" w:rsidP="00BA4562">
      <w:pPr>
        <w:pStyle w:val="5"/>
        <w:rPr>
          <w:rFonts w:hint="eastAsia"/>
        </w:rPr>
      </w:pPr>
      <w:r>
        <w:rPr>
          <w:rFonts w:hint="eastAsia"/>
        </w:rPr>
        <w:t>NULL-ASTRINGBUF</w:t>
      </w:r>
    </w:p>
    <w:p w:rsidR="00DF227F" w:rsidRDefault="00DF227F" w:rsidP="00DF227F">
      <w:pPr>
        <w:snapToGrid w:val="0"/>
        <w:spacing w:line="300" w:lineRule="auto"/>
        <w:rPr>
          <w:rFonts w:hint="eastAsia"/>
          <w:sz w:val="21"/>
        </w:rPr>
      </w:pPr>
      <w:r>
        <w:rPr>
          <w:rFonts w:hint="eastAsia"/>
          <w:sz w:val="21"/>
        </w:rPr>
        <w:t>构造一个空的</w:t>
      </w:r>
      <w:r>
        <w:rPr>
          <w:rFonts w:hint="eastAsia"/>
          <w:sz w:val="21"/>
        </w:rPr>
        <w:t>AStringBuf</w:t>
      </w:r>
      <w:r>
        <w:rPr>
          <w:rFonts w:hint="eastAsia"/>
          <w:sz w:val="21"/>
        </w:rPr>
        <w:t>对象</w:t>
      </w:r>
    </w:p>
    <w:p w:rsidR="00DF227F" w:rsidRPr="00186B7E" w:rsidRDefault="00DF227F" w:rsidP="00BA4562">
      <w:pPr>
        <w:pStyle w:val="5"/>
        <w:rPr>
          <w:rFonts w:hint="eastAsia"/>
        </w:rPr>
      </w:pPr>
      <w:r>
        <w:rPr>
          <w:rFonts w:hint="eastAsia"/>
        </w:rPr>
        <w:t>NULL-ASTRINGBUF(n)</w:t>
      </w:r>
    </w:p>
    <w:p w:rsidR="00DF227F" w:rsidRDefault="00DF227F" w:rsidP="00DF227F">
      <w:pPr>
        <w:snapToGrid w:val="0"/>
        <w:spacing w:line="300" w:lineRule="auto"/>
        <w:rPr>
          <w:rFonts w:hint="eastAsia"/>
          <w:sz w:val="21"/>
        </w:rPr>
      </w:pPr>
      <w:r>
        <w:rPr>
          <w:rFonts w:hint="eastAsia"/>
          <w:sz w:val="21"/>
        </w:rPr>
        <w:t>构造一个</w:t>
      </w:r>
      <w:r>
        <w:rPr>
          <w:rFonts w:hint="eastAsia"/>
          <w:sz w:val="21"/>
        </w:rPr>
        <w:t>AStringBuf</w:t>
      </w:r>
      <w:r>
        <w:rPr>
          <w:rFonts w:hint="eastAsia"/>
          <w:sz w:val="21"/>
        </w:rPr>
        <w:t>对象</w:t>
      </w:r>
    </w:p>
    <w:p w:rsidR="00DF227F" w:rsidRPr="007C6C0B" w:rsidRDefault="00DF227F" w:rsidP="00DF227F">
      <w:pPr>
        <w:snapToGrid w:val="0"/>
        <w:spacing w:line="300" w:lineRule="auto"/>
        <w:rPr>
          <w:rFonts w:ascii="宋体" w:hAnsi="宋体" w:hint="eastAsia"/>
          <w:sz w:val="18"/>
          <w:szCs w:val="21"/>
        </w:rPr>
      </w:pPr>
    </w:p>
    <w:p w:rsidR="00695D45" w:rsidRPr="00005301" w:rsidRDefault="00695D45" w:rsidP="00BA4562">
      <w:pPr>
        <w:pStyle w:val="3"/>
        <w:snapToGrid w:val="0"/>
        <w:spacing w:line="300" w:lineRule="auto"/>
        <w:rPr>
          <w:rFonts w:ascii="宋体" w:hAnsi="宋体" w:hint="eastAsia"/>
          <w:sz w:val="21"/>
          <w:szCs w:val="21"/>
        </w:rPr>
      </w:pPr>
      <w:bookmarkStart w:id="219" w:name="_5.3.5_AString/WString"/>
      <w:bookmarkStart w:id="220" w:name="_Toc183232689"/>
      <w:bookmarkStart w:id="221" w:name="_Toc183232688"/>
      <w:bookmarkStart w:id="222" w:name="_Toc197918988"/>
      <w:bookmarkEnd w:id="219"/>
      <w:smartTag w:uri="urn:schemas-microsoft-com:office:smarttags" w:element="chsdate">
        <w:smartTagPr>
          <w:attr w:name="Year" w:val="1899"/>
          <w:attr w:name="Month" w:val="12"/>
          <w:attr w:name="Day" w:val="30"/>
          <w:attr w:name="IsLunarDate" w:val="False"/>
          <w:attr w:name="IsROCDate" w:val="False"/>
        </w:smartTagPr>
        <w:r>
          <w:rPr>
            <w:rFonts w:hint="eastAsia"/>
          </w:rPr>
          <w:t>5.3.5</w:t>
        </w:r>
        <w:r w:rsidRPr="00F53C8D">
          <w:rPr>
            <w:rFonts w:hint="eastAsia"/>
          </w:rPr>
          <w:t xml:space="preserve"> </w:t>
        </w:r>
        <w:r>
          <w:rPr>
            <w:rFonts w:hint="eastAsia"/>
          </w:rPr>
          <w:t>A</w:t>
        </w:r>
      </w:smartTag>
      <w:r>
        <w:rPr>
          <w:rFonts w:hint="eastAsia"/>
        </w:rPr>
        <w:t>String/</w:t>
      </w:r>
      <w:r>
        <w:t>WString</w:t>
      </w:r>
      <w:bookmarkEnd w:id="221"/>
      <w:bookmarkEnd w:id="222"/>
    </w:p>
    <w:p w:rsidR="00695D45" w:rsidRDefault="00695D45" w:rsidP="00695D45">
      <w:pPr>
        <w:snapToGrid w:val="0"/>
        <w:spacing w:line="300" w:lineRule="auto"/>
        <w:ind w:firstLine="420"/>
        <w:rPr>
          <w:rFonts w:ascii="宋体" w:hAnsi="宋体" w:hint="eastAsia"/>
          <w:sz w:val="21"/>
          <w:szCs w:val="21"/>
        </w:rPr>
      </w:pPr>
      <w:r>
        <w:rPr>
          <w:rFonts w:ascii="宋体" w:hAnsi="宋体"/>
          <w:sz w:val="21"/>
          <w:szCs w:val="21"/>
        </w:rPr>
        <w:t>WString</w:t>
      </w:r>
      <w:r w:rsidRPr="00005301">
        <w:rPr>
          <w:rFonts w:ascii="宋体" w:hAnsi="宋体" w:hint="eastAsia"/>
          <w:sz w:val="21"/>
          <w:szCs w:val="21"/>
        </w:rPr>
        <w:t>是为了支持构件化编程而设计的数据结构。</w:t>
      </w:r>
      <w:r>
        <w:rPr>
          <w:rFonts w:ascii="宋体" w:hAnsi="宋体"/>
          <w:sz w:val="21"/>
          <w:szCs w:val="21"/>
        </w:rPr>
        <w:t>WString</w:t>
      </w:r>
      <w:r w:rsidRPr="00005301">
        <w:rPr>
          <w:rFonts w:ascii="宋体" w:hAnsi="宋体" w:hint="eastAsia"/>
          <w:sz w:val="21"/>
          <w:szCs w:val="21"/>
        </w:rPr>
        <w:t>可以转换成</w:t>
      </w:r>
      <w:r w:rsidRPr="00005301">
        <w:rPr>
          <w:rFonts w:ascii="宋体" w:hAnsi="宋体"/>
          <w:sz w:val="21"/>
          <w:szCs w:val="21"/>
        </w:rPr>
        <w:t>(WChar)</w:t>
      </w:r>
      <w:r w:rsidRPr="00005301">
        <w:rPr>
          <w:rFonts w:ascii="宋体" w:hAnsi="宋体" w:hint="eastAsia"/>
          <w:sz w:val="21"/>
          <w:szCs w:val="21"/>
        </w:rPr>
        <w:t>类型的字符数组，也可以进行各种操作。</w:t>
      </w:r>
    </w:p>
    <w:p w:rsidR="00695D45" w:rsidRDefault="00695D45" w:rsidP="00695D45">
      <w:pPr>
        <w:snapToGrid w:val="0"/>
        <w:spacing w:line="300" w:lineRule="auto"/>
        <w:ind w:firstLine="420"/>
        <w:rPr>
          <w:rFonts w:ascii="宋体" w:hAnsi="宋体" w:hint="eastAsia"/>
          <w:sz w:val="21"/>
          <w:szCs w:val="21"/>
        </w:rPr>
      </w:pPr>
      <w:r>
        <w:rPr>
          <w:rFonts w:ascii="宋体" w:hAnsi="宋体"/>
          <w:sz w:val="21"/>
          <w:szCs w:val="21"/>
        </w:rPr>
        <w:t>WString</w:t>
      </w:r>
      <w:r>
        <w:rPr>
          <w:rFonts w:ascii="宋体" w:hAnsi="宋体" w:hint="eastAsia"/>
          <w:sz w:val="21"/>
          <w:szCs w:val="21"/>
        </w:rPr>
        <w:t>是由</w:t>
      </w:r>
      <w:r w:rsidRPr="00005301">
        <w:rPr>
          <w:rFonts w:ascii="宋体" w:hAnsi="宋体" w:hint="eastAsia"/>
          <w:sz w:val="21"/>
          <w:szCs w:val="21"/>
        </w:rPr>
        <w:t>一个</w:t>
      </w:r>
      <w:r>
        <w:rPr>
          <w:rFonts w:ascii="宋体" w:hAnsi="宋体" w:hint="eastAsia"/>
          <w:sz w:val="21"/>
          <w:szCs w:val="21"/>
        </w:rPr>
        <w:t>指针型成员变量</w:t>
      </w:r>
      <w:r w:rsidRPr="009D5498">
        <w:rPr>
          <w:rFonts w:ascii="宋体" w:hAnsi="宋体"/>
          <w:sz w:val="21"/>
          <w:szCs w:val="21"/>
        </w:rPr>
        <w:t>m_wstring</w:t>
      </w:r>
      <w:r>
        <w:rPr>
          <w:rFonts w:ascii="宋体" w:hAnsi="宋体" w:hint="eastAsia"/>
          <w:sz w:val="21"/>
          <w:szCs w:val="21"/>
        </w:rPr>
        <w:t>和</w:t>
      </w:r>
      <w:r w:rsidRPr="00005301">
        <w:rPr>
          <w:rFonts w:ascii="宋体" w:hAnsi="宋体" w:hint="eastAsia"/>
          <w:sz w:val="21"/>
          <w:szCs w:val="21"/>
        </w:rPr>
        <w:t>一个</w:t>
      </w:r>
      <w:r>
        <w:rPr>
          <w:rFonts w:ascii="宋体" w:hAnsi="宋体" w:hint="eastAsia"/>
          <w:sz w:val="21"/>
          <w:szCs w:val="21"/>
        </w:rPr>
        <w:t>存放w</w:t>
      </w:r>
      <w:r w:rsidRPr="00E10FA2">
        <w:rPr>
          <w:rFonts w:ascii="宋体" w:hAnsi="宋体"/>
          <w:sz w:val="21"/>
          <w:szCs w:val="21"/>
        </w:rPr>
        <w:t>char</w:t>
      </w:r>
      <w:r>
        <w:rPr>
          <w:rFonts w:ascii="宋体" w:hAnsi="宋体" w:hint="eastAsia"/>
          <w:sz w:val="21"/>
          <w:szCs w:val="21"/>
        </w:rPr>
        <w:t>_t类型</w:t>
      </w:r>
      <w:r w:rsidRPr="00005301">
        <w:rPr>
          <w:rFonts w:ascii="宋体" w:hAnsi="宋体" w:hint="eastAsia"/>
          <w:sz w:val="21"/>
          <w:szCs w:val="21"/>
        </w:rPr>
        <w:t>字符</w:t>
      </w:r>
      <w:r>
        <w:rPr>
          <w:rFonts w:ascii="宋体" w:hAnsi="宋体" w:hint="eastAsia"/>
          <w:sz w:val="21"/>
          <w:szCs w:val="21"/>
        </w:rPr>
        <w:t>串的数据区组成，其内存结构如下：</w:t>
      </w:r>
    </w:p>
    <w:p w:rsidR="00695D45" w:rsidRPr="009D5498" w:rsidRDefault="00695D45" w:rsidP="00695D45">
      <w:pPr>
        <w:snapToGrid w:val="0"/>
        <w:spacing w:line="300" w:lineRule="auto"/>
        <w:ind w:firstLineChars="300" w:firstLine="630"/>
        <w:rPr>
          <w:rFonts w:ascii="宋体" w:hAnsi="宋体"/>
          <w:sz w:val="21"/>
          <w:szCs w:val="21"/>
        </w:rPr>
      </w:pPr>
      <w:r w:rsidRPr="009D5498">
        <w:rPr>
          <w:rFonts w:ascii="宋体" w:hAnsi="宋体"/>
          <w:sz w:val="21"/>
          <w:szCs w:val="21"/>
        </w:rPr>
        <w:t>+---------------+</w:t>
      </w:r>
    </w:p>
    <w:p w:rsidR="00695D45" w:rsidRPr="009D5498" w:rsidRDefault="00695D45" w:rsidP="00695D45">
      <w:pPr>
        <w:snapToGrid w:val="0"/>
        <w:spacing w:line="300" w:lineRule="auto"/>
        <w:ind w:firstLine="420"/>
        <w:rPr>
          <w:rFonts w:ascii="宋体" w:hAnsi="宋体"/>
          <w:sz w:val="21"/>
          <w:szCs w:val="21"/>
        </w:rPr>
      </w:pPr>
      <w:r w:rsidRPr="009D5498">
        <w:rPr>
          <w:rFonts w:ascii="宋体" w:hAnsi="宋体"/>
          <w:sz w:val="21"/>
          <w:szCs w:val="21"/>
        </w:rPr>
        <w:t xml:space="preserve">  | wchar's Buffer |</w:t>
      </w:r>
    </w:p>
    <w:p w:rsidR="00695D45" w:rsidRPr="009D5498" w:rsidRDefault="00695D45" w:rsidP="00695D45">
      <w:pPr>
        <w:snapToGrid w:val="0"/>
        <w:spacing w:line="300" w:lineRule="auto"/>
        <w:ind w:firstLine="420"/>
        <w:rPr>
          <w:rFonts w:ascii="宋体" w:hAnsi="宋体"/>
          <w:sz w:val="21"/>
          <w:szCs w:val="21"/>
        </w:rPr>
      </w:pPr>
      <w:r w:rsidRPr="009D5498">
        <w:rPr>
          <w:rFonts w:ascii="宋体" w:hAnsi="宋体"/>
          <w:sz w:val="21"/>
          <w:szCs w:val="21"/>
        </w:rPr>
        <w:t xml:space="preserve">  +---------------+</w:t>
      </w:r>
    </w:p>
    <w:p w:rsidR="00695D45" w:rsidRPr="009D5498" w:rsidRDefault="00695D45" w:rsidP="00695D45">
      <w:pPr>
        <w:snapToGrid w:val="0"/>
        <w:spacing w:line="300" w:lineRule="auto"/>
        <w:ind w:firstLine="420"/>
        <w:rPr>
          <w:rFonts w:ascii="宋体" w:hAnsi="宋体"/>
          <w:sz w:val="21"/>
          <w:szCs w:val="21"/>
        </w:rPr>
      </w:pPr>
      <w:r w:rsidRPr="009D5498">
        <w:rPr>
          <w:rFonts w:ascii="宋体" w:hAnsi="宋体"/>
          <w:sz w:val="21"/>
          <w:szCs w:val="21"/>
        </w:rPr>
        <w:t xml:space="preserve">  ^</w:t>
      </w:r>
    </w:p>
    <w:p w:rsidR="00695D45" w:rsidRDefault="00695D45" w:rsidP="00695D45">
      <w:pPr>
        <w:snapToGrid w:val="0"/>
        <w:spacing w:line="300" w:lineRule="auto"/>
        <w:ind w:firstLine="420"/>
        <w:rPr>
          <w:rFonts w:ascii="宋体" w:hAnsi="宋体" w:hint="eastAsia"/>
          <w:sz w:val="21"/>
          <w:szCs w:val="21"/>
        </w:rPr>
      </w:pPr>
      <w:r w:rsidRPr="009D5498">
        <w:rPr>
          <w:rFonts w:ascii="宋体" w:hAnsi="宋体"/>
          <w:sz w:val="21"/>
          <w:szCs w:val="21"/>
        </w:rPr>
        <w:t xml:space="preserve">  |____ WString (m_wstring)</w:t>
      </w:r>
    </w:p>
    <w:p w:rsidR="00695D45" w:rsidRDefault="00695D45" w:rsidP="00695D45">
      <w:pPr>
        <w:snapToGrid w:val="0"/>
        <w:spacing w:line="300" w:lineRule="auto"/>
        <w:ind w:firstLine="420"/>
        <w:rPr>
          <w:rFonts w:ascii="宋体" w:hAnsi="宋体" w:hint="eastAsia"/>
          <w:sz w:val="21"/>
          <w:szCs w:val="21"/>
        </w:rPr>
      </w:pPr>
      <w:r>
        <w:rPr>
          <w:rFonts w:ascii="宋体" w:hAnsi="宋体" w:hint="eastAsia"/>
          <w:sz w:val="21"/>
          <w:szCs w:val="21"/>
        </w:rPr>
        <w:t>A</w:t>
      </w:r>
      <w:r>
        <w:rPr>
          <w:rFonts w:ascii="宋体" w:hAnsi="宋体"/>
          <w:sz w:val="21"/>
          <w:szCs w:val="21"/>
        </w:rPr>
        <w:t>String</w:t>
      </w:r>
      <w:r w:rsidRPr="00005301">
        <w:rPr>
          <w:rFonts w:ascii="宋体" w:hAnsi="宋体" w:hint="eastAsia"/>
          <w:sz w:val="21"/>
          <w:szCs w:val="21"/>
        </w:rPr>
        <w:t>是为了支持构件化编程而设计的数据结构。</w:t>
      </w:r>
      <w:r>
        <w:rPr>
          <w:rFonts w:ascii="宋体" w:hAnsi="宋体" w:hint="eastAsia"/>
          <w:sz w:val="21"/>
          <w:szCs w:val="21"/>
        </w:rPr>
        <w:t>A</w:t>
      </w:r>
      <w:r>
        <w:rPr>
          <w:rFonts w:ascii="宋体" w:hAnsi="宋体"/>
          <w:sz w:val="21"/>
          <w:szCs w:val="21"/>
        </w:rPr>
        <w:t>String</w:t>
      </w:r>
      <w:r w:rsidRPr="00005301">
        <w:rPr>
          <w:rFonts w:ascii="宋体" w:hAnsi="宋体" w:hint="eastAsia"/>
          <w:sz w:val="21"/>
          <w:szCs w:val="21"/>
        </w:rPr>
        <w:t>可以转换成</w:t>
      </w:r>
      <w:r>
        <w:rPr>
          <w:rFonts w:ascii="宋体" w:hAnsi="宋体" w:hint="eastAsia"/>
          <w:sz w:val="21"/>
          <w:szCs w:val="21"/>
        </w:rPr>
        <w:t>A</w:t>
      </w:r>
      <w:r>
        <w:rPr>
          <w:rFonts w:ascii="宋体" w:hAnsi="宋体"/>
          <w:sz w:val="21"/>
          <w:szCs w:val="21"/>
        </w:rPr>
        <w:t>Char</w:t>
      </w:r>
      <w:r w:rsidRPr="00005301">
        <w:rPr>
          <w:rFonts w:ascii="宋体" w:hAnsi="宋体" w:hint="eastAsia"/>
          <w:sz w:val="21"/>
          <w:szCs w:val="21"/>
        </w:rPr>
        <w:t>类型的字符数组，也可以进行各种操作。</w:t>
      </w:r>
    </w:p>
    <w:p w:rsidR="00695D45" w:rsidRDefault="00695D45" w:rsidP="00695D45">
      <w:pPr>
        <w:snapToGrid w:val="0"/>
        <w:spacing w:line="300" w:lineRule="auto"/>
        <w:ind w:firstLineChars="200" w:firstLine="420"/>
        <w:rPr>
          <w:rFonts w:ascii="宋体" w:hAnsi="宋体" w:hint="eastAsia"/>
          <w:sz w:val="21"/>
          <w:szCs w:val="21"/>
        </w:rPr>
      </w:pPr>
      <w:r>
        <w:rPr>
          <w:rFonts w:ascii="宋体" w:hAnsi="宋体" w:hint="eastAsia"/>
          <w:sz w:val="21"/>
          <w:szCs w:val="21"/>
        </w:rPr>
        <w:t>A</w:t>
      </w:r>
      <w:r>
        <w:rPr>
          <w:rFonts w:ascii="宋体" w:hAnsi="宋体"/>
          <w:sz w:val="21"/>
          <w:szCs w:val="21"/>
        </w:rPr>
        <w:t>String</w:t>
      </w:r>
      <w:r>
        <w:rPr>
          <w:rFonts w:ascii="宋体" w:hAnsi="宋体" w:hint="eastAsia"/>
          <w:sz w:val="21"/>
          <w:szCs w:val="21"/>
        </w:rPr>
        <w:t>的所有构造函数、方法和操作符都与W</w:t>
      </w:r>
      <w:r>
        <w:rPr>
          <w:rFonts w:ascii="宋体" w:hAnsi="宋体"/>
          <w:sz w:val="21"/>
          <w:szCs w:val="21"/>
        </w:rPr>
        <w:t>String</w:t>
      </w:r>
      <w:r>
        <w:rPr>
          <w:rFonts w:ascii="宋体" w:hAnsi="宋体" w:hint="eastAsia"/>
          <w:sz w:val="21"/>
          <w:szCs w:val="21"/>
        </w:rPr>
        <w:t>的一致，W</w:t>
      </w:r>
      <w:r>
        <w:rPr>
          <w:rFonts w:ascii="宋体" w:hAnsi="宋体"/>
          <w:sz w:val="21"/>
          <w:szCs w:val="21"/>
        </w:rPr>
        <w:t>String</w:t>
      </w:r>
      <w:r>
        <w:rPr>
          <w:rFonts w:ascii="宋体" w:hAnsi="宋体" w:hint="eastAsia"/>
          <w:sz w:val="21"/>
          <w:szCs w:val="21"/>
        </w:rPr>
        <w:t>中的wchar_t和WChar分别对应A</w:t>
      </w:r>
      <w:r>
        <w:rPr>
          <w:rFonts w:ascii="宋体" w:hAnsi="宋体"/>
          <w:sz w:val="21"/>
          <w:szCs w:val="21"/>
        </w:rPr>
        <w:t>String</w:t>
      </w:r>
      <w:r>
        <w:rPr>
          <w:rFonts w:ascii="宋体" w:hAnsi="宋体" w:hint="eastAsia"/>
          <w:sz w:val="21"/>
          <w:szCs w:val="21"/>
        </w:rPr>
        <w:t>中的char和AChar，在此不累述。</w:t>
      </w:r>
    </w:p>
    <w:p w:rsidR="00695D45" w:rsidRDefault="00695D45" w:rsidP="00695D45">
      <w:pPr>
        <w:snapToGrid w:val="0"/>
        <w:spacing w:line="300" w:lineRule="auto"/>
        <w:ind w:firstLineChars="200" w:firstLine="420"/>
        <w:rPr>
          <w:rFonts w:ascii="宋体" w:hAnsi="宋体" w:hint="eastAsia"/>
          <w:sz w:val="21"/>
          <w:szCs w:val="21"/>
        </w:rPr>
      </w:pPr>
      <w:r>
        <w:rPr>
          <w:rFonts w:ascii="宋体" w:hAnsi="宋体" w:hint="eastAsia"/>
          <w:sz w:val="21"/>
          <w:szCs w:val="21"/>
        </w:rPr>
        <w:t>设置是否区分大小写标示符枚举项：</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792438">
        <w:tc>
          <w:tcPr>
            <w:tcW w:w="7988" w:type="dxa"/>
            <w:shd w:val="clear" w:color="auto" w:fill="FFFFFF"/>
          </w:tcPr>
          <w:p w:rsidR="00695D45" w:rsidRPr="006D220E" w:rsidRDefault="00695D45" w:rsidP="00745CE8">
            <w:pPr>
              <w:snapToGrid w:val="0"/>
              <w:spacing w:line="300" w:lineRule="auto"/>
              <w:ind w:firstLineChars="200" w:firstLine="420"/>
              <w:rPr>
                <w:rFonts w:ascii="宋体" w:hAnsi="宋体"/>
                <w:sz w:val="21"/>
                <w:szCs w:val="21"/>
              </w:rPr>
            </w:pPr>
            <w:r w:rsidRPr="006D220E">
              <w:rPr>
                <w:rFonts w:ascii="宋体" w:hAnsi="宋体"/>
                <w:sz w:val="21"/>
                <w:szCs w:val="21"/>
              </w:rPr>
              <w:t>typedef enum _StringCase</w:t>
            </w:r>
          </w:p>
          <w:p w:rsidR="00695D45" w:rsidRPr="006D220E" w:rsidRDefault="00695D45" w:rsidP="00745CE8">
            <w:pPr>
              <w:snapToGrid w:val="0"/>
              <w:spacing w:line="300" w:lineRule="auto"/>
              <w:ind w:firstLineChars="200" w:firstLine="420"/>
              <w:rPr>
                <w:rFonts w:ascii="宋体" w:hAnsi="宋体"/>
                <w:sz w:val="21"/>
                <w:szCs w:val="21"/>
              </w:rPr>
            </w:pPr>
            <w:r w:rsidRPr="006D220E">
              <w:rPr>
                <w:rFonts w:ascii="宋体" w:hAnsi="宋体"/>
                <w:sz w:val="21"/>
                <w:szCs w:val="21"/>
              </w:rPr>
              <w:t>{</w:t>
            </w:r>
          </w:p>
          <w:p w:rsidR="00695D45" w:rsidRPr="006D220E" w:rsidRDefault="00695D45" w:rsidP="00745CE8">
            <w:pPr>
              <w:snapToGrid w:val="0"/>
              <w:spacing w:line="300" w:lineRule="auto"/>
              <w:ind w:firstLineChars="200" w:firstLine="420"/>
              <w:rPr>
                <w:rFonts w:ascii="宋体" w:hAnsi="宋体" w:hint="eastAsia"/>
                <w:sz w:val="21"/>
                <w:szCs w:val="21"/>
              </w:rPr>
            </w:pPr>
            <w:r w:rsidRPr="006D220E">
              <w:rPr>
                <w:rFonts w:ascii="宋体" w:hAnsi="宋体"/>
                <w:sz w:val="21"/>
                <w:szCs w:val="21"/>
              </w:rPr>
              <w:t xml:space="preserve">    StringCase_Sensitive      = 0x0000,</w:t>
            </w:r>
            <w:r>
              <w:rPr>
                <w:rFonts w:ascii="宋体" w:hAnsi="宋体" w:hint="eastAsia"/>
                <w:sz w:val="21"/>
                <w:szCs w:val="21"/>
              </w:rPr>
              <w:t>//区分大小写</w:t>
            </w:r>
          </w:p>
          <w:p w:rsidR="00695D45" w:rsidRPr="006D220E" w:rsidRDefault="00695D45" w:rsidP="00745CE8">
            <w:pPr>
              <w:snapToGrid w:val="0"/>
              <w:spacing w:line="300" w:lineRule="auto"/>
              <w:ind w:firstLineChars="200" w:firstLine="420"/>
              <w:rPr>
                <w:rFonts w:ascii="宋体" w:hAnsi="宋体" w:hint="eastAsia"/>
                <w:sz w:val="21"/>
                <w:szCs w:val="21"/>
              </w:rPr>
            </w:pPr>
            <w:r w:rsidRPr="006D220E">
              <w:rPr>
                <w:rFonts w:ascii="宋体" w:hAnsi="宋体"/>
                <w:sz w:val="21"/>
                <w:szCs w:val="21"/>
              </w:rPr>
              <w:t xml:space="preserve">    StringCase_Insensitive    = 0x0001,</w:t>
            </w:r>
            <w:r>
              <w:rPr>
                <w:rFonts w:ascii="宋体" w:hAnsi="宋体" w:hint="eastAsia"/>
                <w:sz w:val="21"/>
                <w:szCs w:val="21"/>
              </w:rPr>
              <w:t>//不区分大小写</w:t>
            </w:r>
          </w:p>
          <w:p w:rsidR="00695D45" w:rsidRDefault="00695D45" w:rsidP="00745CE8">
            <w:pPr>
              <w:snapToGrid w:val="0"/>
              <w:spacing w:line="300" w:lineRule="auto"/>
              <w:ind w:firstLineChars="200" w:firstLine="420"/>
              <w:rPr>
                <w:rFonts w:ascii="宋体" w:hAnsi="宋体" w:hint="eastAsia"/>
                <w:sz w:val="21"/>
                <w:szCs w:val="21"/>
              </w:rPr>
            </w:pPr>
            <w:r w:rsidRPr="006D220E">
              <w:rPr>
                <w:rFonts w:ascii="宋体" w:hAnsi="宋体"/>
                <w:sz w:val="21"/>
                <w:szCs w:val="21"/>
              </w:rPr>
              <w:t>} StringCase;</w:t>
            </w:r>
          </w:p>
          <w:p w:rsidR="00695D45" w:rsidRPr="00792438" w:rsidRDefault="00695D45" w:rsidP="00745CE8">
            <w:pPr>
              <w:snapToGrid w:val="0"/>
              <w:spacing w:line="300" w:lineRule="auto"/>
              <w:ind w:firstLine="420"/>
              <w:rPr>
                <w:rFonts w:ascii="Arial Unicode MS" w:eastAsia="Arial Unicode MS" w:hAnsi="Arial Unicode MS" w:cs="Arial Unicode MS" w:hint="eastAsia"/>
                <w:sz w:val="21"/>
                <w:szCs w:val="21"/>
              </w:rPr>
            </w:pPr>
          </w:p>
        </w:tc>
      </w:tr>
    </w:tbl>
    <w:p w:rsidR="00695D45" w:rsidRDefault="00695D45" w:rsidP="00695D45">
      <w:pPr>
        <w:snapToGrid w:val="0"/>
        <w:spacing w:line="300" w:lineRule="auto"/>
        <w:rPr>
          <w:rFonts w:ascii="宋体" w:hAnsi="宋体" w:hint="eastAsia"/>
          <w:sz w:val="21"/>
          <w:szCs w:val="21"/>
        </w:rPr>
      </w:pPr>
    </w:p>
    <w:p w:rsidR="00695D45" w:rsidRDefault="00695D45" w:rsidP="00695D45">
      <w:pPr>
        <w:snapToGrid w:val="0"/>
        <w:spacing w:line="300" w:lineRule="auto"/>
        <w:ind w:firstLine="420"/>
        <w:rPr>
          <w:rFonts w:ascii="宋体" w:hAnsi="宋体" w:hint="eastAsia"/>
          <w:sz w:val="21"/>
          <w:szCs w:val="21"/>
        </w:rPr>
      </w:pPr>
      <w:r>
        <w:rPr>
          <w:rFonts w:ascii="宋体" w:hAnsi="宋体" w:hint="eastAsia"/>
          <w:sz w:val="21"/>
          <w:szCs w:val="21"/>
        </w:rPr>
        <w:t>设置编码格式枚举项：</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792438">
        <w:tc>
          <w:tcPr>
            <w:tcW w:w="7988" w:type="dxa"/>
            <w:shd w:val="clear" w:color="auto" w:fill="FFFFFF"/>
          </w:tcPr>
          <w:p w:rsidR="00695D45" w:rsidRPr="00ED2D0A" w:rsidRDefault="00695D45" w:rsidP="00745CE8">
            <w:pPr>
              <w:snapToGrid w:val="0"/>
              <w:spacing w:line="300" w:lineRule="auto"/>
              <w:ind w:firstLineChars="200" w:firstLine="420"/>
              <w:rPr>
                <w:rFonts w:ascii="宋体" w:hAnsi="宋体"/>
                <w:sz w:val="21"/>
                <w:szCs w:val="21"/>
              </w:rPr>
            </w:pPr>
            <w:r w:rsidRPr="00ED2D0A">
              <w:rPr>
                <w:rFonts w:ascii="宋体" w:hAnsi="宋体"/>
                <w:sz w:val="21"/>
                <w:szCs w:val="21"/>
              </w:rPr>
              <w:t>typedef enum _Encoding</w:t>
            </w:r>
          </w:p>
          <w:p w:rsidR="00695D45" w:rsidRPr="00ED2D0A" w:rsidRDefault="00695D45" w:rsidP="00745CE8">
            <w:pPr>
              <w:snapToGrid w:val="0"/>
              <w:spacing w:line="300" w:lineRule="auto"/>
              <w:ind w:firstLineChars="200" w:firstLine="420"/>
              <w:rPr>
                <w:rFonts w:ascii="宋体" w:hAnsi="宋体"/>
                <w:sz w:val="21"/>
                <w:szCs w:val="21"/>
              </w:rPr>
            </w:pPr>
            <w:r w:rsidRPr="00ED2D0A">
              <w:rPr>
                <w:rFonts w:ascii="宋体" w:hAnsi="宋体"/>
                <w:sz w:val="21"/>
                <w:szCs w:val="21"/>
              </w:rPr>
              <w:t>{</w:t>
            </w:r>
          </w:p>
          <w:p w:rsidR="00695D45" w:rsidRPr="00ED2D0A" w:rsidRDefault="00695D45" w:rsidP="00745CE8">
            <w:pPr>
              <w:snapToGrid w:val="0"/>
              <w:spacing w:line="300" w:lineRule="auto"/>
              <w:ind w:firstLineChars="200" w:firstLine="420"/>
              <w:rPr>
                <w:rFonts w:ascii="宋体" w:hAnsi="宋体"/>
                <w:sz w:val="21"/>
                <w:szCs w:val="21"/>
              </w:rPr>
            </w:pPr>
            <w:r w:rsidRPr="00ED2D0A">
              <w:rPr>
                <w:rFonts w:ascii="宋体" w:hAnsi="宋体"/>
                <w:sz w:val="21"/>
                <w:szCs w:val="21"/>
              </w:rPr>
              <w:t xml:space="preserve">    Encoding_ASCII            = 0x0001,</w:t>
            </w:r>
          </w:p>
          <w:p w:rsidR="00695D45" w:rsidRPr="00ED2D0A" w:rsidRDefault="00695D45" w:rsidP="00745CE8">
            <w:pPr>
              <w:snapToGrid w:val="0"/>
              <w:spacing w:line="300" w:lineRule="auto"/>
              <w:ind w:firstLineChars="200" w:firstLine="420"/>
              <w:rPr>
                <w:rFonts w:ascii="宋体" w:hAnsi="宋体"/>
                <w:sz w:val="21"/>
                <w:szCs w:val="21"/>
              </w:rPr>
            </w:pPr>
            <w:r w:rsidRPr="00ED2D0A">
              <w:rPr>
                <w:rFonts w:ascii="宋体" w:hAnsi="宋体"/>
                <w:sz w:val="21"/>
                <w:szCs w:val="21"/>
              </w:rPr>
              <w:t xml:space="preserve">    Encoding_UTF7             = 0x0002,</w:t>
            </w:r>
          </w:p>
          <w:p w:rsidR="00695D45" w:rsidRPr="00ED2D0A" w:rsidRDefault="00695D45" w:rsidP="00745CE8">
            <w:pPr>
              <w:snapToGrid w:val="0"/>
              <w:spacing w:line="300" w:lineRule="auto"/>
              <w:ind w:firstLineChars="200" w:firstLine="420"/>
              <w:rPr>
                <w:rFonts w:ascii="宋体" w:hAnsi="宋体"/>
                <w:sz w:val="21"/>
                <w:szCs w:val="21"/>
              </w:rPr>
            </w:pPr>
            <w:r w:rsidRPr="00ED2D0A">
              <w:rPr>
                <w:rFonts w:ascii="宋体" w:hAnsi="宋体"/>
                <w:sz w:val="21"/>
                <w:szCs w:val="21"/>
              </w:rPr>
              <w:t xml:space="preserve">    Encoding_UTF8             = 0x0003,</w:t>
            </w:r>
          </w:p>
          <w:p w:rsidR="00695D45" w:rsidRPr="00ED2D0A" w:rsidRDefault="00695D45" w:rsidP="00745CE8">
            <w:pPr>
              <w:snapToGrid w:val="0"/>
              <w:spacing w:line="300" w:lineRule="auto"/>
              <w:ind w:firstLineChars="200" w:firstLine="420"/>
              <w:rPr>
                <w:rFonts w:ascii="宋体" w:hAnsi="宋体"/>
                <w:sz w:val="21"/>
                <w:szCs w:val="21"/>
              </w:rPr>
            </w:pPr>
            <w:r w:rsidRPr="00ED2D0A">
              <w:rPr>
                <w:rFonts w:ascii="宋体" w:hAnsi="宋体"/>
                <w:sz w:val="21"/>
                <w:szCs w:val="21"/>
              </w:rPr>
              <w:t xml:space="preserve">    Encoding_UTF16            = 0x0004,</w:t>
            </w:r>
          </w:p>
          <w:p w:rsidR="00695D45" w:rsidRPr="00ED2D0A" w:rsidRDefault="00695D45" w:rsidP="00745CE8">
            <w:pPr>
              <w:snapToGrid w:val="0"/>
              <w:spacing w:line="300" w:lineRule="auto"/>
              <w:ind w:firstLineChars="200" w:firstLine="420"/>
              <w:rPr>
                <w:rFonts w:ascii="宋体" w:hAnsi="宋体"/>
                <w:sz w:val="21"/>
                <w:szCs w:val="21"/>
              </w:rPr>
            </w:pPr>
            <w:r w:rsidRPr="00ED2D0A">
              <w:rPr>
                <w:rFonts w:ascii="宋体" w:hAnsi="宋体"/>
                <w:sz w:val="21"/>
                <w:szCs w:val="21"/>
              </w:rPr>
              <w:t xml:space="preserve">    Encoding_GB18030          = 0x0005,</w:t>
            </w:r>
          </w:p>
          <w:p w:rsidR="00695D45" w:rsidRPr="00ED2D0A" w:rsidRDefault="00695D45" w:rsidP="00745CE8">
            <w:pPr>
              <w:snapToGrid w:val="0"/>
              <w:spacing w:line="300" w:lineRule="auto"/>
              <w:ind w:firstLineChars="200" w:firstLine="420"/>
              <w:rPr>
                <w:rFonts w:ascii="宋体" w:hAnsi="宋体"/>
                <w:sz w:val="21"/>
                <w:szCs w:val="21"/>
              </w:rPr>
            </w:pPr>
            <w:r w:rsidRPr="00ED2D0A">
              <w:rPr>
                <w:rFonts w:ascii="宋体" w:hAnsi="宋体"/>
                <w:sz w:val="21"/>
                <w:szCs w:val="21"/>
              </w:rPr>
              <w:t xml:space="preserve">    Encoding_Default          = Encoding_GB18030</w:t>
            </w:r>
          </w:p>
          <w:p w:rsidR="00695D45" w:rsidRPr="00ED2D0A" w:rsidRDefault="00695D45" w:rsidP="00745CE8">
            <w:pPr>
              <w:snapToGrid w:val="0"/>
              <w:spacing w:line="300" w:lineRule="auto"/>
              <w:ind w:firstLineChars="200" w:firstLine="420"/>
              <w:rPr>
                <w:rFonts w:ascii="宋体" w:hAnsi="宋体" w:hint="eastAsia"/>
                <w:sz w:val="21"/>
                <w:szCs w:val="21"/>
              </w:rPr>
            </w:pPr>
            <w:r w:rsidRPr="00ED2D0A">
              <w:rPr>
                <w:rFonts w:ascii="宋体" w:hAnsi="宋体"/>
                <w:sz w:val="21"/>
                <w:szCs w:val="21"/>
              </w:rPr>
              <w:t>} Encoding;</w:t>
            </w:r>
          </w:p>
          <w:p w:rsidR="00695D45" w:rsidRPr="00792438" w:rsidRDefault="00695D45" w:rsidP="00745CE8">
            <w:pPr>
              <w:snapToGrid w:val="0"/>
              <w:spacing w:line="300" w:lineRule="auto"/>
              <w:ind w:firstLine="420"/>
              <w:rPr>
                <w:rFonts w:ascii="Arial Unicode MS" w:eastAsia="Arial Unicode MS" w:hAnsi="Arial Unicode MS" w:cs="Arial Unicode MS" w:hint="eastAsia"/>
                <w:sz w:val="21"/>
                <w:szCs w:val="21"/>
              </w:rPr>
            </w:pPr>
          </w:p>
        </w:tc>
      </w:tr>
    </w:tbl>
    <w:p w:rsidR="00695D45" w:rsidRDefault="00695D45" w:rsidP="00695D45">
      <w:pPr>
        <w:snapToGrid w:val="0"/>
        <w:spacing w:line="300" w:lineRule="auto"/>
        <w:ind w:firstLineChars="200" w:firstLine="420"/>
        <w:rPr>
          <w:rFonts w:ascii="宋体" w:hAnsi="宋体" w:hint="eastAsia"/>
          <w:sz w:val="21"/>
          <w:szCs w:val="21"/>
        </w:rPr>
      </w:pPr>
    </w:p>
    <w:p w:rsidR="00695D45" w:rsidRDefault="00695D45" w:rsidP="00695D45">
      <w:pPr>
        <w:snapToGrid w:val="0"/>
        <w:spacing w:line="300" w:lineRule="auto"/>
        <w:ind w:firstLine="420"/>
        <w:rPr>
          <w:rFonts w:ascii="宋体" w:hAnsi="宋体" w:hint="eastAsia"/>
          <w:sz w:val="21"/>
          <w:szCs w:val="21"/>
        </w:rPr>
      </w:pPr>
      <w:r>
        <w:rPr>
          <w:rFonts w:ascii="宋体" w:hAnsi="宋体" w:hint="eastAsia"/>
          <w:sz w:val="21"/>
          <w:szCs w:val="21"/>
        </w:rPr>
        <w:t>AString类型定义：</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792438">
        <w:tc>
          <w:tcPr>
            <w:tcW w:w="7988" w:type="dxa"/>
            <w:shd w:val="clear" w:color="auto" w:fill="FFFFFF"/>
          </w:tcPr>
          <w:p w:rsidR="00695D45" w:rsidRPr="00965CB9" w:rsidRDefault="00695D45" w:rsidP="00745CE8">
            <w:pPr>
              <w:snapToGrid w:val="0"/>
              <w:spacing w:line="300" w:lineRule="auto"/>
              <w:rPr>
                <w:rFonts w:ascii="Arial Unicode MS" w:hAnsi="Arial Unicode MS" w:cs="Arial Unicode MS" w:hint="eastAsia"/>
                <w:sz w:val="21"/>
                <w:szCs w:val="21"/>
              </w:rPr>
            </w:pPr>
            <w:r w:rsidRPr="00792438">
              <w:rPr>
                <w:rFonts w:ascii="Arial Unicode MS" w:eastAsia="Arial Unicode MS" w:hAnsi="Arial Unicode MS" w:cs="Arial Unicode MS"/>
                <w:sz w:val="21"/>
                <w:szCs w:val="21"/>
              </w:rPr>
              <w:t xml:space="preserve">class </w:t>
            </w:r>
            <w:r>
              <w:rPr>
                <w:rFonts w:ascii="宋体" w:hAnsi="宋体" w:cs="Arial Unicode MS" w:hint="eastAsia"/>
                <w:sz w:val="21"/>
                <w:szCs w:val="21"/>
              </w:rPr>
              <w:t>AString</w:t>
            </w:r>
          </w:p>
          <w:p w:rsidR="00695D45" w:rsidRPr="00792438" w:rsidRDefault="00695D45" w:rsidP="00745CE8">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w:t>
            </w:r>
          </w:p>
          <w:p w:rsidR="00695D45" w:rsidRPr="00792438" w:rsidRDefault="00695D45" w:rsidP="00745CE8">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sz w:val="21"/>
                <w:szCs w:val="21"/>
              </w:rPr>
              <w:t>public:</w:t>
            </w:r>
          </w:p>
          <w:p w:rsidR="00695D45" w:rsidRPr="00792438" w:rsidRDefault="00695D45" w:rsidP="00745CE8">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 xml:space="preserve">    // member functions declarations or definitions</w:t>
            </w:r>
          </w:p>
          <w:p w:rsidR="00695D45" w:rsidRPr="00792438" w:rsidRDefault="00695D45" w:rsidP="00745CE8">
            <w:pPr>
              <w:snapToGrid w:val="0"/>
              <w:spacing w:line="300" w:lineRule="auto"/>
              <w:ind w:firstLineChars="250" w:firstLine="525"/>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private:</w:t>
            </w:r>
          </w:p>
          <w:p w:rsidR="00695D45" w:rsidRPr="00965CB9" w:rsidRDefault="00695D45" w:rsidP="00745CE8">
            <w:pPr>
              <w:snapToGrid w:val="0"/>
              <w:spacing w:line="300" w:lineRule="auto"/>
              <w:ind w:firstLine="420"/>
              <w:rPr>
                <w:rFonts w:ascii="Arial Unicode MS" w:eastAsia="Arial Unicode MS" w:hAnsi="Arial Unicode MS" w:cs="Arial Unicode MS"/>
                <w:sz w:val="21"/>
                <w:szCs w:val="21"/>
              </w:rPr>
            </w:pPr>
            <w:r w:rsidRPr="00792438">
              <w:rPr>
                <w:rFonts w:ascii="Arial Unicode MS" w:eastAsia="Arial Unicode MS" w:hAnsi="Arial Unicode MS" w:cs="Arial Unicode MS" w:hint="eastAsia"/>
                <w:sz w:val="21"/>
                <w:szCs w:val="21"/>
              </w:rPr>
              <w:t xml:space="preserve">    </w:t>
            </w:r>
            <w:r w:rsidRPr="00965CB9">
              <w:rPr>
                <w:rFonts w:ascii="Arial Unicode MS" w:eastAsia="Arial Unicode MS" w:hAnsi="Arial Unicode MS" w:cs="Arial Unicode MS"/>
                <w:sz w:val="21"/>
                <w:szCs w:val="21"/>
              </w:rPr>
              <w:t>void operator==(const char *) {}</w:t>
            </w:r>
          </w:p>
          <w:p w:rsidR="00695D45" w:rsidRPr="00965CB9" w:rsidRDefault="00695D45" w:rsidP="00745CE8">
            <w:pPr>
              <w:snapToGrid w:val="0"/>
              <w:spacing w:line="300" w:lineRule="auto"/>
              <w:ind w:firstLine="420"/>
              <w:rPr>
                <w:rFonts w:ascii="Arial Unicode MS" w:eastAsia="Arial Unicode MS" w:hAnsi="Arial Unicode MS" w:cs="Arial Unicode MS"/>
                <w:sz w:val="21"/>
                <w:szCs w:val="21"/>
              </w:rPr>
            </w:pPr>
            <w:r w:rsidRPr="00965CB9">
              <w:rPr>
                <w:rFonts w:ascii="Arial Unicode MS" w:eastAsia="Arial Unicode MS" w:hAnsi="Arial Unicode MS" w:cs="Arial Unicode MS"/>
                <w:sz w:val="21"/>
                <w:szCs w:val="21"/>
              </w:rPr>
              <w:t xml:space="preserve">    void operator!=(const char *) {}</w:t>
            </w:r>
          </w:p>
          <w:p w:rsidR="00695D45" w:rsidRPr="00965CB9" w:rsidRDefault="00695D45" w:rsidP="00745CE8">
            <w:pPr>
              <w:snapToGrid w:val="0"/>
              <w:spacing w:line="300" w:lineRule="auto"/>
              <w:ind w:firstLine="420"/>
              <w:rPr>
                <w:rFonts w:ascii="Arial Unicode MS" w:eastAsia="Arial Unicode MS" w:hAnsi="Arial Unicode MS" w:cs="Arial Unicode MS"/>
                <w:sz w:val="21"/>
                <w:szCs w:val="21"/>
              </w:rPr>
            </w:pPr>
            <w:r w:rsidRPr="00965CB9">
              <w:rPr>
                <w:rFonts w:ascii="Arial Unicode MS" w:eastAsia="Arial Unicode MS" w:hAnsi="Arial Unicode MS" w:cs="Arial Unicode MS"/>
                <w:sz w:val="21"/>
                <w:szCs w:val="21"/>
              </w:rPr>
              <w:t xml:space="preserve">    void operator!() {}</w:t>
            </w:r>
          </w:p>
          <w:p w:rsidR="00695D45" w:rsidRPr="003644A2" w:rsidRDefault="00695D45" w:rsidP="00745CE8">
            <w:pPr>
              <w:snapToGrid w:val="0"/>
              <w:spacing w:line="300" w:lineRule="auto"/>
              <w:ind w:firstLine="420"/>
              <w:rPr>
                <w:rFonts w:ascii="Arial Unicode MS" w:hAnsi="Arial Unicode MS" w:cs="Arial Unicode MS" w:hint="eastAsia"/>
                <w:sz w:val="21"/>
                <w:szCs w:val="21"/>
              </w:rPr>
            </w:pPr>
            <w:r w:rsidRPr="00965CB9">
              <w:rPr>
                <w:rFonts w:ascii="Arial Unicode MS" w:eastAsia="Arial Unicode MS" w:hAnsi="Arial Unicode MS" w:cs="Arial Unicode MS"/>
                <w:sz w:val="21"/>
                <w:szCs w:val="21"/>
              </w:rPr>
              <w:t xml:space="preserve">    void operator*() {}</w:t>
            </w:r>
          </w:p>
          <w:p w:rsidR="00695D45" w:rsidRPr="00965CB9" w:rsidRDefault="00695D45" w:rsidP="00745CE8">
            <w:pPr>
              <w:snapToGrid w:val="0"/>
              <w:spacing w:line="300" w:lineRule="auto"/>
              <w:ind w:firstLine="420"/>
              <w:rPr>
                <w:rFonts w:ascii="Arial Unicode MS" w:eastAsia="Arial Unicode MS" w:hAnsi="Arial Unicode MS" w:cs="Arial Unicode MS"/>
                <w:sz w:val="21"/>
                <w:szCs w:val="21"/>
              </w:rPr>
            </w:pPr>
            <w:r w:rsidRPr="00965CB9">
              <w:rPr>
                <w:rFonts w:ascii="Arial Unicode MS" w:eastAsia="Arial Unicode MS" w:hAnsi="Arial Unicode MS" w:cs="Arial Unicode MS"/>
                <w:sz w:val="21"/>
                <w:szCs w:val="21"/>
              </w:rPr>
              <w:t xml:space="preserve">    void operator+=(const char *) {}</w:t>
            </w:r>
          </w:p>
          <w:p w:rsidR="00695D45" w:rsidRPr="00965CB9" w:rsidRDefault="00695D45" w:rsidP="00745CE8">
            <w:pPr>
              <w:snapToGrid w:val="0"/>
              <w:spacing w:line="300" w:lineRule="auto"/>
              <w:ind w:firstLine="420"/>
              <w:rPr>
                <w:rFonts w:ascii="Arial Unicode MS" w:eastAsia="Arial Unicode MS" w:hAnsi="Arial Unicode MS" w:cs="Arial Unicode MS"/>
                <w:sz w:val="21"/>
                <w:szCs w:val="21"/>
              </w:rPr>
            </w:pPr>
            <w:r w:rsidRPr="00965CB9">
              <w:rPr>
                <w:rFonts w:ascii="Arial Unicode MS" w:eastAsia="Arial Unicode MS" w:hAnsi="Arial Unicode MS" w:cs="Arial Unicode MS"/>
                <w:sz w:val="21"/>
                <w:szCs w:val="21"/>
              </w:rPr>
              <w:t xml:space="preserve">    void operator+(const char *) {}</w:t>
            </w:r>
          </w:p>
          <w:p w:rsidR="00695D45" w:rsidRPr="00965CB9" w:rsidRDefault="00695D45" w:rsidP="00745CE8">
            <w:pPr>
              <w:snapToGrid w:val="0"/>
              <w:spacing w:line="300" w:lineRule="auto"/>
              <w:ind w:firstLine="420"/>
              <w:rPr>
                <w:rFonts w:ascii="Arial Unicode MS" w:eastAsia="Arial Unicode MS" w:hAnsi="Arial Unicode MS" w:cs="Arial Unicode MS"/>
                <w:sz w:val="21"/>
                <w:szCs w:val="21"/>
              </w:rPr>
            </w:pPr>
            <w:r w:rsidRPr="00965CB9">
              <w:rPr>
                <w:rFonts w:ascii="Arial Unicode MS" w:eastAsia="Arial Unicode MS" w:hAnsi="Arial Unicode MS" w:cs="Arial Unicode MS"/>
                <w:sz w:val="21"/>
                <w:szCs w:val="21"/>
              </w:rPr>
              <w:t xml:space="preserve">    void operator+=(const int) {}</w:t>
            </w:r>
          </w:p>
          <w:p w:rsidR="00695D45" w:rsidRPr="00965CB9" w:rsidRDefault="00695D45" w:rsidP="00745CE8">
            <w:pPr>
              <w:snapToGrid w:val="0"/>
              <w:spacing w:line="300" w:lineRule="auto"/>
              <w:ind w:firstLine="420"/>
              <w:rPr>
                <w:rFonts w:ascii="Arial Unicode MS" w:eastAsia="Arial Unicode MS" w:hAnsi="Arial Unicode MS" w:cs="Arial Unicode MS"/>
                <w:sz w:val="21"/>
                <w:szCs w:val="21"/>
              </w:rPr>
            </w:pPr>
            <w:r w:rsidRPr="00965CB9">
              <w:rPr>
                <w:rFonts w:ascii="Arial Unicode MS" w:eastAsia="Arial Unicode MS" w:hAnsi="Arial Unicode MS" w:cs="Arial Unicode MS"/>
                <w:sz w:val="21"/>
                <w:szCs w:val="21"/>
              </w:rPr>
              <w:t xml:space="preserve">    void operator-=(const int) {}</w:t>
            </w:r>
          </w:p>
          <w:p w:rsidR="00695D45" w:rsidRPr="00965CB9" w:rsidRDefault="00695D45" w:rsidP="00745CE8">
            <w:pPr>
              <w:snapToGrid w:val="0"/>
              <w:spacing w:line="300" w:lineRule="auto"/>
              <w:ind w:firstLine="420"/>
              <w:rPr>
                <w:rFonts w:ascii="Arial Unicode MS" w:eastAsia="Arial Unicode MS" w:hAnsi="Arial Unicode MS" w:cs="Arial Unicode MS"/>
                <w:sz w:val="21"/>
                <w:szCs w:val="21"/>
              </w:rPr>
            </w:pPr>
            <w:r w:rsidRPr="00965CB9">
              <w:rPr>
                <w:rFonts w:ascii="Arial Unicode MS" w:eastAsia="Arial Unicode MS" w:hAnsi="Arial Unicode MS" w:cs="Arial Unicode MS"/>
                <w:sz w:val="21"/>
                <w:szCs w:val="21"/>
              </w:rPr>
              <w:t xml:space="preserve">    void operator+(const int) {}</w:t>
            </w:r>
          </w:p>
          <w:p w:rsidR="00695D45" w:rsidRPr="003644A2" w:rsidRDefault="00695D45" w:rsidP="00745CE8">
            <w:pPr>
              <w:snapToGrid w:val="0"/>
              <w:spacing w:line="300" w:lineRule="auto"/>
              <w:ind w:firstLine="420"/>
              <w:rPr>
                <w:rFonts w:ascii="Arial Unicode MS" w:hAnsi="Arial Unicode MS" w:cs="Arial Unicode MS" w:hint="eastAsia"/>
                <w:sz w:val="21"/>
                <w:szCs w:val="21"/>
              </w:rPr>
            </w:pPr>
            <w:r w:rsidRPr="00965CB9">
              <w:rPr>
                <w:rFonts w:ascii="Arial Unicode MS" w:eastAsia="Arial Unicode MS" w:hAnsi="Arial Unicode MS" w:cs="Arial Unicode MS"/>
                <w:sz w:val="21"/>
                <w:szCs w:val="21"/>
              </w:rPr>
              <w:t xml:space="preserve">    void operator-(const int) {}</w:t>
            </w:r>
          </w:p>
          <w:p w:rsidR="00695D45" w:rsidRPr="00792438" w:rsidRDefault="00695D45" w:rsidP="00745CE8">
            <w:pPr>
              <w:snapToGrid w:val="0"/>
              <w:spacing w:line="300" w:lineRule="auto"/>
              <w:ind w:firstLine="420"/>
              <w:rPr>
                <w:rFonts w:ascii="Arial Unicode MS" w:eastAsia="Arial Unicode MS" w:hAnsi="Arial Unicode MS" w:cs="Arial Unicode MS" w:hint="eastAsia"/>
                <w:sz w:val="21"/>
                <w:szCs w:val="21"/>
              </w:rPr>
            </w:pPr>
            <w:r w:rsidRPr="00965CB9">
              <w:rPr>
                <w:rFonts w:ascii="Arial Unicode MS" w:eastAsia="Arial Unicode MS" w:hAnsi="Arial Unicode MS" w:cs="Arial Unicode MS"/>
                <w:sz w:val="21"/>
                <w:szCs w:val="21"/>
              </w:rPr>
              <w:t xml:space="preserve">    const char* m_string;</w:t>
            </w:r>
            <w:r w:rsidRPr="00792438">
              <w:rPr>
                <w:rFonts w:ascii="Arial Unicode MS" w:eastAsia="Arial Unicode MS" w:hAnsi="Arial Unicode MS" w:cs="Arial Unicode MS" w:hint="eastAsia"/>
                <w:sz w:val="21"/>
                <w:szCs w:val="21"/>
              </w:rPr>
              <w:t>}</w:t>
            </w:r>
          </w:p>
        </w:tc>
      </w:tr>
    </w:tbl>
    <w:p w:rsidR="00695D45" w:rsidRPr="00423BCC" w:rsidRDefault="00695D45" w:rsidP="00695D45">
      <w:pPr>
        <w:snapToGrid w:val="0"/>
        <w:spacing w:line="300" w:lineRule="auto"/>
        <w:rPr>
          <w:rFonts w:ascii="宋体" w:hAnsi="宋体" w:hint="eastAsia"/>
          <w:sz w:val="21"/>
          <w:szCs w:val="21"/>
        </w:rPr>
      </w:pPr>
    </w:p>
    <w:p w:rsidR="00695D45" w:rsidRPr="00A9712B" w:rsidRDefault="00695D45" w:rsidP="00BA4562">
      <w:pPr>
        <w:pStyle w:val="4"/>
      </w:pPr>
      <w:r w:rsidRPr="00FA202E">
        <w:rPr>
          <w:rFonts w:hint="eastAsia"/>
        </w:rPr>
        <w:t>构造函数</w:t>
      </w:r>
    </w:p>
    <w:p w:rsidR="00695D45" w:rsidRPr="00186B7E" w:rsidRDefault="00695D45" w:rsidP="00BA4562">
      <w:pPr>
        <w:pStyle w:val="5"/>
        <w:rPr>
          <w:rFonts w:hint="eastAsia"/>
        </w:rPr>
      </w:pPr>
      <w:r>
        <w:rPr>
          <w:rFonts w:hint="eastAsia"/>
        </w:rPr>
        <w:t>AString</w:t>
      </w:r>
    </w:p>
    <w:p w:rsidR="00695D45" w:rsidRPr="0006514D" w:rsidRDefault="00695D45" w:rsidP="00695D45">
      <w:pPr>
        <w:snapToGrid w:val="0"/>
        <w:spacing w:line="300" w:lineRule="auto"/>
        <w:ind w:firstLine="420"/>
        <w:rPr>
          <w:rFonts w:hint="eastAsia"/>
          <w:sz w:val="21"/>
          <w:szCs w:val="21"/>
        </w:rPr>
      </w:pPr>
      <w:r w:rsidRPr="000242BD">
        <w:rPr>
          <w:sz w:val="21"/>
          <w:szCs w:val="21"/>
        </w:rPr>
        <w:t>构造一个</w:t>
      </w:r>
      <w:r w:rsidRPr="000242BD">
        <w:rPr>
          <w:sz w:val="21"/>
          <w:szCs w:val="21"/>
        </w:rPr>
        <w:t>AString</w:t>
      </w:r>
      <w:r w:rsidRPr="000242BD">
        <w:rPr>
          <w:sz w:val="21"/>
          <w:szCs w:val="21"/>
        </w:rPr>
        <w:t>对象，并初始化字符串指针为</w:t>
      </w:r>
      <w:r>
        <w:rPr>
          <w:rFonts w:hint="eastAsia"/>
          <w:sz w:val="21"/>
          <w:szCs w:val="21"/>
        </w:rPr>
        <w:t>NULL</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Pr="00BF6059" w:rsidRDefault="00695D45" w:rsidP="00745CE8">
            <w:pPr>
              <w:snapToGrid w:val="0"/>
              <w:spacing w:before="100" w:beforeAutospacing="1" w:after="100" w:afterAutospacing="1" w:line="360" w:lineRule="auto"/>
              <w:ind w:firstLine="420"/>
              <w:rPr>
                <w:rFonts w:ascii="Arial" w:hAnsi="Arial" w:cs="Arial"/>
                <w:sz w:val="21"/>
                <w:szCs w:val="21"/>
              </w:rPr>
            </w:pPr>
            <w:r w:rsidRPr="00BF6059">
              <w:rPr>
                <w:rFonts w:ascii="Arial" w:eastAsia="Arial Unicode MS" w:hAnsi="Arial" w:cs="Arial"/>
                <w:sz w:val="21"/>
                <w:szCs w:val="21"/>
              </w:rPr>
              <w:t xml:space="preserve"> </w:t>
            </w:r>
            <w:r w:rsidRPr="00BF6059">
              <w:rPr>
                <w:rFonts w:ascii="Arial" w:hAnsi="Arial" w:cs="Arial"/>
                <w:sz w:val="21"/>
                <w:szCs w:val="21"/>
              </w:rPr>
              <w:t>AString</w:t>
            </w:r>
            <w:r w:rsidRPr="00BF6059">
              <w:rPr>
                <w:rFonts w:ascii="Arial" w:eastAsia="Arial Unicode MS" w:hAnsi="Arial" w:cs="Arial"/>
                <w:sz w:val="21"/>
                <w:szCs w:val="21"/>
              </w:rPr>
              <w:t xml:space="preserve"> </w:t>
            </w:r>
            <w:r w:rsidRPr="00BF6059">
              <w:rPr>
                <w:rFonts w:ascii="Arial" w:hAnsi="Arial" w:cs="Arial"/>
                <w:sz w:val="21"/>
                <w:szCs w:val="21"/>
              </w:rPr>
              <w:t>():m_string(NULL)</w:t>
            </w:r>
          </w:p>
          <w:p w:rsidR="00695D45" w:rsidRPr="00BF6059" w:rsidRDefault="00695D45" w:rsidP="00745CE8">
            <w:pPr>
              <w:snapToGrid w:val="0"/>
              <w:spacing w:before="100" w:beforeAutospacing="1" w:after="100" w:afterAutospacing="1" w:line="360" w:lineRule="auto"/>
              <w:rPr>
                <w:rFonts w:ascii="Arial" w:eastAsia="Arial Unicode MS" w:hAnsi="Arial" w:cs="Arial"/>
                <w:sz w:val="21"/>
                <w:szCs w:val="21"/>
              </w:rPr>
            </w:pPr>
            <w:r w:rsidRPr="00BF6059">
              <w:rPr>
                <w:rFonts w:ascii="Arial" w:eastAsia="Arial Unicode MS" w:hAnsi="Arial" w:cs="Arial"/>
                <w:sz w:val="21"/>
                <w:szCs w:val="21"/>
              </w:rPr>
              <w:t>{</w:t>
            </w:r>
          </w:p>
          <w:p w:rsidR="00695D45" w:rsidRPr="00BF6059" w:rsidRDefault="00695D45" w:rsidP="00745CE8">
            <w:pPr>
              <w:snapToGrid w:val="0"/>
              <w:spacing w:before="100" w:beforeAutospacing="1" w:after="100" w:afterAutospacing="1" w:line="360" w:lineRule="auto"/>
              <w:ind w:firstLine="420"/>
              <w:rPr>
                <w:rFonts w:ascii="Arial" w:eastAsia="Arial Unicode MS" w:hAnsi="Arial" w:cs="Arial"/>
                <w:sz w:val="21"/>
                <w:szCs w:val="21"/>
              </w:rPr>
            </w:pPr>
            <w:r w:rsidRPr="00BF6059">
              <w:rPr>
                <w:rFonts w:ascii="Arial" w:eastAsia="Arial Unicode MS" w:hAnsi="Arial" w:cs="Arial"/>
                <w:sz w:val="21"/>
                <w:szCs w:val="21"/>
              </w:rPr>
              <w:lastRenderedPageBreak/>
              <w:t xml:space="preserve">      </w:t>
            </w:r>
          </w:p>
          <w:p w:rsidR="00695D45" w:rsidRPr="006D220E" w:rsidRDefault="00695D45" w:rsidP="00745CE8">
            <w:pPr>
              <w:snapToGrid w:val="0"/>
              <w:spacing w:before="100" w:beforeAutospacing="1" w:after="100" w:afterAutospacing="1" w:line="360" w:lineRule="auto"/>
              <w:rPr>
                <w:rFonts w:ascii="Arial" w:hAnsi="Arial" w:cs="Arial" w:hint="eastAsia"/>
                <w:sz w:val="21"/>
                <w:szCs w:val="21"/>
              </w:rPr>
            </w:pPr>
            <w:r w:rsidRPr="00BF6059">
              <w:rPr>
                <w:rFonts w:ascii="Arial" w:eastAsia="Arial Unicode MS" w:hAnsi="Arial" w:cs="Arial"/>
                <w:sz w:val="21"/>
                <w:szCs w:val="21"/>
              </w:rPr>
              <w:t>}</w:t>
            </w:r>
            <w:r w:rsidRPr="006D220E">
              <w:rPr>
                <w:rFonts w:ascii="Arial" w:hAnsi="Arial" w:cs="Arial" w:hint="eastAsia"/>
                <w:color w:val="339966"/>
                <w:sz w:val="21"/>
                <w:szCs w:val="21"/>
              </w:rPr>
              <w:t>//</w:t>
            </w:r>
            <w:r w:rsidRPr="006D220E">
              <w:rPr>
                <w:color w:val="339966"/>
              </w:rPr>
              <w:t xml:space="preserve"> </w:t>
            </w:r>
            <w:r w:rsidRPr="006D220E">
              <w:rPr>
                <w:rFonts w:hint="eastAsia"/>
                <w:color w:val="339966"/>
              </w:rPr>
              <w:t>e.g.</w:t>
            </w:r>
            <w:r w:rsidRPr="006D220E">
              <w:rPr>
                <w:rFonts w:ascii="Arial" w:hAnsi="Arial" w:cs="Arial"/>
                <w:color w:val="339966"/>
                <w:sz w:val="21"/>
                <w:szCs w:val="21"/>
              </w:rPr>
              <w:t>AString as;</w:t>
            </w:r>
          </w:p>
        </w:tc>
      </w:tr>
    </w:tbl>
    <w:p w:rsidR="00695D45" w:rsidRDefault="00695D45" w:rsidP="00695D45">
      <w:pPr>
        <w:snapToGrid w:val="0"/>
        <w:spacing w:line="300" w:lineRule="auto"/>
        <w:ind w:firstLine="420"/>
        <w:rPr>
          <w:rFonts w:ascii="新宋体" w:eastAsia="新宋体" w:hint="eastAsia"/>
          <w:noProof/>
          <w:sz w:val="18"/>
          <w:szCs w:val="18"/>
        </w:rPr>
      </w:pPr>
    </w:p>
    <w:p w:rsidR="00695D45" w:rsidRPr="00186B7E" w:rsidRDefault="00695D45" w:rsidP="00BA4562">
      <w:pPr>
        <w:pStyle w:val="5"/>
        <w:rPr>
          <w:rFonts w:hint="eastAsia"/>
        </w:rPr>
      </w:pPr>
      <w:r>
        <w:rPr>
          <w:rFonts w:hint="eastAsia"/>
        </w:rPr>
        <w:t>AString</w:t>
      </w:r>
    </w:p>
    <w:p w:rsidR="00695D45" w:rsidRPr="0006514D" w:rsidRDefault="00695D45" w:rsidP="00695D45">
      <w:pPr>
        <w:snapToGrid w:val="0"/>
        <w:spacing w:line="300" w:lineRule="auto"/>
        <w:ind w:firstLine="420"/>
        <w:rPr>
          <w:rFonts w:hint="eastAsia"/>
          <w:sz w:val="21"/>
          <w:szCs w:val="21"/>
        </w:rPr>
      </w:pPr>
      <w:r w:rsidRPr="000242BD">
        <w:rPr>
          <w:sz w:val="21"/>
          <w:szCs w:val="21"/>
        </w:rPr>
        <w:t>构造一个</w:t>
      </w:r>
      <w:r w:rsidRPr="000242BD">
        <w:rPr>
          <w:sz w:val="21"/>
          <w:szCs w:val="21"/>
        </w:rPr>
        <w:t>AString</w:t>
      </w:r>
      <w:r w:rsidRPr="000242BD">
        <w:rPr>
          <w:sz w:val="21"/>
          <w:szCs w:val="21"/>
        </w:rPr>
        <w:t>对象，并初始化字符串指针为</w:t>
      </w:r>
      <w:r>
        <w:rPr>
          <w:rFonts w:hint="eastAsia"/>
          <w:sz w:val="21"/>
          <w:szCs w:val="21"/>
        </w:rPr>
        <w:t>特定字符串。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Pr="00BF6059" w:rsidRDefault="00695D45" w:rsidP="00745CE8">
            <w:pPr>
              <w:snapToGrid w:val="0"/>
              <w:spacing w:before="100" w:beforeAutospacing="1" w:after="100" w:afterAutospacing="1" w:line="360" w:lineRule="auto"/>
              <w:rPr>
                <w:rFonts w:ascii="Arial" w:hAnsi="Arial" w:cs="Arial"/>
                <w:sz w:val="21"/>
                <w:szCs w:val="21"/>
              </w:rPr>
            </w:pPr>
            <w:r w:rsidRPr="00BF6059">
              <w:rPr>
                <w:rFonts w:ascii="Arial" w:hAnsi="Arial" w:cs="Arial"/>
                <w:sz w:val="21"/>
                <w:szCs w:val="21"/>
              </w:rPr>
              <w:t>AString</w:t>
            </w:r>
            <w:r w:rsidRPr="00BF6059">
              <w:rPr>
                <w:rFonts w:ascii="Arial" w:eastAsia="Arial Unicode MS" w:hAnsi="Arial" w:cs="Arial"/>
                <w:sz w:val="21"/>
                <w:szCs w:val="21"/>
              </w:rPr>
              <w:t xml:space="preserve"> </w:t>
            </w:r>
            <w:r w:rsidRPr="00BF6059">
              <w:rPr>
                <w:rFonts w:ascii="Arial" w:hAnsi="Arial" w:cs="Arial"/>
                <w:sz w:val="21"/>
                <w:szCs w:val="21"/>
              </w:rPr>
              <w:t>(const char *pChar):m_string(pChar)</w:t>
            </w:r>
          </w:p>
          <w:p w:rsidR="00695D45" w:rsidRPr="00BF6059" w:rsidRDefault="00695D45" w:rsidP="00745CE8">
            <w:pPr>
              <w:snapToGrid w:val="0"/>
              <w:spacing w:before="100" w:beforeAutospacing="1" w:after="100" w:afterAutospacing="1" w:line="360" w:lineRule="auto"/>
              <w:rPr>
                <w:rFonts w:ascii="Arial" w:eastAsia="Arial Unicode MS" w:hAnsi="Arial" w:cs="Arial"/>
                <w:sz w:val="21"/>
                <w:szCs w:val="21"/>
              </w:rPr>
            </w:pPr>
            <w:r w:rsidRPr="00BF6059">
              <w:rPr>
                <w:rFonts w:ascii="Arial" w:eastAsia="Arial Unicode MS" w:hAnsi="Arial" w:cs="Arial"/>
                <w:sz w:val="21"/>
                <w:szCs w:val="21"/>
              </w:rPr>
              <w:t>{</w:t>
            </w:r>
          </w:p>
          <w:p w:rsidR="00695D45" w:rsidRPr="00BF6059" w:rsidRDefault="00695D45" w:rsidP="00745CE8">
            <w:pPr>
              <w:snapToGrid w:val="0"/>
              <w:spacing w:before="100" w:beforeAutospacing="1" w:after="100" w:afterAutospacing="1" w:line="360" w:lineRule="auto"/>
              <w:ind w:firstLine="420"/>
              <w:rPr>
                <w:rFonts w:ascii="Arial" w:eastAsia="Arial Unicode MS" w:hAnsi="Arial" w:cs="Arial"/>
                <w:sz w:val="21"/>
                <w:szCs w:val="21"/>
              </w:rPr>
            </w:pPr>
            <w:r w:rsidRPr="00BF6059">
              <w:rPr>
                <w:rFonts w:ascii="Arial" w:eastAsia="Arial Unicode MS" w:hAnsi="Arial" w:cs="Arial"/>
                <w:sz w:val="21"/>
                <w:szCs w:val="21"/>
              </w:rPr>
              <w:t xml:space="preserve">      </w:t>
            </w:r>
          </w:p>
          <w:p w:rsidR="00695D45" w:rsidRPr="006D220E" w:rsidRDefault="00695D45" w:rsidP="00745CE8">
            <w:pPr>
              <w:snapToGrid w:val="0"/>
              <w:spacing w:before="100" w:beforeAutospacing="1" w:after="100" w:afterAutospacing="1" w:line="360" w:lineRule="auto"/>
              <w:rPr>
                <w:rFonts w:ascii="Arial" w:hAnsi="Arial" w:cs="Arial" w:hint="eastAsia"/>
                <w:sz w:val="21"/>
                <w:szCs w:val="21"/>
              </w:rPr>
            </w:pPr>
            <w:r w:rsidRPr="00BF6059">
              <w:rPr>
                <w:rFonts w:ascii="Arial" w:eastAsia="Arial Unicode MS" w:hAnsi="Arial" w:cs="Arial"/>
                <w:sz w:val="21"/>
                <w:szCs w:val="21"/>
              </w:rPr>
              <w:t>}</w:t>
            </w:r>
            <w:r w:rsidRPr="006D220E">
              <w:rPr>
                <w:color w:val="339966"/>
              </w:rPr>
              <w:t xml:space="preserve"> </w:t>
            </w:r>
            <w:r w:rsidRPr="006D220E">
              <w:rPr>
                <w:rFonts w:ascii="Arial" w:hAnsi="Arial" w:cs="Arial"/>
                <w:color w:val="339966"/>
                <w:sz w:val="21"/>
                <w:szCs w:val="21"/>
              </w:rPr>
              <w:t>// e.g., AString as("Hello");</w:t>
            </w:r>
          </w:p>
        </w:tc>
      </w:tr>
    </w:tbl>
    <w:p w:rsidR="00695D45" w:rsidRPr="000242BD" w:rsidRDefault="00695D45" w:rsidP="00695D45">
      <w:pPr>
        <w:pStyle w:val="4"/>
        <w:rPr>
          <w:rFonts w:hint="eastAsia"/>
        </w:rPr>
      </w:pPr>
      <w:r>
        <w:rPr>
          <w:rFonts w:hint="eastAsia"/>
        </w:rPr>
        <w:t>方法</w:t>
      </w:r>
    </w:p>
    <w:p w:rsidR="00695D45" w:rsidRPr="00186B7E" w:rsidRDefault="00695D45" w:rsidP="00BA4562">
      <w:pPr>
        <w:pStyle w:val="5"/>
        <w:rPr>
          <w:rFonts w:hint="eastAsia"/>
        </w:rPr>
      </w:pPr>
      <w:r>
        <w:rPr>
          <w:rFonts w:hint="eastAsia"/>
        </w:rPr>
        <w:t>Compare</w:t>
      </w:r>
      <w:r w:rsidRPr="00186B7E">
        <w:t xml:space="preserve">() </w:t>
      </w:r>
    </w:p>
    <w:p w:rsidR="00695D45" w:rsidRPr="0006514D" w:rsidRDefault="00695D45" w:rsidP="00695D45">
      <w:pPr>
        <w:snapToGrid w:val="0"/>
        <w:spacing w:line="300" w:lineRule="auto"/>
        <w:ind w:firstLineChars="200" w:firstLine="420"/>
        <w:rPr>
          <w:rFonts w:hint="eastAsia"/>
          <w:sz w:val="21"/>
          <w:szCs w:val="21"/>
        </w:rPr>
      </w:pPr>
      <w:r w:rsidRPr="000242BD">
        <w:rPr>
          <w:sz w:val="21"/>
          <w:szCs w:val="21"/>
        </w:rPr>
        <w:t>把</w:t>
      </w:r>
      <w:r w:rsidRPr="000242BD">
        <w:rPr>
          <w:sz w:val="21"/>
          <w:szCs w:val="21"/>
        </w:rPr>
        <w:t>AString</w:t>
      </w:r>
      <w:r w:rsidRPr="000242BD">
        <w:rPr>
          <w:sz w:val="21"/>
          <w:szCs w:val="21"/>
        </w:rPr>
        <w:t>对象中原字符串与另一个给定的</w:t>
      </w:r>
      <w:r w:rsidRPr="000242BD">
        <w:rPr>
          <w:sz w:val="21"/>
          <w:szCs w:val="21"/>
        </w:rPr>
        <w:t>AString</w:t>
      </w:r>
      <w:r w:rsidRPr="000242BD">
        <w:rPr>
          <w:sz w:val="21"/>
          <w:szCs w:val="21"/>
        </w:rPr>
        <w:t>对象中的字符串作比较。</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Pr="00BF605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BF6059">
              <w:rPr>
                <w:rFonts w:ascii="Arial" w:eastAsia="新宋体" w:hAnsi="Arial" w:cs="Arial"/>
                <w:noProof/>
                <w:sz w:val="21"/>
                <w:szCs w:val="21"/>
              </w:rPr>
              <w:t>Int32 Compare(</w:t>
            </w:r>
          </w:p>
          <w:p w:rsidR="00695D45" w:rsidRPr="00BF6059" w:rsidRDefault="00695D45" w:rsidP="00745CE8">
            <w:pPr>
              <w:widowControl w:val="0"/>
              <w:autoSpaceDE w:val="0"/>
              <w:autoSpaceDN w:val="0"/>
              <w:adjustRightInd w:val="0"/>
              <w:spacing w:before="100" w:beforeAutospacing="1" w:after="100" w:afterAutospacing="1" w:line="360" w:lineRule="auto"/>
              <w:ind w:firstLineChars="350" w:firstLine="735"/>
              <w:rPr>
                <w:rFonts w:ascii="Arial" w:eastAsia="新宋体" w:hAnsi="Arial" w:cs="Arial" w:hint="eastAsia"/>
                <w:noProof/>
                <w:sz w:val="21"/>
                <w:szCs w:val="21"/>
              </w:rPr>
            </w:pPr>
            <w:r w:rsidRPr="00BF6059">
              <w:rPr>
                <w:rFonts w:ascii="Arial" w:eastAsia="新宋体" w:hAnsi="Arial" w:cs="Arial"/>
                <w:noProof/>
                <w:sz w:val="21"/>
                <w:szCs w:val="21"/>
              </w:rPr>
              <w:t>AString str,</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指定的</w:t>
            </w:r>
            <w:r>
              <w:rPr>
                <w:rFonts w:ascii="Arial" w:eastAsia="新宋体" w:hAnsi="Arial" w:cs="Arial" w:hint="eastAsia"/>
                <w:noProof/>
                <w:sz w:val="21"/>
                <w:szCs w:val="21"/>
              </w:rPr>
              <w:t>AString</w:t>
            </w:r>
            <w:r>
              <w:rPr>
                <w:rFonts w:ascii="Arial" w:eastAsia="新宋体" w:hAnsi="Arial" w:cs="Arial" w:hint="eastAsia"/>
                <w:noProof/>
                <w:sz w:val="21"/>
                <w:szCs w:val="21"/>
              </w:rPr>
              <w:t>对象</w:t>
            </w:r>
          </w:p>
          <w:p w:rsidR="00695D45" w:rsidRPr="00BF6059" w:rsidRDefault="00695D45" w:rsidP="00745CE8">
            <w:pPr>
              <w:widowControl w:val="0"/>
              <w:autoSpaceDE w:val="0"/>
              <w:autoSpaceDN w:val="0"/>
              <w:adjustRightInd w:val="0"/>
              <w:spacing w:before="100" w:beforeAutospacing="1" w:after="100" w:afterAutospacing="1" w:line="360" w:lineRule="auto"/>
              <w:ind w:leftChars="263" w:left="5461" w:hangingChars="2300" w:hanging="4830"/>
              <w:rPr>
                <w:rFonts w:ascii="Arial" w:eastAsia="新宋体" w:hAnsi="Arial" w:cs="Arial" w:hint="eastAsia"/>
                <w:noProof/>
                <w:sz w:val="21"/>
                <w:szCs w:val="21"/>
              </w:rPr>
            </w:pPr>
            <w:r w:rsidRPr="00BF6059">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指定大小写标示符，默认为区分大小写</w:t>
            </w:r>
          </w:p>
          <w:p w:rsidR="00695D45" w:rsidRPr="00BF6059" w:rsidRDefault="00695D45" w:rsidP="00745CE8">
            <w:pPr>
              <w:widowControl w:val="0"/>
              <w:autoSpaceDE w:val="0"/>
              <w:autoSpaceDN w:val="0"/>
              <w:adjustRightInd w:val="0"/>
              <w:spacing w:before="100" w:beforeAutospacing="1" w:after="100" w:afterAutospacing="1" w:line="360" w:lineRule="auto"/>
              <w:ind w:firstLineChars="350" w:firstLine="735"/>
              <w:rPr>
                <w:rFonts w:ascii="Arial" w:eastAsia="新宋体" w:hAnsi="Arial" w:cs="Arial"/>
                <w:noProof/>
                <w:sz w:val="21"/>
                <w:szCs w:val="21"/>
              </w:rPr>
            </w:pPr>
            <w:r w:rsidRPr="00BF6059">
              <w:rPr>
                <w:rFonts w:ascii="Arial" w:eastAsia="新宋体" w:hAnsi="Arial" w:cs="Arial"/>
                <w:noProof/>
                <w:sz w:val="21"/>
                <w:szCs w:val="21"/>
              </w:rPr>
              <w:t>)</w:t>
            </w:r>
            <w:r w:rsidRPr="00BF6059">
              <w:rPr>
                <w:rFonts w:ascii="Arial" w:eastAsia="新宋体" w:hAnsi="Arial" w:cs="Arial"/>
                <w:noProof/>
                <w:color w:val="0000FF"/>
                <w:sz w:val="21"/>
                <w:szCs w:val="21"/>
              </w:rPr>
              <w:t>const</w:t>
            </w:r>
            <w:r w:rsidRPr="00BF6059">
              <w:rPr>
                <w:rFonts w:ascii="Arial" w:eastAsia="新宋体" w:hAnsi="Arial" w:cs="Arial"/>
                <w:noProof/>
                <w:sz w:val="21"/>
                <w:szCs w:val="21"/>
              </w:rPr>
              <w:t xml:space="preserve"> </w:t>
            </w:r>
          </w:p>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BF6059">
              <w:rPr>
                <w:rFonts w:ascii="Arial" w:eastAsia="新宋体" w:hAnsi="Arial" w:cs="Arial"/>
                <w:noProof/>
                <w:sz w:val="21"/>
                <w:szCs w:val="21"/>
              </w:rPr>
              <w:t>{</w:t>
            </w:r>
          </w:p>
          <w:p w:rsidR="00695D45" w:rsidRPr="00BF6059" w:rsidRDefault="00695D45" w:rsidP="00745CE8">
            <w:pPr>
              <w:widowControl w:val="0"/>
              <w:autoSpaceDE w:val="0"/>
              <w:autoSpaceDN w:val="0"/>
              <w:adjustRightInd w:val="0"/>
              <w:spacing w:before="100" w:beforeAutospacing="1" w:after="100" w:afterAutospacing="1" w:line="360" w:lineRule="auto"/>
              <w:ind w:firstLineChars="350" w:firstLine="735"/>
              <w:rPr>
                <w:rFonts w:ascii="Arial" w:eastAsia="新宋体" w:hAnsi="Arial" w:cs="Arial"/>
                <w:noProof/>
                <w:color w:val="008000"/>
                <w:sz w:val="21"/>
                <w:szCs w:val="21"/>
              </w:rPr>
            </w:pPr>
            <w:r w:rsidRPr="00BF6059">
              <w:rPr>
                <w:rFonts w:ascii="Arial" w:eastAsia="新宋体" w:hAnsi="Arial" w:cs="Arial"/>
                <w:noProof/>
                <w:color w:val="0000FF"/>
                <w:sz w:val="21"/>
                <w:szCs w:val="21"/>
              </w:rPr>
              <w:t>return</w:t>
            </w:r>
            <w:r w:rsidRPr="00BF6059">
              <w:rPr>
                <w:rFonts w:ascii="Arial" w:eastAsia="新宋体" w:hAnsi="Arial" w:cs="Arial"/>
                <w:noProof/>
                <w:sz w:val="21"/>
                <w:szCs w:val="21"/>
              </w:rPr>
              <w:t xml:space="preserve"> _AString_Compare(m_string, str.m_string, stringCase);</w:t>
            </w:r>
          </w:p>
          <w:p w:rsidR="00695D45" w:rsidRPr="009E1B0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BF6059">
              <w:rPr>
                <w:rFonts w:ascii="Arial" w:eastAsia="新宋体" w:hAnsi="Arial" w:cs="Arial"/>
                <w:noProof/>
                <w:sz w:val="21"/>
                <w:szCs w:val="21"/>
              </w:rPr>
              <w:t>}</w:t>
            </w:r>
            <w:r w:rsidRPr="00BF6059">
              <w:rPr>
                <w:rFonts w:ascii="Arial" w:eastAsia="新宋体" w:hAnsi="Arial" w:cs="Arial"/>
                <w:noProof/>
                <w:color w:val="008000"/>
                <w:sz w:val="21"/>
                <w:szCs w:val="21"/>
              </w:rPr>
              <w:t>//e.g., as.Compare(str);</w:t>
            </w:r>
          </w:p>
        </w:tc>
      </w:tr>
    </w:tbl>
    <w:p w:rsidR="00695D45" w:rsidRPr="000242BD" w:rsidRDefault="00695D45" w:rsidP="00695D45">
      <w:pPr>
        <w:snapToGrid w:val="0"/>
        <w:spacing w:line="300" w:lineRule="auto"/>
        <w:ind w:firstLineChars="200" w:firstLine="420"/>
        <w:rPr>
          <w:rFonts w:ascii="宋体" w:hAnsi="宋体" w:hint="eastAsia"/>
          <w:sz w:val="21"/>
          <w:szCs w:val="21"/>
        </w:rPr>
      </w:pPr>
    </w:p>
    <w:p w:rsidR="00695D45" w:rsidRPr="00186B7E" w:rsidRDefault="00695D45" w:rsidP="00BA4562">
      <w:pPr>
        <w:pStyle w:val="5"/>
        <w:rPr>
          <w:rFonts w:hint="eastAsia"/>
        </w:rPr>
      </w:pPr>
      <w:r>
        <w:t>Get</w:t>
      </w:r>
      <w:r>
        <w:rPr>
          <w:rFonts w:hint="eastAsia"/>
        </w:rPr>
        <w:t>Length</w:t>
      </w:r>
      <w:r w:rsidRPr="00186B7E">
        <w:t xml:space="preserve">() </w:t>
      </w:r>
    </w:p>
    <w:p w:rsidR="00695D45" w:rsidRPr="009640D0" w:rsidRDefault="00695D45" w:rsidP="00695D45">
      <w:pPr>
        <w:snapToGrid w:val="0"/>
        <w:spacing w:line="300" w:lineRule="auto"/>
        <w:ind w:firstLineChars="200" w:firstLine="420"/>
        <w:rPr>
          <w:rFonts w:hint="eastAsia"/>
          <w:sz w:val="21"/>
          <w:szCs w:val="21"/>
        </w:rPr>
      </w:pPr>
      <w:r w:rsidRPr="009640D0">
        <w:rPr>
          <w:sz w:val="21"/>
          <w:szCs w:val="21"/>
        </w:rPr>
        <w:t>获取</w:t>
      </w:r>
      <w:r w:rsidRPr="009640D0">
        <w:rPr>
          <w:sz w:val="21"/>
          <w:szCs w:val="21"/>
        </w:rPr>
        <w:t>AString</w:t>
      </w:r>
      <w:r w:rsidRPr="009640D0">
        <w:rPr>
          <w:sz w:val="21"/>
          <w:szCs w:val="21"/>
        </w:rPr>
        <w:t>对象中字符串的长度，以字符数为单位</w:t>
      </w:r>
      <w:r w:rsidRPr="009640D0">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CF17C1">
              <w:rPr>
                <w:rFonts w:ascii="Arial" w:eastAsia="新宋体" w:hAnsi="Arial" w:cs="Arial"/>
                <w:noProof/>
                <w:sz w:val="21"/>
                <w:szCs w:val="21"/>
              </w:rPr>
              <w:lastRenderedPageBreak/>
              <w:t>Int32 GetLength(</w:t>
            </w:r>
          </w:p>
          <w:p w:rsidR="00695D45" w:rsidRPr="009640D0" w:rsidRDefault="00695D45" w:rsidP="00745CE8">
            <w:pPr>
              <w:widowControl w:val="0"/>
              <w:autoSpaceDE w:val="0"/>
              <w:autoSpaceDN w:val="0"/>
              <w:adjustRightInd w:val="0"/>
              <w:spacing w:before="100" w:beforeAutospacing="1" w:after="100" w:afterAutospacing="1" w:line="360" w:lineRule="auto"/>
              <w:ind w:leftChars="613" w:left="3151" w:hangingChars="800" w:hanging="1680"/>
              <w:rPr>
                <w:rFonts w:ascii="Arial" w:eastAsia="新宋体" w:hAnsi="Arial" w:cs="Arial" w:hint="eastAsia"/>
                <w:noProof/>
                <w:sz w:val="21"/>
                <w:szCs w:val="21"/>
              </w:rPr>
            </w:pPr>
            <w:r w:rsidRPr="00CF17C1">
              <w:rPr>
                <w:rFonts w:ascii="Arial" w:eastAsia="新宋体" w:hAnsi="Arial" w:cs="Arial"/>
                <w:noProof/>
                <w:sz w:val="21"/>
                <w:szCs w:val="21"/>
              </w:rPr>
              <w:t>Int32 maxLen</w:t>
            </w:r>
            <w:r>
              <w:rPr>
                <w:rFonts w:ascii="Arial" w:eastAsia="新宋体" w:hAnsi="Arial" w:cs="Arial" w:hint="eastAsia"/>
                <w:noProof/>
                <w:sz w:val="21"/>
                <w:szCs w:val="21"/>
              </w:rPr>
              <w:t xml:space="preserve">   //</w:t>
            </w:r>
            <w:r>
              <w:rPr>
                <w:rFonts w:ascii="Arial" w:eastAsia="新宋体" w:hAnsi="Arial" w:cs="Arial" w:hint="eastAsia"/>
                <w:noProof/>
                <w:sz w:val="21"/>
                <w:szCs w:val="21"/>
              </w:rPr>
              <w:t>设置的最大长度，</w:t>
            </w:r>
            <w:r w:rsidRPr="009640D0">
              <w:rPr>
                <w:rFonts w:ascii="Arial" w:eastAsia="新宋体" w:hAnsi="Arial" w:cs="Arial" w:hint="eastAsia"/>
                <w:noProof/>
                <w:sz w:val="21"/>
                <w:szCs w:val="21"/>
              </w:rPr>
              <w:t>如果</w:t>
            </w:r>
            <w:r w:rsidRPr="009640D0">
              <w:rPr>
                <w:sz w:val="21"/>
                <w:szCs w:val="21"/>
              </w:rPr>
              <w:t>假如</w:t>
            </w:r>
            <w:r w:rsidRPr="009640D0">
              <w:rPr>
                <w:sz w:val="21"/>
                <w:szCs w:val="21"/>
              </w:rPr>
              <w:t>AString</w:t>
            </w:r>
            <w:r w:rsidRPr="009640D0">
              <w:rPr>
                <w:sz w:val="21"/>
                <w:szCs w:val="21"/>
              </w:rPr>
              <w:t>对象中字符串的字符个数超过</w:t>
            </w:r>
            <w:r w:rsidRPr="009640D0">
              <w:rPr>
                <w:sz w:val="21"/>
                <w:szCs w:val="21"/>
              </w:rPr>
              <w:t>maxLen</w:t>
            </w:r>
            <w:r w:rsidRPr="009640D0">
              <w:rPr>
                <w:sz w:val="21"/>
                <w:szCs w:val="21"/>
              </w:rPr>
              <w:t>，则返回</w:t>
            </w:r>
            <w:r w:rsidRPr="009640D0">
              <w:rPr>
                <w:sz w:val="21"/>
                <w:szCs w:val="21"/>
              </w:rPr>
              <w:t>-1</w:t>
            </w:r>
            <w:r w:rsidRPr="009640D0">
              <w:rPr>
                <w:sz w:val="21"/>
                <w:szCs w:val="21"/>
              </w:rPr>
              <w:t>，否则返回字符串的字符数，不包含</w:t>
            </w:r>
            <w:r w:rsidRPr="009640D0">
              <w:rPr>
                <w:sz w:val="21"/>
                <w:szCs w:val="21"/>
              </w:rPr>
              <w:t>"\0"</w:t>
            </w:r>
            <w:r w:rsidRPr="009640D0">
              <w:rPr>
                <w:sz w:val="21"/>
                <w:szCs w:val="21"/>
              </w:rPr>
              <w:t>结束符。</w:t>
            </w:r>
          </w:p>
          <w:p w:rsidR="00695D45" w:rsidRPr="00CF17C1" w:rsidRDefault="00695D45" w:rsidP="00745CE8">
            <w:pPr>
              <w:widowControl w:val="0"/>
              <w:autoSpaceDE w:val="0"/>
              <w:autoSpaceDN w:val="0"/>
              <w:adjustRightInd w:val="0"/>
              <w:spacing w:before="100" w:beforeAutospacing="1" w:after="100" w:afterAutospacing="1" w:line="360" w:lineRule="auto"/>
              <w:ind w:firstLineChars="700" w:firstLine="1470"/>
              <w:rPr>
                <w:rFonts w:ascii="Arial" w:eastAsia="新宋体" w:hAnsi="Arial" w:cs="Arial"/>
                <w:noProof/>
                <w:sz w:val="21"/>
                <w:szCs w:val="21"/>
              </w:rPr>
            </w:pPr>
            <w:r w:rsidRPr="00CF17C1">
              <w:rPr>
                <w:rFonts w:ascii="Arial" w:eastAsia="新宋体" w:hAnsi="Arial" w:cs="Arial"/>
                <w:noProof/>
                <w:sz w:val="21"/>
                <w:szCs w:val="21"/>
              </w:rPr>
              <w:t xml:space="preserve">) </w:t>
            </w:r>
            <w:r w:rsidRPr="00CF17C1">
              <w:rPr>
                <w:rFonts w:ascii="Arial" w:eastAsia="新宋体" w:hAnsi="Arial" w:cs="Arial"/>
                <w:noProof/>
                <w:color w:val="0000FF"/>
                <w:sz w:val="21"/>
                <w:szCs w:val="21"/>
              </w:rPr>
              <w:t>const</w:t>
            </w:r>
            <w:r w:rsidRPr="00CF17C1">
              <w:rPr>
                <w:rFonts w:ascii="Arial" w:eastAsia="新宋体" w:hAnsi="Arial" w:cs="Arial"/>
                <w:noProof/>
                <w:sz w:val="21"/>
                <w:szCs w:val="21"/>
              </w:rPr>
              <w:t xml:space="preserve"> </w:t>
            </w:r>
          </w:p>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CF17C1">
              <w:rPr>
                <w:rFonts w:ascii="Arial" w:eastAsia="新宋体" w:hAnsi="Arial" w:cs="Arial"/>
                <w:noProof/>
                <w:sz w:val="21"/>
                <w:szCs w:val="21"/>
              </w:rPr>
              <w:t xml:space="preserve">{ </w:t>
            </w:r>
            <w:r>
              <w:rPr>
                <w:rFonts w:ascii="Arial" w:eastAsia="新宋体" w:hAnsi="Arial" w:cs="Arial"/>
                <w:noProof/>
                <w:sz w:val="21"/>
                <w:szCs w:val="21"/>
              </w:rPr>
              <w:t xml:space="preserve">  </w:t>
            </w:r>
          </w:p>
          <w:p w:rsidR="00695D45" w:rsidRPr="00CF17C1" w:rsidRDefault="00695D45" w:rsidP="00745CE8">
            <w:pPr>
              <w:widowControl w:val="0"/>
              <w:autoSpaceDE w:val="0"/>
              <w:autoSpaceDN w:val="0"/>
              <w:adjustRightInd w:val="0"/>
              <w:spacing w:before="100" w:beforeAutospacing="1" w:after="100" w:afterAutospacing="1" w:line="360" w:lineRule="auto"/>
              <w:ind w:leftChars="263" w:left="4831" w:hangingChars="2000" w:hanging="4200"/>
              <w:rPr>
                <w:rFonts w:ascii="Arial" w:eastAsia="新宋体" w:hAnsi="Arial" w:cs="Arial" w:hint="eastAsia"/>
                <w:noProof/>
                <w:sz w:val="21"/>
                <w:szCs w:val="21"/>
              </w:rPr>
            </w:pPr>
            <w:r w:rsidRPr="00CF17C1">
              <w:rPr>
                <w:rFonts w:ascii="Arial" w:eastAsia="新宋体" w:hAnsi="Arial" w:cs="Arial"/>
                <w:noProof/>
                <w:color w:val="0000FF"/>
                <w:sz w:val="21"/>
                <w:szCs w:val="21"/>
              </w:rPr>
              <w:t>return</w:t>
            </w:r>
            <w:r w:rsidRPr="00CF17C1">
              <w:rPr>
                <w:rFonts w:ascii="Arial" w:eastAsia="新宋体" w:hAnsi="Arial" w:cs="Arial"/>
                <w:noProof/>
                <w:sz w:val="21"/>
                <w:szCs w:val="21"/>
              </w:rPr>
              <w:t xml:space="preserve"> _AString_Length(m_string, maxLen);</w:t>
            </w:r>
            <w:r>
              <w:rPr>
                <w:rFonts w:ascii="Arial" w:eastAsia="新宋体" w:hAnsi="Arial" w:cs="Arial" w:hint="eastAsia"/>
                <w:noProof/>
                <w:sz w:val="21"/>
                <w:szCs w:val="21"/>
              </w:rPr>
              <w:t>//</w:t>
            </w:r>
            <w:r>
              <w:rPr>
                <w:rFonts w:ascii="Arial" w:eastAsia="新宋体" w:hAnsi="Arial" w:cs="Arial" w:hint="eastAsia"/>
                <w:noProof/>
                <w:sz w:val="21"/>
                <w:szCs w:val="21"/>
              </w:rPr>
              <w:t>如果</w:t>
            </w:r>
            <w:r>
              <w:rPr>
                <w:rFonts w:ascii="Arial" w:eastAsia="新宋体" w:hAnsi="Arial" w:cs="Arial" w:hint="eastAsia"/>
                <w:noProof/>
                <w:sz w:val="21"/>
                <w:szCs w:val="21"/>
              </w:rPr>
              <w:t>AString</w:t>
            </w:r>
            <w:r>
              <w:rPr>
                <w:rFonts w:ascii="Arial" w:eastAsia="新宋体" w:hAnsi="Arial" w:cs="Arial" w:hint="eastAsia"/>
                <w:noProof/>
                <w:sz w:val="21"/>
                <w:szCs w:val="21"/>
              </w:rPr>
              <w:t>对象的</w:t>
            </w:r>
            <w:r>
              <w:rPr>
                <w:rFonts w:ascii="Arial" w:eastAsia="新宋体" w:hAnsi="Arial" w:cs="Arial" w:hint="eastAsia"/>
                <w:noProof/>
                <w:sz w:val="21"/>
                <w:szCs w:val="21"/>
              </w:rPr>
              <w:t>m_string</w:t>
            </w:r>
            <w:r>
              <w:rPr>
                <w:rFonts w:ascii="Arial" w:eastAsia="新宋体" w:hAnsi="Arial" w:cs="Arial" w:hint="eastAsia"/>
                <w:noProof/>
                <w:sz w:val="21"/>
                <w:szCs w:val="21"/>
              </w:rPr>
              <w:t>串为空或者</w:t>
            </w:r>
            <w:r>
              <w:rPr>
                <w:rFonts w:ascii="Arial" w:eastAsia="新宋体" w:hAnsi="Arial" w:cs="Arial" w:hint="eastAsia"/>
                <w:noProof/>
                <w:sz w:val="21"/>
                <w:szCs w:val="21"/>
              </w:rPr>
              <w:t>maxlen&lt;0.</w:t>
            </w:r>
            <w:r>
              <w:rPr>
                <w:rFonts w:ascii="Arial" w:eastAsia="新宋体" w:hAnsi="Arial" w:cs="Arial" w:hint="eastAsia"/>
                <w:noProof/>
                <w:sz w:val="21"/>
                <w:szCs w:val="21"/>
              </w:rPr>
              <w:t>，则返回</w:t>
            </w:r>
            <w:r>
              <w:rPr>
                <w:rFonts w:ascii="Arial" w:eastAsia="新宋体" w:hAnsi="Arial" w:cs="Arial" w:hint="eastAsia"/>
                <w:noProof/>
                <w:sz w:val="21"/>
                <w:szCs w:val="21"/>
              </w:rPr>
              <w:t>-1</w:t>
            </w:r>
          </w:p>
          <w:p w:rsidR="00695D45" w:rsidRPr="00CF17C1" w:rsidRDefault="00695D45" w:rsidP="00745CE8">
            <w:pPr>
              <w:widowControl w:val="0"/>
              <w:autoSpaceDE w:val="0"/>
              <w:autoSpaceDN w:val="0"/>
              <w:adjustRightInd w:val="0"/>
              <w:spacing w:before="100" w:beforeAutospacing="1" w:after="100" w:afterAutospacing="1" w:line="360" w:lineRule="auto"/>
              <w:rPr>
                <w:rFonts w:eastAsia="新宋体"/>
                <w:noProof/>
                <w:color w:val="008000"/>
                <w:sz w:val="21"/>
                <w:szCs w:val="21"/>
              </w:rPr>
            </w:pPr>
            <w:r w:rsidRPr="00CF17C1">
              <w:rPr>
                <w:rFonts w:ascii="Arial" w:eastAsia="新宋体" w:hAnsi="Arial" w:cs="Arial"/>
                <w:noProof/>
                <w:sz w:val="21"/>
                <w:szCs w:val="21"/>
              </w:rPr>
              <w:t xml:space="preserve"> }</w:t>
            </w:r>
            <w:r w:rsidRPr="00CF17C1">
              <w:rPr>
                <w:rFonts w:ascii="Arial" w:eastAsia="Arial Unicode MS" w:hAnsi="Arial" w:cs="Arial"/>
                <w:sz w:val="21"/>
                <w:szCs w:val="21"/>
              </w:rPr>
              <w:t xml:space="preserve">   </w:t>
            </w:r>
            <w:r w:rsidRPr="00CF17C1">
              <w:rPr>
                <w:rFonts w:ascii="Arial" w:eastAsia="新宋体" w:hAnsi="Arial" w:cs="Arial"/>
                <w:noProof/>
                <w:color w:val="008000"/>
                <w:sz w:val="21"/>
                <w:szCs w:val="21"/>
              </w:rPr>
              <w:t>// e.g., as.Length(64);</w:t>
            </w:r>
          </w:p>
        </w:tc>
      </w:tr>
    </w:tbl>
    <w:p w:rsidR="00695D45" w:rsidRPr="000242BD" w:rsidRDefault="00695D45" w:rsidP="00695D45">
      <w:pPr>
        <w:snapToGrid w:val="0"/>
        <w:spacing w:line="300" w:lineRule="auto"/>
        <w:ind w:firstLineChars="200" w:firstLine="420"/>
        <w:rPr>
          <w:rFonts w:ascii="宋体" w:hAnsi="宋体" w:hint="eastAsia"/>
          <w:sz w:val="21"/>
          <w:szCs w:val="21"/>
        </w:rPr>
      </w:pPr>
    </w:p>
    <w:p w:rsidR="00695D45" w:rsidRDefault="00695D45" w:rsidP="00BA4562">
      <w:pPr>
        <w:pStyle w:val="5"/>
        <w:rPr>
          <w:rFonts w:hint="eastAsia"/>
        </w:rPr>
      </w:pPr>
      <w:r>
        <w:rPr>
          <w:rFonts w:hint="eastAsia"/>
        </w:rPr>
        <w:t>Contains</w:t>
      </w:r>
      <w:r w:rsidRPr="00186B7E">
        <w:t xml:space="preserve">() </w:t>
      </w:r>
    </w:p>
    <w:p w:rsidR="00695D45" w:rsidRPr="003D37F7" w:rsidRDefault="00695D45" w:rsidP="00695D45">
      <w:pPr>
        <w:snapToGrid w:val="0"/>
        <w:spacing w:line="300" w:lineRule="auto"/>
        <w:ind w:firstLineChars="200" w:firstLine="420"/>
        <w:rPr>
          <w:rFonts w:hint="eastAsia"/>
          <w:sz w:val="21"/>
          <w:szCs w:val="21"/>
        </w:rPr>
      </w:pPr>
      <w:r w:rsidRPr="003D37F7">
        <w:rPr>
          <w:rFonts w:hint="eastAsia"/>
          <w:sz w:val="21"/>
          <w:szCs w:val="21"/>
        </w:rPr>
        <w:t>判断是否包含指定字符串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t>Boolean Contains(</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3446A9">
              <w:rPr>
                <w:rFonts w:ascii="Arial" w:eastAsia="新宋体" w:hAnsi="Arial" w:cs="Arial"/>
                <w:noProof/>
                <w:sz w:val="21"/>
                <w:szCs w:val="21"/>
              </w:rPr>
              <w:t xml:space="preserve">const char *substr, </w:t>
            </w:r>
            <w:r>
              <w:rPr>
                <w:rFonts w:ascii="Arial" w:eastAsia="新宋体" w:hAnsi="Arial" w:cs="Arial" w:hint="eastAsia"/>
                <w:noProof/>
                <w:sz w:val="21"/>
                <w:szCs w:val="21"/>
              </w:rPr>
              <w:t>//</w:t>
            </w:r>
            <w:r>
              <w:rPr>
                <w:rFonts w:ascii="Arial" w:eastAsia="新宋体" w:hAnsi="Arial" w:cs="Arial" w:hint="eastAsia"/>
                <w:noProof/>
                <w:sz w:val="21"/>
                <w:szCs w:val="21"/>
              </w:rPr>
              <w:t>待查找的子串</w:t>
            </w:r>
          </w:p>
          <w:p w:rsidR="00695D45" w:rsidRPr="003446A9" w:rsidRDefault="00695D45" w:rsidP="00745CE8">
            <w:pPr>
              <w:widowControl w:val="0"/>
              <w:tabs>
                <w:tab w:val="center" w:pos="3886"/>
              </w:tabs>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3446A9">
              <w:rPr>
                <w:rFonts w:ascii="Arial" w:eastAsia="新宋体" w:hAnsi="Arial" w:cs="Arial"/>
                <w:noProof/>
                <w:sz w:val="21"/>
                <w:szCs w:val="21"/>
              </w:rPr>
              <w:t>StringCase stringCase = StringCase_Sensitive,</w:t>
            </w:r>
            <w:r>
              <w:rPr>
                <w:rFonts w:ascii="Arial" w:eastAsia="新宋体" w:hAnsi="Arial" w:cs="Arial" w:hint="eastAsia"/>
                <w:noProof/>
                <w:sz w:val="21"/>
                <w:szCs w:val="21"/>
              </w:rPr>
              <w:t>//</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3446A9">
              <w:rPr>
                <w:rFonts w:ascii="Arial" w:eastAsia="新宋体" w:hAnsi="Arial" w:cs="Arial"/>
                <w:noProof/>
                <w:sz w:val="21"/>
                <w:szCs w:val="21"/>
              </w:rPr>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指定字符编码方式</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3446A9">
              <w:rPr>
                <w:rFonts w:ascii="Arial" w:eastAsia="新宋体" w:hAnsi="Arial" w:cs="Arial"/>
                <w:noProof/>
                <w:sz w:val="21"/>
                <w:szCs w:val="21"/>
              </w:rPr>
              <w:t xml:space="preserve">) const </w:t>
            </w:r>
          </w:p>
          <w:p w:rsidR="00695D45" w:rsidRPr="003446A9"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3446A9">
              <w:rPr>
                <w:rFonts w:ascii="Arial" w:eastAsia="新宋体" w:hAnsi="Arial" w:cs="Arial"/>
                <w:noProof/>
                <w:sz w:val="21"/>
                <w:szCs w:val="21"/>
              </w:rPr>
              <w:t>{</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t xml:space="preserve">        return _AString_Contains(m_string, substr, stringCase, encoding);</w:t>
            </w:r>
          </w:p>
          <w:p w:rsidR="00695D45" w:rsidRPr="003446A9"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hint="eastAsia"/>
                <w:noProof/>
                <w:sz w:val="21"/>
                <w:szCs w:val="21"/>
              </w:rPr>
              <w:t>}</w:t>
            </w:r>
          </w:p>
        </w:tc>
      </w:tr>
    </w:tbl>
    <w:p w:rsidR="00695D45" w:rsidRPr="001D35FB" w:rsidRDefault="00695D45" w:rsidP="00695D45">
      <w:pPr>
        <w:rPr>
          <w:rFonts w:hint="eastAsia"/>
        </w:rPr>
      </w:pPr>
    </w:p>
    <w:p w:rsidR="00695D45" w:rsidRDefault="00695D45" w:rsidP="00BA4562">
      <w:pPr>
        <w:pStyle w:val="5"/>
        <w:rPr>
          <w:rFonts w:hint="eastAsia"/>
        </w:rPr>
      </w:pPr>
      <w:r>
        <w:rPr>
          <w:rFonts w:hint="eastAsia"/>
        </w:rPr>
        <w:t>EndWith</w:t>
      </w:r>
      <w:r w:rsidRPr="00186B7E">
        <w:t xml:space="preserve">() </w:t>
      </w:r>
    </w:p>
    <w:p w:rsidR="00695D45" w:rsidRPr="003D37F7" w:rsidRDefault="00695D45" w:rsidP="00695D45">
      <w:pPr>
        <w:snapToGrid w:val="0"/>
        <w:spacing w:line="300" w:lineRule="auto"/>
        <w:ind w:firstLineChars="200" w:firstLine="420"/>
        <w:rPr>
          <w:rFonts w:hint="eastAsia"/>
          <w:sz w:val="21"/>
          <w:szCs w:val="21"/>
        </w:rPr>
      </w:pPr>
      <w:r w:rsidRPr="003D37F7">
        <w:rPr>
          <w:rFonts w:hint="eastAsia"/>
          <w:sz w:val="21"/>
          <w:szCs w:val="21"/>
        </w:rPr>
        <w:t>是否以指定字符串结尾</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60B67">
              <w:rPr>
                <w:rFonts w:ascii="Arial" w:eastAsia="新宋体" w:hAnsi="Arial" w:cs="Arial"/>
                <w:noProof/>
                <w:sz w:val="21"/>
                <w:szCs w:val="21"/>
              </w:rPr>
              <w:lastRenderedPageBreak/>
              <w:t>Boolean EndWith(</w:t>
            </w:r>
          </w:p>
          <w:p w:rsidR="00695D45" w:rsidRPr="00760B67"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760B67">
              <w:rPr>
                <w:rFonts w:ascii="Arial" w:eastAsia="新宋体" w:hAnsi="Arial" w:cs="Arial"/>
                <w:noProof/>
                <w:sz w:val="21"/>
                <w:szCs w:val="21"/>
              </w:rPr>
              <w:t>const char *substr,</w:t>
            </w:r>
            <w:r>
              <w:rPr>
                <w:rFonts w:ascii="Arial" w:eastAsia="新宋体" w:hAnsi="Arial" w:cs="Arial" w:hint="eastAsia"/>
                <w:noProof/>
                <w:sz w:val="21"/>
                <w:szCs w:val="21"/>
              </w:rPr>
              <w:t xml:space="preserve">   //</w:t>
            </w:r>
            <w:r>
              <w:rPr>
                <w:rFonts w:ascii="Arial" w:eastAsia="新宋体" w:hAnsi="Arial" w:cs="Arial" w:hint="eastAsia"/>
                <w:noProof/>
                <w:sz w:val="21"/>
                <w:szCs w:val="21"/>
              </w:rPr>
              <w:t>待比较的子串</w:t>
            </w:r>
          </w:p>
          <w:p w:rsidR="00695D45" w:rsidRPr="00760B67"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60B67">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60B67">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编码方式</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750" w:firstLine="1575"/>
              <w:rPr>
                <w:rFonts w:ascii="Arial" w:eastAsia="新宋体" w:hAnsi="Arial" w:cs="Arial" w:hint="eastAsia"/>
                <w:noProof/>
                <w:sz w:val="21"/>
                <w:szCs w:val="21"/>
              </w:rPr>
            </w:pPr>
            <w:r w:rsidRPr="00760B67">
              <w:rPr>
                <w:rFonts w:ascii="Arial" w:eastAsia="新宋体" w:hAnsi="Arial" w:cs="Arial"/>
                <w:noProof/>
                <w:sz w:val="21"/>
                <w:szCs w:val="21"/>
              </w:rPr>
              <w:t xml:space="preserve">) const </w:t>
            </w:r>
          </w:p>
          <w:p w:rsidR="00695D45" w:rsidRPr="00760B67"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760B67">
              <w:rPr>
                <w:rFonts w:ascii="Arial" w:eastAsia="新宋体" w:hAnsi="Arial" w:cs="Arial"/>
                <w:noProof/>
                <w:sz w:val="21"/>
                <w:szCs w:val="21"/>
              </w:rPr>
              <w:t>{</w:t>
            </w:r>
          </w:p>
          <w:p w:rsidR="00695D45" w:rsidRPr="00760B67"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760B67">
              <w:rPr>
                <w:rFonts w:ascii="Arial" w:eastAsia="新宋体" w:hAnsi="Arial" w:cs="Arial"/>
                <w:noProof/>
                <w:sz w:val="21"/>
                <w:szCs w:val="21"/>
              </w:rPr>
              <w:t xml:space="preserve">        return _AString_EndWith(m_string, substr, stringCase, encoding);</w:t>
            </w:r>
          </w:p>
          <w:p w:rsidR="00695D45" w:rsidRPr="00760B67"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760B67">
              <w:rPr>
                <w:rFonts w:ascii="Arial" w:eastAsia="新宋体" w:hAnsi="Arial" w:cs="Arial"/>
                <w:noProof/>
                <w:sz w:val="21"/>
                <w:szCs w:val="21"/>
              </w:rPr>
              <w:t>}</w:t>
            </w:r>
          </w:p>
        </w:tc>
      </w:tr>
    </w:tbl>
    <w:p w:rsidR="00695D45" w:rsidRPr="00760B67" w:rsidRDefault="00695D45" w:rsidP="00695D45">
      <w:pPr>
        <w:rPr>
          <w:rFonts w:hint="eastAsia"/>
        </w:rPr>
      </w:pPr>
    </w:p>
    <w:p w:rsidR="00695D45" w:rsidRPr="00186B7E" w:rsidRDefault="00695D45" w:rsidP="00BA4562">
      <w:pPr>
        <w:pStyle w:val="5"/>
        <w:rPr>
          <w:rFonts w:hint="eastAsia"/>
        </w:rPr>
      </w:pPr>
      <w:r>
        <w:rPr>
          <w:rFonts w:hint="eastAsia"/>
        </w:rPr>
        <w:t>GetChar</w:t>
      </w:r>
      <w:r w:rsidRPr="00186B7E">
        <w:t xml:space="preserve"> </w:t>
      </w:r>
      <w:r>
        <w:rPr>
          <w:rFonts w:hint="eastAsia"/>
        </w:rPr>
        <w:t>()</w:t>
      </w:r>
    </w:p>
    <w:p w:rsidR="00695D45" w:rsidRPr="0006514D" w:rsidRDefault="00695D45" w:rsidP="00695D45">
      <w:pPr>
        <w:snapToGrid w:val="0"/>
        <w:spacing w:line="300" w:lineRule="auto"/>
        <w:ind w:firstLineChars="200" w:firstLine="420"/>
        <w:rPr>
          <w:rFonts w:hint="eastAsia"/>
          <w:sz w:val="21"/>
          <w:szCs w:val="21"/>
        </w:rPr>
      </w:pPr>
      <w:r w:rsidRPr="00D6312F">
        <w:rPr>
          <w:sz w:val="21"/>
          <w:szCs w:val="21"/>
        </w:rPr>
        <w:t>按指定编码取</w:t>
      </w:r>
      <w:r w:rsidRPr="00D6312F">
        <w:rPr>
          <w:sz w:val="21"/>
          <w:szCs w:val="21"/>
        </w:rPr>
        <w:t>Index</w:t>
      </w:r>
      <w:r w:rsidRPr="00D6312F">
        <w:rPr>
          <w:sz w:val="21"/>
          <w:szCs w:val="21"/>
        </w:rPr>
        <w:t>位置的字符。</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t>Char32 GetChar(</w:t>
            </w:r>
            <w:r>
              <w:rPr>
                <w:rFonts w:ascii="Arial" w:eastAsia="新宋体" w:hAnsi="Arial" w:cs="Arial"/>
                <w:noProof/>
                <w:sz w:val="21"/>
                <w:szCs w:val="21"/>
              </w:rPr>
              <w:tab/>
            </w:r>
          </w:p>
          <w:p w:rsidR="00695D45" w:rsidRDefault="00695D45" w:rsidP="00745CE8">
            <w:pPr>
              <w:widowControl w:val="0"/>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3446A9">
              <w:rPr>
                <w:rFonts w:ascii="Arial" w:eastAsia="新宋体" w:hAnsi="Arial" w:cs="Arial"/>
                <w:noProof/>
                <w:sz w:val="21"/>
                <w:szCs w:val="21"/>
              </w:rPr>
              <w:t xml:space="preserve">Int32 index, </w:t>
            </w:r>
            <w:r>
              <w:rPr>
                <w:rFonts w:ascii="Arial" w:eastAsia="新宋体" w:hAnsi="Arial" w:cs="Arial" w:hint="eastAsia"/>
                <w:noProof/>
                <w:sz w:val="21"/>
                <w:szCs w:val="21"/>
              </w:rPr>
              <w:t xml:space="preserve">  //</w:t>
            </w:r>
            <w:r>
              <w:rPr>
                <w:rFonts w:ascii="Arial" w:eastAsia="新宋体" w:hAnsi="Arial" w:cs="Arial" w:hint="eastAsia"/>
                <w:noProof/>
                <w:sz w:val="21"/>
                <w:szCs w:val="21"/>
              </w:rPr>
              <w:t>字符索引值</w:t>
            </w:r>
          </w:p>
          <w:p w:rsidR="00695D45" w:rsidRDefault="00695D45" w:rsidP="00745CE8">
            <w:pPr>
              <w:widowControl w:val="0"/>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3446A9">
              <w:rPr>
                <w:rFonts w:ascii="Arial" w:eastAsia="新宋体" w:hAnsi="Arial" w:cs="Arial"/>
                <w:noProof/>
                <w:sz w:val="21"/>
                <w:szCs w:val="21"/>
              </w:rPr>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编码方式</w:t>
            </w:r>
          </w:p>
          <w:p w:rsidR="00695D45" w:rsidRDefault="00695D45" w:rsidP="00745CE8">
            <w:pPr>
              <w:widowControl w:val="0"/>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3446A9">
              <w:rPr>
                <w:rFonts w:ascii="Arial" w:eastAsia="新宋体" w:hAnsi="Arial" w:cs="Arial"/>
                <w:noProof/>
                <w:sz w:val="21"/>
                <w:szCs w:val="21"/>
              </w:rPr>
              <w:t>) const</w:t>
            </w:r>
          </w:p>
          <w:p w:rsidR="00695D45" w:rsidRPr="003446A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3446A9">
              <w:rPr>
                <w:rFonts w:ascii="Arial" w:eastAsia="新宋体" w:hAnsi="Arial" w:cs="Arial"/>
                <w:noProof/>
                <w:sz w:val="21"/>
                <w:szCs w:val="21"/>
              </w:rPr>
              <w:t xml:space="preserve"> {</w:t>
            </w:r>
          </w:p>
          <w:p w:rsidR="00695D45" w:rsidRPr="003446A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3446A9">
              <w:rPr>
                <w:rFonts w:ascii="Arial" w:eastAsia="新宋体" w:hAnsi="Arial" w:cs="Arial"/>
                <w:noProof/>
                <w:sz w:val="21"/>
                <w:szCs w:val="21"/>
              </w:rPr>
              <w:t xml:space="preserve">        return _AString_CharAt(m_string, index, encoding);</w:t>
            </w:r>
          </w:p>
          <w:p w:rsidR="00695D45" w:rsidRPr="003446A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3446A9">
              <w:rPr>
                <w:rFonts w:ascii="Arial" w:eastAsia="新宋体" w:hAnsi="Arial" w:cs="Arial"/>
                <w:noProof/>
                <w:sz w:val="21"/>
                <w:szCs w:val="21"/>
              </w:rPr>
              <w:t>}</w:t>
            </w:r>
            <w:r>
              <w:rPr>
                <w:rFonts w:ascii="Arial" w:eastAsia="新宋体" w:hAnsi="Arial" w:cs="Arial" w:hint="eastAsia"/>
                <w:noProof/>
                <w:sz w:val="21"/>
                <w:szCs w:val="21"/>
              </w:rPr>
              <w:t xml:space="preserve"> //</w:t>
            </w:r>
            <w:r>
              <w:rPr>
                <w:rFonts w:ascii="Arial" w:eastAsia="新宋体" w:hAnsi="Arial" w:cs="Arial" w:hint="eastAsia"/>
                <w:noProof/>
                <w:sz w:val="21"/>
                <w:szCs w:val="21"/>
              </w:rPr>
              <w:t>如果</w:t>
            </w:r>
            <w:r>
              <w:rPr>
                <w:rFonts w:ascii="Arial" w:eastAsia="新宋体" w:hAnsi="Arial" w:cs="Arial" w:hint="eastAsia"/>
                <w:noProof/>
                <w:sz w:val="21"/>
                <w:szCs w:val="21"/>
              </w:rPr>
              <w:t>AString</w:t>
            </w:r>
            <w:r>
              <w:rPr>
                <w:rFonts w:ascii="Arial" w:eastAsia="新宋体" w:hAnsi="Arial" w:cs="Arial" w:hint="eastAsia"/>
                <w:noProof/>
                <w:sz w:val="21"/>
                <w:szCs w:val="21"/>
              </w:rPr>
              <w:t>对象的</w:t>
            </w:r>
            <w:r>
              <w:rPr>
                <w:rFonts w:ascii="Arial" w:eastAsia="新宋体" w:hAnsi="Arial" w:cs="Arial" w:hint="eastAsia"/>
                <w:noProof/>
                <w:sz w:val="21"/>
                <w:szCs w:val="21"/>
              </w:rPr>
              <w:t>m_string</w:t>
            </w:r>
            <w:r>
              <w:rPr>
                <w:rFonts w:ascii="Arial" w:eastAsia="新宋体" w:hAnsi="Arial" w:cs="Arial" w:hint="eastAsia"/>
                <w:noProof/>
                <w:sz w:val="21"/>
                <w:szCs w:val="21"/>
              </w:rPr>
              <w:t>字符串为空，则程序被终止</w:t>
            </w:r>
          </w:p>
        </w:tc>
      </w:tr>
    </w:tbl>
    <w:p w:rsidR="00695D45" w:rsidRPr="00D6312F" w:rsidRDefault="00695D45" w:rsidP="00695D45">
      <w:pPr>
        <w:snapToGrid w:val="0"/>
        <w:spacing w:line="300" w:lineRule="auto"/>
        <w:rPr>
          <w:rFonts w:hint="eastAsia"/>
          <w:sz w:val="21"/>
          <w:szCs w:val="21"/>
        </w:rPr>
      </w:pPr>
    </w:p>
    <w:p w:rsidR="00695D45" w:rsidRPr="00186B7E" w:rsidRDefault="00695D45" w:rsidP="00BA4562">
      <w:pPr>
        <w:pStyle w:val="5"/>
        <w:rPr>
          <w:rFonts w:hint="eastAsia"/>
        </w:rPr>
      </w:pPr>
      <w:r>
        <w:rPr>
          <w:rFonts w:hint="eastAsia"/>
        </w:rPr>
        <w:t>GetCharCount</w:t>
      </w:r>
      <w:r w:rsidRPr="00186B7E">
        <w:t xml:space="preserve"> </w:t>
      </w:r>
      <w:r>
        <w:rPr>
          <w:rFonts w:hint="eastAsia"/>
        </w:rPr>
        <w:t xml:space="preserve">()  </w:t>
      </w:r>
    </w:p>
    <w:p w:rsidR="00695D45" w:rsidRPr="0006514D" w:rsidRDefault="00695D45" w:rsidP="00695D45">
      <w:pPr>
        <w:snapToGrid w:val="0"/>
        <w:spacing w:line="300" w:lineRule="auto"/>
        <w:ind w:firstLineChars="200" w:firstLine="420"/>
        <w:rPr>
          <w:rFonts w:hint="eastAsia"/>
          <w:sz w:val="21"/>
          <w:szCs w:val="21"/>
        </w:rPr>
      </w:pPr>
      <w:r w:rsidRPr="00D6312F">
        <w:rPr>
          <w:sz w:val="21"/>
          <w:szCs w:val="21"/>
        </w:rPr>
        <w:t>获得指定编码的字符串长度。</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3446A9">
              <w:rPr>
                <w:rFonts w:ascii="Arial" w:eastAsia="新宋体" w:hAnsi="Arial" w:cs="Arial"/>
                <w:noProof/>
                <w:sz w:val="21"/>
                <w:szCs w:val="21"/>
              </w:rPr>
              <w:t>Int32 GetCharCount(</w:t>
            </w:r>
          </w:p>
          <w:p w:rsidR="00695D45" w:rsidRDefault="00695D45" w:rsidP="00745CE8">
            <w:pPr>
              <w:widowControl w:val="0"/>
              <w:autoSpaceDE w:val="0"/>
              <w:autoSpaceDN w:val="0"/>
              <w:adjustRightInd w:val="0"/>
              <w:spacing w:before="100" w:beforeAutospacing="1" w:after="100" w:afterAutospacing="1" w:line="360" w:lineRule="auto"/>
              <w:ind w:firstLineChars="950" w:firstLine="1995"/>
              <w:rPr>
                <w:rFonts w:ascii="Arial" w:eastAsia="新宋体" w:hAnsi="Arial" w:cs="Arial" w:hint="eastAsia"/>
                <w:noProof/>
                <w:sz w:val="21"/>
                <w:szCs w:val="21"/>
              </w:rPr>
            </w:pPr>
            <w:r w:rsidRPr="003446A9">
              <w:rPr>
                <w:rFonts w:ascii="Arial" w:eastAsia="新宋体" w:hAnsi="Arial" w:cs="Arial"/>
                <w:noProof/>
                <w:sz w:val="21"/>
                <w:szCs w:val="21"/>
              </w:rPr>
              <w:lastRenderedPageBreak/>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指定编码值</w:t>
            </w:r>
          </w:p>
          <w:p w:rsidR="00695D45" w:rsidRPr="003446A9" w:rsidRDefault="00695D45" w:rsidP="00745CE8">
            <w:pPr>
              <w:widowControl w:val="0"/>
              <w:autoSpaceDE w:val="0"/>
              <w:autoSpaceDN w:val="0"/>
              <w:adjustRightInd w:val="0"/>
              <w:spacing w:before="100" w:beforeAutospacing="1" w:after="100" w:afterAutospacing="1" w:line="360" w:lineRule="auto"/>
              <w:ind w:firstLineChars="950" w:firstLine="1995"/>
              <w:rPr>
                <w:rFonts w:ascii="Arial" w:eastAsia="新宋体" w:hAnsi="Arial" w:cs="Arial"/>
                <w:noProof/>
                <w:sz w:val="21"/>
                <w:szCs w:val="21"/>
              </w:rPr>
            </w:pPr>
            <w:r w:rsidRPr="003446A9">
              <w:rPr>
                <w:rFonts w:ascii="Arial" w:eastAsia="新宋体" w:hAnsi="Arial" w:cs="Arial"/>
                <w:noProof/>
                <w:sz w:val="21"/>
                <w:szCs w:val="21"/>
              </w:rPr>
              <w:t>) const {</w:t>
            </w:r>
          </w:p>
          <w:p w:rsidR="00695D45" w:rsidRPr="003446A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3446A9">
              <w:rPr>
                <w:rFonts w:ascii="Arial" w:eastAsia="新宋体" w:hAnsi="Arial" w:cs="Arial"/>
                <w:noProof/>
                <w:sz w:val="21"/>
                <w:szCs w:val="21"/>
              </w:rPr>
              <w:t xml:space="preserve">        return _AString_GetCharCount(m_string, encoding);</w:t>
            </w:r>
          </w:p>
          <w:p w:rsidR="00695D45" w:rsidRPr="003446A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color w:val="008000"/>
                <w:sz w:val="21"/>
                <w:szCs w:val="21"/>
              </w:rPr>
            </w:pPr>
            <w:r w:rsidRPr="003446A9">
              <w:rPr>
                <w:rFonts w:ascii="Arial" w:eastAsia="新宋体" w:hAnsi="Arial" w:cs="Arial"/>
                <w:noProof/>
                <w:sz w:val="21"/>
                <w:szCs w:val="21"/>
              </w:rPr>
              <w:t xml:space="preserve">    }</w:t>
            </w:r>
          </w:p>
        </w:tc>
      </w:tr>
    </w:tbl>
    <w:p w:rsidR="00695D45" w:rsidRPr="001D35FB" w:rsidRDefault="00695D45" w:rsidP="00695D45">
      <w:pPr>
        <w:rPr>
          <w:rFonts w:hint="eastAsia"/>
        </w:rPr>
      </w:pPr>
    </w:p>
    <w:p w:rsidR="00695D45" w:rsidRPr="00186B7E" w:rsidRDefault="00695D45" w:rsidP="00BA4562">
      <w:pPr>
        <w:pStyle w:val="5"/>
        <w:rPr>
          <w:rFonts w:hint="eastAsia"/>
        </w:rPr>
      </w:pPr>
      <w:r>
        <w:rPr>
          <w:rFonts w:hint="eastAsia"/>
        </w:rPr>
        <w:t>IsNull</w:t>
      </w:r>
      <w:r w:rsidRPr="00186B7E">
        <w:t xml:space="preserve">() </w:t>
      </w:r>
    </w:p>
    <w:p w:rsidR="00695D45" w:rsidRPr="0006514D" w:rsidRDefault="00695D45" w:rsidP="00695D45">
      <w:pPr>
        <w:snapToGrid w:val="0"/>
        <w:spacing w:line="300" w:lineRule="auto"/>
        <w:ind w:firstLine="420"/>
        <w:rPr>
          <w:rFonts w:hint="eastAsia"/>
          <w:sz w:val="21"/>
          <w:szCs w:val="21"/>
        </w:rPr>
      </w:pPr>
      <w:r w:rsidRPr="000242BD">
        <w:rPr>
          <w:sz w:val="21"/>
          <w:szCs w:val="21"/>
        </w:rPr>
        <w:t>判断当前</w:t>
      </w:r>
      <w:r w:rsidRPr="000242BD">
        <w:rPr>
          <w:sz w:val="21"/>
          <w:szCs w:val="21"/>
        </w:rPr>
        <w:t>AString</w:t>
      </w:r>
      <w:r w:rsidRPr="000242BD">
        <w:rPr>
          <w:sz w:val="21"/>
          <w:szCs w:val="21"/>
        </w:rPr>
        <w:t>对象的字符串指针是否为空</w:t>
      </w:r>
      <w:r>
        <w:rPr>
          <w:rFonts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Pr="00CF17C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Pr>
                <w:rFonts w:ascii="Arial" w:eastAsia="新宋体" w:hAnsi="Arial" w:cs="Arial" w:hint="eastAsia"/>
                <w:noProof/>
                <w:sz w:val="21"/>
                <w:szCs w:val="21"/>
              </w:rPr>
              <w:t xml:space="preserve">Boolean IsNUll () </w:t>
            </w:r>
            <w:r w:rsidRPr="00CF17C1">
              <w:rPr>
                <w:rFonts w:ascii="Arial" w:eastAsia="新宋体" w:hAnsi="Arial" w:cs="Arial"/>
                <w:noProof/>
                <w:color w:val="0000FF"/>
                <w:sz w:val="21"/>
                <w:szCs w:val="21"/>
              </w:rPr>
              <w:t>const</w:t>
            </w:r>
            <w:r w:rsidRPr="00CF17C1">
              <w:rPr>
                <w:rFonts w:ascii="Arial" w:eastAsia="新宋体" w:hAnsi="Arial" w:cs="Arial"/>
                <w:noProof/>
                <w:sz w:val="21"/>
                <w:szCs w:val="21"/>
              </w:rPr>
              <w:t xml:space="preserve"> </w:t>
            </w:r>
          </w:p>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CF17C1">
              <w:rPr>
                <w:rFonts w:ascii="Arial" w:eastAsia="新宋体" w:hAnsi="Arial" w:cs="Arial"/>
                <w:noProof/>
                <w:sz w:val="21"/>
                <w:szCs w:val="21"/>
              </w:rPr>
              <w:t xml:space="preserve">{ </w:t>
            </w:r>
            <w:r>
              <w:rPr>
                <w:rFonts w:ascii="Arial" w:eastAsia="新宋体" w:hAnsi="Arial" w:cs="Arial"/>
                <w:noProof/>
                <w:sz w:val="21"/>
                <w:szCs w:val="21"/>
              </w:rPr>
              <w:t xml:space="preserve">  </w:t>
            </w:r>
          </w:p>
          <w:p w:rsidR="00695D45" w:rsidRPr="00CF17C1" w:rsidRDefault="00695D45" w:rsidP="00745CE8">
            <w:pPr>
              <w:widowControl w:val="0"/>
              <w:autoSpaceDE w:val="0"/>
              <w:autoSpaceDN w:val="0"/>
              <w:adjustRightInd w:val="0"/>
              <w:spacing w:before="100" w:beforeAutospacing="1" w:after="100" w:afterAutospacing="1" w:line="360" w:lineRule="auto"/>
              <w:ind w:firstLineChars="200" w:firstLine="420"/>
              <w:rPr>
                <w:rFonts w:ascii="Arial" w:eastAsia="新宋体" w:hAnsi="Arial" w:cs="Arial" w:hint="eastAsia"/>
                <w:noProof/>
                <w:sz w:val="21"/>
                <w:szCs w:val="21"/>
              </w:rPr>
            </w:pPr>
            <w:r w:rsidRPr="00CF17C1">
              <w:rPr>
                <w:rFonts w:ascii="Arial" w:eastAsia="新宋体" w:hAnsi="Arial" w:cs="Arial"/>
                <w:noProof/>
                <w:color w:val="0000FF"/>
                <w:sz w:val="21"/>
                <w:szCs w:val="21"/>
              </w:rPr>
              <w:t>return</w:t>
            </w:r>
            <w:r w:rsidRPr="00CF17C1">
              <w:rPr>
                <w:rFonts w:ascii="Arial" w:eastAsia="新宋体" w:hAnsi="Arial" w:cs="Arial"/>
                <w:noProof/>
                <w:sz w:val="21"/>
                <w:szCs w:val="21"/>
              </w:rPr>
              <w:t xml:space="preserve"> m_string</w:t>
            </w:r>
            <w:r>
              <w:rPr>
                <w:rFonts w:ascii="Arial" w:eastAsia="新宋体" w:hAnsi="Arial" w:cs="Arial" w:hint="eastAsia"/>
                <w:noProof/>
                <w:sz w:val="21"/>
                <w:szCs w:val="21"/>
              </w:rPr>
              <w:t>=NULL;</w:t>
            </w:r>
          </w:p>
          <w:p w:rsidR="00695D45" w:rsidRPr="00BF6059" w:rsidRDefault="00695D45" w:rsidP="00745CE8">
            <w:pPr>
              <w:widowControl w:val="0"/>
              <w:autoSpaceDE w:val="0"/>
              <w:autoSpaceDN w:val="0"/>
              <w:adjustRightInd w:val="0"/>
              <w:rPr>
                <w:rFonts w:ascii="新宋体" w:eastAsia="新宋体" w:hint="eastAsia"/>
                <w:noProof/>
                <w:color w:val="008000"/>
                <w:sz w:val="18"/>
                <w:szCs w:val="18"/>
              </w:rPr>
            </w:pPr>
            <w:r w:rsidRPr="00CF17C1">
              <w:rPr>
                <w:rFonts w:ascii="Arial" w:eastAsia="新宋体" w:hAnsi="Arial" w:cs="Arial"/>
                <w:noProof/>
                <w:sz w:val="21"/>
                <w:szCs w:val="21"/>
              </w:rPr>
              <w:t xml:space="preserve"> }</w:t>
            </w:r>
            <w:r w:rsidRPr="00CF17C1">
              <w:rPr>
                <w:rFonts w:ascii="Arial" w:eastAsia="Arial Unicode MS" w:hAnsi="Arial" w:cs="Arial"/>
                <w:sz w:val="21"/>
                <w:szCs w:val="21"/>
              </w:rPr>
              <w:t xml:space="preserve">  </w:t>
            </w:r>
            <w:r w:rsidRPr="00BF6059">
              <w:rPr>
                <w:rFonts w:ascii="Arial" w:eastAsia="Arial Unicode MS" w:hAnsi="Arial" w:cs="Arial"/>
                <w:sz w:val="21"/>
                <w:szCs w:val="21"/>
              </w:rPr>
              <w:t xml:space="preserve"> </w:t>
            </w:r>
            <w:r w:rsidRPr="00BF6059">
              <w:rPr>
                <w:rFonts w:ascii="Arial" w:eastAsia="新宋体" w:hAnsi="Arial" w:cs="Arial"/>
                <w:noProof/>
                <w:color w:val="008000"/>
                <w:sz w:val="21"/>
                <w:szCs w:val="21"/>
              </w:rPr>
              <w:t>// e.g., if (str.IsNull()) {...} or Boolean b = str.IsNull();</w:t>
            </w:r>
          </w:p>
        </w:tc>
      </w:tr>
    </w:tbl>
    <w:p w:rsidR="00695D45" w:rsidRDefault="00695D45" w:rsidP="00695D45">
      <w:pPr>
        <w:widowControl w:val="0"/>
        <w:autoSpaceDE w:val="0"/>
        <w:autoSpaceDN w:val="0"/>
        <w:adjustRightInd w:val="0"/>
        <w:rPr>
          <w:rFonts w:ascii="新宋体" w:eastAsia="新宋体"/>
          <w:noProof/>
          <w:sz w:val="18"/>
          <w:szCs w:val="18"/>
        </w:rPr>
      </w:pPr>
    </w:p>
    <w:p w:rsidR="00695D45" w:rsidRPr="00186B7E" w:rsidRDefault="00695D45" w:rsidP="00BA4562">
      <w:pPr>
        <w:pStyle w:val="5"/>
        <w:rPr>
          <w:rFonts w:hint="eastAsia"/>
        </w:rPr>
      </w:pPr>
      <w:r>
        <w:rPr>
          <w:rFonts w:hint="eastAsia"/>
        </w:rPr>
        <w:t>IsEmpty</w:t>
      </w:r>
      <w:r w:rsidRPr="00186B7E">
        <w:t xml:space="preserve">() </w:t>
      </w:r>
    </w:p>
    <w:p w:rsidR="00695D45" w:rsidRPr="0006514D" w:rsidRDefault="00695D45" w:rsidP="00695D45">
      <w:pPr>
        <w:snapToGrid w:val="0"/>
        <w:spacing w:line="300" w:lineRule="auto"/>
        <w:ind w:firstLine="420"/>
        <w:rPr>
          <w:rFonts w:hint="eastAsia"/>
          <w:sz w:val="21"/>
          <w:szCs w:val="21"/>
        </w:rPr>
      </w:pPr>
      <w:r w:rsidRPr="000242BD">
        <w:rPr>
          <w:sz w:val="21"/>
          <w:szCs w:val="21"/>
        </w:rPr>
        <w:t>判断当前</w:t>
      </w:r>
      <w:r w:rsidRPr="000242BD">
        <w:rPr>
          <w:sz w:val="21"/>
          <w:szCs w:val="21"/>
        </w:rPr>
        <w:t>AString</w:t>
      </w:r>
      <w:r w:rsidRPr="000242BD">
        <w:rPr>
          <w:sz w:val="21"/>
          <w:szCs w:val="21"/>
        </w:rPr>
        <w:t>对象的字符串内容是否为空。</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Pr="00BF6059" w:rsidRDefault="00695D45" w:rsidP="00745CE8">
            <w:pPr>
              <w:widowControl w:val="0"/>
              <w:tabs>
                <w:tab w:val="left" w:pos="4725"/>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F6059">
              <w:rPr>
                <w:rFonts w:ascii="Arial" w:eastAsia="新宋体" w:hAnsi="Arial" w:cs="Arial"/>
                <w:noProof/>
                <w:sz w:val="21"/>
                <w:szCs w:val="21"/>
              </w:rPr>
              <w:t xml:space="preserve">Boolean IsEmpty() </w:t>
            </w:r>
            <w:r w:rsidRPr="00BF6059">
              <w:rPr>
                <w:rFonts w:ascii="Arial" w:eastAsia="新宋体" w:hAnsi="Arial" w:cs="Arial"/>
                <w:noProof/>
                <w:color w:val="0000FF"/>
                <w:sz w:val="21"/>
                <w:szCs w:val="21"/>
              </w:rPr>
              <w:t>const</w:t>
            </w:r>
            <w:r w:rsidRPr="00BF6059">
              <w:rPr>
                <w:rFonts w:ascii="Arial" w:eastAsia="新宋体" w:hAnsi="Arial" w:cs="Arial"/>
                <w:noProof/>
                <w:sz w:val="21"/>
                <w:szCs w:val="21"/>
              </w:rPr>
              <w:t xml:space="preserve"> { </w:t>
            </w:r>
            <w:r>
              <w:rPr>
                <w:rFonts w:ascii="Arial" w:eastAsia="新宋体" w:hAnsi="Arial" w:cs="Arial"/>
                <w:noProof/>
                <w:sz w:val="21"/>
                <w:szCs w:val="21"/>
              </w:rPr>
              <w:tab/>
            </w:r>
          </w:p>
          <w:p w:rsidR="00695D45" w:rsidRPr="00BF605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BF6059">
              <w:rPr>
                <w:rFonts w:ascii="Arial" w:eastAsia="新宋体" w:hAnsi="Arial" w:cs="Arial"/>
                <w:noProof/>
                <w:sz w:val="21"/>
                <w:szCs w:val="21"/>
              </w:rPr>
              <w:t xml:space="preserve">        assert(m_string);</w:t>
            </w:r>
          </w:p>
          <w:p w:rsidR="00695D45" w:rsidRPr="00BF605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BF6059">
              <w:rPr>
                <w:rFonts w:ascii="Arial" w:eastAsia="新宋体" w:hAnsi="Arial" w:cs="Arial"/>
                <w:noProof/>
                <w:sz w:val="21"/>
                <w:szCs w:val="21"/>
              </w:rPr>
              <w:t xml:space="preserve">        </w:t>
            </w:r>
            <w:r w:rsidRPr="00BF6059">
              <w:rPr>
                <w:rFonts w:ascii="Arial" w:eastAsia="新宋体" w:hAnsi="Arial" w:cs="Arial"/>
                <w:noProof/>
                <w:color w:val="0000FF"/>
                <w:sz w:val="21"/>
                <w:szCs w:val="21"/>
              </w:rPr>
              <w:t>return</w:t>
            </w:r>
            <w:r w:rsidRPr="00BF6059">
              <w:rPr>
                <w:rFonts w:ascii="Arial" w:eastAsia="新宋体" w:hAnsi="Arial" w:cs="Arial"/>
                <w:noProof/>
                <w:sz w:val="21"/>
                <w:szCs w:val="21"/>
              </w:rPr>
              <w:t xml:space="preserve"> m_string[0] == </w:t>
            </w:r>
            <w:r w:rsidRPr="00BF6059">
              <w:rPr>
                <w:rFonts w:ascii="Arial" w:eastAsia="新宋体" w:hAnsi="Arial" w:cs="Arial"/>
                <w:noProof/>
                <w:color w:val="800000"/>
                <w:sz w:val="21"/>
                <w:szCs w:val="21"/>
              </w:rPr>
              <w:t>'\0'</w:t>
            </w:r>
            <w:r w:rsidRPr="00BF6059">
              <w:rPr>
                <w:rFonts w:ascii="Arial" w:eastAsia="新宋体" w:hAnsi="Arial" w:cs="Arial"/>
                <w:noProof/>
                <w:sz w:val="21"/>
                <w:szCs w:val="21"/>
              </w:rPr>
              <w:t>;</w:t>
            </w:r>
          </w:p>
          <w:p w:rsidR="00695D45" w:rsidRPr="00BF605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Pr>
                <w:rFonts w:ascii="Arial" w:eastAsia="新宋体" w:hAnsi="Arial" w:cs="Arial"/>
                <w:noProof/>
                <w:sz w:val="21"/>
                <w:szCs w:val="21"/>
              </w:rPr>
              <w:t xml:space="preserve">    }</w:t>
            </w:r>
          </w:p>
        </w:tc>
      </w:tr>
    </w:tbl>
    <w:p w:rsidR="00695D45" w:rsidRPr="000242BD" w:rsidRDefault="00695D45" w:rsidP="00695D45">
      <w:pPr>
        <w:snapToGrid w:val="0"/>
        <w:spacing w:line="300" w:lineRule="auto"/>
        <w:ind w:firstLine="420"/>
        <w:rPr>
          <w:rFonts w:ascii="宋体" w:hAnsi="宋体" w:hint="eastAsia"/>
          <w:sz w:val="21"/>
          <w:szCs w:val="21"/>
        </w:rPr>
      </w:pPr>
    </w:p>
    <w:p w:rsidR="00695D45" w:rsidRPr="00186B7E" w:rsidRDefault="00695D45" w:rsidP="00BA4562">
      <w:pPr>
        <w:pStyle w:val="5"/>
        <w:rPr>
          <w:rFonts w:hint="eastAsia"/>
        </w:rPr>
      </w:pPr>
      <w:r>
        <w:rPr>
          <w:rFonts w:hint="eastAsia"/>
        </w:rPr>
        <w:t>IsNullorEmpty</w:t>
      </w:r>
      <w:r w:rsidRPr="00186B7E">
        <w:t xml:space="preserve">() </w:t>
      </w:r>
    </w:p>
    <w:p w:rsidR="00695D45" w:rsidRPr="0006514D" w:rsidRDefault="00695D45" w:rsidP="00695D45">
      <w:pPr>
        <w:snapToGrid w:val="0"/>
        <w:spacing w:line="300" w:lineRule="auto"/>
        <w:ind w:firstLineChars="200" w:firstLine="420"/>
        <w:rPr>
          <w:rFonts w:hint="eastAsia"/>
          <w:sz w:val="21"/>
          <w:szCs w:val="21"/>
        </w:rPr>
      </w:pPr>
      <w:r w:rsidRPr="000242BD">
        <w:rPr>
          <w:sz w:val="21"/>
          <w:szCs w:val="21"/>
        </w:rPr>
        <w:t>判断当前</w:t>
      </w:r>
      <w:r w:rsidRPr="000242BD">
        <w:rPr>
          <w:sz w:val="21"/>
          <w:szCs w:val="21"/>
        </w:rPr>
        <w:t>AString</w:t>
      </w:r>
      <w:r w:rsidRPr="000242BD">
        <w:rPr>
          <w:sz w:val="21"/>
          <w:szCs w:val="21"/>
        </w:rPr>
        <w:t>对象的字符串指针或者内容是否为空。</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Pr="005B2A3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5B2A35">
              <w:rPr>
                <w:rFonts w:ascii="Arial" w:eastAsia="新宋体" w:hAnsi="Arial" w:cs="Arial"/>
                <w:noProof/>
                <w:sz w:val="21"/>
                <w:szCs w:val="21"/>
              </w:rPr>
              <w:t xml:space="preserve">Boolean IsNullOrEmpty() </w:t>
            </w:r>
            <w:r w:rsidRPr="005B2A35">
              <w:rPr>
                <w:rFonts w:ascii="Arial" w:eastAsia="新宋体" w:hAnsi="Arial" w:cs="Arial"/>
                <w:noProof/>
                <w:color w:val="0000FF"/>
                <w:sz w:val="21"/>
                <w:szCs w:val="21"/>
              </w:rPr>
              <w:t>const</w:t>
            </w:r>
            <w:r w:rsidRPr="005B2A35">
              <w:rPr>
                <w:rFonts w:ascii="Arial" w:eastAsia="新宋体" w:hAnsi="Arial" w:cs="Arial"/>
                <w:noProof/>
                <w:sz w:val="21"/>
                <w:szCs w:val="21"/>
              </w:rPr>
              <w:t xml:space="preserve"> {</w:t>
            </w:r>
          </w:p>
          <w:p w:rsidR="00695D45" w:rsidRPr="005B2A3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5B2A35">
              <w:rPr>
                <w:rFonts w:ascii="Arial" w:eastAsia="新宋体" w:hAnsi="Arial" w:cs="Arial"/>
                <w:noProof/>
                <w:sz w:val="21"/>
                <w:szCs w:val="21"/>
              </w:rPr>
              <w:t xml:space="preserve">        </w:t>
            </w:r>
            <w:r w:rsidRPr="005B2A35">
              <w:rPr>
                <w:rFonts w:ascii="Arial" w:eastAsia="新宋体" w:hAnsi="Arial" w:cs="Arial"/>
                <w:noProof/>
                <w:color w:val="0000FF"/>
                <w:sz w:val="21"/>
                <w:szCs w:val="21"/>
              </w:rPr>
              <w:t>return</w:t>
            </w:r>
            <w:r w:rsidRPr="005B2A35">
              <w:rPr>
                <w:rFonts w:ascii="Arial" w:eastAsia="新宋体" w:hAnsi="Arial" w:cs="Arial"/>
                <w:noProof/>
                <w:sz w:val="21"/>
                <w:szCs w:val="21"/>
              </w:rPr>
              <w:t xml:space="preserve"> (m_string == NULL || m_string[0] == </w:t>
            </w:r>
            <w:r w:rsidRPr="005B2A35">
              <w:rPr>
                <w:rFonts w:ascii="Arial" w:eastAsia="新宋体" w:hAnsi="Arial" w:cs="Arial"/>
                <w:noProof/>
                <w:color w:val="800000"/>
                <w:sz w:val="21"/>
                <w:szCs w:val="21"/>
              </w:rPr>
              <w:t>'\0'</w:t>
            </w:r>
            <w:r w:rsidRPr="005B2A35">
              <w:rPr>
                <w:rFonts w:ascii="Arial" w:eastAsia="新宋体" w:hAnsi="Arial" w:cs="Arial"/>
                <w:noProof/>
                <w:sz w:val="21"/>
                <w:szCs w:val="21"/>
              </w:rPr>
              <w:t>);</w:t>
            </w:r>
          </w:p>
          <w:p w:rsidR="00695D45" w:rsidRPr="005B2A35" w:rsidRDefault="00695D45" w:rsidP="00745CE8">
            <w:pPr>
              <w:widowControl w:val="0"/>
              <w:tabs>
                <w:tab w:val="left" w:pos="915"/>
              </w:tabs>
              <w:autoSpaceDE w:val="0"/>
              <w:autoSpaceDN w:val="0"/>
              <w:adjustRightInd w:val="0"/>
              <w:spacing w:before="100" w:beforeAutospacing="1" w:after="100" w:afterAutospacing="1" w:line="360" w:lineRule="auto"/>
              <w:rPr>
                <w:rFonts w:ascii="Arial" w:hAnsi="Arial" w:cs="Arial" w:hint="eastAsia"/>
                <w:sz w:val="21"/>
                <w:szCs w:val="21"/>
              </w:rPr>
            </w:pPr>
            <w:r w:rsidRPr="005B2A35">
              <w:rPr>
                <w:rFonts w:ascii="Arial" w:eastAsia="新宋体" w:hAnsi="Arial" w:cs="Arial"/>
                <w:noProof/>
                <w:sz w:val="21"/>
                <w:szCs w:val="21"/>
              </w:rPr>
              <w:t xml:space="preserve">    }</w:t>
            </w:r>
            <w:r w:rsidRPr="005B2A35">
              <w:rPr>
                <w:rFonts w:ascii="Arial" w:eastAsia="新宋体" w:hAnsi="Arial" w:cs="Arial"/>
                <w:noProof/>
                <w:sz w:val="21"/>
                <w:szCs w:val="21"/>
              </w:rPr>
              <w:tab/>
            </w:r>
          </w:p>
        </w:tc>
      </w:tr>
    </w:tbl>
    <w:p w:rsidR="00695D45" w:rsidRPr="001D35FB" w:rsidRDefault="00695D45" w:rsidP="00695D45">
      <w:pPr>
        <w:rPr>
          <w:rFonts w:hint="eastAsia"/>
        </w:rPr>
      </w:pPr>
    </w:p>
    <w:p w:rsidR="00695D45" w:rsidRDefault="00695D45" w:rsidP="00BA4562">
      <w:pPr>
        <w:pStyle w:val="5"/>
        <w:rPr>
          <w:rFonts w:hint="eastAsia"/>
        </w:rPr>
      </w:pPr>
      <w:r>
        <w:rPr>
          <w:rFonts w:hint="eastAsia"/>
        </w:rPr>
        <w:lastRenderedPageBreak/>
        <w:t>IndexOf</w:t>
      </w:r>
      <w:r w:rsidRPr="00186B7E">
        <w:t xml:space="preserve">() </w:t>
      </w:r>
    </w:p>
    <w:p w:rsidR="00695D45" w:rsidRPr="003D37F7" w:rsidRDefault="00695D45" w:rsidP="00695D45">
      <w:pPr>
        <w:snapToGrid w:val="0"/>
        <w:spacing w:line="300" w:lineRule="auto"/>
        <w:ind w:firstLineChars="200" w:firstLine="420"/>
        <w:rPr>
          <w:rFonts w:hint="eastAsia"/>
          <w:sz w:val="21"/>
          <w:szCs w:val="21"/>
        </w:rPr>
      </w:pPr>
      <w:r w:rsidRPr="003D37F7">
        <w:rPr>
          <w:rFonts w:hint="eastAsia"/>
          <w:sz w:val="21"/>
          <w:szCs w:val="21"/>
        </w:rPr>
        <w:t>获得指定字符在</w:t>
      </w:r>
      <w:r w:rsidRPr="003D37F7">
        <w:rPr>
          <w:rFonts w:hint="eastAsia"/>
          <w:sz w:val="21"/>
          <w:szCs w:val="21"/>
        </w:rPr>
        <w:t>AString</w:t>
      </w:r>
      <w:r w:rsidRPr="003D37F7">
        <w:rPr>
          <w:rFonts w:hint="eastAsia"/>
          <w:sz w:val="21"/>
          <w:szCs w:val="21"/>
        </w:rPr>
        <w:t>对象中的索引值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0306B0">
              <w:rPr>
                <w:rFonts w:ascii="Arial" w:eastAsia="新宋体" w:hAnsi="Arial" w:cs="Arial"/>
                <w:noProof/>
                <w:sz w:val="21"/>
                <w:szCs w:val="21"/>
              </w:rPr>
              <w:t>Int32 IndexOf(</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0306B0">
              <w:rPr>
                <w:rFonts w:ascii="Arial" w:eastAsia="新宋体" w:hAnsi="Arial" w:cs="Arial"/>
                <w:noProof/>
                <w:sz w:val="21"/>
                <w:szCs w:val="21"/>
              </w:rPr>
              <w:t xml:space="preserve">AChar ch,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0306B0">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0306B0">
              <w:rPr>
                <w:rFonts w:ascii="Arial" w:eastAsia="新宋体" w:hAnsi="Arial" w:cs="Arial"/>
                <w:noProof/>
                <w:sz w:val="21"/>
                <w:szCs w:val="21"/>
              </w:rPr>
              <w:t xml:space="preserve">) const </w:t>
            </w:r>
          </w:p>
          <w:p w:rsidR="00695D45" w:rsidRPr="000306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0306B0">
              <w:rPr>
                <w:rFonts w:ascii="Arial" w:eastAsia="新宋体" w:hAnsi="Arial" w:cs="Arial"/>
                <w:noProof/>
                <w:sz w:val="21"/>
                <w:szCs w:val="21"/>
              </w:rPr>
              <w:t>{</w:t>
            </w:r>
          </w:p>
          <w:p w:rsidR="00695D45" w:rsidRPr="000306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0306B0">
              <w:rPr>
                <w:rFonts w:ascii="Arial" w:eastAsia="新宋体" w:hAnsi="Arial" w:cs="Arial"/>
                <w:noProof/>
                <w:sz w:val="21"/>
                <w:szCs w:val="21"/>
              </w:rPr>
              <w:t xml:space="preserve">        return _AString_IndexOf_AChar(m_string, ch, stringCase);</w:t>
            </w:r>
          </w:p>
          <w:p w:rsidR="00695D45" w:rsidRPr="000306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0306B0">
              <w:rPr>
                <w:rFonts w:ascii="Arial" w:eastAsia="新宋体" w:hAnsi="Arial" w:cs="Arial"/>
                <w:noProof/>
                <w:sz w:val="21"/>
                <w:szCs w:val="21"/>
              </w:rPr>
              <w:t>}</w:t>
            </w:r>
          </w:p>
        </w:tc>
      </w:tr>
    </w:tbl>
    <w:p w:rsidR="00695D45" w:rsidRDefault="00695D45" w:rsidP="00695D45">
      <w:pPr>
        <w:rPr>
          <w:rFonts w:hint="eastAsia"/>
        </w:rPr>
      </w:pPr>
    </w:p>
    <w:p w:rsidR="00695D45" w:rsidRDefault="00695D45" w:rsidP="00BA4562">
      <w:pPr>
        <w:pStyle w:val="5"/>
        <w:rPr>
          <w:rFonts w:hint="eastAsia"/>
        </w:rPr>
      </w:pPr>
      <w:r>
        <w:rPr>
          <w:rFonts w:hint="eastAsia"/>
        </w:rPr>
        <w:t>IndexOf</w:t>
      </w:r>
      <w:r w:rsidRPr="00186B7E">
        <w:t xml:space="preserve">() </w:t>
      </w:r>
    </w:p>
    <w:p w:rsidR="00695D45" w:rsidRPr="0006514D" w:rsidRDefault="00695D45" w:rsidP="00695D45">
      <w:pPr>
        <w:snapToGrid w:val="0"/>
        <w:spacing w:line="300" w:lineRule="auto"/>
        <w:ind w:firstLineChars="200" w:firstLine="420"/>
        <w:rPr>
          <w:rFonts w:hint="eastAsia"/>
          <w:sz w:val="21"/>
          <w:szCs w:val="21"/>
        </w:rPr>
      </w:pPr>
      <w:r w:rsidRPr="003D37F7">
        <w:rPr>
          <w:rFonts w:hint="eastAsia"/>
          <w:sz w:val="21"/>
          <w:szCs w:val="21"/>
        </w:rPr>
        <w:t>获得指定字符</w:t>
      </w:r>
      <w:r>
        <w:rPr>
          <w:rFonts w:hint="eastAsia"/>
          <w:sz w:val="21"/>
          <w:szCs w:val="21"/>
        </w:rPr>
        <w:t>串</w:t>
      </w:r>
      <w:r w:rsidRPr="003D37F7">
        <w:rPr>
          <w:rFonts w:hint="eastAsia"/>
          <w:sz w:val="21"/>
          <w:szCs w:val="21"/>
        </w:rPr>
        <w:t>在</w:t>
      </w:r>
      <w:r w:rsidRPr="003D37F7">
        <w:rPr>
          <w:rFonts w:hint="eastAsia"/>
          <w:sz w:val="21"/>
          <w:szCs w:val="21"/>
        </w:rPr>
        <w:t>AString</w:t>
      </w:r>
      <w:r w:rsidRPr="003D37F7">
        <w:rPr>
          <w:rFonts w:hint="eastAsia"/>
          <w:sz w:val="21"/>
          <w:szCs w:val="21"/>
        </w:rPr>
        <w:t>对象</w:t>
      </w:r>
      <w:r>
        <w:rPr>
          <w:rFonts w:hint="eastAsia"/>
          <w:sz w:val="21"/>
          <w:szCs w:val="21"/>
        </w:rPr>
        <w:t>是否出现过</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352BD">
              <w:rPr>
                <w:rFonts w:ascii="Arial" w:eastAsia="新宋体" w:hAnsi="Arial" w:cs="Arial"/>
                <w:noProof/>
                <w:sz w:val="21"/>
                <w:szCs w:val="21"/>
              </w:rPr>
              <w:t>Int32 IndexOf(</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4352BD">
              <w:rPr>
                <w:rFonts w:ascii="Arial" w:eastAsia="新宋体" w:hAnsi="Arial" w:cs="Arial"/>
                <w:noProof/>
                <w:sz w:val="21"/>
                <w:szCs w:val="21"/>
              </w:rPr>
              <w:t xml:space="preserve">AString str,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指定字符串</w:t>
            </w:r>
          </w:p>
          <w:p w:rsidR="00695D45" w:rsidRPr="004352BD"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4352BD">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352BD">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指定编码方式</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4352BD">
              <w:rPr>
                <w:rFonts w:ascii="Arial" w:eastAsia="新宋体" w:hAnsi="Arial" w:cs="Arial"/>
                <w:noProof/>
                <w:sz w:val="21"/>
                <w:szCs w:val="21"/>
              </w:rPr>
              <w:t xml:space="preserve">) const </w:t>
            </w:r>
          </w:p>
          <w:p w:rsidR="00695D45" w:rsidRPr="004352BD"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4352BD">
              <w:rPr>
                <w:rFonts w:ascii="Arial" w:eastAsia="新宋体" w:hAnsi="Arial" w:cs="Arial"/>
                <w:noProof/>
                <w:sz w:val="21"/>
                <w:szCs w:val="21"/>
              </w:rPr>
              <w:t>{</w:t>
            </w:r>
          </w:p>
          <w:p w:rsidR="00695D45" w:rsidRPr="004352BD"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4352BD">
              <w:rPr>
                <w:rFonts w:ascii="Arial" w:eastAsia="新宋体" w:hAnsi="Arial" w:cs="Arial"/>
                <w:noProof/>
                <w:sz w:val="21"/>
                <w:szCs w:val="21"/>
              </w:rPr>
              <w:t xml:space="preserve">        return _AString_IndexOf_SubString(m_string, str, stringCase, encoding);</w:t>
            </w:r>
          </w:p>
          <w:p w:rsidR="00695D45" w:rsidRPr="004352BD"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4352BD">
              <w:rPr>
                <w:rFonts w:ascii="Arial" w:eastAsia="新宋体" w:hAnsi="Arial" w:cs="Arial"/>
                <w:noProof/>
                <w:sz w:val="21"/>
                <w:szCs w:val="21"/>
              </w:rPr>
              <w:t>}</w:t>
            </w:r>
          </w:p>
        </w:tc>
      </w:tr>
    </w:tbl>
    <w:p w:rsidR="00695D45" w:rsidRPr="001D35FB" w:rsidRDefault="00695D45" w:rsidP="00695D45">
      <w:pPr>
        <w:rPr>
          <w:rFonts w:hint="eastAsia"/>
        </w:rPr>
      </w:pPr>
    </w:p>
    <w:p w:rsidR="00695D45" w:rsidRDefault="00695D45" w:rsidP="00BA4562">
      <w:pPr>
        <w:pStyle w:val="5"/>
        <w:rPr>
          <w:rFonts w:hint="eastAsia"/>
        </w:rPr>
      </w:pPr>
      <w:r>
        <w:rPr>
          <w:rFonts w:hint="eastAsia"/>
        </w:rPr>
        <w:t>IndexOfAny</w:t>
      </w:r>
      <w:r w:rsidRPr="00186B7E">
        <w:t xml:space="preserve">() </w:t>
      </w:r>
    </w:p>
    <w:p w:rsidR="00695D45" w:rsidRPr="0006514D" w:rsidRDefault="00695D45" w:rsidP="00695D45">
      <w:pPr>
        <w:snapToGrid w:val="0"/>
        <w:spacing w:line="300" w:lineRule="auto"/>
        <w:rPr>
          <w:rFonts w:hint="eastAsia"/>
          <w:sz w:val="21"/>
          <w:szCs w:val="21"/>
        </w:rPr>
      </w:pPr>
      <w:r>
        <w:rPr>
          <w:rFonts w:hint="eastAsia"/>
          <w:sz w:val="21"/>
          <w:szCs w:val="21"/>
        </w:rPr>
        <w:t xml:space="preserve">    </w:t>
      </w:r>
      <w:r>
        <w:rPr>
          <w:rFonts w:hint="eastAsia"/>
          <w:sz w:val="21"/>
          <w:szCs w:val="21"/>
        </w:rPr>
        <w:t>返回</w:t>
      </w:r>
      <w:r>
        <w:rPr>
          <w:rFonts w:hint="eastAsia"/>
          <w:sz w:val="21"/>
          <w:szCs w:val="21"/>
        </w:rPr>
        <w:t>strCharSet</w:t>
      </w:r>
      <w:r>
        <w:rPr>
          <w:rFonts w:hint="eastAsia"/>
          <w:sz w:val="21"/>
          <w:szCs w:val="21"/>
        </w:rPr>
        <w:t>中任意一个字符在当前对象</w:t>
      </w:r>
      <w:r>
        <w:rPr>
          <w:rFonts w:hint="eastAsia"/>
          <w:sz w:val="21"/>
          <w:szCs w:val="21"/>
        </w:rPr>
        <w:t>m_string</w:t>
      </w:r>
      <w:r>
        <w:rPr>
          <w:rFonts w:hint="eastAsia"/>
          <w:sz w:val="21"/>
          <w:szCs w:val="21"/>
        </w:rPr>
        <w:t>字符串中的索引值。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0306B0">
              <w:rPr>
                <w:rFonts w:ascii="Arial" w:eastAsia="新宋体" w:hAnsi="Arial" w:cs="Arial"/>
                <w:noProof/>
                <w:sz w:val="21"/>
                <w:szCs w:val="21"/>
              </w:rPr>
              <w:lastRenderedPageBreak/>
              <w:t>Int32 IndexOfAny(</w:t>
            </w:r>
          </w:p>
          <w:p w:rsidR="00695D45" w:rsidRPr="000306B0"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0306B0">
              <w:rPr>
                <w:rFonts w:ascii="Arial" w:eastAsia="新宋体" w:hAnsi="Arial" w:cs="Arial"/>
                <w:noProof/>
                <w:sz w:val="21"/>
                <w:szCs w:val="21"/>
              </w:rPr>
              <w:t>AString strCharSet,</w:t>
            </w:r>
            <w:r>
              <w:rPr>
                <w:rFonts w:ascii="Arial" w:eastAsia="新宋体" w:hAnsi="Arial" w:cs="Arial" w:hint="eastAsia"/>
                <w:noProof/>
                <w:sz w:val="21"/>
                <w:szCs w:val="21"/>
              </w:rPr>
              <w:t xml:space="preserve">     //</w:t>
            </w:r>
            <w:r>
              <w:rPr>
                <w:rFonts w:ascii="Arial" w:eastAsia="新宋体" w:hAnsi="Arial" w:cs="Arial" w:hint="eastAsia"/>
                <w:noProof/>
                <w:sz w:val="21"/>
                <w:szCs w:val="21"/>
              </w:rPr>
              <w:t>待查找的字符串</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0306B0">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750" w:firstLine="1575"/>
              <w:rPr>
                <w:rFonts w:ascii="Arial" w:eastAsia="新宋体" w:hAnsi="Arial" w:cs="Arial" w:hint="eastAsia"/>
                <w:noProof/>
                <w:sz w:val="21"/>
                <w:szCs w:val="21"/>
              </w:rPr>
            </w:pPr>
            <w:r w:rsidRPr="000306B0">
              <w:rPr>
                <w:rFonts w:ascii="Arial" w:eastAsia="新宋体" w:hAnsi="Arial" w:cs="Arial"/>
                <w:noProof/>
                <w:sz w:val="21"/>
                <w:szCs w:val="21"/>
              </w:rPr>
              <w:t xml:space="preserve">) const </w:t>
            </w:r>
          </w:p>
          <w:p w:rsidR="00695D45" w:rsidRPr="000306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0306B0">
              <w:rPr>
                <w:rFonts w:ascii="Arial" w:eastAsia="新宋体" w:hAnsi="Arial" w:cs="Arial"/>
                <w:noProof/>
                <w:sz w:val="21"/>
                <w:szCs w:val="21"/>
              </w:rPr>
              <w:t>{</w:t>
            </w:r>
          </w:p>
          <w:p w:rsidR="00695D45" w:rsidRPr="000306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0306B0">
              <w:rPr>
                <w:rFonts w:ascii="Arial" w:eastAsia="新宋体" w:hAnsi="Arial" w:cs="Arial"/>
                <w:noProof/>
                <w:sz w:val="21"/>
                <w:szCs w:val="21"/>
              </w:rPr>
              <w:t xml:space="preserve">        return _AString_IndexOf_AnyAChar(m_string, strCharSet, stringCase);</w:t>
            </w:r>
          </w:p>
          <w:p w:rsidR="00695D45" w:rsidRDefault="00695D45" w:rsidP="00745CE8">
            <w:pPr>
              <w:pStyle w:val="5"/>
              <w:rPr>
                <w:rFonts w:ascii="Arial" w:eastAsia="新宋体" w:hAnsi="Arial" w:cs="Arial" w:hint="eastAsia"/>
                <w:b w:val="0"/>
                <w:noProof/>
                <w:sz w:val="21"/>
                <w:szCs w:val="21"/>
              </w:rPr>
            </w:pPr>
            <w:r>
              <w:rPr>
                <w:rFonts w:ascii="Arial" w:eastAsia="新宋体" w:hAnsi="Arial" w:cs="Arial"/>
                <w:noProof/>
                <w:sz w:val="21"/>
                <w:szCs w:val="21"/>
              </w:rPr>
              <w:t xml:space="preserve">  </w:t>
            </w:r>
            <w:r w:rsidRPr="00C8020C">
              <w:rPr>
                <w:rFonts w:ascii="Arial" w:eastAsia="新宋体" w:hAnsi="Arial" w:cs="Arial"/>
                <w:b w:val="0"/>
                <w:noProof/>
                <w:sz w:val="21"/>
                <w:szCs w:val="21"/>
              </w:rPr>
              <w:t>}</w:t>
            </w:r>
            <w:r w:rsidRPr="00C8020C">
              <w:rPr>
                <w:rFonts w:ascii="Arial" w:eastAsia="新宋体" w:hAnsi="Arial" w:cs="Arial" w:hint="eastAsia"/>
                <w:b w:val="0"/>
                <w:noProof/>
                <w:sz w:val="21"/>
                <w:szCs w:val="21"/>
              </w:rPr>
              <w:t xml:space="preserve">   </w:t>
            </w:r>
          </w:p>
          <w:p w:rsidR="00695D45" w:rsidRPr="00C8020C" w:rsidRDefault="00695D45" w:rsidP="00745CE8">
            <w:pPr>
              <w:pStyle w:val="5"/>
              <w:ind w:left="1365" w:hangingChars="650" w:hanging="1365"/>
              <w:rPr>
                <w:rFonts w:ascii="Arial" w:eastAsia="新宋体" w:hAnsi="Arial" w:cs="Arial" w:hint="eastAsia"/>
                <w:b w:val="0"/>
                <w:noProof/>
                <w:sz w:val="21"/>
                <w:szCs w:val="21"/>
              </w:rPr>
            </w:pPr>
            <w:r w:rsidRPr="00C8020C">
              <w:rPr>
                <w:rFonts w:ascii="Arial" w:eastAsia="新宋体" w:hAnsi="Arial" w:cs="Arial" w:hint="eastAsia"/>
                <w:b w:val="0"/>
                <w:noProof/>
                <w:sz w:val="21"/>
                <w:szCs w:val="21"/>
              </w:rPr>
              <w:t>//</w:t>
            </w:r>
            <w:r w:rsidRPr="00C8020C">
              <w:rPr>
                <w:rFonts w:ascii="Arial" w:eastAsia="新宋体" w:hAnsi="Arial" w:cs="Arial" w:hint="eastAsia"/>
                <w:b w:val="0"/>
                <w:noProof/>
                <w:sz w:val="21"/>
                <w:szCs w:val="21"/>
              </w:rPr>
              <w:t>返回值说明：</w:t>
            </w:r>
            <w:r w:rsidRPr="00C8020C">
              <w:rPr>
                <w:rFonts w:hint="eastAsia"/>
                <w:b w:val="0"/>
                <w:sz w:val="21"/>
                <w:szCs w:val="21"/>
              </w:rPr>
              <w:t>返回</w:t>
            </w:r>
            <w:r w:rsidRPr="00C8020C">
              <w:rPr>
                <w:rFonts w:hint="eastAsia"/>
                <w:b w:val="0"/>
                <w:sz w:val="21"/>
                <w:szCs w:val="21"/>
              </w:rPr>
              <w:t>strCharSet</w:t>
            </w:r>
            <w:r w:rsidRPr="00C8020C">
              <w:rPr>
                <w:rFonts w:hint="eastAsia"/>
                <w:b w:val="0"/>
                <w:sz w:val="21"/>
                <w:szCs w:val="21"/>
              </w:rPr>
              <w:t>中任意一个字符在当前对象</w:t>
            </w:r>
            <w:r w:rsidRPr="00C8020C">
              <w:rPr>
                <w:rFonts w:hint="eastAsia"/>
                <w:b w:val="0"/>
                <w:sz w:val="21"/>
                <w:szCs w:val="21"/>
              </w:rPr>
              <w:t>m_string</w:t>
            </w:r>
            <w:r w:rsidRPr="00C8020C">
              <w:rPr>
                <w:rFonts w:hint="eastAsia"/>
                <w:b w:val="0"/>
                <w:sz w:val="21"/>
                <w:szCs w:val="21"/>
              </w:rPr>
              <w:t>字符串中的索引值</w:t>
            </w:r>
            <w:r>
              <w:rPr>
                <w:rFonts w:hint="eastAsia"/>
                <w:b w:val="0"/>
                <w:sz w:val="21"/>
                <w:szCs w:val="21"/>
              </w:rPr>
              <w:t>，否则返回</w:t>
            </w:r>
            <w:r>
              <w:rPr>
                <w:rFonts w:hint="eastAsia"/>
                <w:b w:val="0"/>
                <w:sz w:val="21"/>
                <w:szCs w:val="21"/>
              </w:rPr>
              <w:t>-1</w:t>
            </w:r>
          </w:p>
        </w:tc>
      </w:tr>
    </w:tbl>
    <w:p w:rsidR="00695D45" w:rsidRPr="001D35FB" w:rsidRDefault="00695D45" w:rsidP="00695D45">
      <w:pPr>
        <w:rPr>
          <w:rFonts w:hint="eastAsia"/>
        </w:rPr>
      </w:pPr>
    </w:p>
    <w:p w:rsidR="00695D45" w:rsidRDefault="00695D45" w:rsidP="00BA4562">
      <w:pPr>
        <w:pStyle w:val="5"/>
        <w:rPr>
          <w:rFonts w:hint="eastAsia"/>
        </w:rPr>
      </w:pPr>
      <w:r>
        <w:rPr>
          <w:rFonts w:hint="eastAsia"/>
        </w:rPr>
        <w:t>IndexOfChar</w:t>
      </w:r>
      <w:r w:rsidRPr="00186B7E">
        <w:t xml:space="preserve">() </w:t>
      </w:r>
    </w:p>
    <w:p w:rsidR="00695D45" w:rsidRPr="00E130E9" w:rsidRDefault="00695D45" w:rsidP="00695D45">
      <w:pPr>
        <w:snapToGrid w:val="0"/>
        <w:spacing w:line="300" w:lineRule="auto"/>
        <w:ind w:firstLineChars="200" w:firstLine="420"/>
        <w:rPr>
          <w:rFonts w:hint="eastAsia"/>
          <w:sz w:val="21"/>
          <w:szCs w:val="21"/>
        </w:rPr>
      </w:pPr>
      <w:r w:rsidRPr="00E130E9">
        <w:rPr>
          <w:rFonts w:hint="eastAsia"/>
          <w:sz w:val="21"/>
          <w:szCs w:val="21"/>
        </w:rPr>
        <w:t>返回指定字符在当前对象字符串中的位置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Int32 IndexOfChar(</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950" w:firstLine="1995"/>
              <w:rPr>
                <w:rFonts w:ascii="Arial" w:eastAsia="新宋体" w:hAnsi="Arial" w:cs="Arial" w:hint="eastAsia"/>
                <w:noProof/>
                <w:sz w:val="21"/>
                <w:szCs w:val="21"/>
              </w:rPr>
            </w:pPr>
            <w:r w:rsidRPr="0029178F">
              <w:rPr>
                <w:rFonts w:ascii="Arial" w:eastAsia="新宋体" w:hAnsi="Arial" w:cs="Arial"/>
                <w:noProof/>
                <w:sz w:val="21"/>
                <w:szCs w:val="21"/>
              </w:rPr>
              <w:t xml:space="preserve">Char32 ch,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w:t>
            </w:r>
          </w:p>
          <w:p w:rsidR="00695D45" w:rsidRPr="0029178F" w:rsidRDefault="00695D45" w:rsidP="00745CE8">
            <w:pPr>
              <w:widowControl w:val="0"/>
              <w:tabs>
                <w:tab w:val="center" w:pos="3886"/>
              </w:tabs>
              <w:autoSpaceDE w:val="0"/>
              <w:autoSpaceDN w:val="0"/>
              <w:adjustRightInd w:val="0"/>
              <w:spacing w:before="100" w:beforeAutospacing="1" w:after="100" w:afterAutospacing="1" w:line="360" w:lineRule="auto"/>
              <w:ind w:leftChars="788" w:left="6721" w:hangingChars="2300" w:hanging="4830"/>
              <w:rPr>
                <w:rFonts w:ascii="Arial" w:eastAsia="新宋体" w:hAnsi="Arial" w:cs="Arial" w:hint="eastAsia"/>
                <w:noProof/>
                <w:sz w:val="21"/>
                <w:szCs w:val="21"/>
              </w:rPr>
            </w:pPr>
            <w:r w:rsidRPr="0029178F">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29178F">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指定编码方式</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29178F">
              <w:rPr>
                <w:rFonts w:ascii="Arial" w:eastAsia="新宋体" w:hAnsi="Arial" w:cs="Arial"/>
                <w:noProof/>
                <w:sz w:val="21"/>
                <w:szCs w:val="21"/>
              </w:rPr>
              <w:t>) const</w:t>
            </w:r>
          </w:p>
          <w:p w:rsidR="00695D45" w:rsidRPr="0029178F"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29178F">
              <w:rPr>
                <w:rFonts w:ascii="Arial" w:eastAsia="新宋体" w:hAnsi="Arial" w:cs="Arial"/>
                <w:noProof/>
                <w:sz w:val="21"/>
                <w:szCs w:val="21"/>
              </w:rPr>
              <w:t xml:space="preserve"> {</w:t>
            </w:r>
          </w:p>
          <w:p w:rsidR="00695D45" w:rsidRPr="0029178F"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29178F">
              <w:rPr>
                <w:rFonts w:ascii="Arial" w:eastAsia="新宋体" w:hAnsi="Arial" w:cs="Arial"/>
                <w:noProof/>
                <w:sz w:val="21"/>
                <w:szCs w:val="21"/>
              </w:rPr>
              <w:t xml:space="preserve">        return _AString_IndexOf_Char(m_string, ch, stringCase, encoding);</w:t>
            </w:r>
          </w:p>
          <w:p w:rsidR="00695D45" w:rsidRPr="00FF67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29178F">
              <w:rPr>
                <w:rFonts w:ascii="Arial" w:eastAsia="新宋体" w:hAnsi="Arial" w:cs="Arial"/>
                <w:noProof/>
                <w:sz w:val="21"/>
                <w:szCs w:val="21"/>
              </w:rPr>
              <w:t xml:space="preserve">    }</w:t>
            </w:r>
          </w:p>
        </w:tc>
      </w:tr>
    </w:tbl>
    <w:p w:rsidR="00695D45" w:rsidRPr="001D35FB" w:rsidRDefault="00695D45" w:rsidP="00695D45">
      <w:pPr>
        <w:rPr>
          <w:rFonts w:hint="eastAsia"/>
        </w:rPr>
      </w:pPr>
    </w:p>
    <w:p w:rsidR="00695D45" w:rsidRDefault="00695D45" w:rsidP="00BA4562">
      <w:pPr>
        <w:pStyle w:val="5"/>
        <w:rPr>
          <w:rFonts w:hint="eastAsia"/>
        </w:rPr>
      </w:pPr>
      <w:r>
        <w:rPr>
          <w:rFonts w:hint="eastAsia"/>
        </w:rPr>
        <w:lastRenderedPageBreak/>
        <w:t>IndexOfAnyChar</w:t>
      </w:r>
      <w:r w:rsidRPr="00186B7E">
        <w:t xml:space="preserve">() </w:t>
      </w:r>
    </w:p>
    <w:p w:rsidR="00695D45" w:rsidRPr="0006514D" w:rsidRDefault="00695D45" w:rsidP="00695D45">
      <w:pPr>
        <w:snapToGrid w:val="0"/>
        <w:spacing w:line="300" w:lineRule="auto"/>
        <w:rPr>
          <w:rFonts w:hint="eastAsia"/>
          <w:sz w:val="21"/>
          <w:szCs w:val="21"/>
        </w:rPr>
      </w:pPr>
      <w:r>
        <w:rPr>
          <w:rFonts w:hint="eastAsia"/>
        </w:rPr>
        <w:t xml:space="preserve">    </w:t>
      </w:r>
      <w:r>
        <w:rPr>
          <w:rFonts w:hint="eastAsia"/>
          <w:sz w:val="21"/>
          <w:szCs w:val="21"/>
        </w:rPr>
        <w:t>返回</w:t>
      </w:r>
      <w:r>
        <w:rPr>
          <w:rFonts w:hint="eastAsia"/>
          <w:sz w:val="21"/>
          <w:szCs w:val="21"/>
        </w:rPr>
        <w:t>strCharSet</w:t>
      </w:r>
      <w:r>
        <w:rPr>
          <w:rFonts w:hint="eastAsia"/>
          <w:sz w:val="21"/>
          <w:szCs w:val="21"/>
        </w:rPr>
        <w:t>中任意一个字符在当前对象</w:t>
      </w:r>
      <w:r>
        <w:rPr>
          <w:rFonts w:hint="eastAsia"/>
          <w:sz w:val="21"/>
          <w:szCs w:val="21"/>
        </w:rPr>
        <w:t>m_string</w:t>
      </w:r>
      <w:r>
        <w:rPr>
          <w:rFonts w:hint="eastAsia"/>
          <w:sz w:val="21"/>
          <w:szCs w:val="21"/>
        </w:rPr>
        <w:t>字符串中的最后的索引值。</w:t>
      </w:r>
    </w:p>
    <w:p w:rsidR="00695D45" w:rsidRPr="0006514D" w:rsidRDefault="00695D45" w:rsidP="00695D45">
      <w:pPr>
        <w:snapToGrid w:val="0"/>
        <w:spacing w:line="300" w:lineRule="auto"/>
        <w:ind w:firstLineChars="200" w:firstLine="420"/>
        <w:rPr>
          <w:rFonts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Int32 IndexOfAnyChar(</w:t>
            </w:r>
          </w:p>
          <w:p w:rsidR="00695D45" w:rsidRPr="0029178F"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29178F">
              <w:rPr>
                <w:rFonts w:ascii="Arial" w:eastAsia="新宋体" w:hAnsi="Arial" w:cs="Arial"/>
                <w:noProof/>
                <w:sz w:val="21"/>
                <w:szCs w:val="21"/>
              </w:rPr>
              <w:t>Char32 *strCharSet,</w:t>
            </w:r>
            <w:r>
              <w:rPr>
                <w:rFonts w:ascii="Arial" w:eastAsia="新宋体" w:hAnsi="Arial" w:cs="Arial" w:hint="eastAsia"/>
                <w:noProof/>
                <w:sz w:val="21"/>
                <w:szCs w:val="21"/>
              </w:rPr>
              <w:t xml:space="preserve">    //</w:t>
            </w:r>
            <w:r>
              <w:rPr>
                <w:rFonts w:ascii="Arial" w:eastAsia="新宋体" w:hAnsi="Arial" w:cs="Arial" w:hint="eastAsia"/>
                <w:noProof/>
                <w:sz w:val="21"/>
                <w:szCs w:val="21"/>
              </w:rPr>
              <w:t>字符指针</w:t>
            </w:r>
          </w:p>
          <w:p w:rsidR="00695D45" w:rsidRPr="0029178F"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9178F">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指定编码格式</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29178F">
              <w:rPr>
                <w:rFonts w:ascii="Arial" w:eastAsia="新宋体" w:hAnsi="Arial" w:cs="Arial"/>
                <w:noProof/>
                <w:sz w:val="21"/>
                <w:szCs w:val="21"/>
              </w:rPr>
              <w:t xml:space="preserve">) const </w:t>
            </w:r>
          </w:p>
          <w:p w:rsidR="00695D45" w:rsidRPr="0029178F"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29178F">
              <w:rPr>
                <w:rFonts w:ascii="Arial" w:eastAsia="新宋体" w:hAnsi="Arial" w:cs="Arial"/>
                <w:noProof/>
                <w:sz w:val="21"/>
                <w:szCs w:val="21"/>
              </w:rPr>
              <w:t>{</w:t>
            </w:r>
          </w:p>
          <w:p w:rsidR="00695D45" w:rsidRPr="0029178F"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Pr>
                <w:rFonts w:ascii="Arial" w:eastAsia="新宋体" w:hAnsi="Arial" w:cs="Arial"/>
                <w:noProof/>
                <w:sz w:val="21"/>
                <w:szCs w:val="21"/>
              </w:rPr>
              <w:t xml:space="preserve">   </w:t>
            </w:r>
            <w:r w:rsidRPr="0029178F">
              <w:rPr>
                <w:rFonts w:ascii="Arial" w:eastAsia="新宋体" w:hAnsi="Arial" w:cs="Arial"/>
                <w:noProof/>
                <w:sz w:val="21"/>
                <w:szCs w:val="21"/>
              </w:rPr>
              <w:t>return _AString_IndexOf_AnyChar(m_string, strCharSet, stringCase, encoding);</w:t>
            </w:r>
          </w:p>
          <w:p w:rsidR="00695D45" w:rsidRPr="0029178F"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29178F">
              <w:rPr>
                <w:rFonts w:ascii="Arial" w:eastAsia="新宋体" w:hAnsi="Arial" w:cs="Arial"/>
                <w:noProof/>
                <w:sz w:val="21"/>
                <w:szCs w:val="21"/>
              </w:rPr>
              <w:t>}</w:t>
            </w:r>
          </w:p>
        </w:tc>
      </w:tr>
    </w:tbl>
    <w:p w:rsidR="00695D45" w:rsidRPr="000306B0" w:rsidRDefault="00695D45" w:rsidP="00695D45">
      <w:pPr>
        <w:rPr>
          <w:rFonts w:hint="eastAsia"/>
        </w:rPr>
      </w:pPr>
    </w:p>
    <w:p w:rsidR="00695D45" w:rsidRDefault="00695D45" w:rsidP="00BA4562">
      <w:pPr>
        <w:pStyle w:val="5"/>
        <w:rPr>
          <w:rFonts w:hint="eastAsia"/>
        </w:rPr>
      </w:pPr>
      <w:r>
        <w:t>LastIndexOf</w:t>
      </w:r>
      <w:r w:rsidRPr="00186B7E">
        <w:t xml:space="preserve"> () </w:t>
      </w:r>
    </w:p>
    <w:p w:rsidR="00695D45" w:rsidRPr="00122C57" w:rsidRDefault="00695D45" w:rsidP="00695D45">
      <w:pPr>
        <w:snapToGrid w:val="0"/>
        <w:spacing w:line="300" w:lineRule="auto"/>
        <w:ind w:firstLineChars="200" w:firstLine="420"/>
        <w:rPr>
          <w:rFonts w:hint="eastAsia"/>
          <w:sz w:val="21"/>
          <w:szCs w:val="21"/>
        </w:rPr>
      </w:pPr>
      <w:r w:rsidRPr="00122C57">
        <w:rPr>
          <w:rFonts w:hint="eastAsia"/>
          <w:sz w:val="21"/>
          <w:szCs w:val="21"/>
        </w:rPr>
        <w:t xml:space="preserve"> </w:t>
      </w:r>
      <w:r w:rsidRPr="00122C57">
        <w:rPr>
          <w:rFonts w:hint="eastAsia"/>
          <w:sz w:val="21"/>
          <w:szCs w:val="21"/>
        </w:rPr>
        <w:t>获得字符最后一次出现的索引值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E85823">
              <w:rPr>
                <w:rFonts w:ascii="Arial" w:eastAsia="新宋体" w:hAnsi="Arial" w:cs="Arial"/>
                <w:noProof/>
                <w:sz w:val="21"/>
                <w:szCs w:val="21"/>
              </w:rPr>
              <w:t>Int32 LastIndexOf(</w:t>
            </w:r>
          </w:p>
          <w:p w:rsidR="00695D45" w:rsidRPr="00E85823"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E85823">
              <w:rPr>
                <w:rFonts w:ascii="Arial" w:eastAsia="新宋体" w:hAnsi="Arial" w:cs="Arial"/>
                <w:noProof/>
                <w:sz w:val="21"/>
                <w:szCs w:val="21"/>
              </w:rPr>
              <w:t>AChar ch,</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E85823">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E85823">
              <w:rPr>
                <w:rFonts w:ascii="Arial" w:eastAsia="新宋体" w:hAnsi="Arial" w:cs="Arial"/>
                <w:noProof/>
                <w:sz w:val="21"/>
                <w:szCs w:val="21"/>
              </w:rPr>
              <w:t>) const</w:t>
            </w:r>
          </w:p>
          <w:p w:rsidR="00695D45" w:rsidRPr="00E85823"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E85823">
              <w:rPr>
                <w:rFonts w:ascii="Arial" w:eastAsia="新宋体" w:hAnsi="Arial" w:cs="Arial"/>
                <w:noProof/>
                <w:sz w:val="21"/>
                <w:szCs w:val="21"/>
              </w:rPr>
              <w:t>{</w:t>
            </w:r>
          </w:p>
          <w:p w:rsidR="00695D45" w:rsidRPr="00E85823"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E85823">
              <w:rPr>
                <w:rFonts w:ascii="Arial" w:eastAsia="新宋体" w:hAnsi="Arial" w:cs="Arial"/>
                <w:noProof/>
                <w:sz w:val="21"/>
                <w:szCs w:val="21"/>
              </w:rPr>
              <w:t xml:space="preserve">        return _AString_LastIndexOf_AChar(m_string, ch, stringCase);</w:t>
            </w:r>
          </w:p>
          <w:p w:rsidR="00695D45" w:rsidRPr="00E85823"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E85823">
              <w:rPr>
                <w:rFonts w:ascii="Arial" w:eastAsia="新宋体" w:hAnsi="Arial" w:cs="Arial"/>
                <w:noProof/>
                <w:sz w:val="21"/>
                <w:szCs w:val="21"/>
              </w:rPr>
              <w:t>}</w:t>
            </w:r>
            <w:r>
              <w:rPr>
                <w:rFonts w:ascii="Arial" w:eastAsia="新宋体" w:hAnsi="Arial" w:cs="Arial" w:hint="eastAsia"/>
                <w:noProof/>
                <w:sz w:val="21"/>
                <w:szCs w:val="21"/>
              </w:rPr>
              <w:t xml:space="preserve">   //</w:t>
            </w:r>
            <w:r>
              <w:rPr>
                <w:rFonts w:ascii="Arial" w:eastAsia="新宋体" w:hAnsi="Arial" w:cs="Arial" w:hint="eastAsia"/>
                <w:noProof/>
                <w:sz w:val="21"/>
                <w:szCs w:val="21"/>
              </w:rPr>
              <w:t>返回值说明：如果此索引值不存在则返回</w:t>
            </w:r>
            <w:r>
              <w:rPr>
                <w:rFonts w:ascii="Arial" w:eastAsia="新宋体" w:hAnsi="Arial" w:cs="Arial" w:hint="eastAsia"/>
                <w:noProof/>
                <w:sz w:val="21"/>
                <w:szCs w:val="21"/>
              </w:rPr>
              <w:t>-1</w:t>
            </w:r>
          </w:p>
        </w:tc>
      </w:tr>
    </w:tbl>
    <w:p w:rsidR="00695D45" w:rsidRDefault="00695D45" w:rsidP="00695D45">
      <w:pPr>
        <w:rPr>
          <w:rFonts w:hint="eastAsia"/>
        </w:rPr>
      </w:pPr>
    </w:p>
    <w:p w:rsidR="00695D45" w:rsidRDefault="00695D45" w:rsidP="00BA4562">
      <w:pPr>
        <w:pStyle w:val="5"/>
        <w:rPr>
          <w:rFonts w:hint="eastAsia"/>
        </w:rPr>
      </w:pPr>
      <w:r>
        <w:lastRenderedPageBreak/>
        <w:t>LastIndexOf</w:t>
      </w:r>
      <w:r w:rsidRPr="00186B7E">
        <w:t xml:space="preserve"> () </w:t>
      </w:r>
    </w:p>
    <w:p w:rsidR="00695D45" w:rsidRPr="0006514D" w:rsidRDefault="00695D45" w:rsidP="00695D45">
      <w:pPr>
        <w:snapToGrid w:val="0"/>
        <w:spacing w:line="300" w:lineRule="auto"/>
        <w:rPr>
          <w:rFonts w:hint="eastAsia"/>
          <w:sz w:val="21"/>
          <w:szCs w:val="21"/>
        </w:rPr>
      </w:pPr>
      <w:r>
        <w:rPr>
          <w:rFonts w:hint="eastAsia"/>
        </w:rPr>
        <w:t xml:space="preserve">    </w:t>
      </w:r>
      <w:r>
        <w:rPr>
          <w:rFonts w:hint="eastAsia"/>
          <w:sz w:val="21"/>
          <w:szCs w:val="21"/>
        </w:rPr>
        <w:t>获知特定的字符串是否在当前对象的</w:t>
      </w:r>
      <w:r>
        <w:rPr>
          <w:rFonts w:hint="eastAsia"/>
          <w:sz w:val="21"/>
          <w:szCs w:val="21"/>
        </w:rPr>
        <w:t>m_string</w:t>
      </w:r>
      <w:r>
        <w:rPr>
          <w:rFonts w:hint="eastAsia"/>
          <w:sz w:val="21"/>
          <w:szCs w:val="21"/>
        </w:rPr>
        <w:t>字符串中出现过，返回值为</w:t>
      </w:r>
      <w:r>
        <w:rPr>
          <w:rFonts w:hint="eastAsia"/>
          <w:sz w:val="21"/>
          <w:szCs w:val="21"/>
        </w:rPr>
        <w:t>0</w:t>
      </w:r>
      <w:r>
        <w:rPr>
          <w:rFonts w:hint="eastAsia"/>
          <w:sz w:val="21"/>
          <w:szCs w:val="21"/>
        </w:rPr>
        <w:t>或</w:t>
      </w:r>
      <w:r>
        <w:rPr>
          <w:rFonts w:hint="eastAsia"/>
          <w:sz w:val="21"/>
          <w:szCs w:val="21"/>
        </w:rPr>
        <w:t>1</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B121D8">
              <w:rPr>
                <w:rFonts w:ascii="Arial" w:eastAsia="新宋体" w:hAnsi="Arial" w:cs="Arial"/>
                <w:noProof/>
                <w:sz w:val="21"/>
                <w:szCs w:val="21"/>
              </w:rPr>
              <w:t>Int32 LastIndexOf(</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B121D8">
              <w:rPr>
                <w:rFonts w:ascii="Arial" w:eastAsia="新宋体" w:hAnsi="Arial" w:cs="Arial"/>
                <w:noProof/>
                <w:sz w:val="21"/>
                <w:szCs w:val="21"/>
              </w:rPr>
              <w:t xml:space="preserve">AString str,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指定字符串</w:t>
            </w:r>
          </w:p>
          <w:p w:rsidR="00695D45" w:rsidRPr="00B121D8" w:rsidRDefault="00695D45" w:rsidP="00745CE8">
            <w:pPr>
              <w:widowControl w:val="0"/>
              <w:tabs>
                <w:tab w:val="center" w:pos="3886"/>
              </w:tabs>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B121D8">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B121D8">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B121D8">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指定编码方式</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B121D8">
              <w:rPr>
                <w:rFonts w:ascii="Arial" w:eastAsia="新宋体" w:hAnsi="Arial" w:cs="Arial"/>
                <w:noProof/>
                <w:sz w:val="21"/>
                <w:szCs w:val="21"/>
              </w:rPr>
              <w:t>) const</w:t>
            </w:r>
          </w:p>
          <w:p w:rsidR="00695D45" w:rsidRPr="00B121D8"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B121D8">
              <w:rPr>
                <w:rFonts w:ascii="Arial" w:eastAsia="新宋体" w:hAnsi="Arial" w:cs="Arial"/>
                <w:noProof/>
                <w:sz w:val="21"/>
                <w:szCs w:val="21"/>
              </w:rPr>
              <w:t>{</w:t>
            </w:r>
          </w:p>
          <w:p w:rsidR="00695D45" w:rsidRPr="00B121D8"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Pr>
                <w:rFonts w:ascii="Arial" w:eastAsia="新宋体" w:hAnsi="Arial" w:cs="Arial"/>
                <w:noProof/>
                <w:sz w:val="21"/>
                <w:szCs w:val="21"/>
              </w:rPr>
              <w:t xml:space="preserve">     </w:t>
            </w:r>
            <w:r w:rsidRPr="00B121D8">
              <w:rPr>
                <w:rFonts w:ascii="Arial" w:eastAsia="新宋体" w:hAnsi="Arial" w:cs="Arial"/>
                <w:noProof/>
                <w:sz w:val="21"/>
                <w:szCs w:val="21"/>
              </w:rPr>
              <w:t>return _AString_LastIndexOf_SubString(m_string, str, stringCase, encoding);</w:t>
            </w:r>
          </w:p>
          <w:p w:rsidR="00695D45" w:rsidRPr="00B121D8"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B121D8">
              <w:rPr>
                <w:rFonts w:ascii="Arial" w:eastAsia="新宋体" w:hAnsi="Arial" w:cs="Arial"/>
                <w:noProof/>
                <w:sz w:val="21"/>
                <w:szCs w:val="21"/>
              </w:rPr>
              <w:t>}</w:t>
            </w:r>
          </w:p>
        </w:tc>
      </w:tr>
    </w:tbl>
    <w:p w:rsidR="00695D45" w:rsidRPr="001D35FB" w:rsidRDefault="00695D45" w:rsidP="00695D45">
      <w:pPr>
        <w:rPr>
          <w:rFonts w:hint="eastAsia"/>
        </w:rPr>
      </w:pPr>
    </w:p>
    <w:p w:rsidR="00695D45" w:rsidRDefault="00695D45" w:rsidP="00BA4562">
      <w:pPr>
        <w:pStyle w:val="5"/>
        <w:rPr>
          <w:rFonts w:hint="eastAsia"/>
        </w:rPr>
      </w:pPr>
      <w:r>
        <w:t>LastIndexOfAny ()</w:t>
      </w:r>
    </w:p>
    <w:p w:rsidR="00695D45" w:rsidRPr="0006514D" w:rsidRDefault="00695D45" w:rsidP="00695D45">
      <w:pPr>
        <w:snapToGrid w:val="0"/>
        <w:spacing w:line="300" w:lineRule="auto"/>
        <w:rPr>
          <w:rFonts w:hint="eastAsia"/>
          <w:sz w:val="21"/>
          <w:szCs w:val="21"/>
        </w:rPr>
      </w:pPr>
      <w:r>
        <w:rPr>
          <w:rFonts w:hint="eastAsia"/>
        </w:rPr>
        <w:t xml:space="preserve">    </w:t>
      </w:r>
      <w:r>
        <w:rPr>
          <w:rFonts w:hint="eastAsia"/>
          <w:sz w:val="21"/>
          <w:szCs w:val="21"/>
        </w:rPr>
        <w:t>返回</w:t>
      </w:r>
      <w:r>
        <w:rPr>
          <w:rFonts w:hint="eastAsia"/>
          <w:sz w:val="21"/>
          <w:szCs w:val="21"/>
        </w:rPr>
        <w:t>strCharSet</w:t>
      </w:r>
      <w:r>
        <w:rPr>
          <w:rFonts w:hint="eastAsia"/>
          <w:sz w:val="21"/>
          <w:szCs w:val="21"/>
        </w:rPr>
        <w:t>中任意一个字符在当前对象</w:t>
      </w:r>
      <w:r>
        <w:rPr>
          <w:rFonts w:hint="eastAsia"/>
          <w:sz w:val="21"/>
          <w:szCs w:val="21"/>
        </w:rPr>
        <w:t>m_string</w:t>
      </w:r>
      <w:r>
        <w:rPr>
          <w:rFonts w:hint="eastAsia"/>
          <w:sz w:val="21"/>
          <w:szCs w:val="21"/>
        </w:rPr>
        <w:t>字符串中的最后的索引值。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C14A2">
              <w:rPr>
                <w:rFonts w:ascii="Arial" w:eastAsia="新宋体" w:hAnsi="Arial" w:cs="Arial"/>
                <w:noProof/>
                <w:sz w:val="21"/>
                <w:szCs w:val="21"/>
              </w:rPr>
              <w:t>Int32 LastIndexOfAny(</w:t>
            </w:r>
          </w:p>
          <w:p w:rsidR="00695D45" w:rsidRPr="007C14A2"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7C14A2">
              <w:rPr>
                <w:rFonts w:ascii="Arial" w:eastAsia="新宋体" w:hAnsi="Arial" w:cs="Arial"/>
                <w:noProof/>
                <w:sz w:val="21"/>
                <w:szCs w:val="21"/>
              </w:rPr>
              <w:t>AString strCharSet,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指定字符串</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7C14A2">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750" w:firstLine="1575"/>
              <w:rPr>
                <w:rFonts w:ascii="Arial" w:eastAsia="新宋体" w:hAnsi="Arial" w:cs="Arial" w:hint="eastAsia"/>
                <w:noProof/>
                <w:sz w:val="21"/>
                <w:szCs w:val="21"/>
              </w:rPr>
            </w:pPr>
            <w:r w:rsidRPr="007C14A2">
              <w:rPr>
                <w:rFonts w:ascii="Arial" w:eastAsia="新宋体" w:hAnsi="Arial" w:cs="Arial"/>
                <w:noProof/>
                <w:sz w:val="21"/>
                <w:szCs w:val="21"/>
              </w:rPr>
              <w:t xml:space="preserve">) const </w:t>
            </w:r>
          </w:p>
          <w:p w:rsidR="00695D45" w:rsidRPr="007C14A2"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7C14A2">
              <w:rPr>
                <w:rFonts w:ascii="Arial" w:eastAsia="新宋体" w:hAnsi="Arial" w:cs="Arial"/>
                <w:noProof/>
                <w:sz w:val="21"/>
                <w:szCs w:val="21"/>
              </w:rPr>
              <w:t>{</w:t>
            </w:r>
          </w:p>
          <w:p w:rsidR="00695D45" w:rsidRPr="007C14A2"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Pr>
                <w:rFonts w:ascii="Arial" w:eastAsia="新宋体" w:hAnsi="Arial" w:cs="Arial"/>
                <w:noProof/>
                <w:sz w:val="21"/>
                <w:szCs w:val="21"/>
              </w:rPr>
              <w:t xml:space="preserve">      </w:t>
            </w:r>
            <w:r w:rsidRPr="007C14A2">
              <w:rPr>
                <w:rFonts w:ascii="Arial" w:eastAsia="新宋体" w:hAnsi="Arial" w:cs="Arial"/>
                <w:noProof/>
                <w:sz w:val="21"/>
                <w:szCs w:val="21"/>
              </w:rPr>
              <w:t>return _AString_LastIndexOf_AnyAChar(m_string, strCharSet, stringCase);</w:t>
            </w:r>
          </w:p>
          <w:p w:rsidR="00695D45" w:rsidRPr="007C14A2"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7C14A2">
              <w:rPr>
                <w:rFonts w:ascii="Arial" w:eastAsia="新宋体" w:hAnsi="Arial" w:cs="Arial"/>
                <w:noProof/>
                <w:sz w:val="21"/>
                <w:szCs w:val="21"/>
              </w:rPr>
              <w:t>}</w:t>
            </w:r>
          </w:p>
        </w:tc>
      </w:tr>
    </w:tbl>
    <w:p w:rsidR="00695D45" w:rsidRPr="001D35FB" w:rsidRDefault="00695D45" w:rsidP="00695D45">
      <w:pPr>
        <w:rPr>
          <w:rFonts w:hint="eastAsia"/>
        </w:rPr>
      </w:pPr>
    </w:p>
    <w:p w:rsidR="00695D45" w:rsidRDefault="00695D45" w:rsidP="00BA4562">
      <w:pPr>
        <w:pStyle w:val="5"/>
        <w:rPr>
          <w:rFonts w:hint="eastAsia"/>
        </w:rPr>
      </w:pPr>
      <w:r>
        <w:t>LastIndexOfChar</w:t>
      </w:r>
      <w:r w:rsidRPr="00186B7E">
        <w:t xml:space="preserve"> () </w:t>
      </w:r>
    </w:p>
    <w:p w:rsidR="00695D45" w:rsidRPr="00A623B3" w:rsidRDefault="00695D45" w:rsidP="00695D45">
      <w:pPr>
        <w:snapToGrid w:val="0"/>
        <w:spacing w:line="300" w:lineRule="auto"/>
        <w:ind w:firstLineChars="200" w:firstLine="420"/>
        <w:rPr>
          <w:rFonts w:hint="eastAsia"/>
          <w:sz w:val="21"/>
          <w:szCs w:val="21"/>
        </w:rPr>
      </w:pPr>
      <w:r w:rsidRPr="00A623B3">
        <w:rPr>
          <w:rFonts w:hint="eastAsia"/>
          <w:sz w:val="21"/>
          <w:szCs w:val="21"/>
        </w:rPr>
        <w:t>获得指定字符串在</w:t>
      </w:r>
      <w:r w:rsidRPr="00A623B3">
        <w:rPr>
          <w:rFonts w:hint="eastAsia"/>
          <w:sz w:val="21"/>
          <w:szCs w:val="21"/>
        </w:rPr>
        <w:t>AString</w:t>
      </w:r>
      <w:r w:rsidRPr="00A623B3">
        <w:rPr>
          <w:rFonts w:hint="eastAsia"/>
          <w:sz w:val="21"/>
          <w:szCs w:val="21"/>
        </w:rPr>
        <w:t>对象中的最后的索引值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CB34A0">
              <w:rPr>
                <w:rFonts w:ascii="Arial" w:eastAsia="新宋体" w:hAnsi="Arial" w:cs="Arial"/>
                <w:noProof/>
                <w:sz w:val="21"/>
                <w:szCs w:val="21"/>
              </w:rPr>
              <w:lastRenderedPageBreak/>
              <w:t>Int32 LastIndexOfChar(</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CB34A0">
              <w:rPr>
                <w:rFonts w:ascii="Arial" w:eastAsia="新宋体" w:hAnsi="Arial" w:cs="Arial"/>
                <w:noProof/>
                <w:sz w:val="21"/>
                <w:szCs w:val="21"/>
              </w:rPr>
              <w:t xml:space="preserve">Char32 ch, </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指定的待索引的字符</w:t>
            </w:r>
          </w:p>
          <w:p w:rsidR="00695D45" w:rsidRPr="00CB34A0" w:rsidRDefault="00695D45" w:rsidP="00745CE8">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CB34A0">
              <w:rPr>
                <w:rFonts w:ascii="Arial" w:eastAsia="新宋体" w:hAnsi="Arial" w:cs="Arial"/>
                <w:noProof/>
                <w:sz w:val="21"/>
                <w:szCs w:val="21"/>
              </w:rPr>
              <w:t>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CB34A0">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CB34A0">
              <w:rPr>
                <w:rFonts w:ascii="Arial" w:eastAsia="新宋体" w:hAnsi="Arial" w:cs="Arial"/>
                <w:noProof/>
                <w:sz w:val="21"/>
                <w:szCs w:val="21"/>
              </w:rPr>
              <w:t>Encoding encoding = Encoding_Default</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CB34A0">
              <w:rPr>
                <w:rFonts w:ascii="Arial" w:eastAsia="新宋体" w:hAnsi="Arial" w:cs="Arial"/>
                <w:noProof/>
                <w:sz w:val="21"/>
                <w:szCs w:val="21"/>
              </w:rPr>
              <w:t>) const</w:t>
            </w:r>
            <w:r>
              <w:rPr>
                <w:rFonts w:ascii="Arial" w:eastAsia="新宋体" w:hAnsi="Arial" w:cs="Arial" w:hint="eastAsia"/>
                <w:noProof/>
                <w:sz w:val="21"/>
                <w:szCs w:val="21"/>
              </w:rPr>
              <w:t xml:space="preserve"> </w:t>
            </w:r>
          </w:p>
          <w:p w:rsidR="00695D45" w:rsidRPr="00CB34A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CB34A0">
              <w:rPr>
                <w:rFonts w:ascii="Arial" w:eastAsia="新宋体" w:hAnsi="Arial" w:cs="Arial"/>
                <w:noProof/>
                <w:sz w:val="21"/>
                <w:szCs w:val="21"/>
              </w:rPr>
              <w:t>{</w:t>
            </w:r>
          </w:p>
          <w:p w:rsidR="00695D45" w:rsidRPr="00CB34A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CB34A0">
              <w:rPr>
                <w:rFonts w:ascii="Arial" w:eastAsia="新宋体" w:hAnsi="Arial" w:cs="Arial"/>
                <w:noProof/>
                <w:sz w:val="21"/>
                <w:szCs w:val="21"/>
              </w:rPr>
              <w:t xml:space="preserve">        return _AString_LastIndexOf_Char(m_string, ch, stringCase, encoding);</w:t>
            </w:r>
          </w:p>
          <w:p w:rsidR="00695D45" w:rsidRPr="00CB34A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CB34A0">
              <w:rPr>
                <w:rFonts w:ascii="Arial" w:eastAsia="新宋体" w:hAnsi="Arial" w:cs="Arial"/>
                <w:noProof/>
                <w:sz w:val="21"/>
                <w:szCs w:val="21"/>
              </w:rPr>
              <w:t xml:space="preserve">    }</w:t>
            </w:r>
          </w:p>
        </w:tc>
      </w:tr>
    </w:tbl>
    <w:p w:rsidR="00695D45" w:rsidRPr="001D35FB" w:rsidRDefault="00695D45" w:rsidP="00695D45">
      <w:pPr>
        <w:rPr>
          <w:rFonts w:hint="eastAsia"/>
        </w:rPr>
      </w:pPr>
    </w:p>
    <w:p w:rsidR="00695D45" w:rsidRDefault="00695D45" w:rsidP="00BA4562">
      <w:pPr>
        <w:pStyle w:val="5"/>
        <w:rPr>
          <w:rFonts w:hint="eastAsia"/>
        </w:rPr>
      </w:pPr>
      <w:r>
        <w:t>LastIndexOfAnyChar</w:t>
      </w:r>
      <w:r w:rsidRPr="00186B7E">
        <w:t xml:space="preserve"> () </w:t>
      </w:r>
    </w:p>
    <w:p w:rsidR="00695D45" w:rsidRPr="0006514D" w:rsidRDefault="00695D45" w:rsidP="00695D45">
      <w:pPr>
        <w:snapToGrid w:val="0"/>
        <w:spacing w:line="300" w:lineRule="auto"/>
        <w:rPr>
          <w:rFonts w:hint="eastAsia"/>
          <w:sz w:val="21"/>
          <w:szCs w:val="21"/>
        </w:rPr>
      </w:pPr>
      <w:r>
        <w:rPr>
          <w:rFonts w:hint="eastAsia"/>
        </w:rPr>
        <w:t xml:space="preserve">    </w:t>
      </w:r>
      <w:r>
        <w:rPr>
          <w:rFonts w:hint="eastAsia"/>
          <w:sz w:val="21"/>
          <w:szCs w:val="21"/>
        </w:rPr>
        <w:t>返回</w:t>
      </w:r>
      <w:r>
        <w:rPr>
          <w:rFonts w:hint="eastAsia"/>
          <w:sz w:val="21"/>
          <w:szCs w:val="21"/>
        </w:rPr>
        <w:t>strCharSet</w:t>
      </w:r>
      <w:r>
        <w:rPr>
          <w:rFonts w:hint="eastAsia"/>
          <w:sz w:val="21"/>
          <w:szCs w:val="21"/>
        </w:rPr>
        <w:t>中任意一个字符在当前对象</w:t>
      </w:r>
      <w:r>
        <w:rPr>
          <w:rFonts w:hint="eastAsia"/>
          <w:sz w:val="21"/>
          <w:szCs w:val="21"/>
        </w:rPr>
        <w:t>m_string</w:t>
      </w:r>
      <w:r>
        <w:rPr>
          <w:rFonts w:hint="eastAsia"/>
          <w:sz w:val="21"/>
          <w:szCs w:val="21"/>
        </w:rPr>
        <w:t>字符串中的最后的索引值。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605A4A">
              <w:rPr>
                <w:rFonts w:ascii="Arial" w:eastAsia="新宋体" w:hAnsi="Arial" w:cs="Arial"/>
                <w:noProof/>
                <w:sz w:val="21"/>
                <w:szCs w:val="21"/>
              </w:rPr>
              <w:t>Int32 LastIndexOfAnyChar(</w:t>
            </w:r>
          </w:p>
          <w:p w:rsidR="00695D45" w:rsidRPr="00605A4A"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605A4A">
              <w:rPr>
                <w:rFonts w:ascii="Arial" w:eastAsia="新宋体" w:hAnsi="Arial" w:cs="Arial"/>
                <w:noProof/>
                <w:sz w:val="21"/>
                <w:szCs w:val="21"/>
              </w:rPr>
              <w:t>Char32 *strCharSet,</w:t>
            </w:r>
            <w:r>
              <w:rPr>
                <w:rFonts w:ascii="Arial" w:eastAsia="新宋体" w:hAnsi="Arial" w:cs="Arial" w:hint="eastAsia"/>
                <w:noProof/>
                <w:sz w:val="21"/>
                <w:szCs w:val="21"/>
              </w:rPr>
              <w:t xml:space="preserve">   /</w:t>
            </w:r>
            <w:r>
              <w:rPr>
                <w:rFonts w:ascii="Arial" w:eastAsia="新宋体" w:hAnsi="Arial" w:cs="Arial" w:hint="eastAsia"/>
                <w:noProof/>
                <w:sz w:val="21"/>
                <w:szCs w:val="21"/>
              </w:rPr>
              <w:t>字符型指针</w:t>
            </w:r>
          </w:p>
          <w:p w:rsidR="00695D45" w:rsidRPr="00605A4A"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605A4A">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605A4A">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指定的编码方式</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605A4A">
              <w:rPr>
                <w:rFonts w:ascii="Arial" w:eastAsia="新宋体" w:hAnsi="Arial" w:cs="Arial"/>
                <w:noProof/>
                <w:sz w:val="21"/>
                <w:szCs w:val="21"/>
              </w:rPr>
              <w:t xml:space="preserve">) const </w:t>
            </w:r>
          </w:p>
          <w:p w:rsidR="00695D45" w:rsidRPr="00605A4A"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605A4A">
              <w:rPr>
                <w:rFonts w:ascii="Arial" w:eastAsia="新宋体" w:hAnsi="Arial" w:cs="Arial"/>
                <w:noProof/>
                <w:sz w:val="21"/>
                <w:szCs w:val="21"/>
              </w:rPr>
              <w:t>{</w:t>
            </w:r>
          </w:p>
          <w:p w:rsidR="00695D45" w:rsidRPr="00605A4A" w:rsidRDefault="00695D45" w:rsidP="00745CE8">
            <w:pPr>
              <w:widowControl w:val="0"/>
              <w:tabs>
                <w:tab w:val="center" w:pos="3886"/>
              </w:tabs>
              <w:autoSpaceDE w:val="0"/>
              <w:autoSpaceDN w:val="0"/>
              <w:adjustRightInd w:val="0"/>
              <w:spacing w:before="100" w:beforeAutospacing="1" w:after="100" w:afterAutospacing="1" w:line="360" w:lineRule="auto"/>
              <w:ind w:firstLineChars="350" w:firstLine="735"/>
              <w:rPr>
                <w:rFonts w:ascii="Arial" w:eastAsia="新宋体" w:hAnsi="Arial" w:cs="Arial"/>
                <w:noProof/>
                <w:sz w:val="21"/>
                <w:szCs w:val="21"/>
              </w:rPr>
            </w:pPr>
            <w:r w:rsidRPr="00605A4A">
              <w:rPr>
                <w:rFonts w:ascii="Arial" w:eastAsia="新宋体" w:hAnsi="Arial" w:cs="Arial"/>
                <w:noProof/>
                <w:sz w:val="21"/>
                <w:szCs w:val="21"/>
              </w:rPr>
              <w:t>return _AString_LastIndexOf_AnyChar(m_string, strCharSet,</w:t>
            </w:r>
          </w:p>
          <w:p w:rsidR="00695D45" w:rsidRPr="00605A4A"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605A4A">
              <w:rPr>
                <w:rFonts w:ascii="Arial" w:eastAsia="新宋体" w:hAnsi="Arial" w:cs="Arial"/>
                <w:noProof/>
                <w:sz w:val="21"/>
                <w:szCs w:val="21"/>
              </w:rPr>
              <w:t xml:space="preserve">            stringCase, encoding);</w:t>
            </w:r>
          </w:p>
          <w:p w:rsidR="00695D45" w:rsidRPr="00605A4A"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605A4A">
              <w:rPr>
                <w:rFonts w:ascii="Arial" w:eastAsia="新宋体" w:hAnsi="Arial" w:cs="Arial"/>
                <w:noProof/>
                <w:sz w:val="21"/>
                <w:szCs w:val="21"/>
              </w:rPr>
              <w:t xml:space="preserve">    }</w:t>
            </w:r>
          </w:p>
        </w:tc>
      </w:tr>
    </w:tbl>
    <w:p w:rsidR="00695D45" w:rsidRPr="001D35FB" w:rsidRDefault="00695D45" w:rsidP="00695D45">
      <w:pPr>
        <w:rPr>
          <w:rFonts w:hint="eastAsia"/>
        </w:rPr>
      </w:pPr>
    </w:p>
    <w:p w:rsidR="00695D45" w:rsidRDefault="00695D45" w:rsidP="00BA4562">
      <w:pPr>
        <w:pStyle w:val="5"/>
        <w:rPr>
          <w:rFonts w:hint="eastAsia"/>
        </w:rPr>
      </w:pPr>
      <w:r>
        <w:rPr>
          <w:rFonts w:hint="eastAsia"/>
        </w:rPr>
        <w:lastRenderedPageBreak/>
        <w:t>StartWith</w:t>
      </w:r>
      <w:r w:rsidRPr="00186B7E">
        <w:t xml:space="preserve">() </w:t>
      </w:r>
    </w:p>
    <w:p w:rsidR="00695D45" w:rsidRPr="0006514D" w:rsidRDefault="00695D45" w:rsidP="00695D45">
      <w:pPr>
        <w:snapToGrid w:val="0"/>
        <w:spacing w:line="300" w:lineRule="auto"/>
        <w:ind w:firstLineChars="200" w:firstLine="480"/>
        <w:rPr>
          <w:rFonts w:hint="eastAsia"/>
          <w:sz w:val="21"/>
          <w:szCs w:val="21"/>
        </w:rPr>
      </w:pPr>
      <w:r>
        <w:rPr>
          <w:rFonts w:hint="eastAsia"/>
        </w:rPr>
        <w:t>判断</w:t>
      </w:r>
      <w:r>
        <w:rPr>
          <w:rFonts w:hint="eastAsia"/>
        </w:rPr>
        <w:t>AString</w:t>
      </w:r>
      <w:r>
        <w:rPr>
          <w:rFonts w:hint="eastAsia"/>
        </w:rPr>
        <w:t>对象字符串头是否是以指定字符串。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FF67B0">
              <w:rPr>
                <w:rFonts w:ascii="Arial" w:eastAsia="新宋体" w:hAnsi="Arial" w:cs="Arial"/>
                <w:noProof/>
                <w:sz w:val="21"/>
                <w:szCs w:val="21"/>
              </w:rPr>
              <w:t>Boolean StartWith(</w:t>
            </w:r>
          </w:p>
          <w:p w:rsidR="00695D45" w:rsidRPr="00FF67B0"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FF67B0">
              <w:rPr>
                <w:rFonts w:ascii="Arial" w:eastAsia="新宋体" w:hAnsi="Arial" w:cs="Arial"/>
                <w:noProof/>
                <w:sz w:val="21"/>
                <w:szCs w:val="21"/>
              </w:rPr>
              <w:t>const char *substr,</w:t>
            </w:r>
            <w:r>
              <w:rPr>
                <w:rFonts w:ascii="Arial" w:eastAsia="新宋体" w:hAnsi="Arial" w:cs="Arial" w:hint="eastAsia"/>
                <w:noProof/>
                <w:sz w:val="21"/>
                <w:szCs w:val="21"/>
              </w:rPr>
              <w:t xml:space="preserve">   //</w:t>
            </w:r>
            <w:r>
              <w:rPr>
                <w:rFonts w:ascii="Arial" w:eastAsia="新宋体" w:hAnsi="Arial" w:cs="Arial" w:hint="eastAsia"/>
                <w:noProof/>
                <w:sz w:val="21"/>
                <w:szCs w:val="21"/>
              </w:rPr>
              <w:t>待比较的字符串</w:t>
            </w:r>
          </w:p>
          <w:p w:rsidR="00695D45" w:rsidRPr="00FF67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FF67B0">
              <w:rPr>
                <w:rFonts w:ascii="Arial" w:eastAsia="新宋体" w:hAnsi="Arial" w:cs="Arial"/>
                <w:noProof/>
                <w:sz w:val="21"/>
                <w:szCs w:val="21"/>
              </w:rPr>
              <w:t xml:space="preserve">            StringCase stringCase = StringCase_Sensitive,</w:t>
            </w:r>
            <w:r>
              <w:rPr>
                <w:rFonts w:ascii="Arial" w:eastAsia="新宋体" w:hAnsi="Arial" w:cs="Arial" w:hint="eastAsia"/>
                <w:noProof/>
                <w:sz w:val="21"/>
                <w:szCs w:val="21"/>
              </w:rPr>
              <w:t xml:space="preserve">   //</w:t>
            </w:r>
            <w:r>
              <w:rPr>
                <w:rFonts w:ascii="Arial" w:eastAsia="新宋体" w:hAnsi="Arial" w:cs="Arial" w:hint="eastAsia"/>
                <w:noProof/>
                <w:sz w:val="21"/>
                <w:szCs w:val="21"/>
              </w:rPr>
              <w:t>大小写标示符</w:t>
            </w:r>
          </w:p>
          <w:p w:rsidR="00695D45"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FF67B0">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指定的编码格式</w:t>
            </w:r>
          </w:p>
          <w:p w:rsidR="00695D45" w:rsidRDefault="00695D45" w:rsidP="00745CE8">
            <w:pPr>
              <w:widowControl w:val="0"/>
              <w:tabs>
                <w:tab w:val="center" w:pos="3886"/>
              </w:tabs>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FF67B0">
              <w:rPr>
                <w:rFonts w:ascii="Arial" w:eastAsia="新宋体" w:hAnsi="Arial" w:cs="Arial"/>
                <w:noProof/>
                <w:sz w:val="21"/>
                <w:szCs w:val="21"/>
              </w:rPr>
              <w:t>) const</w:t>
            </w:r>
          </w:p>
          <w:p w:rsidR="00695D45" w:rsidRPr="00FF67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FF67B0">
              <w:rPr>
                <w:rFonts w:ascii="Arial" w:eastAsia="新宋体" w:hAnsi="Arial" w:cs="Arial"/>
                <w:noProof/>
                <w:sz w:val="21"/>
                <w:szCs w:val="21"/>
              </w:rPr>
              <w:t>{</w:t>
            </w:r>
          </w:p>
          <w:p w:rsidR="00695D45" w:rsidRPr="00FF67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noProof/>
                <w:sz w:val="21"/>
                <w:szCs w:val="21"/>
              </w:rPr>
            </w:pPr>
            <w:r w:rsidRPr="00FF67B0">
              <w:rPr>
                <w:rFonts w:ascii="Arial" w:eastAsia="新宋体" w:hAnsi="Arial" w:cs="Arial"/>
                <w:noProof/>
                <w:sz w:val="21"/>
                <w:szCs w:val="21"/>
              </w:rPr>
              <w:t xml:space="preserve">        return _AString_StartWith(m_string, substr, stringCase, encoding);</w:t>
            </w:r>
          </w:p>
          <w:p w:rsidR="00695D45" w:rsidRPr="00FF67B0" w:rsidRDefault="00695D45" w:rsidP="00745CE8">
            <w:pPr>
              <w:widowControl w:val="0"/>
              <w:tabs>
                <w:tab w:val="center" w:pos="3886"/>
              </w:tabs>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FF67B0">
              <w:rPr>
                <w:rFonts w:ascii="Arial" w:eastAsia="新宋体" w:hAnsi="Arial" w:cs="Arial"/>
                <w:noProof/>
                <w:sz w:val="21"/>
                <w:szCs w:val="21"/>
              </w:rPr>
              <w:t xml:space="preserve"> }</w:t>
            </w:r>
          </w:p>
        </w:tc>
      </w:tr>
    </w:tbl>
    <w:p w:rsidR="00695D45" w:rsidRPr="001D35FB" w:rsidRDefault="00695D45" w:rsidP="00695D45">
      <w:pPr>
        <w:rPr>
          <w:rFonts w:hint="eastAsia"/>
        </w:rPr>
      </w:pPr>
    </w:p>
    <w:p w:rsidR="00695D45" w:rsidRDefault="00695D45" w:rsidP="00BA4562">
      <w:pPr>
        <w:pStyle w:val="5"/>
        <w:rPr>
          <w:rFonts w:hint="eastAsia"/>
        </w:rPr>
      </w:pPr>
      <w:r>
        <w:t>SubString</w:t>
      </w:r>
      <w:r w:rsidRPr="00186B7E">
        <w:t xml:space="preserve"> () </w:t>
      </w:r>
    </w:p>
    <w:p w:rsidR="00695D45" w:rsidRPr="00F02706" w:rsidRDefault="00695D45" w:rsidP="00695D45">
      <w:pPr>
        <w:ind w:firstLineChars="200" w:firstLine="420"/>
        <w:rPr>
          <w:rFonts w:hint="eastAsia"/>
          <w:sz w:val="21"/>
          <w:szCs w:val="21"/>
        </w:rPr>
      </w:pPr>
      <w:r w:rsidRPr="00F02706">
        <w:rPr>
          <w:rFonts w:hint="eastAsia"/>
          <w:sz w:val="21"/>
          <w:szCs w:val="21"/>
        </w:rPr>
        <w:t>获得当前</w:t>
      </w:r>
      <w:r w:rsidRPr="00F02706">
        <w:rPr>
          <w:rFonts w:hint="eastAsia"/>
          <w:sz w:val="21"/>
          <w:szCs w:val="21"/>
        </w:rPr>
        <w:t>AString</w:t>
      </w:r>
      <w:r w:rsidRPr="00F02706">
        <w:rPr>
          <w:rFonts w:hint="eastAsia"/>
          <w:sz w:val="21"/>
          <w:szCs w:val="21"/>
        </w:rPr>
        <w:t>对象开始位置的字符串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AString SubString(</w:t>
            </w:r>
          </w:p>
          <w:p w:rsidR="00695D45" w:rsidRDefault="00695D45" w:rsidP="00745CE8">
            <w:pPr>
              <w:widowControl w:val="0"/>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442581">
              <w:rPr>
                <w:rFonts w:ascii="Arial" w:eastAsia="新宋体" w:hAnsi="Arial" w:cs="Arial"/>
                <w:noProof/>
                <w:sz w:val="21"/>
                <w:szCs w:val="21"/>
              </w:rPr>
              <w:t>Int32 start,</w:t>
            </w:r>
            <w:r>
              <w:rPr>
                <w:rFonts w:ascii="Arial" w:eastAsia="新宋体" w:hAnsi="Arial" w:cs="Arial" w:hint="eastAsia"/>
                <w:noProof/>
                <w:sz w:val="21"/>
                <w:szCs w:val="21"/>
              </w:rPr>
              <w:t xml:space="preserve">  //</w:t>
            </w:r>
            <w:r>
              <w:rPr>
                <w:rFonts w:ascii="Arial" w:eastAsia="新宋体" w:hAnsi="Arial" w:cs="Arial" w:hint="eastAsia"/>
                <w:noProof/>
                <w:sz w:val="21"/>
                <w:szCs w:val="21"/>
              </w:rPr>
              <w:t>开始位置</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442581">
              <w:rPr>
                <w:rFonts w:ascii="Arial" w:eastAsia="新宋体" w:hAnsi="Arial" w:cs="Arial"/>
                <w:noProof/>
                <w:sz w:val="21"/>
                <w:szCs w:val="21"/>
              </w:rPr>
              <w:t>AStringBuf&amp; sub,</w:t>
            </w:r>
            <w:r>
              <w:rPr>
                <w:rFonts w:ascii="Arial" w:eastAsia="新宋体" w:hAnsi="Arial" w:cs="Arial" w:hint="eastAsia"/>
                <w:noProof/>
                <w:sz w:val="21"/>
                <w:szCs w:val="21"/>
              </w:rPr>
              <w:t xml:space="preserve">  //AStringBuf</w:t>
            </w:r>
            <w:r>
              <w:rPr>
                <w:rFonts w:ascii="Arial" w:eastAsia="新宋体" w:hAnsi="Arial" w:cs="Arial" w:hint="eastAsia"/>
                <w:noProof/>
                <w:sz w:val="21"/>
                <w:szCs w:val="21"/>
              </w:rPr>
              <w:t>对象引用</w:t>
            </w:r>
          </w:p>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442581">
              <w:rPr>
                <w:rFonts w:ascii="Arial" w:eastAsia="新宋体" w:hAnsi="Arial" w:cs="Arial"/>
                <w:noProof/>
                <w:sz w:val="21"/>
                <w:szCs w:val="21"/>
              </w:rPr>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指定编码格式</w:t>
            </w:r>
          </w:p>
          <w:p w:rsidR="00695D45" w:rsidRDefault="00695D45" w:rsidP="00745CE8">
            <w:pPr>
              <w:widowControl w:val="0"/>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442581">
              <w:rPr>
                <w:rFonts w:ascii="Arial" w:eastAsia="新宋体" w:hAnsi="Arial" w:cs="Arial"/>
                <w:noProof/>
                <w:sz w:val="21"/>
                <w:szCs w:val="21"/>
              </w:rPr>
              <w:t xml:space="preserve">) </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 xml:space="preserve">        return _AString_SubString_Buffer(m_string, start,</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 xml:space="preserve">            (PCarQuintet)&amp;sub, encoding);</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 xml:space="preserve">    }</w:t>
            </w:r>
          </w:p>
        </w:tc>
      </w:tr>
    </w:tbl>
    <w:p w:rsidR="00695D45" w:rsidRDefault="00695D45" w:rsidP="00695D45">
      <w:pPr>
        <w:pStyle w:val="5"/>
        <w:rPr>
          <w:rFonts w:hint="eastAsia"/>
        </w:rPr>
      </w:pPr>
      <w:r>
        <w:lastRenderedPageBreak/>
        <w:t>SubString</w:t>
      </w:r>
      <w:r w:rsidRPr="00186B7E">
        <w:t xml:space="preserve"> () </w:t>
      </w:r>
    </w:p>
    <w:p w:rsidR="00695D45" w:rsidRPr="00D720A2" w:rsidRDefault="00695D45" w:rsidP="00695D45">
      <w:pPr>
        <w:ind w:firstLineChars="200" w:firstLine="420"/>
        <w:rPr>
          <w:rFonts w:hint="eastAsia"/>
          <w:sz w:val="21"/>
          <w:szCs w:val="21"/>
        </w:rPr>
      </w:pPr>
      <w:r w:rsidRPr="00D720A2">
        <w:rPr>
          <w:rFonts w:hint="eastAsia"/>
          <w:sz w:val="21"/>
          <w:szCs w:val="21"/>
        </w:rPr>
        <w:t>返回</w:t>
      </w:r>
      <w:r w:rsidRPr="00D720A2">
        <w:rPr>
          <w:rFonts w:hint="eastAsia"/>
          <w:sz w:val="21"/>
          <w:szCs w:val="21"/>
        </w:rPr>
        <w:t>AString</w:t>
      </w:r>
      <w:r w:rsidRPr="00D720A2">
        <w:rPr>
          <w:rFonts w:hint="eastAsia"/>
          <w:sz w:val="21"/>
          <w:szCs w:val="21"/>
        </w:rPr>
        <w:t>对象字符串子串。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AString SubString(</w:t>
            </w:r>
          </w:p>
          <w:p w:rsidR="00695D45" w:rsidRDefault="00695D45" w:rsidP="00745CE8">
            <w:pPr>
              <w:widowControl w:val="0"/>
              <w:autoSpaceDE w:val="0"/>
              <w:autoSpaceDN w:val="0"/>
              <w:adjustRightInd w:val="0"/>
              <w:spacing w:before="100" w:beforeAutospacing="1" w:after="100" w:afterAutospacing="1" w:line="360" w:lineRule="auto"/>
              <w:ind w:firstLineChars="450" w:firstLine="945"/>
              <w:rPr>
                <w:rFonts w:ascii="Arial" w:eastAsia="新宋体" w:hAnsi="Arial" w:cs="Arial" w:hint="eastAsia"/>
                <w:noProof/>
                <w:sz w:val="21"/>
                <w:szCs w:val="21"/>
              </w:rPr>
            </w:pPr>
            <w:r w:rsidRPr="00442581">
              <w:rPr>
                <w:rFonts w:ascii="Arial" w:eastAsia="新宋体" w:hAnsi="Arial" w:cs="Arial"/>
                <w:noProof/>
                <w:sz w:val="21"/>
                <w:szCs w:val="21"/>
              </w:rPr>
              <w:t xml:space="preserve">Int32 start, </w:t>
            </w:r>
            <w:r>
              <w:rPr>
                <w:rFonts w:ascii="Arial" w:eastAsia="新宋体" w:hAnsi="Arial" w:cs="Arial" w:hint="eastAsia"/>
                <w:noProof/>
                <w:sz w:val="21"/>
                <w:szCs w:val="21"/>
              </w:rPr>
              <w:t xml:space="preserve">  //</w:t>
            </w:r>
            <w:r>
              <w:rPr>
                <w:rFonts w:ascii="Arial" w:eastAsia="新宋体" w:hAnsi="Arial" w:cs="Arial" w:hint="eastAsia"/>
                <w:noProof/>
                <w:sz w:val="21"/>
                <w:szCs w:val="21"/>
              </w:rPr>
              <w:t>起始位置</w:t>
            </w:r>
          </w:p>
          <w:p w:rsidR="00695D45" w:rsidRDefault="00695D45" w:rsidP="00745CE8">
            <w:pPr>
              <w:widowControl w:val="0"/>
              <w:autoSpaceDE w:val="0"/>
              <w:autoSpaceDN w:val="0"/>
              <w:adjustRightInd w:val="0"/>
              <w:spacing w:before="100" w:beforeAutospacing="1" w:after="100" w:afterAutospacing="1" w:line="360" w:lineRule="auto"/>
              <w:ind w:firstLineChars="450" w:firstLine="945"/>
              <w:rPr>
                <w:rFonts w:ascii="Arial" w:eastAsia="新宋体" w:hAnsi="Arial" w:cs="Arial" w:hint="eastAsia"/>
                <w:noProof/>
                <w:sz w:val="21"/>
                <w:szCs w:val="21"/>
              </w:rPr>
            </w:pPr>
            <w:r w:rsidRPr="00442581">
              <w:rPr>
                <w:rFonts w:ascii="Arial" w:eastAsia="新宋体" w:hAnsi="Arial" w:cs="Arial"/>
                <w:noProof/>
                <w:sz w:val="21"/>
                <w:szCs w:val="21"/>
              </w:rPr>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指定编码格式</w:t>
            </w:r>
          </w:p>
          <w:p w:rsidR="00695D45" w:rsidRDefault="00695D45" w:rsidP="00745CE8">
            <w:pPr>
              <w:widowControl w:val="0"/>
              <w:autoSpaceDE w:val="0"/>
              <w:autoSpaceDN w:val="0"/>
              <w:adjustRightInd w:val="0"/>
              <w:spacing w:before="100" w:beforeAutospacing="1" w:after="100" w:afterAutospacing="1" w:line="360" w:lineRule="auto"/>
              <w:ind w:firstLineChars="450" w:firstLine="945"/>
              <w:rPr>
                <w:rFonts w:ascii="Arial" w:eastAsia="新宋体" w:hAnsi="Arial" w:cs="Arial" w:hint="eastAsia"/>
                <w:noProof/>
                <w:sz w:val="21"/>
                <w:szCs w:val="21"/>
              </w:rPr>
            </w:pPr>
            <w:r w:rsidRPr="00442581">
              <w:rPr>
                <w:rFonts w:ascii="Arial" w:eastAsia="新宋体" w:hAnsi="Arial" w:cs="Arial"/>
                <w:noProof/>
                <w:sz w:val="21"/>
                <w:szCs w:val="21"/>
              </w:rPr>
              <w:t xml:space="preserve">) </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 xml:space="preserve">        return _AString_SubString(m_string, start, encoding);</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w:t>
            </w:r>
          </w:p>
        </w:tc>
      </w:tr>
    </w:tbl>
    <w:p w:rsidR="00695D45" w:rsidRDefault="00695D45" w:rsidP="00695D45">
      <w:pPr>
        <w:widowControl w:val="0"/>
        <w:autoSpaceDE w:val="0"/>
        <w:autoSpaceDN w:val="0"/>
        <w:adjustRightInd w:val="0"/>
        <w:rPr>
          <w:rFonts w:ascii="新宋体" w:eastAsia="新宋体" w:hint="eastAsia"/>
          <w:noProof/>
          <w:sz w:val="18"/>
          <w:szCs w:val="18"/>
        </w:rPr>
      </w:pPr>
    </w:p>
    <w:p w:rsidR="00695D45" w:rsidRDefault="00695D45" w:rsidP="00BA4562">
      <w:pPr>
        <w:pStyle w:val="5"/>
        <w:rPr>
          <w:rFonts w:hint="eastAsia"/>
        </w:rPr>
      </w:pPr>
      <w:r>
        <w:t>SubString</w:t>
      </w:r>
      <w:r w:rsidRPr="00186B7E">
        <w:t xml:space="preserve"> () </w:t>
      </w:r>
    </w:p>
    <w:p w:rsidR="00695D45" w:rsidRPr="00D720A2" w:rsidRDefault="00695D45" w:rsidP="00695D45">
      <w:pPr>
        <w:ind w:firstLineChars="200" w:firstLine="420"/>
        <w:rPr>
          <w:rFonts w:hint="eastAsia"/>
          <w:sz w:val="21"/>
          <w:szCs w:val="21"/>
        </w:rPr>
      </w:pPr>
      <w:r w:rsidRPr="00D720A2">
        <w:rPr>
          <w:rFonts w:hint="eastAsia"/>
          <w:sz w:val="21"/>
          <w:szCs w:val="21"/>
        </w:rPr>
        <w:t>返回</w:t>
      </w:r>
      <w:r w:rsidRPr="00D720A2">
        <w:rPr>
          <w:rFonts w:hint="eastAsia"/>
          <w:sz w:val="21"/>
          <w:szCs w:val="21"/>
        </w:rPr>
        <w:t>AString</w:t>
      </w:r>
      <w:r w:rsidRPr="00D720A2">
        <w:rPr>
          <w:rFonts w:hint="eastAsia"/>
          <w:sz w:val="21"/>
          <w:szCs w:val="21"/>
        </w:rPr>
        <w:t>对象字符串子串。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F878AF">
              <w:rPr>
                <w:rFonts w:ascii="Arial" w:eastAsia="新宋体" w:hAnsi="Arial" w:cs="Arial"/>
                <w:noProof/>
                <w:sz w:val="21"/>
                <w:szCs w:val="21"/>
              </w:rPr>
              <w:t>AString SubString(</w:t>
            </w:r>
          </w:p>
          <w:p w:rsidR="00695D45" w:rsidRDefault="00695D45" w:rsidP="00745CE8">
            <w:pPr>
              <w:widowControl w:val="0"/>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F878AF">
              <w:rPr>
                <w:rFonts w:ascii="Arial" w:eastAsia="新宋体" w:hAnsi="Arial" w:cs="Arial"/>
                <w:noProof/>
                <w:sz w:val="21"/>
                <w:szCs w:val="21"/>
              </w:rPr>
              <w:t>Int32 start,</w:t>
            </w:r>
            <w:r>
              <w:rPr>
                <w:rFonts w:ascii="Arial" w:eastAsia="新宋体" w:hAnsi="Arial" w:cs="Arial" w:hint="eastAsia"/>
                <w:noProof/>
                <w:sz w:val="21"/>
                <w:szCs w:val="21"/>
              </w:rPr>
              <w:t xml:space="preserve">     //</w:t>
            </w:r>
            <w:r>
              <w:rPr>
                <w:rFonts w:ascii="Arial" w:eastAsia="新宋体" w:hAnsi="Arial" w:cs="Arial" w:hint="eastAsia"/>
                <w:noProof/>
                <w:sz w:val="21"/>
                <w:szCs w:val="21"/>
              </w:rPr>
              <w:t>开始位置</w:t>
            </w:r>
          </w:p>
          <w:p w:rsidR="00695D45" w:rsidRDefault="00695D45" w:rsidP="00745CE8">
            <w:pPr>
              <w:widowControl w:val="0"/>
              <w:autoSpaceDE w:val="0"/>
              <w:autoSpaceDN w:val="0"/>
              <w:adjustRightInd w:val="0"/>
              <w:spacing w:before="100" w:beforeAutospacing="1" w:after="100" w:afterAutospacing="1" w:line="360" w:lineRule="auto"/>
              <w:ind w:firstLineChars="400" w:firstLine="840"/>
              <w:rPr>
                <w:rFonts w:ascii="Arial" w:eastAsia="新宋体" w:hAnsi="Arial" w:cs="Arial" w:hint="eastAsia"/>
                <w:noProof/>
                <w:sz w:val="21"/>
                <w:szCs w:val="21"/>
              </w:rPr>
            </w:pPr>
            <w:r w:rsidRPr="00F878AF">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F878AF">
              <w:rPr>
                <w:rFonts w:ascii="Arial" w:eastAsia="新宋体" w:hAnsi="Arial" w:cs="Arial"/>
                <w:noProof/>
                <w:sz w:val="21"/>
                <w:szCs w:val="21"/>
              </w:rPr>
              <w:t xml:space="preserve">Int32 len, </w:t>
            </w:r>
            <w:r>
              <w:rPr>
                <w:rFonts w:ascii="Arial" w:eastAsia="新宋体" w:hAnsi="Arial" w:cs="Arial" w:hint="eastAsia"/>
                <w:noProof/>
                <w:sz w:val="21"/>
                <w:szCs w:val="21"/>
              </w:rPr>
              <w:t xml:space="preserve">     //</w:t>
            </w:r>
            <w:r>
              <w:rPr>
                <w:rFonts w:ascii="Arial" w:eastAsia="新宋体" w:hAnsi="Arial" w:cs="Arial" w:hint="eastAsia"/>
                <w:noProof/>
                <w:sz w:val="21"/>
                <w:szCs w:val="21"/>
              </w:rPr>
              <w:t>子串长度</w:t>
            </w:r>
          </w:p>
          <w:p w:rsidR="00695D45" w:rsidRPr="00F878AF" w:rsidRDefault="00695D45" w:rsidP="00745CE8">
            <w:pPr>
              <w:widowControl w:val="0"/>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F878AF">
              <w:rPr>
                <w:rFonts w:ascii="Arial" w:eastAsia="新宋体" w:hAnsi="Arial" w:cs="Arial"/>
                <w:noProof/>
                <w:sz w:val="21"/>
                <w:szCs w:val="21"/>
              </w:rPr>
              <w:t>AStringBuf&amp; sub,</w:t>
            </w:r>
            <w:r>
              <w:rPr>
                <w:rFonts w:ascii="Arial" w:eastAsia="新宋体" w:hAnsi="Arial" w:cs="Arial" w:hint="eastAsia"/>
                <w:noProof/>
                <w:sz w:val="21"/>
                <w:szCs w:val="21"/>
              </w:rPr>
              <w:t xml:space="preserve">  //AStringBuf</w:t>
            </w:r>
            <w:r>
              <w:rPr>
                <w:rFonts w:ascii="Arial" w:eastAsia="新宋体" w:hAnsi="Arial" w:cs="Arial" w:hint="eastAsia"/>
                <w:noProof/>
                <w:sz w:val="21"/>
                <w:szCs w:val="21"/>
              </w:rPr>
              <w:t>对象引用</w:t>
            </w:r>
          </w:p>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F878AF">
              <w:rPr>
                <w:rFonts w:ascii="Arial" w:eastAsia="新宋体" w:hAnsi="Arial" w:cs="Arial"/>
                <w:noProof/>
                <w:sz w:val="21"/>
                <w:szCs w:val="21"/>
              </w:rPr>
              <w:t xml:space="preserve">            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编码格式</w:t>
            </w:r>
          </w:p>
          <w:p w:rsidR="00695D45" w:rsidRDefault="00695D45" w:rsidP="00745CE8">
            <w:pPr>
              <w:widowControl w:val="0"/>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F878AF">
              <w:rPr>
                <w:rFonts w:ascii="Arial" w:eastAsia="新宋体" w:hAnsi="Arial" w:cs="Arial"/>
                <w:noProof/>
                <w:sz w:val="21"/>
                <w:szCs w:val="21"/>
              </w:rPr>
              <w:t xml:space="preserve">) </w:t>
            </w:r>
          </w:p>
          <w:p w:rsidR="00695D45" w:rsidRPr="00F878AF"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F878AF">
              <w:rPr>
                <w:rFonts w:ascii="Arial" w:eastAsia="新宋体" w:hAnsi="Arial" w:cs="Arial"/>
                <w:noProof/>
                <w:sz w:val="21"/>
                <w:szCs w:val="21"/>
              </w:rPr>
              <w:t>{</w:t>
            </w:r>
          </w:p>
          <w:p w:rsidR="00695D45" w:rsidRPr="00F878AF"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F878AF">
              <w:rPr>
                <w:rFonts w:ascii="Arial" w:eastAsia="新宋体" w:hAnsi="Arial" w:cs="Arial"/>
                <w:noProof/>
                <w:sz w:val="21"/>
                <w:szCs w:val="21"/>
              </w:rPr>
              <w:t xml:space="preserve">        return _AString_SubString_Length_Buffer(m_string, start, len,</w:t>
            </w:r>
          </w:p>
          <w:p w:rsidR="00695D45" w:rsidRPr="00F878AF"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F878AF">
              <w:rPr>
                <w:rFonts w:ascii="Arial" w:eastAsia="新宋体" w:hAnsi="Arial" w:cs="Arial"/>
                <w:noProof/>
                <w:sz w:val="21"/>
                <w:szCs w:val="21"/>
              </w:rPr>
              <w:t xml:space="preserve">            (PCarQuintet)&amp;sub, encoding);</w:t>
            </w:r>
          </w:p>
          <w:p w:rsidR="00695D45" w:rsidRPr="00F878AF"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Pr>
                <w:rFonts w:ascii="Arial" w:eastAsia="新宋体" w:hAnsi="Arial" w:cs="Arial"/>
                <w:noProof/>
                <w:sz w:val="21"/>
                <w:szCs w:val="21"/>
              </w:rPr>
              <w:t xml:space="preserve"> </w:t>
            </w:r>
            <w:r w:rsidRPr="00F878AF">
              <w:rPr>
                <w:rFonts w:ascii="Arial" w:eastAsia="新宋体" w:hAnsi="Arial" w:cs="Arial"/>
                <w:noProof/>
                <w:sz w:val="21"/>
                <w:szCs w:val="21"/>
              </w:rPr>
              <w:t xml:space="preserve"> }</w:t>
            </w:r>
          </w:p>
        </w:tc>
      </w:tr>
    </w:tbl>
    <w:p w:rsidR="00695D45" w:rsidRDefault="00695D45" w:rsidP="00695D45">
      <w:pPr>
        <w:widowControl w:val="0"/>
        <w:autoSpaceDE w:val="0"/>
        <w:autoSpaceDN w:val="0"/>
        <w:adjustRightInd w:val="0"/>
        <w:rPr>
          <w:rFonts w:ascii="新宋体" w:eastAsia="新宋体" w:hint="eastAsia"/>
          <w:noProof/>
          <w:sz w:val="18"/>
          <w:szCs w:val="18"/>
        </w:rPr>
      </w:pPr>
    </w:p>
    <w:p w:rsidR="00695D45" w:rsidRDefault="00695D45" w:rsidP="00BA4562">
      <w:pPr>
        <w:pStyle w:val="5"/>
        <w:rPr>
          <w:rFonts w:hint="eastAsia"/>
        </w:rPr>
      </w:pPr>
      <w:r>
        <w:lastRenderedPageBreak/>
        <w:t>SubString</w:t>
      </w:r>
      <w:r w:rsidRPr="00186B7E">
        <w:t xml:space="preserve"> () </w:t>
      </w:r>
    </w:p>
    <w:p w:rsidR="00695D45" w:rsidRPr="00D720A2" w:rsidRDefault="00695D45" w:rsidP="00695D45">
      <w:pPr>
        <w:rPr>
          <w:rFonts w:hint="eastAsia"/>
        </w:rPr>
      </w:pPr>
      <w:r>
        <w:rPr>
          <w:rFonts w:hint="eastAsia"/>
        </w:rPr>
        <w:t xml:space="preserve">    </w:t>
      </w:r>
      <w:r>
        <w:rPr>
          <w:rFonts w:hint="eastAsia"/>
        </w:rPr>
        <w:t>返回</w:t>
      </w:r>
      <w:r>
        <w:rPr>
          <w:rFonts w:hint="eastAsia"/>
        </w:rPr>
        <w:t>AString</w:t>
      </w:r>
      <w:r>
        <w:rPr>
          <w:rFonts w:hint="eastAsia"/>
        </w:rPr>
        <w:t>对象字符串子串。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AString SubString(</w:t>
            </w:r>
          </w:p>
          <w:p w:rsidR="00695D45" w:rsidRDefault="00695D45" w:rsidP="00745CE8">
            <w:pPr>
              <w:widowControl w:val="0"/>
              <w:autoSpaceDE w:val="0"/>
              <w:autoSpaceDN w:val="0"/>
              <w:adjustRightInd w:val="0"/>
              <w:spacing w:before="100" w:beforeAutospacing="1" w:after="100" w:afterAutospacing="1" w:line="360" w:lineRule="auto"/>
              <w:ind w:firstLineChars="800" w:firstLine="1680"/>
              <w:rPr>
                <w:rFonts w:ascii="Arial" w:eastAsia="新宋体" w:hAnsi="Arial" w:cs="Arial" w:hint="eastAsia"/>
                <w:noProof/>
                <w:sz w:val="21"/>
                <w:szCs w:val="21"/>
              </w:rPr>
            </w:pPr>
            <w:r w:rsidRPr="00442581">
              <w:rPr>
                <w:rFonts w:ascii="Arial" w:eastAsia="新宋体" w:hAnsi="Arial" w:cs="Arial"/>
                <w:noProof/>
                <w:sz w:val="21"/>
                <w:szCs w:val="21"/>
              </w:rPr>
              <w:t>Int32 start,</w:t>
            </w:r>
            <w:r>
              <w:rPr>
                <w:rFonts w:ascii="Arial" w:eastAsia="新宋体" w:hAnsi="Arial" w:cs="Arial" w:hint="eastAsia"/>
                <w:noProof/>
                <w:sz w:val="21"/>
                <w:szCs w:val="21"/>
              </w:rPr>
              <w:t xml:space="preserve">   //</w:t>
            </w:r>
            <w:r>
              <w:rPr>
                <w:rFonts w:ascii="Arial" w:eastAsia="新宋体" w:hAnsi="Arial" w:cs="Arial" w:hint="eastAsia"/>
                <w:noProof/>
                <w:sz w:val="21"/>
                <w:szCs w:val="21"/>
              </w:rPr>
              <w:t>开始位置</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442581">
              <w:rPr>
                <w:rFonts w:ascii="Arial" w:eastAsia="新宋体" w:hAnsi="Arial" w:cs="Arial"/>
                <w:noProof/>
                <w:sz w:val="21"/>
                <w:szCs w:val="21"/>
              </w:rPr>
              <w:t>AStringBuf&amp; sub,</w:t>
            </w:r>
            <w:r>
              <w:rPr>
                <w:rFonts w:ascii="Arial" w:eastAsia="新宋体" w:hAnsi="Arial" w:cs="Arial" w:hint="eastAsia"/>
                <w:noProof/>
                <w:sz w:val="21"/>
                <w:szCs w:val="21"/>
              </w:rPr>
              <w:t xml:space="preserve">  //AStringBuf</w:t>
            </w:r>
            <w:r>
              <w:rPr>
                <w:rFonts w:ascii="Arial" w:eastAsia="新宋体" w:hAnsi="Arial" w:cs="Arial" w:hint="eastAsia"/>
                <w:noProof/>
                <w:sz w:val="21"/>
                <w:szCs w:val="21"/>
              </w:rPr>
              <w:t>对象引用</w:t>
            </w:r>
          </w:p>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sidRPr="00442581">
              <w:rPr>
                <w:rFonts w:ascii="Arial" w:eastAsia="新宋体" w:hAnsi="Arial" w:cs="Arial"/>
                <w:noProof/>
                <w:sz w:val="21"/>
                <w:szCs w:val="21"/>
              </w:rPr>
              <w:t>Encoding encoding = Encoding_Default</w:t>
            </w:r>
            <w:r>
              <w:rPr>
                <w:rFonts w:ascii="Arial" w:eastAsia="新宋体" w:hAnsi="Arial" w:cs="Arial" w:hint="eastAsia"/>
                <w:noProof/>
                <w:sz w:val="21"/>
                <w:szCs w:val="21"/>
              </w:rPr>
              <w:t xml:space="preserve">  //</w:t>
            </w:r>
            <w:r>
              <w:rPr>
                <w:rFonts w:ascii="Arial" w:eastAsia="新宋体" w:hAnsi="Arial" w:cs="Arial" w:hint="eastAsia"/>
                <w:noProof/>
                <w:sz w:val="21"/>
                <w:szCs w:val="21"/>
              </w:rPr>
              <w:t>编码格式</w:t>
            </w:r>
          </w:p>
          <w:p w:rsidR="00695D45" w:rsidRDefault="00695D45" w:rsidP="00745CE8">
            <w:pPr>
              <w:widowControl w:val="0"/>
              <w:autoSpaceDE w:val="0"/>
              <w:autoSpaceDN w:val="0"/>
              <w:adjustRightInd w:val="0"/>
              <w:spacing w:before="100" w:beforeAutospacing="1" w:after="100" w:afterAutospacing="1" w:line="360" w:lineRule="auto"/>
              <w:ind w:firstLineChars="850" w:firstLine="1785"/>
              <w:rPr>
                <w:rFonts w:ascii="Arial" w:eastAsia="新宋体" w:hAnsi="Arial" w:cs="Arial" w:hint="eastAsia"/>
                <w:noProof/>
                <w:sz w:val="21"/>
                <w:szCs w:val="21"/>
              </w:rPr>
            </w:pPr>
            <w:r w:rsidRPr="00442581">
              <w:rPr>
                <w:rFonts w:ascii="Arial" w:eastAsia="新宋体" w:hAnsi="Arial" w:cs="Arial"/>
                <w:noProof/>
                <w:sz w:val="21"/>
                <w:szCs w:val="21"/>
              </w:rPr>
              <w:t xml:space="preserve">) </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 xml:space="preserve">        return _AString_SubString_Buffer(m_string, start,</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2581">
              <w:rPr>
                <w:rFonts w:ascii="Arial" w:eastAsia="新宋体" w:hAnsi="Arial" w:cs="Arial"/>
                <w:noProof/>
                <w:sz w:val="21"/>
                <w:szCs w:val="21"/>
              </w:rPr>
              <w:t xml:space="preserve">            (PCarQuintet)&amp;sub, encoding);</w:t>
            </w:r>
          </w:p>
          <w:p w:rsidR="00695D45" w:rsidRPr="00442581"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2581">
              <w:rPr>
                <w:rFonts w:ascii="Arial" w:eastAsia="新宋体" w:hAnsi="Arial" w:cs="Arial"/>
                <w:noProof/>
                <w:sz w:val="21"/>
                <w:szCs w:val="21"/>
              </w:rPr>
              <w:t xml:space="preserve">    }</w:t>
            </w:r>
          </w:p>
        </w:tc>
      </w:tr>
    </w:tbl>
    <w:p w:rsidR="00695D45" w:rsidRDefault="00695D45" w:rsidP="00695D45">
      <w:pPr>
        <w:widowControl w:val="0"/>
        <w:autoSpaceDE w:val="0"/>
        <w:autoSpaceDN w:val="0"/>
        <w:adjustRightInd w:val="0"/>
        <w:rPr>
          <w:rFonts w:ascii="新宋体" w:eastAsia="新宋体" w:hint="eastAsia"/>
          <w:noProof/>
          <w:sz w:val="18"/>
          <w:szCs w:val="18"/>
        </w:rPr>
      </w:pPr>
    </w:p>
    <w:p w:rsidR="00695D45" w:rsidRDefault="00695D45" w:rsidP="00695D45">
      <w:pPr>
        <w:widowControl w:val="0"/>
        <w:autoSpaceDE w:val="0"/>
        <w:autoSpaceDN w:val="0"/>
        <w:adjustRightInd w:val="0"/>
        <w:rPr>
          <w:rFonts w:ascii="新宋体" w:eastAsia="新宋体" w:hint="eastAsia"/>
          <w:noProof/>
          <w:sz w:val="18"/>
          <w:szCs w:val="18"/>
        </w:rPr>
      </w:pPr>
    </w:p>
    <w:p w:rsidR="00695D45" w:rsidRDefault="00695D45" w:rsidP="00695D45">
      <w:pPr>
        <w:widowControl w:val="0"/>
        <w:autoSpaceDE w:val="0"/>
        <w:autoSpaceDN w:val="0"/>
        <w:adjustRightInd w:val="0"/>
        <w:rPr>
          <w:rFonts w:ascii="新宋体" w:eastAsia="新宋体"/>
          <w:noProof/>
          <w:sz w:val="18"/>
          <w:szCs w:val="18"/>
        </w:rPr>
      </w:pPr>
    </w:p>
    <w:p w:rsidR="00695D45" w:rsidRPr="001D35FB" w:rsidRDefault="00695D45" w:rsidP="00695D45">
      <w:pPr>
        <w:rPr>
          <w:rFonts w:hint="eastAsia"/>
        </w:rPr>
      </w:pPr>
      <w:r>
        <w:rPr>
          <w:rFonts w:ascii="新宋体" w:eastAsia="新宋体"/>
          <w:noProof/>
          <w:sz w:val="18"/>
          <w:szCs w:val="18"/>
        </w:rPr>
        <w:t xml:space="preserve">    </w:t>
      </w:r>
    </w:p>
    <w:p w:rsidR="00695D45" w:rsidRPr="00186B7E" w:rsidRDefault="00695D45" w:rsidP="00BA4562">
      <w:pPr>
        <w:pStyle w:val="5"/>
        <w:rPr>
          <w:rFonts w:hint="eastAsia"/>
        </w:rPr>
      </w:pPr>
      <w:r>
        <w:rPr>
          <w:rFonts w:hint="eastAsia"/>
        </w:rPr>
        <w:t>ToInt32</w:t>
      </w:r>
      <w:r w:rsidRPr="00186B7E">
        <w:t xml:space="preserve">() </w:t>
      </w:r>
    </w:p>
    <w:p w:rsidR="00695D45" w:rsidRPr="00122C57" w:rsidRDefault="00695D45" w:rsidP="00695D45">
      <w:pPr>
        <w:pStyle w:val="a5"/>
        <w:ind w:firstLineChars="200" w:firstLine="420"/>
        <w:rPr>
          <w:rFonts w:hint="eastAsia"/>
          <w:sz w:val="21"/>
          <w:szCs w:val="21"/>
        </w:rPr>
      </w:pPr>
      <w:r w:rsidRPr="00122C57">
        <w:rPr>
          <w:sz w:val="21"/>
          <w:szCs w:val="21"/>
        </w:rPr>
        <w:t>将</w:t>
      </w:r>
      <w:r>
        <w:rPr>
          <w:rFonts w:hint="eastAsia"/>
          <w:sz w:val="21"/>
          <w:szCs w:val="21"/>
        </w:rPr>
        <w:t>ASting对象</w:t>
      </w:r>
      <w:r w:rsidRPr="00122C57">
        <w:rPr>
          <w:sz w:val="21"/>
          <w:szCs w:val="21"/>
        </w:rPr>
        <w:t>转化为32位整</w:t>
      </w:r>
      <w:r>
        <w:rPr>
          <w:rFonts w:hint="eastAsia"/>
          <w:sz w:val="21"/>
          <w:szCs w:val="21"/>
        </w:rPr>
        <w:t>型</w:t>
      </w:r>
      <w:r w:rsidRPr="00122C57">
        <w:rPr>
          <w:sz w:val="21"/>
          <w:szCs w:val="21"/>
        </w:rPr>
        <w:t xml:space="preserve">数。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5B2A35">
              <w:rPr>
                <w:rFonts w:ascii="Arial" w:eastAsia="新宋体" w:hAnsi="Arial" w:cs="Arial"/>
                <w:noProof/>
                <w:sz w:val="21"/>
                <w:szCs w:val="21"/>
              </w:rPr>
              <w:t xml:space="preserve">Int32 ToInt32() </w:t>
            </w:r>
            <w:r w:rsidRPr="005B2A35">
              <w:rPr>
                <w:rFonts w:ascii="Arial" w:eastAsia="新宋体" w:hAnsi="Arial" w:cs="Arial"/>
                <w:noProof/>
                <w:color w:val="0000FF"/>
                <w:sz w:val="21"/>
                <w:szCs w:val="21"/>
              </w:rPr>
              <w:t>const</w:t>
            </w:r>
            <w:r w:rsidRPr="005B2A35">
              <w:rPr>
                <w:rFonts w:ascii="Arial" w:eastAsia="新宋体" w:hAnsi="Arial" w:cs="Arial"/>
                <w:noProof/>
                <w:sz w:val="21"/>
                <w:szCs w:val="21"/>
              </w:rPr>
              <w:t xml:space="preserve"> </w:t>
            </w:r>
          </w:p>
          <w:p w:rsidR="00695D45" w:rsidRPr="005B2A3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5B2A35">
              <w:rPr>
                <w:rFonts w:ascii="Arial" w:eastAsia="新宋体" w:hAnsi="Arial" w:cs="Arial"/>
                <w:noProof/>
                <w:sz w:val="21"/>
                <w:szCs w:val="21"/>
              </w:rPr>
              <w:t>{</w:t>
            </w:r>
          </w:p>
          <w:p w:rsidR="00695D45" w:rsidRPr="005B2A3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5B2A35">
              <w:rPr>
                <w:rFonts w:ascii="Arial" w:eastAsia="新宋体" w:hAnsi="Arial" w:cs="Arial"/>
                <w:noProof/>
                <w:sz w:val="21"/>
                <w:szCs w:val="21"/>
              </w:rPr>
              <w:t xml:space="preserve">        </w:t>
            </w:r>
            <w:r w:rsidRPr="005B2A35">
              <w:rPr>
                <w:rFonts w:ascii="Arial" w:eastAsia="新宋体" w:hAnsi="Arial" w:cs="Arial"/>
                <w:noProof/>
                <w:color w:val="0000FF"/>
                <w:sz w:val="21"/>
                <w:szCs w:val="21"/>
              </w:rPr>
              <w:t>return</w:t>
            </w:r>
            <w:r w:rsidRPr="005B2A35">
              <w:rPr>
                <w:rFonts w:ascii="Arial" w:eastAsia="新宋体" w:hAnsi="Arial" w:cs="Arial"/>
                <w:noProof/>
                <w:sz w:val="21"/>
                <w:szCs w:val="21"/>
              </w:rPr>
              <w:t xml:space="preserve"> _AString_ToInt32(m_string);</w:t>
            </w:r>
          </w:p>
          <w:p w:rsidR="00695D45" w:rsidRPr="005B2A35" w:rsidRDefault="00695D45" w:rsidP="00745CE8">
            <w:pPr>
              <w:widowControl w:val="0"/>
              <w:autoSpaceDE w:val="0"/>
              <w:autoSpaceDN w:val="0"/>
              <w:adjustRightInd w:val="0"/>
              <w:spacing w:before="100" w:beforeAutospacing="1" w:after="100" w:afterAutospacing="1" w:line="360" w:lineRule="auto"/>
              <w:ind w:left="1890" w:hangingChars="900" w:hanging="1890"/>
              <w:rPr>
                <w:rFonts w:ascii="Arial" w:eastAsia="新宋体" w:hAnsi="Arial" w:cs="Arial" w:hint="eastAsia"/>
                <w:noProof/>
                <w:sz w:val="21"/>
                <w:szCs w:val="21"/>
              </w:rPr>
            </w:pPr>
            <w:r w:rsidRPr="005B2A35">
              <w:rPr>
                <w:rFonts w:ascii="Arial" w:eastAsia="新宋体" w:hAnsi="Arial" w:cs="Arial"/>
                <w:noProof/>
                <w:sz w:val="21"/>
                <w:szCs w:val="21"/>
              </w:rPr>
              <w:t xml:space="preserve">    }</w:t>
            </w:r>
            <w:r>
              <w:rPr>
                <w:rFonts w:ascii="Arial" w:eastAsia="新宋体" w:hAnsi="Arial" w:cs="Arial" w:hint="eastAsia"/>
                <w:noProof/>
                <w:sz w:val="21"/>
                <w:szCs w:val="21"/>
              </w:rPr>
              <w:t>//</w:t>
            </w:r>
            <w:r>
              <w:rPr>
                <w:rFonts w:ascii="Arial" w:eastAsia="新宋体" w:hAnsi="Arial" w:cs="Arial" w:hint="eastAsia"/>
                <w:noProof/>
                <w:sz w:val="21"/>
                <w:szCs w:val="21"/>
              </w:rPr>
              <w:t>返回值说明：如果</w:t>
            </w:r>
            <w:r>
              <w:rPr>
                <w:rFonts w:ascii="Arial" w:eastAsia="新宋体" w:hAnsi="Arial" w:cs="Arial" w:hint="eastAsia"/>
                <w:noProof/>
                <w:sz w:val="21"/>
                <w:szCs w:val="21"/>
              </w:rPr>
              <w:t>AString</w:t>
            </w:r>
            <w:r>
              <w:rPr>
                <w:rFonts w:ascii="Arial" w:eastAsia="新宋体" w:hAnsi="Arial" w:cs="Arial" w:hint="eastAsia"/>
                <w:noProof/>
                <w:sz w:val="21"/>
                <w:szCs w:val="21"/>
              </w:rPr>
              <w:t>对象字符串为空，则返回</w:t>
            </w:r>
            <w:r>
              <w:rPr>
                <w:rFonts w:ascii="Arial" w:eastAsia="新宋体" w:hAnsi="Arial" w:cs="Arial" w:hint="eastAsia"/>
                <w:noProof/>
                <w:sz w:val="21"/>
                <w:szCs w:val="21"/>
              </w:rPr>
              <w:t>0</w:t>
            </w:r>
            <w:r>
              <w:rPr>
                <w:rFonts w:ascii="Arial" w:eastAsia="新宋体" w:hAnsi="Arial" w:cs="Arial" w:hint="eastAsia"/>
                <w:noProof/>
                <w:sz w:val="21"/>
                <w:szCs w:val="21"/>
              </w:rPr>
              <w:t>；否则返回字符串对应的</w:t>
            </w:r>
            <w:r>
              <w:rPr>
                <w:rFonts w:ascii="Arial" w:eastAsia="新宋体" w:hAnsi="Arial" w:cs="Arial" w:hint="eastAsia"/>
                <w:noProof/>
                <w:sz w:val="21"/>
                <w:szCs w:val="21"/>
              </w:rPr>
              <w:t>32</w:t>
            </w:r>
            <w:r>
              <w:rPr>
                <w:rFonts w:ascii="Arial" w:eastAsia="新宋体" w:hAnsi="Arial" w:cs="Arial" w:hint="eastAsia"/>
                <w:noProof/>
                <w:sz w:val="21"/>
                <w:szCs w:val="21"/>
              </w:rPr>
              <w:t>位整型数值</w:t>
            </w:r>
          </w:p>
        </w:tc>
      </w:tr>
    </w:tbl>
    <w:p w:rsidR="00695D45" w:rsidRDefault="00695D45" w:rsidP="00695D45">
      <w:pPr>
        <w:pStyle w:val="a5"/>
        <w:ind w:firstLineChars="200" w:firstLine="420"/>
        <w:rPr>
          <w:rFonts w:hint="eastAsia"/>
          <w:sz w:val="21"/>
          <w:szCs w:val="21"/>
        </w:rPr>
      </w:pPr>
    </w:p>
    <w:p w:rsidR="00695D45" w:rsidRPr="00186B7E" w:rsidRDefault="00695D45" w:rsidP="00BA4562">
      <w:pPr>
        <w:pStyle w:val="5"/>
        <w:rPr>
          <w:rFonts w:hint="eastAsia"/>
        </w:rPr>
      </w:pPr>
      <w:r>
        <w:rPr>
          <w:rFonts w:hint="eastAsia"/>
        </w:rPr>
        <w:lastRenderedPageBreak/>
        <w:t>ToInt64</w:t>
      </w:r>
      <w:r w:rsidRPr="00186B7E">
        <w:t xml:space="preserve">() </w:t>
      </w:r>
    </w:p>
    <w:p w:rsidR="00695D45" w:rsidRPr="00BE1DFF" w:rsidRDefault="00695D45" w:rsidP="00695D45">
      <w:pPr>
        <w:pStyle w:val="a5"/>
        <w:ind w:firstLineChars="200" w:firstLine="420"/>
        <w:rPr>
          <w:rFonts w:hint="eastAsia"/>
          <w:sz w:val="21"/>
          <w:szCs w:val="21"/>
        </w:rPr>
      </w:pPr>
      <w:r w:rsidRPr="00BE1DFF">
        <w:rPr>
          <w:sz w:val="21"/>
          <w:szCs w:val="21"/>
        </w:rPr>
        <w:t>将</w:t>
      </w:r>
      <w:r>
        <w:rPr>
          <w:rFonts w:hint="eastAsia"/>
          <w:sz w:val="21"/>
          <w:szCs w:val="21"/>
        </w:rPr>
        <w:t>ASting对象</w:t>
      </w:r>
      <w:r w:rsidRPr="00BE1DFF">
        <w:rPr>
          <w:sz w:val="21"/>
          <w:szCs w:val="21"/>
        </w:rPr>
        <w:t>转化为</w:t>
      </w:r>
      <w:r w:rsidRPr="00BE1DFF">
        <w:rPr>
          <w:rFonts w:hint="eastAsia"/>
          <w:sz w:val="21"/>
          <w:szCs w:val="21"/>
        </w:rPr>
        <w:t>64</w:t>
      </w:r>
      <w:r>
        <w:rPr>
          <w:sz w:val="21"/>
          <w:szCs w:val="21"/>
        </w:rPr>
        <w:t>位整</w:t>
      </w:r>
      <w:r>
        <w:rPr>
          <w:rFonts w:hint="eastAsia"/>
          <w:sz w:val="21"/>
          <w:szCs w:val="21"/>
        </w:rPr>
        <w:t>型数值</w:t>
      </w:r>
      <w:r w:rsidRPr="00BE1DFF">
        <w:rPr>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5B2A35">
              <w:rPr>
                <w:rFonts w:ascii="Arial" w:eastAsia="新宋体" w:hAnsi="Arial" w:cs="Arial"/>
                <w:noProof/>
                <w:sz w:val="21"/>
                <w:szCs w:val="21"/>
              </w:rPr>
              <w:t xml:space="preserve">Int64 ToInt64() </w:t>
            </w:r>
            <w:r w:rsidRPr="005B2A35">
              <w:rPr>
                <w:rFonts w:ascii="Arial" w:eastAsia="新宋体" w:hAnsi="Arial" w:cs="Arial"/>
                <w:noProof/>
                <w:color w:val="0000FF"/>
                <w:sz w:val="21"/>
                <w:szCs w:val="21"/>
              </w:rPr>
              <w:t>const</w:t>
            </w:r>
            <w:r w:rsidRPr="005B2A35">
              <w:rPr>
                <w:rFonts w:ascii="Arial" w:eastAsia="新宋体" w:hAnsi="Arial" w:cs="Arial"/>
                <w:noProof/>
                <w:sz w:val="21"/>
                <w:szCs w:val="21"/>
              </w:rPr>
              <w:t xml:space="preserve"> </w:t>
            </w:r>
          </w:p>
          <w:p w:rsidR="00695D45" w:rsidRPr="005B2A3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5B2A35">
              <w:rPr>
                <w:rFonts w:ascii="Arial" w:eastAsia="新宋体" w:hAnsi="Arial" w:cs="Arial"/>
                <w:noProof/>
                <w:sz w:val="21"/>
                <w:szCs w:val="21"/>
              </w:rPr>
              <w:t>{</w:t>
            </w:r>
          </w:p>
          <w:p w:rsidR="00695D45" w:rsidRPr="005B2A3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5B2A35">
              <w:rPr>
                <w:rFonts w:ascii="Arial" w:eastAsia="新宋体" w:hAnsi="Arial" w:cs="Arial"/>
                <w:noProof/>
                <w:sz w:val="21"/>
                <w:szCs w:val="21"/>
              </w:rPr>
              <w:t xml:space="preserve">        </w:t>
            </w:r>
            <w:r w:rsidRPr="005B2A35">
              <w:rPr>
                <w:rFonts w:ascii="Arial" w:eastAsia="新宋体" w:hAnsi="Arial" w:cs="Arial"/>
                <w:noProof/>
                <w:color w:val="0000FF"/>
                <w:sz w:val="21"/>
                <w:szCs w:val="21"/>
              </w:rPr>
              <w:t>return</w:t>
            </w:r>
            <w:r w:rsidRPr="005B2A35">
              <w:rPr>
                <w:rFonts w:ascii="Arial" w:eastAsia="新宋体" w:hAnsi="Arial" w:cs="Arial"/>
                <w:noProof/>
                <w:sz w:val="21"/>
                <w:szCs w:val="21"/>
              </w:rPr>
              <w:t xml:space="preserve"> _AString_ToInt64(m_string);</w:t>
            </w:r>
          </w:p>
          <w:p w:rsidR="00695D45" w:rsidRPr="00BE1DFF" w:rsidRDefault="00695D45" w:rsidP="00745CE8">
            <w:pPr>
              <w:widowControl w:val="0"/>
              <w:autoSpaceDE w:val="0"/>
              <w:autoSpaceDN w:val="0"/>
              <w:adjustRightInd w:val="0"/>
              <w:spacing w:before="100" w:beforeAutospacing="1" w:after="100" w:afterAutospacing="1" w:line="360" w:lineRule="auto"/>
              <w:ind w:left="1890" w:hangingChars="900" w:hanging="1890"/>
              <w:rPr>
                <w:rFonts w:ascii="Arial" w:eastAsia="新宋体" w:hAnsi="Arial" w:cs="Arial" w:hint="eastAsia"/>
                <w:noProof/>
                <w:sz w:val="21"/>
                <w:szCs w:val="21"/>
              </w:rPr>
            </w:pPr>
            <w:r w:rsidRPr="005B2A35">
              <w:rPr>
                <w:rFonts w:ascii="Arial" w:eastAsia="新宋体" w:hAnsi="Arial" w:cs="Arial"/>
                <w:noProof/>
                <w:sz w:val="21"/>
                <w:szCs w:val="21"/>
              </w:rPr>
              <w:t xml:space="preserve">    }</w:t>
            </w:r>
            <w:r>
              <w:rPr>
                <w:rFonts w:ascii="Arial" w:eastAsia="新宋体" w:hAnsi="Arial" w:cs="Arial" w:hint="eastAsia"/>
                <w:noProof/>
                <w:sz w:val="21"/>
                <w:szCs w:val="21"/>
              </w:rPr>
              <w:t>//</w:t>
            </w:r>
            <w:r>
              <w:rPr>
                <w:rFonts w:ascii="Arial" w:eastAsia="新宋体" w:hAnsi="Arial" w:cs="Arial" w:hint="eastAsia"/>
                <w:noProof/>
                <w:sz w:val="21"/>
                <w:szCs w:val="21"/>
              </w:rPr>
              <w:t>返回值说明：如果</w:t>
            </w:r>
            <w:r>
              <w:rPr>
                <w:rFonts w:ascii="Arial" w:eastAsia="新宋体" w:hAnsi="Arial" w:cs="Arial" w:hint="eastAsia"/>
                <w:noProof/>
                <w:sz w:val="21"/>
                <w:szCs w:val="21"/>
              </w:rPr>
              <w:t>AString</w:t>
            </w:r>
            <w:r>
              <w:rPr>
                <w:rFonts w:ascii="Arial" w:eastAsia="新宋体" w:hAnsi="Arial" w:cs="Arial" w:hint="eastAsia"/>
                <w:noProof/>
                <w:sz w:val="21"/>
                <w:szCs w:val="21"/>
              </w:rPr>
              <w:t>对象字符串为空，则返回</w:t>
            </w:r>
            <w:r>
              <w:rPr>
                <w:rFonts w:ascii="Arial" w:eastAsia="新宋体" w:hAnsi="Arial" w:cs="Arial" w:hint="eastAsia"/>
                <w:noProof/>
                <w:sz w:val="21"/>
                <w:szCs w:val="21"/>
              </w:rPr>
              <w:t>0</w:t>
            </w:r>
            <w:r>
              <w:rPr>
                <w:rFonts w:ascii="Arial" w:eastAsia="新宋体" w:hAnsi="Arial" w:cs="Arial" w:hint="eastAsia"/>
                <w:noProof/>
                <w:sz w:val="21"/>
                <w:szCs w:val="21"/>
              </w:rPr>
              <w:t>；否则返回字符串对应的</w:t>
            </w:r>
            <w:r>
              <w:rPr>
                <w:rFonts w:ascii="Arial" w:eastAsia="新宋体" w:hAnsi="Arial" w:cs="Arial" w:hint="eastAsia"/>
                <w:noProof/>
                <w:sz w:val="21"/>
                <w:szCs w:val="21"/>
              </w:rPr>
              <w:t>64</w:t>
            </w:r>
            <w:r>
              <w:rPr>
                <w:rFonts w:ascii="Arial" w:eastAsia="新宋体" w:hAnsi="Arial" w:cs="Arial" w:hint="eastAsia"/>
                <w:noProof/>
                <w:sz w:val="21"/>
                <w:szCs w:val="21"/>
              </w:rPr>
              <w:t>位整型数值</w:t>
            </w:r>
          </w:p>
        </w:tc>
      </w:tr>
    </w:tbl>
    <w:p w:rsidR="00695D45" w:rsidRDefault="00695D45" w:rsidP="00695D45">
      <w:pPr>
        <w:pStyle w:val="a5"/>
        <w:rPr>
          <w:rFonts w:hint="eastAsia"/>
          <w:sz w:val="21"/>
          <w:szCs w:val="21"/>
        </w:rPr>
      </w:pPr>
    </w:p>
    <w:p w:rsidR="00695D45" w:rsidRPr="00186B7E" w:rsidRDefault="00695D45" w:rsidP="00BA4562">
      <w:pPr>
        <w:pStyle w:val="5"/>
        <w:rPr>
          <w:rFonts w:hint="eastAsia"/>
        </w:rPr>
      </w:pPr>
      <w:r>
        <w:rPr>
          <w:rFonts w:hint="eastAsia"/>
        </w:rPr>
        <w:t>ToDouble</w:t>
      </w:r>
      <w:r w:rsidRPr="00186B7E">
        <w:t xml:space="preserve">() </w:t>
      </w:r>
    </w:p>
    <w:p w:rsidR="00695D45" w:rsidRPr="004518C3" w:rsidRDefault="00695D45" w:rsidP="00695D45">
      <w:pPr>
        <w:pStyle w:val="a5"/>
        <w:ind w:firstLineChars="200" w:firstLine="420"/>
        <w:rPr>
          <w:rFonts w:hint="eastAsia"/>
          <w:sz w:val="21"/>
          <w:szCs w:val="21"/>
        </w:rPr>
      </w:pPr>
      <w:r w:rsidRPr="00BE1DFF">
        <w:rPr>
          <w:sz w:val="21"/>
          <w:szCs w:val="21"/>
        </w:rPr>
        <w:t>将</w:t>
      </w:r>
      <w:r>
        <w:rPr>
          <w:rFonts w:hint="eastAsia"/>
          <w:sz w:val="21"/>
          <w:szCs w:val="21"/>
        </w:rPr>
        <w:t>ASting对象</w:t>
      </w:r>
      <w:r w:rsidRPr="00BE1DFF">
        <w:rPr>
          <w:sz w:val="21"/>
          <w:szCs w:val="21"/>
        </w:rPr>
        <w:t>转化</w:t>
      </w:r>
      <w:r>
        <w:rPr>
          <w:rFonts w:hint="eastAsia"/>
          <w:sz w:val="21"/>
          <w:szCs w:val="21"/>
        </w:rPr>
        <w:t>为</w:t>
      </w:r>
      <w:r w:rsidRPr="004518C3">
        <w:rPr>
          <w:rFonts w:hint="eastAsia"/>
          <w:sz w:val="21"/>
          <w:szCs w:val="21"/>
        </w:rPr>
        <w:t>Double类型数值</w:t>
      </w:r>
      <w:r w:rsidRPr="004518C3">
        <w:rPr>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518C3">
              <w:rPr>
                <w:rFonts w:ascii="Arial" w:eastAsia="新宋体" w:hAnsi="Arial" w:cs="Arial"/>
                <w:noProof/>
                <w:sz w:val="21"/>
                <w:szCs w:val="21"/>
              </w:rPr>
              <w:t xml:space="preserve">Double ToDouble() </w:t>
            </w:r>
            <w:r w:rsidRPr="004518C3">
              <w:rPr>
                <w:rFonts w:ascii="Arial" w:eastAsia="新宋体" w:hAnsi="Arial" w:cs="Arial"/>
                <w:noProof/>
                <w:color w:val="0000FF"/>
                <w:sz w:val="21"/>
                <w:szCs w:val="21"/>
              </w:rPr>
              <w:t>const</w:t>
            </w:r>
            <w:r w:rsidRPr="004518C3">
              <w:rPr>
                <w:rFonts w:ascii="Arial" w:eastAsia="新宋体" w:hAnsi="Arial" w:cs="Arial"/>
                <w:noProof/>
                <w:sz w:val="21"/>
                <w:szCs w:val="21"/>
              </w:rPr>
              <w:t xml:space="preserve"> </w:t>
            </w:r>
          </w:p>
          <w:p w:rsidR="00695D45" w:rsidRPr="004518C3"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518C3">
              <w:rPr>
                <w:rFonts w:ascii="Arial" w:eastAsia="新宋体" w:hAnsi="Arial" w:cs="Arial"/>
                <w:noProof/>
                <w:sz w:val="21"/>
                <w:szCs w:val="21"/>
              </w:rPr>
              <w:t>{</w:t>
            </w:r>
          </w:p>
          <w:p w:rsidR="00695D45" w:rsidRPr="004518C3"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518C3">
              <w:rPr>
                <w:rFonts w:ascii="Arial" w:eastAsia="新宋体" w:hAnsi="Arial" w:cs="Arial"/>
                <w:noProof/>
                <w:sz w:val="21"/>
                <w:szCs w:val="21"/>
              </w:rPr>
              <w:t xml:space="preserve">        </w:t>
            </w:r>
            <w:r w:rsidRPr="004518C3">
              <w:rPr>
                <w:rFonts w:ascii="Arial" w:eastAsia="新宋体" w:hAnsi="Arial" w:cs="Arial"/>
                <w:noProof/>
                <w:color w:val="0000FF"/>
                <w:sz w:val="21"/>
                <w:szCs w:val="21"/>
              </w:rPr>
              <w:t>return</w:t>
            </w:r>
            <w:r w:rsidRPr="004518C3">
              <w:rPr>
                <w:rFonts w:ascii="Arial" w:eastAsia="新宋体" w:hAnsi="Arial" w:cs="Arial"/>
                <w:noProof/>
                <w:sz w:val="21"/>
                <w:szCs w:val="21"/>
              </w:rPr>
              <w:t xml:space="preserve"> _AString_ToDouble(m_string);</w:t>
            </w:r>
          </w:p>
          <w:p w:rsidR="00695D45" w:rsidRPr="00034D8D" w:rsidRDefault="00695D45" w:rsidP="00745CE8">
            <w:pPr>
              <w:widowControl w:val="0"/>
              <w:autoSpaceDE w:val="0"/>
              <w:autoSpaceDN w:val="0"/>
              <w:adjustRightInd w:val="0"/>
              <w:spacing w:before="100" w:beforeAutospacing="1" w:after="100" w:afterAutospacing="1" w:line="360" w:lineRule="auto"/>
              <w:ind w:left="1470" w:hangingChars="700" w:hanging="1470"/>
              <w:rPr>
                <w:rFonts w:ascii="Arial" w:eastAsia="新宋体" w:hAnsi="Arial" w:cs="Arial" w:hint="eastAsia"/>
                <w:noProof/>
                <w:sz w:val="21"/>
                <w:szCs w:val="21"/>
              </w:rPr>
            </w:pPr>
            <w:r w:rsidRPr="004518C3">
              <w:rPr>
                <w:rFonts w:ascii="Arial" w:eastAsia="新宋体" w:hAnsi="Arial" w:cs="Arial"/>
                <w:noProof/>
                <w:sz w:val="21"/>
                <w:szCs w:val="21"/>
              </w:rPr>
              <w:t xml:space="preserve"> }</w:t>
            </w:r>
            <w:r>
              <w:rPr>
                <w:rFonts w:ascii="Arial" w:eastAsia="新宋体" w:hAnsi="Arial" w:cs="Arial" w:hint="eastAsia"/>
                <w:noProof/>
                <w:sz w:val="21"/>
                <w:szCs w:val="21"/>
              </w:rPr>
              <w:t>//</w:t>
            </w:r>
            <w:r>
              <w:rPr>
                <w:rFonts w:ascii="Arial" w:eastAsia="新宋体" w:hAnsi="Arial" w:cs="Arial" w:hint="eastAsia"/>
                <w:noProof/>
                <w:sz w:val="21"/>
                <w:szCs w:val="21"/>
              </w:rPr>
              <w:t>返回值说明：如果</w:t>
            </w:r>
            <w:r>
              <w:rPr>
                <w:rFonts w:ascii="Arial" w:eastAsia="新宋体" w:hAnsi="Arial" w:cs="Arial" w:hint="eastAsia"/>
                <w:noProof/>
                <w:sz w:val="21"/>
                <w:szCs w:val="21"/>
              </w:rPr>
              <w:t>AString</w:t>
            </w:r>
            <w:r>
              <w:rPr>
                <w:rFonts w:ascii="Arial" w:eastAsia="新宋体" w:hAnsi="Arial" w:cs="Arial" w:hint="eastAsia"/>
                <w:noProof/>
                <w:sz w:val="21"/>
                <w:szCs w:val="21"/>
              </w:rPr>
              <w:t>对象字符串为空，则返回</w:t>
            </w:r>
            <w:r>
              <w:rPr>
                <w:rFonts w:ascii="Arial" w:eastAsia="新宋体" w:hAnsi="Arial" w:cs="Arial" w:hint="eastAsia"/>
                <w:noProof/>
                <w:sz w:val="21"/>
                <w:szCs w:val="21"/>
              </w:rPr>
              <w:t>0</w:t>
            </w:r>
            <w:r>
              <w:rPr>
                <w:rFonts w:ascii="Arial" w:eastAsia="新宋体" w:hAnsi="Arial" w:cs="Arial" w:hint="eastAsia"/>
                <w:noProof/>
                <w:sz w:val="21"/>
                <w:szCs w:val="21"/>
              </w:rPr>
              <w:t>；否则返回字符串对应的</w:t>
            </w:r>
            <w:r>
              <w:rPr>
                <w:rFonts w:ascii="Arial" w:eastAsia="新宋体" w:hAnsi="Arial" w:cs="Arial" w:hint="eastAsia"/>
                <w:noProof/>
                <w:sz w:val="21"/>
                <w:szCs w:val="21"/>
              </w:rPr>
              <w:t>double</w:t>
            </w:r>
            <w:r>
              <w:rPr>
                <w:rFonts w:ascii="Arial" w:eastAsia="新宋体" w:hAnsi="Arial" w:cs="Arial" w:hint="eastAsia"/>
                <w:noProof/>
                <w:sz w:val="21"/>
                <w:szCs w:val="21"/>
              </w:rPr>
              <w:t>型数值</w:t>
            </w:r>
          </w:p>
        </w:tc>
      </w:tr>
    </w:tbl>
    <w:p w:rsidR="00695D45" w:rsidRDefault="00695D45" w:rsidP="00695D45">
      <w:pPr>
        <w:pStyle w:val="a5"/>
        <w:rPr>
          <w:rFonts w:hint="eastAsia"/>
          <w:sz w:val="21"/>
          <w:szCs w:val="21"/>
        </w:rPr>
      </w:pPr>
    </w:p>
    <w:p w:rsidR="00695D45" w:rsidRPr="00186B7E" w:rsidRDefault="00695D45" w:rsidP="00BA4562">
      <w:pPr>
        <w:pStyle w:val="5"/>
        <w:rPr>
          <w:rFonts w:hint="eastAsia"/>
        </w:rPr>
      </w:pPr>
      <w:r>
        <w:rPr>
          <w:rFonts w:hint="eastAsia"/>
        </w:rPr>
        <w:t>ToBoolean</w:t>
      </w:r>
      <w:r w:rsidRPr="00186B7E">
        <w:t xml:space="preserve">() </w:t>
      </w:r>
    </w:p>
    <w:p w:rsidR="00695D45" w:rsidRPr="004518C3" w:rsidRDefault="00695D45" w:rsidP="00695D45">
      <w:pPr>
        <w:pStyle w:val="a5"/>
        <w:ind w:firstLineChars="200" w:firstLine="420"/>
        <w:rPr>
          <w:rFonts w:hint="eastAsia"/>
          <w:sz w:val="21"/>
          <w:szCs w:val="21"/>
        </w:rPr>
      </w:pPr>
      <w:r w:rsidRPr="00BE1DFF">
        <w:rPr>
          <w:sz w:val="21"/>
          <w:szCs w:val="21"/>
        </w:rPr>
        <w:t>将</w:t>
      </w:r>
      <w:r>
        <w:rPr>
          <w:rFonts w:hint="eastAsia"/>
          <w:sz w:val="21"/>
          <w:szCs w:val="21"/>
        </w:rPr>
        <w:t>ASting对象</w:t>
      </w:r>
      <w:r w:rsidRPr="00BE1DFF">
        <w:rPr>
          <w:sz w:val="21"/>
          <w:szCs w:val="21"/>
        </w:rPr>
        <w:t>转化</w:t>
      </w:r>
      <w:r>
        <w:rPr>
          <w:rFonts w:hint="eastAsia"/>
          <w:sz w:val="21"/>
          <w:szCs w:val="21"/>
        </w:rPr>
        <w:t>为boolean类型数值</w:t>
      </w:r>
      <w:r w:rsidRPr="000242BD">
        <w:rPr>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Pr="004518C3"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518C3">
              <w:rPr>
                <w:rFonts w:ascii="Arial" w:eastAsia="新宋体" w:hAnsi="Arial" w:cs="Arial"/>
                <w:noProof/>
                <w:sz w:val="21"/>
                <w:szCs w:val="21"/>
              </w:rPr>
              <w:t xml:space="preserve">Boolean ToBoolean() </w:t>
            </w:r>
            <w:r w:rsidRPr="004518C3">
              <w:rPr>
                <w:rFonts w:ascii="Arial" w:eastAsia="新宋体" w:hAnsi="Arial" w:cs="Arial"/>
                <w:noProof/>
                <w:color w:val="0000FF"/>
                <w:sz w:val="21"/>
                <w:szCs w:val="21"/>
              </w:rPr>
              <w:t>const</w:t>
            </w:r>
            <w:r w:rsidRPr="004518C3">
              <w:rPr>
                <w:rFonts w:ascii="Arial" w:eastAsia="新宋体" w:hAnsi="Arial" w:cs="Arial"/>
                <w:noProof/>
                <w:sz w:val="21"/>
                <w:szCs w:val="21"/>
              </w:rPr>
              <w:t xml:space="preserve"> {</w:t>
            </w:r>
          </w:p>
          <w:p w:rsidR="00695D45" w:rsidRPr="004518C3"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518C3">
              <w:rPr>
                <w:rFonts w:ascii="Arial" w:eastAsia="新宋体" w:hAnsi="Arial" w:cs="Arial"/>
                <w:noProof/>
                <w:sz w:val="21"/>
                <w:szCs w:val="21"/>
              </w:rPr>
              <w:t xml:space="preserve">        </w:t>
            </w:r>
            <w:r w:rsidRPr="004518C3">
              <w:rPr>
                <w:rFonts w:ascii="Arial" w:eastAsia="新宋体" w:hAnsi="Arial" w:cs="Arial"/>
                <w:noProof/>
                <w:color w:val="0000FF"/>
                <w:sz w:val="21"/>
                <w:szCs w:val="21"/>
              </w:rPr>
              <w:t>return</w:t>
            </w:r>
            <w:r w:rsidRPr="004518C3">
              <w:rPr>
                <w:rFonts w:ascii="Arial" w:eastAsia="新宋体" w:hAnsi="Arial" w:cs="Arial"/>
                <w:noProof/>
                <w:sz w:val="21"/>
                <w:szCs w:val="21"/>
              </w:rPr>
              <w:t xml:space="preserve"> _AString_ToBoolean(m_string);</w:t>
            </w:r>
          </w:p>
          <w:p w:rsidR="00695D45" w:rsidRPr="00BF6059" w:rsidRDefault="00695D45" w:rsidP="00745CE8">
            <w:pPr>
              <w:widowControl w:val="0"/>
              <w:autoSpaceDE w:val="0"/>
              <w:autoSpaceDN w:val="0"/>
              <w:adjustRightInd w:val="0"/>
              <w:spacing w:before="100" w:beforeAutospacing="1" w:after="100" w:afterAutospacing="1" w:line="360" w:lineRule="auto"/>
              <w:ind w:left="1995" w:hangingChars="950" w:hanging="1995"/>
              <w:rPr>
                <w:rFonts w:ascii="新宋体" w:eastAsia="新宋体" w:hint="eastAsia"/>
                <w:noProof/>
                <w:color w:val="008000"/>
                <w:sz w:val="18"/>
                <w:szCs w:val="18"/>
              </w:rPr>
            </w:pPr>
            <w:r w:rsidRPr="004518C3">
              <w:rPr>
                <w:rFonts w:ascii="Arial" w:eastAsia="新宋体" w:hAnsi="Arial" w:cs="Arial"/>
                <w:noProof/>
                <w:sz w:val="21"/>
                <w:szCs w:val="21"/>
              </w:rPr>
              <w:t xml:space="preserve">    }</w:t>
            </w:r>
            <w:r>
              <w:rPr>
                <w:rFonts w:ascii="Arial" w:eastAsia="新宋体" w:hAnsi="Arial" w:cs="Arial" w:hint="eastAsia"/>
                <w:noProof/>
                <w:sz w:val="21"/>
                <w:szCs w:val="21"/>
              </w:rPr>
              <w:t xml:space="preserve"> //</w:t>
            </w:r>
            <w:r>
              <w:rPr>
                <w:rFonts w:ascii="Arial" w:eastAsia="新宋体" w:hAnsi="Arial" w:cs="Arial" w:hint="eastAsia"/>
                <w:noProof/>
                <w:sz w:val="21"/>
                <w:szCs w:val="21"/>
              </w:rPr>
              <w:t>返回值说明：如果</w:t>
            </w:r>
            <w:r>
              <w:rPr>
                <w:rFonts w:ascii="Arial" w:eastAsia="新宋体" w:hAnsi="Arial" w:cs="Arial" w:hint="eastAsia"/>
                <w:noProof/>
                <w:sz w:val="21"/>
                <w:szCs w:val="21"/>
              </w:rPr>
              <w:t>AString</w:t>
            </w:r>
            <w:r>
              <w:rPr>
                <w:rFonts w:ascii="Arial" w:eastAsia="新宋体" w:hAnsi="Arial" w:cs="Arial" w:hint="eastAsia"/>
                <w:noProof/>
                <w:sz w:val="21"/>
                <w:szCs w:val="21"/>
              </w:rPr>
              <w:t>对象字符串为空，则返回</w:t>
            </w:r>
            <w:r>
              <w:rPr>
                <w:rFonts w:ascii="Arial" w:eastAsia="新宋体" w:hAnsi="Arial" w:cs="Arial" w:hint="eastAsia"/>
                <w:noProof/>
                <w:sz w:val="21"/>
                <w:szCs w:val="21"/>
              </w:rPr>
              <w:t>FALSE</w:t>
            </w:r>
            <w:r>
              <w:rPr>
                <w:rFonts w:ascii="Arial" w:eastAsia="新宋体" w:hAnsi="Arial" w:cs="Arial" w:hint="eastAsia"/>
                <w:noProof/>
                <w:sz w:val="21"/>
                <w:szCs w:val="21"/>
              </w:rPr>
              <w:t>；</w:t>
            </w:r>
            <w:r>
              <w:rPr>
                <w:rFonts w:ascii="Arial" w:eastAsia="新宋体" w:hAnsi="Arial" w:cs="Arial" w:hint="eastAsia"/>
                <w:noProof/>
                <w:sz w:val="21"/>
                <w:szCs w:val="21"/>
              </w:rPr>
              <w:t>AString</w:t>
            </w:r>
            <w:r>
              <w:rPr>
                <w:rFonts w:ascii="Arial" w:eastAsia="新宋体" w:hAnsi="Arial" w:cs="Arial" w:hint="eastAsia"/>
                <w:noProof/>
                <w:sz w:val="21"/>
                <w:szCs w:val="21"/>
              </w:rPr>
              <w:t>对象字符串为</w:t>
            </w:r>
            <w:r>
              <w:rPr>
                <w:rFonts w:ascii="Arial" w:eastAsia="新宋体" w:hAnsi="Arial" w:cs="Arial"/>
                <w:noProof/>
                <w:sz w:val="21"/>
                <w:szCs w:val="21"/>
              </w:rP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Arial" w:eastAsia="新宋体" w:hAnsi="Arial" w:cs="Arial" w:hint="eastAsia"/>
                  <w:noProof/>
                  <w:sz w:val="21"/>
                  <w:szCs w:val="21"/>
                </w:rPr>
                <w:t>1</w:t>
              </w:r>
              <w:r>
                <w:rPr>
                  <w:rFonts w:ascii="Arial" w:eastAsia="新宋体" w:hAnsi="Arial" w:cs="Arial"/>
                  <w:noProof/>
                  <w:sz w:val="21"/>
                  <w:szCs w:val="21"/>
                </w:rPr>
                <w:t>”</w:t>
              </w:r>
            </w:smartTag>
            <w:r>
              <w:rPr>
                <w:rFonts w:ascii="Arial" w:eastAsia="新宋体" w:hAnsi="Arial" w:cs="Arial" w:hint="eastAsia"/>
                <w:noProof/>
                <w:sz w:val="21"/>
                <w:szCs w:val="21"/>
              </w:rPr>
              <w:t>或者</w:t>
            </w:r>
            <w:r>
              <w:rPr>
                <w:rFonts w:ascii="Arial" w:eastAsia="新宋体" w:hAnsi="Arial" w:cs="Arial"/>
                <w:noProof/>
                <w:sz w:val="21"/>
                <w:szCs w:val="21"/>
              </w:rPr>
              <w:t>”</w:t>
            </w:r>
            <w:r>
              <w:rPr>
                <w:rFonts w:ascii="Arial" w:eastAsia="新宋体" w:hAnsi="Arial" w:cs="Arial" w:hint="eastAsia"/>
                <w:noProof/>
                <w:sz w:val="21"/>
                <w:szCs w:val="21"/>
              </w:rPr>
              <w:t>true</w:t>
            </w:r>
            <w:r>
              <w:rPr>
                <w:rFonts w:ascii="Arial" w:eastAsia="新宋体" w:hAnsi="Arial" w:cs="Arial"/>
                <w:noProof/>
                <w:sz w:val="21"/>
                <w:szCs w:val="21"/>
              </w:rPr>
              <w:t>”</w:t>
            </w:r>
            <w:r>
              <w:rPr>
                <w:rFonts w:ascii="Arial" w:eastAsia="新宋体" w:hAnsi="Arial" w:cs="Arial" w:hint="eastAsia"/>
                <w:noProof/>
                <w:sz w:val="21"/>
                <w:szCs w:val="21"/>
              </w:rPr>
              <w:t>时返回</w:t>
            </w:r>
            <w:r>
              <w:rPr>
                <w:rFonts w:ascii="Arial" w:eastAsia="新宋体" w:hAnsi="Arial" w:cs="Arial" w:hint="eastAsia"/>
                <w:noProof/>
                <w:sz w:val="21"/>
                <w:szCs w:val="21"/>
              </w:rPr>
              <w:t>TRUE</w:t>
            </w:r>
            <w:r>
              <w:rPr>
                <w:rFonts w:ascii="Arial" w:eastAsia="新宋体" w:hAnsi="Arial" w:cs="Arial" w:hint="eastAsia"/>
                <w:noProof/>
                <w:sz w:val="21"/>
                <w:szCs w:val="21"/>
              </w:rPr>
              <w:t>，否则返回</w:t>
            </w:r>
            <w:r>
              <w:rPr>
                <w:rFonts w:ascii="Arial" w:eastAsia="新宋体" w:hAnsi="Arial" w:cs="Arial" w:hint="eastAsia"/>
                <w:noProof/>
                <w:sz w:val="21"/>
                <w:szCs w:val="21"/>
              </w:rPr>
              <w:t>FALSE</w:t>
            </w:r>
          </w:p>
        </w:tc>
      </w:tr>
    </w:tbl>
    <w:p w:rsidR="00695D45" w:rsidRPr="001D35FB" w:rsidRDefault="00695D45" w:rsidP="00695D45">
      <w:pPr>
        <w:rPr>
          <w:rFonts w:hint="eastAsia"/>
        </w:rPr>
      </w:pPr>
    </w:p>
    <w:p w:rsidR="00695D45" w:rsidRDefault="00695D45" w:rsidP="00BA4562">
      <w:pPr>
        <w:pStyle w:val="5"/>
        <w:rPr>
          <w:rFonts w:hint="eastAsia"/>
        </w:rPr>
      </w:pPr>
      <w:r>
        <w:lastRenderedPageBreak/>
        <w:t>ToLowerCase</w:t>
      </w:r>
      <w:r w:rsidRPr="00186B7E">
        <w:t xml:space="preserve"> () </w:t>
      </w:r>
    </w:p>
    <w:p w:rsidR="00695D45" w:rsidRPr="00D720A2" w:rsidRDefault="00695D45" w:rsidP="00695D45">
      <w:pPr>
        <w:ind w:firstLineChars="200" w:firstLine="420"/>
        <w:rPr>
          <w:rFonts w:hint="eastAsia"/>
          <w:sz w:val="21"/>
          <w:szCs w:val="21"/>
        </w:rPr>
      </w:pPr>
      <w:r w:rsidRPr="00D720A2">
        <w:rPr>
          <w:rFonts w:hint="eastAsia"/>
          <w:sz w:val="21"/>
          <w:szCs w:val="21"/>
        </w:rPr>
        <w:t>按某种编码格式将</w:t>
      </w:r>
      <w:r w:rsidRPr="00D720A2">
        <w:rPr>
          <w:rFonts w:hint="eastAsia"/>
          <w:sz w:val="21"/>
          <w:szCs w:val="21"/>
        </w:rPr>
        <w:t>AString</w:t>
      </w:r>
      <w:r w:rsidRPr="00D720A2">
        <w:rPr>
          <w:rFonts w:hint="eastAsia"/>
          <w:sz w:val="21"/>
          <w:szCs w:val="21"/>
        </w:rPr>
        <w:t>对象字符串中字符大写变小写。</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65614B">
              <w:rPr>
                <w:rFonts w:ascii="Arial" w:eastAsia="新宋体" w:hAnsi="Arial" w:cs="Arial"/>
                <w:noProof/>
                <w:sz w:val="21"/>
                <w:szCs w:val="21"/>
              </w:rPr>
              <w:t>AString ToLowerCase(</w:t>
            </w:r>
          </w:p>
          <w:p w:rsidR="00695D45" w:rsidRDefault="00695D45" w:rsidP="00745CE8">
            <w:pPr>
              <w:widowControl w:val="0"/>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65614B">
              <w:rPr>
                <w:rFonts w:ascii="Arial" w:eastAsia="新宋体" w:hAnsi="Arial" w:cs="Arial"/>
                <w:noProof/>
                <w:sz w:val="21"/>
                <w:szCs w:val="21"/>
              </w:rPr>
              <w:t xml:space="preserve">AStringBuf&amp; lowser, </w:t>
            </w:r>
          </w:p>
          <w:p w:rsidR="00695D45" w:rsidRDefault="00695D45" w:rsidP="00745CE8">
            <w:pPr>
              <w:widowControl w:val="0"/>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65614B">
              <w:rPr>
                <w:rFonts w:ascii="Arial" w:eastAsia="新宋体" w:hAnsi="Arial" w:cs="Arial"/>
                <w:noProof/>
                <w:sz w:val="21"/>
                <w:szCs w:val="21"/>
              </w:rPr>
              <w:t>Encoding encoding = Encoding_Default</w:t>
            </w:r>
          </w:p>
          <w:p w:rsidR="00695D45" w:rsidRDefault="00695D45" w:rsidP="00745CE8">
            <w:pPr>
              <w:widowControl w:val="0"/>
              <w:autoSpaceDE w:val="0"/>
              <w:autoSpaceDN w:val="0"/>
              <w:adjustRightInd w:val="0"/>
              <w:spacing w:before="100" w:beforeAutospacing="1" w:after="100" w:afterAutospacing="1" w:line="360" w:lineRule="auto"/>
              <w:ind w:firstLineChars="700" w:firstLine="1470"/>
              <w:rPr>
                <w:rFonts w:ascii="Arial" w:eastAsia="新宋体" w:hAnsi="Arial" w:cs="Arial" w:hint="eastAsia"/>
                <w:noProof/>
                <w:sz w:val="21"/>
                <w:szCs w:val="21"/>
              </w:rPr>
            </w:pPr>
            <w:r w:rsidRPr="0065614B">
              <w:rPr>
                <w:rFonts w:ascii="Arial" w:eastAsia="新宋体" w:hAnsi="Arial" w:cs="Arial"/>
                <w:noProof/>
                <w:sz w:val="21"/>
                <w:szCs w:val="21"/>
              </w:rPr>
              <w:t xml:space="preserve">) </w:t>
            </w:r>
          </w:p>
          <w:p w:rsidR="00695D45" w:rsidRPr="0065614B"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65614B">
              <w:rPr>
                <w:rFonts w:ascii="Arial" w:eastAsia="新宋体" w:hAnsi="Arial" w:cs="Arial"/>
                <w:noProof/>
                <w:sz w:val="21"/>
                <w:szCs w:val="21"/>
              </w:rPr>
              <w:t>{</w:t>
            </w:r>
          </w:p>
          <w:p w:rsidR="00695D45" w:rsidRPr="0065614B"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65614B">
              <w:rPr>
                <w:rFonts w:ascii="Arial" w:eastAsia="新宋体" w:hAnsi="Arial" w:cs="Arial"/>
                <w:noProof/>
                <w:sz w:val="21"/>
                <w:szCs w:val="21"/>
              </w:rPr>
              <w:t xml:space="preserve">        return _AString_ToUpperCase(m_string, (PCarQuintet)&amp;lowser, encoding);</w:t>
            </w:r>
          </w:p>
          <w:p w:rsidR="00695D45" w:rsidRPr="0065614B"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65614B">
              <w:rPr>
                <w:rFonts w:ascii="Arial" w:eastAsia="新宋体" w:hAnsi="Arial" w:cs="Arial"/>
                <w:noProof/>
                <w:sz w:val="21"/>
                <w:szCs w:val="21"/>
              </w:rPr>
              <w:t>}</w:t>
            </w:r>
          </w:p>
        </w:tc>
      </w:tr>
    </w:tbl>
    <w:p w:rsidR="00695D45" w:rsidRPr="00FD6D9B" w:rsidRDefault="00695D45" w:rsidP="00695D45">
      <w:pPr>
        <w:rPr>
          <w:rFonts w:hint="eastAsia"/>
        </w:rPr>
      </w:pPr>
    </w:p>
    <w:p w:rsidR="00695D45" w:rsidRDefault="00695D45" w:rsidP="00BA4562">
      <w:pPr>
        <w:pStyle w:val="5"/>
        <w:rPr>
          <w:rFonts w:hint="eastAsia"/>
        </w:rPr>
      </w:pPr>
      <w:r>
        <w:t>ToUpperCase</w:t>
      </w:r>
      <w:r w:rsidRPr="00186B7E">
        <w:t xml:space="preserve"> () </w:t>
      </w:r>
    </w:p>
    <w:p w:rsidR="00695D45" w:rsidRPr="00D720A2" w:rsidRDefault="00695D45" w:rsidP="00695D45">
      <w:pPr>
        <w:ind w:firstLineChars="200" w:firstLine="420"/>
        <w:rPr>
          <w:rFonts w:hint="eastAsia"/>
          <w:sz w:val="21"/>
          <w:szCs w:val="21"/>
        </w:rPr>
      </w:pPr>
      <w:r w:rsidRPr="00D720A2">
        <w:rPr>
          <w:rFonts w:hint="eastAsia"/>
          <w:sz w:val="21"/>
          <w:szCs w:val="21"/>
        </w:rPr>
        <w:t>按某种编码格式将</w:t>
      </w:r>
      <w:r w:rsidRPr="00D720A2">
        <w:rPr>
          <w:rFonts w:hint="eastAsia"/>
          <w:sz w:val="21"/>
          <w:szCs w:val="21"/>
        </w:rPr>
        <w:t>AString</w:t>
      </w:r>
      <w:r w:rsidRPr="00D720A2">
        <w:rPr>
          <w:rFonts w:hint="eastAsia"/>
          <w:sz w:val="21"/>
          <w:szCs w:val="21"/>
        </w:rPr>
        <w:t>对象字符串中字符小写变大写</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2064A2">
              <w:rPr>
                <w:rFonts w:ascii="Arial" w:eastAsia="新宋体" w:hAnsi="Arial" w:cs="Arial"/>
                <w:noProof/>
                <w:sz w:val="21"/>
                <w:szCs w:val="21"/>
              </w:rPr>
              <w:t>AString ToUpperCase(</w:t>
            </w:r>
          </w:p>
          <w:p w:rsidR="00695D45" w:rsidRDefault="00695D45" w:rsidP="00745CE8">
            <w:pPr>
              <w:widowControl w:val="0"/>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2064A2">
              <w:rPr>
                <w:rFonts w:ascii="Arial" w:eastAsia="新宋体" w:hAnsi="Arial" w:cs="Arial"/>
                <w:noProof/>
                <w:sz w:val="21"/>
                <w:szCs w:val="21"/>
              </w:rPr>
              <w:t xml:space="preserve">AStringBuf&amp; upper, </w:t>
            </w:r>
          </w:p>
          <w:p w:rsidR="00695D45" w:rsidRDefault="00695D45" w:rsidP="00745CE8">
            <w:pPr>
              <w:widowControl w:val="0"/>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2064A2">
              <w:rPr>
                <w:rFonts w:ascii="Arial" w:eastAsia="新宋体" w:hAnsi="Arial" w:cs="Arial"/>
                <w:noProof/>
                <w:sz w:val="21"/>
                <w:szCs w:val="21"/>
              </w:rPr>
              <w:t>Encoding encoding = Encoding_Default</w:t>
            </w:r>
          </w:p>
          <w:p w:rsidR="00695D45" w:rsidRDefault="00695D45" w:rsidP="00745CE8">
            <w:pPr>
              <w:widowControl w:val="0"/>
              <w:autoSpaceDE w:val="0"/>
              <w:autoSpaceDN w:val="0"/>
              <w:adjustRightInd w:val="0"/>
              <w:spacing w:before="100" w:beforeAutospacing="1" w:after="100" w:afterAutospacing="1" w:line="360" w:lineRule="auto"/>
              <w:ind w:firstLineChars="600" w:firstLine="1260"/>
              <w:rPr>
                <w:rFonts w:ascii="Arial" w:eastAsia="新宋体" w:hAnsi="Arial" w:cs="Arial" w:hint="eastAsia"/>
                <w:noProof/>
                <w:sz w:val="21"/>
                <w:szCs w:val="21"/>
              </w:rPr>
            </w:pPr>
            <w:r w:rsidRPr="002064A2">
              <w:rPr>
                <w:rFonts w:ascii="Arial" w:eastAsia="新宋体" w:hAnsi="Arial" w:cs="Arial"/>
                <w:noProof/>
                <w:sz w:val="21"/>
                <w:szCs w:val="21"/>
              </w:rPr>
              <w:t xml:space="preserve">) </w:t>
            </w:r>
          </w:p>
          <w:p w:rsidR="00695D45" w:rsidRPr="002064A2"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2064A2">
              <w:rPr>
                <w:rFonts w:ascii="Arial" w:eastAsia="新宋体" w:hAnsi="Arial" w:cs="Arial"/>
                <w:noProof/>
                <w:sz w:val="21"/>
                <w:szCs w:val="21"/>
              </w:rPr>
              <w:t>{</w:t>
            </w:r>
          </w:p>
          <w:p w:rsidR="00695D45" w:rsidRPr="002064A2"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2064A2">
              <w:rPr>
                <w:rFonts w:ascii="Arial" w:eastAsia="新宋体" w:hAnsi="Arial" w:cs="Arial"/>
                <w:noProof/>
                <w:sz w:val="21"/>
                <w:szCs w:val="21"/>
              </w:rPr>
              <w:t xml:space="preserve">        return _AString_ToUpperCase(m_string, (PCarQuintet)&amp;upper, encoding);</w:t>
            </w:r>
          </w:p>
          <w:p w:rsidR="00695D45" w:rsidRPr="002064A2"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2064A2">
              <w:rPr>
                <w:rFonts w:ascii="Arial" w:eastAsia="新宋体" w:hAnsi="Arial" w:cs="Arial"/>
                <w:noProof/>
                <w:sz w:val="21"/>
                <w:szCs w:val="21"/>
              </w:rPr>
              <w:t>}</w:t>
            </w:r>
          </w:p>
        </w:tc>
      </w:tr>
    </w:tbl>
    <w:p w:rsidR="00695D45" w:rsidRPr="00FD6D9B" w:rsidRDefault="00695D45" w:rsidP="00695D45">
      <w:pPr>
        <w:rPr>
          <w:rFonts w:hint="eastAsia"/>
        </w:rPr>
      </w:pPr>
    </w:p>
    <w:p w:rsidR="00695D45" w:rsidRDefault="00695D45" w:rsidP="00BA4562">
      <w:pPr>
        <w:pStyle w:val="5"/>
        <w:rPr>
          <w:rFonts w:hint="eastAsia"/>
        </w:rPr>
      </w:pPr>
      <w:r>
        <w:t>TrimStart</w:t>
      </w:r>
      <w:r w:rsidRPr="00186B7E">
        <w:t xml:space="preserve"> () </w:t>
      </w:r>
    </w:p>
    <w:p w:rsidR="00695D45" w:rsidRPr="00D720A2" w:rsidRDefault="00695D45" w:rsidP="00695D45">
      <w:pPr>
        <w:pStyle w:val="a5"/>
        <w:ind w:firstLineChars="200" w:firstLine="420"/>
        <w:rPr>
          <w:rFonts w:hint="eastAsia"/>
          <w:sz w:val="21"/>
          <w:szCs w:val="21"/>
        </w:rPr>
      </w:pPr>
      <w:r w:rsidRPr="00D720A2">
        <w:rPr>
          <w:rFonts w:hint="eastAsia"/>
          <w:sz w:val="21"/>
          <w:szCs w:val="21"/>
        </w:rPr>
        <w:t xml:space="preserve"> 返回一个由非</w:t>
      </w:r>
      <w:r w:rsidRPr="00D720A2">
        <w:rPr>
          <w:sz w:val="21"/>
          <w:szCs w:val="21"/>
        </w:rPr>
        <w:t>空格、水平制表、垂直制表、换页、回车和换行符</w:t>
      </w:r>
      <w:r w:rsidRPr="00D720A2">
        <w:rPr>
          <w:rFonts w:hint="eastAsia"/>
          <w:sz w:val="21"/>
          <w:szCs w:val="21"/>
        </w:rPr>
        <w:t>开始的字符串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9149E3">
              <w:rPr>
                <w:rFonts w:ascii="Arial" w:eastAsia="新宋体" w:hAnsi="Arial" w:cs="Arial"/>
                <w:noProof/>
                <w:sz w:val="21"/>
                <w:szCs w:val="21"/>
              </w:rPr>
              <w:lastRenderedPageBreak/>
              <w:t>AString TrimStart(</w:t>
            </w:r>
          </w:p>
          <w:p w:rsidR="00695D45" w:rsidRDefault="00695D45" w:rsidP="00745CE8">
            <w:pPr>
              <w:widowControl w:val="0"/>
              <w:autoSpaceDE w:val="0"/>
              <w:autoSpaceDN w:val="0"/>
              <w:adjustRightInd w:val="0"/>
              <w:spacing w:before="100" w:beforeAutospacing="1" w:after="100" w:afterAutospacing="1" w:line="360" w:lineRule="auto"/>
              <w:ind w:firstLineChars="450" w:firstLine="945"/>
              <w:rPr>
                <w:rFonts w:ascii="Arial" w:eastAsia="新宋体" w:hAnsi="Arial" w:cs="Arial" w:hint="eastAsia"/>
                <w:noProof/>
                <w:sz w:val="21"/>
                <w:szCs w:val="21"/>
              </w:rPr>
            </w:pPr>
            <w:r w:rsidRPr="009149E3">
              <w:rPr>
                <w:rFonts w:ascii="Arial" w:eastAsia="新宋体" w:hAnsi="Arial" w:cs="Arial"/>
                <w:noProof/>
                <w:sz w:val="21"/>
                <w:szCs w:val="21"/>
              </w:rPr>
              <w:t>AStringBuf&amp; str</w:t>
            </w:r>
            <w:r>
              <w:rPr>
                <w:rFonts w:ascii="Arial" w:eastAsia="新宋体" w:hAnsi="Arial" w:cs="Arial" w:hint="eastAsia"/>
                <w:noProof/>
                <w:sz w:val="21"/>
                <w:szCs w:val="21"/>
              </w:rPr>
              <w:t xml:space="preserve">   //AStringBuf</w:t>
            </w:r>
            <w:r>
              <w:rPr>
                <w:rFonts w:ascii="Arial" w:eastAsia="新宋体" w:hAnsi="Arial" w:cs="Arial" w:hint="eastAsia"/>
                <w:noProof/>
                <w:sz w:val="21"/>
                <w:szCs w:val="21"/>
              </w:rPr>
              <w:t>对象引用</w:t>
            </w:r>
          </w:p>
          <w:p w:rsidR="00695D45" w:rsidRDefault="00695D45" w:rsidP="00745CE8">
            <w:pPr>
              <w:widowControl w:val="0"/>
              <w:autoSpaceDE w:val="0"/>
              <w:autoSpaceDN w:val="0"/>
              <w:adjustRightInd w:val="0"/>
              <w:spacing w:before="100" w:beforeAutospacing="1" w:after="100" w:afterAutospacing="1" w:line="360" w:lineRule="auto"/>
              <w:ind w:firstLineChars="350" w:firstLine="735"/>
              <w:rPr>
                <w:rFonts w:ascii="Arial" w:eastAsia="新宋体" w:hAnsi="Arial" w:cs="Arial" w:hint="eastAsia"/>
                <w:noProof/>
                <w:sz w:val="21"/>
                <w:szCs w:val="21"/>
              </w:rPr>
            </w:pPr>
            <w:r w:rsidRPr="009149E3">
              <w:rPr>
                <w:rFonts w:ascii="Arial" w:eastAsia="新宋体" w:hAnsi="Arial" w:cs="Arial"/>
                <w:noProof/>
                <w:sz w:val="21"/>
                <w:szCs w:val="21"/>
              </w:rPr>
              <w:t>) const</w:t>
            </w:r>
          </w:p>
          <w:p w:rsidR="00695D45" w:rsidRPr="009149E3"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9149E3">
              <w:rPr>
                <w:rFonts w:ascii="Arial" w:eastAsia="新宋体" w:hAnsi="Arial" w:cs="Arial"/>
                <w:noProof/>
                <w:sz w:val="21"/>
                <w:szCs w:val="21"/>
              </w:rPr>
              <w:t>{</w:t>
            </w:r>
          </w:p>
          <w:p w:rsidR="00695D45" w:rsidRPr="009149E3"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9149E3">
              <w:rPr>
                <w:rFonts w:ascii="Arial" w:eastAsia="新宋体" w:hAnsi="Arial" w:cs="Arial"/>
                <w:noProof/>
                <w:sz w:val="21"/>
                <w:szCs w:val="21"/>
              </w:rPr>
              <w:t xml:space="preserve">        return _AString_TrimStart(m_string, (PCarQuintet)&amp;str);</w:t>
            </w:r>
          </w:p>
          <w:p w:rsidR="00695D45" w:rsidRPr="009149E3"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sidRPr="009149E3">
              <w:rPr>
                <w:rFonts w:ascii="Arial" w:eastAsia="新宋体" w:hAnsi="Arial" w:cs="Arial"/>
                <w:noProof/>
                <w:sz w:val="21"/>
                <w:szCs w:val="21"/>
              </w:rPr>
              <w:t>}</w:t>
            </w:r>
          </w:p>
        </w:tc>
      </w:tr>
    </w:tbl>
    <w:p w:rsidR="00695D45" w:rsidRPr="00FD6D9B" w:rsidRDefault="00695D45" w:rsidP="00695D45">
      <w:pPr>
        <w:rPr>
          <w:rFonts w:hint="eastAsia"/>
        </w:rPr>
      </w:pPr>
    </w:p>
    <w:p w:rsidR="00695D45" w:rsidRDefault="00695D45" w:rsidP="00BA4562">
      <w:pPr>
        <w:pStyle w:val="5"/>
        <w:rPr>
          <w:rFonts w:hint="eastAsia"/>
        </w:rPr>
      </w:pPr>
      <w:r>
        <w:t>TrimEnd</w:t>
      </w:r>
      <w:r w:rsidRPr="00186B7E">
        <w:t xml:space="preserve"> () </w:t>
      </w:r>
    </w:p>
    <w:p w:rsidR="00695D45" w:rsidRPr="00D720A2" w:rsidRDefault="00695D45" w:rsidP="00695D45">
      <w:pPr>
        <w:pStyle w:val="a5"/>
        <w:ind w:firstLineChars="200" w:firstLine="420"/>
        <w:rPr>
          <w:rFonts w:hint="eastAsia"/>
          <w:sz w:val="21"/>
          <w:szCs w:val="21"/>
        </w:rPr>
      </w:pPr>
      <w:r w:rsidRPr="00D720A2">
        <w:rPr>
          <w:rFonts w:hint="eastAsia"/>
          <w:sz w:val="21"/>
          <w:szCs w:val="21"/>
        </w:rPr>
        <w:t>返回源AString对象尾部由非</w:t>
      </w:r>
      <w:r w:rsidRPr="00D720A2">
        <w:rPr>
          <w:sz w:val="21"/>
          <w:szCs w:val="21"/>
        </w:rPr>
        <w:t>空格、水平制表、垂直制表、换页、回车和换行符</w:t>
      </w:r>
      <w:r w:rsidRPr="00D720A2">
        <w:rPr>
          <w:rFonts w:hint="eastAsia"/>
          <w:sz w:val="21"/>
          <w:szCs w:val="21"/>
        </w:rPr>
        <w:t>组成的字符串</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441437">
              <w:rPr>
                <w:rFonts w:ascii="Arial" w:eastAsia="新宋体" w:hAnsi="Arial" w:cs="Arial"/>
                <w:noProof/>
                <w:sz w:val="21"/>
                <w:szCs w:val="21"/>
              </w:rPr>
              <w:t>AString TrimEnd(</w:t>
            </w:r>
          </w:p>
          <w:p w:rsidR="00695D45" w:rsidRDefault="00695D45" w:rsidP="00745CE8">
            <w:pPr>
              <w:widowControl w:val="0"/>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441437">
              <w:rPr>
                <w:rFonts w:ascii="Arial" w:eastAsia="新宋体" w:hAnsi="Arial" w:cs="Arial"/>
                <w:noProof/>
                <w:sz w:val="21"/>
                <w:szCs w:val="21"/>
              </w:rPr>
              <w:t>AStringBuf&amp; str</w:t>
            </w:r>
          </w:p>
          <w:p w:rsidR="00695D45" w:rsidRDefault="00695D45" w:rsidP="00745CE8">
            <w:pPr>
              <w:widowControl w:val="0"/>
              <w:autoSpaceDE w:val="0"/>
              <w:autoSpaceDN w:val="0"/>
              <w:adjustRightInd w:val="0"/>
              <w:spacing w:before="100" w:beforeAutospacing="1" w:after="100" w:afterAutospacing="1" w:line="360" w:lineRule="auto"/>
              <w:ind w:firstLineChars="650" w:firstLine="1365"/>
              <w:rPr>
                <w:rFonts w:ascii="Arial" w:eastAsia="新宋体" w:hAnsi="Arial" w:cs="Arial" w:hint="eastAsia"/>
                <w:noProof/>
                <w:sz w:val="21"/>
                <w:szCs w:val="21"/>
              </w:rPr>
            </w:pPr>
            <w:r w:rsidRPr="00441437">
              <w:rPr>
                <w:rFonts w:ascii="Arial" w:eastAsia="新宋体" w:hAnsi="Arial" w:cs="Arial"/>
                <w:noProof/>
                <w:sz w:val="21"/>
                <w:szCs w:val="21"/>
              </w:rPr>
              <w:t>) const</w:t>
            </w:r>
          </w:p>
          <w:p w:rsidR="00695D45" w:rsidRPr="00441437"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1437">
              <w:rPr>
                <w:rFonts w:ascii="Arial" w:eastAsia="新宋体" w:hAnsi="Arial" w:cs="Arial"/>
                <w:noProof/>
                <w:sz w:val="21"/>
                <w:szCs w:val="21"/>
              </w:rPr>
              <w:t>{</w:t>
            </w:r>
          </w:p>
          <w:p w:rsidR="00695D45" w:rsidRPr="00441437"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441437">
              <w:rPr>
                <w:rFonts w:ascii="Arial" w:eastAsia="新宋体" w:hAnsi="Arial" w:cs="Arial"/>
                <w:noProof/>
                <w:sz w:val="21"/>
                <w:szCs w:val="21"/>
              </w:rPr>
              <w:t xml:space="preserve">        return _AString_TrimEnd(m_string, (PCarQuintet)&amp;str);</w:t>
            </w:r>
          </w:p>
          <w:p w:rsidR="00695D45" w:rsidRPr="00441437"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441437">
              <w:rPr>
                <w:rFonts w:ascii="Arial" w:eastAsia="新宋体" w:hAnsi="Arial" w:cs="Arial"/>
                <w:noProof/>
                <w:sz w:val="21"/>
                <w:szCs w:val="21"/>
              </w:rPr>
              <w:t>}</w:t>
            </w:r>
          </w:p>
        </w:tc>
      </w:tr>
    </w:tbl>
    <w:p w:rsidR="00695D45" w:rsidRPr="00FD6D9B" w:rsidRDefault="00695D45" w:rsidP="00695D45">
      <w:pPr>
        <w:rPr>
          <w:rFonts w:hint="eastAsia"/>
        </w:rPr>
      </w:pPr>
    </w:p>
    <w:p w:rsidR="00695D45" w:rsidRDefault="00695D45" w:rsidP="00BA4562">
      <w:pPr>
        <w:pStyle w:val="5"/>
        <w:rPr>
          <w:rFonts w:hint="eastAsia"/>
        </w:rPr>
      </w:pPr>
      <w:r>
        <w:t>Trim</w:t>
      </w:r>
      <w:r w:rsidRPr="00186B7E">
        <w:t xml:space="preserve"> () </w:t>
      </w:r>
    </w:p>
    <w:p w:rsidR="00695D45" w:rsidRPr="002D4B82" w:rsidRDefault="00695D45" w:rsidP="00695D45">
      <w:pPr>
        <w:pStyle w:val="a5"/>
        <w:ind w:firstLineChars="200" w:firstLine="420"/>
        <w:rPr>
          <w:rFonts w:hint="eastAsia"/>
          <w:sz w:val="21"/>
          <w:szCs w:val="21"/>
        </w:rPr>
      </w:pPr>
      <w:r w:rsidRPr="002D4B82">
        <w:rPr>
          <w:rFonts w:hint="eastAsia"/>
          <w:sz w:val="21"/>
          <w:szCs w:val="21"/>
        </w:rPr>
        <w:t>将源AString对象对应的字符串前后的</w:t>
      </w:r>
      <w:r w:rsidRPr="002D4B82">
        <w:rPr>
          <w:sz w:val="21"/>
          <w:szCs w:val="21"/>
        </w:rPr>
        <w:t>空格、水平制表、垂直制表、换页、回车和换行符</w:t>
      </w:r>
      <w:r w:rsidRPr="002D4B82">
        <w:rPr>
          <w:rFonts w:hint="eastAsia"/>
          <w:sz w:val="21"/>
          <w:szCs w:val="21"/>
        </w:rPr>
        <w:t>去掉</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988"/>
      </w:tblGrid>
      <w:tr w:rsidR="00695D45" w:rsidRPr="00345BB2">
        <w:tc>
          <w:tcPr>
            <w:tcW w:w="7988" w:type="dxa"/>
            <w:shd w:val="clear" w:color="auto" w:fill="FFFFFF"/>
          </w:tcPr>
          <w:p w:rsidR="00695D45"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sz w:val="21"/>
                <w:szCs w:val="21"/>
              </w:rPr>
            </w:pPr>
            <w:r w:rsidRPr="008754E9">
              <w:rPr>
                <w:rFonts w:ascii="Arial" w:eastAsia="新宋体" w:hAnsi="Arial" w:cs="Arial"/>
                <w:noProof/>
                <w:sz w:val="21"/>
                <w:szCs w:val="21"/>
              </w:rPr>
              <w:t>AString Trim(</w:t>
            </w:r>
          </w:p>
          <w:p w:rsidR="00695D45" w:rsidRDefault="00695D45" w:rsidP="00745CE8">
            <w:pPr>
              <w:widowControl w:val="0"/>
              <w:autoSpaceDE w:val="0"/>
              <w:autoSpaceDN w:val="0"/>
              <w:adjustRightInd w:val="0"/>
              <w:spacing w:before="100" w:beforeAutospacing="1" w:after="100" w:afterAutospacing="1" w:line="360" w:lineRule="auto"/>
              <w:ind w:firstLineChars="500" w:firstLine="1050"/>
              <w:rPr>
                <w:rFonts w:ascii="Arial" w:eastAsia="新宋体" w:hAnsi="Arial" w:cs="Arial" w:hint="eastAsia"/>
                <w:noProof/>
                <w:sz w:val="21"/>
                <w:szCs w:val="21"/>
              </w:rPr>
            </w:pPr>
            <w:r w:rsidRPr="008754E9">
              <w:rPr>
                <w:rFonts w:ascii="Arial" w:eastAsia="新宋体" w:hAnsi="Arial" w:cs="Arial"/>
                <w:noProof/>
                <w:sz w:val="21"/>
                <w:szCs w:val="21"/>
              </w:rPr>
              <w:t>AStringBuf&amp; str</w:t>
            </w:r>
            <w:r>
              <w:rPr>
                <w:rFonts w:ascii="Arial" w:eastAsia="新宋体" w:hAnsi="Arial" w:cs="Arial" w:hint="eastAsia"/>
                <w:noProof/>
                <w:sz w:val="21"/>
                <w:szCs w:val="21"/>
              </w:rPr>
              <w:t xml:space="preserve">   //AStingBuf</w:t>
            </w:r>
            <w:r>
              <w:rPr>
                <w:rFonts w:ascii="Arial" w:eastAsia="新宋体" w:hAnsi="Arial" w:cs="Arial" w:hint="eastAsia"/>
                <w:noProof/>
                <w:sz w:val="21"/>
                <w:szCs w:val="21"/>
              </w:rPr>
              <w:t>对象引用</w:t>
            </w:r>
          </w:p>
          <w:p w:rsidR="00695D45" w:rsidRDefault="00695D45" w:rsidP="00745CE8">
            <w:pPr>
              <w:widowControl w:val="0"/>
              <w:autoSpaceDE w:val="0"/>
              <w:autoSpaceDN w:val="0"/>
              <w:adjustRightInd w:val="0"/>
              <w:spacing w:before="100" w:beforeAutospacing="1" w:after="100" w:afterAutospacing="1" w:line="360" w:lineRule="auto"/>
              <w:ind w:firstLineChars="500" w:firstLine="1050"/>
              <w:rPr>
                <w:rFonts w:ascii="Arial" w:eastAsia="新宋体" w:hAnsi="Arial" w:cs="Arial" w:hint="eastAsia"/>
                <w:noProof/>
                <w:sz w:val="21"/>
                <w:szCs w:val="21"/>
              </w:rPr>
            </w:pPr>
            <w:r w:rsidRPr="008754E9">
              <w:rPr>
                <w:rFonts w:ascii="Arial" w:eastAsia="新宋体" w:hAnsi="Arial" w:cs="Arial"/>
                <w:noProof/>
                <w:sz w:val="21"/>
                <w:szCs w:val="21"/>
              </w:rPr>
              <w:t xml:space="preserve">) const </w:t>
            </w:r>
          </w:p>
          <w:p w:rsidR="00695D45" w:rsidRPr="008754E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8754E9">
              <w:rPr>
                <w:rFonts w:ascii="Arial" w:eastAsia="新宋体" w:hAnsi="Arial" w:cs="Arial"/>
                <w:noProof/>
                <w:sz w:val="21"/>
                <w:szCs w:val="21"/>
              </w:rPr>
              <w:lastRenderedPageBreak/>
              <w:t>{</w:t>
            </w:r>
          </w:p>
          <w:p w:rsidR="00695D45" w:rsidRPr="008754E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noProof/>
                <w:sz w:val="21"/>
                <w:szCs w:val="21"/>
              </w:rPr>
            </w:pPr>
            <w:r w:rsidRPr="008754E9">
              <w:rPr>
                <w:rFonts w:ascii="Arial" w:eastAsia="新宋体" w:hAnsi="Arial" w:cs="Arial"/>
                <w:noProof/>
                <w:sz w:val="21"/>
                <w:szCs w:val="21"/>
              </w:rPr>
              <w:t xml:space="preserve">        return _AString_Trim(m_string, (PCarQuintet)&amp;str);</w:t>
            </w:r>
          </w:p>
          <w:p w:rsidR="00695D45" w:rsidRPr="008754E9" w:rsidRDefault="00695D45" w:rsidP="00745CE8">
            <w:pPr>
              <w:widowControl w:val="0"/>
              <w:autoSpaceDE w:val="0"/>
              <w:autoSpaceDN w:val="0"/>
              <w:adjustRightInd w:val="0"/>
              <w:spacing w:before="100" w:beforeAutospacing="1" w:after="100" w:afterAutospacing="1" w:line="360" w:lineRule="auto"/>
              <w:rPr>
                <w:rFonts w:ascii="Arial" w:eastAsia="新宋体" w:hAnsi="Arial" w:cs="Arial" w:hint="eastAsia"/>
                <w:noProof/>
                <w:color w:val="008000"/>
                <w:sz w:val="21"/>
                <w:szCs w:val="21"/>
              </w:rPr>
            </w:pPr>
            <w:r>
              <w:rPr>
                <w:rFonts w:ascii="Arial" w:eastAsia="新宋体" w:hAnsi="Arial" w:cs="Arial"/>
                <w:noProof/>
                <w:sz w:val="21"/>
                <w:szCs w:val="21"/>
              </w:rPr>
              <w:t xml:space="preserve"> </w:t>
            </w:r>
            <w:r w:rsidRPr="008754E9">
              <w:rPr>
                <w:rFonts w:ascii="Arial" w:eastAsia="新宋体" w:hAnsi="Arial" w:cs="Arial"/>
                <w:noProof/>
                <w:sz w:val="21"/>
                <w:szCs w:val="21"/>
              </w:rPr>
              <w:t>}</w:t>
            </w:r>
          </w:p>
        </w:tc>
      </w:tr>
    </w:tbl>
    <w:p w:rsidR="00695D45" w:rsidRPr="00FD6D9B" w:rsidRDefault="00695D45" w:rsidP="00695D45">
      <w:pPr>
        <w:rPr>
          <w:rFonts w:hint="eastAsia"/>
        </w:rPr>
      </w:pPr>
    </w:p>
    <w:p w:rsidR="00695D45" w:rsidRPr="00124A3B" w:rsidRDefault="00695D45" w:rsidP="00BA4562">
      <w:pPr>
        <w:pStyle w:val="4"/>
        <w:rPr>
          <w:rFonts w:hint="eastAsia"/>
        </w:rPr>
      </w:pPr>
      <w:r>
        <w:rPr>
          <w:rFonts w:hint="eastAsia"/>
        </w:rPr>
        <w:t>操作符</w:t>
      </w:r>
    </w:p>
    <w:p w:rsidR="00695D45" w:rsidRPr="000242BD" w:rsidRDefault="00695D45" w:rsidP="00695D45">
      <w:pPr>
        <w:pStyle w:val="5"/>
        <w:rPr>
          <w:rFonts w:hint="eastAsia"/>
        </w:rPr>
      </w:pPr>
      <w:r w:rsidRPr="000242BD">
        <w:rPr>
          <w:rFonts w:hint="eastAsia"/>
        </w:rPr>
        <w:t>=</w:t>
      </w:r>
    </w:p>
    <w:p w:rsidR="00695D45" w:rsidRDefault="00695D45" w:rsidP="00695D45">
      <w:pPr>
        <w:snapToGrid w:val="0"/>
        <w:spacing w:line="300" w:lineRule="auto"/>
        <w:ind w:firstLine="420"/>
        <w:rPr>
          <w:rFonts w:hint="eastAsia"/>
        </w:rPr>
      </w:pPr>
      <w:r w:rsidRPr="00076A0A">
        <w:t>给</w:t>
      </w:r>
      <w:r w:rsidRPr="00076A0A">
        <w:t>AString</w:t>
      </w:r>
      <w:r w:rsidRPr="00076A0A">
        <w:t>对象赋值</w:t>
      </w:r>
    </w:p>
    <w:p w:rsidR="00695D45" w:rsidRPr="00076A0A" w:rsidRDefault="00695D45" w:rsidP="00695D45">
      <w:pPr>
        <w:pStyle w:val="5"/>
        <w:rPr>
          <w:rFonts w:hint="eastAsia"/>
        </w:rPr>
      </w:pPr>
      <w:r>
        <w:rPr>
          <w:rFonts w:hint="eastAsia"/>
        </w:rPr>
        <w:t>=</w:t>
      </w:r>
    </w:p>
    <w:p w:rsidR="00695D45" w:rsidRDefault="00695D45" w:rsidP="00695D45">
      <w:pPr>
        <w:snapToGrid w:val="0"/>
        <w:spacing w:line="300" w:lineRule="auto"/>
        <w:ind w:firstLine="420"/>
        <w:rPr>
          <w:rFonts w:ascii="宋体" w:hAnsi="宋体" w:hint="eastAsia"/>
          <w:sz w:val="21"/>
          <w:szCs w:val="21"/>
        </w:rPr>
      </w:pPr>
      <w:r w:rsidRPr="00076A0A">
        <w:rPr>
          <w:sz w:val="21"/>
          <w:szCs w:val="21"/>
        </w:rPr>
        <w:t>给</w:t>
      </w:r>
      <w:r w:rsidRPr="00076A0A">
        <w:rPr>
          <w:sz w:val="21"/>
          <w:szCs w:val="21"/>
        </w:rPr>
        <w:t>AString</w:t>
      </w:r>
      <w:r w:rsidRPr="00076A0A">
        <w:rPr>
          <w:sz w:val="21"/>
          <w:szCs w:val="21"/>
        </w:rPr>
        <w:t>对象赋值</w:t>
      </w:r>
    </w:p>
    <w:p w:rsidR="00695D45" w:rsidRPr="00186B7E" w:rsidRDefault="00695D45" w:rsidP="00695D45">
      <w:pPr>
        <w:pStyle w:val="5"/>
        <w:rPr>
          <w:rFonts w:hint="eastAsia"/>
        </w:rPr>
      </w:pPr>
      <w:r>
        <w:rPr>
          <w:rFonts w:hint="eastAsia"/>
        </w:rPr>
        <w:t>[]</w:t>
      </w:r>
    </w:p>
    <w:p w:rsidR="00695D45" w:rsidRDefault="00695D45" w:rsidP="00695D45">
      <w:pPr>
        <w:snapToGrid w:val="0"/>
        <w:spacing w:line="300" w:lineRule="auto"/>
        <w:ind w:firstLine="420"/>
        <w:rPr>
          <w:rFonts w:ascii="宋体" w:hAnsi="宋体" w:hint="eastAsia"/>
          <w:sz w:val="21"/>
          <w:szCs w:val="21"/>
        </w:rPr>
      </w:pPr>
      <w:r w:rsidRPr="00076A0A">
        <w:rPr>
          <w:sz w:val="21"/>
          <w:szCs w:val="21"/>
        </w:rPr>
        <w:t>存取数组元素操作符，用来对</w:t>
      </w:r>
      <w:r w:rsidRPr="00076A0A">
        <w:rPr>
          <w:sz w:val="21"/>
          <w:szCs w:val="21"/>
        </w:rPr>
        <w:t>AString</w:t>
      </w:r>
      <w:r w:rsidRPr="00076A0A">
        <w:rPr>
          <w:sz w:val="21"/>
          <w:szCs w:val="21"/>
        </w:rPr>
        <w:t>对象中的字符串数组元素进行存取操作。</w:t>
      </w:r>
    </w:p>
    <w:p w:rsidR="00695D45" w:rsidRDefault="00C32CE2" w:rsidP="00BA4562">
      <w:pPr>
        <w:pStyle w:val="5"/>
        <w:rPr>
          <w:rFonts w:hint="eastAsia"/>
        </w:rPr>
      </w:pPr>
      <w:r>
        <w:t>C</w:t>
      </w:r>
      <w:r>
        <w:rPr>
          <w:rFonts w:hint="eastAsia"/>
        </w:rPr>
        <w:t>onst char *</w:t>
      </w:r>
      <w:r w:rsidR="00695D45">
        <w:rPr>
          <w:rFonts w:hint="eastAsia"/>
        </w:rPr>
        <w:t xml:space="preserve"> </w:t>
      </w:r>
    </w:p>
    <w:p w:rsidR="00C32CE2" w:rsidRDefault="00695D45" w:rsidP="00C32CE2">
      <w:pPr>
        <w:ind w:firstLineChars="100" w:firstLine="210"/>
        <w:rPr>
          <w:rFonts w:hint="eastAsia"/>
          <w:sz w:val="21"/>
          <w:szCs w:val="21"/>
        </w:rPr>
      </w:pPr>
      <w:r w:rsidRPr="00076A0A">
        <w:rPr>
          <w:sz w:val="21"/>
          <w:szCs w:val="21"/>
        </w:rPr>
        <w:t>类型转换操作符，把</w:t>
      </w:r>
      <w:r w:rsidRPr="00076A0A">
        <w:rPr>
          <w:sz w:val="21"/>
          <w:szCs w:val="21"/>
        </w:rPr>
        <w:t>AString</w:t>
      </w:r>
      <w:r w:rsidRPr="00076A0A">
        <w:rPr>
          <w:sz w:val="21"/>
          <w:szCs w:val="21"/>
        </w:rPr>
        <w:t>对象转换成字符串的</w:t>
      </w:r>
    </w:p>
    <w:p w:rsidR="00C32CE2" w:rsidRPr="00D720A2" w:rsidRDefault="00C32CE2" w:rsidP="00C32CE2">
      <w:pPr>
        <w:pStyle w:val="a5"/>
        <w:ind w:firstLineChars="200" w:firstLine="420"/>
        <w:rPr>
          <w:rFonts w:hint="eastAsia"/>
          <w:sz w:val="21"/>
          <w:szCs w:val="21"/>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C32CE2" w:rsidRPr="00345BB2">
        <w:tc>
          <w:tcPr>
            <w:tcW w:w="7988" w:type="dxa"/>
            <w:shd w:val="clear" w:color="auto" w:fill="D9D9D9"/>
          </w:tcPr>
          <w:p w:rsidR="00C32CE2" w:rsidRPr="00C32CE2" w:rsidRDefault="00C32CE2" w:rsidP="00C32CE2">
            <w:pPr>
              <w:spacing w:before="100" w:beforeAutospacing="1" w:after="100" w:afterAutospacing="1" w:line="360" w:lineRule="auto"/>
              <w:rPr>
                <w:rFonts w:hint="eastAsia"/>
                <w:sz w:val="21"/>
                <w:szCs w:val="21"/>
              </w:rPr>
            </w:pPr>
            <w:r w:rsidRPr="00C32CE2">
              <w:rPr>
                <w:sz w:val="21"/>
                <w:szCs w:val="21"/>
              </w:rPr>
              <w:t>举例</w:t>
            </w:r>
            <w:r w:rsidRPr="00C32CE2">
              <w:rPr>
                <w:sz w:val="21"/>
                <w:szCs w:val="21"/>
              </w:rPr>
              <w:t> </w:t>
            </w:r>
          </w:p>
          <w:p w:rsidR="00C32CE2" w:rsidRPr="00C32CE2" w:rsidRDefault="00C32CE2" w:rsidP="00C32CE2">
            <w:pPr>
              <w:spacing w:before="100" w:beforeAutospacing="1" w:after="100" w:afterAutospacing="1" w:line="360" w:lineRule="auto"/>
              <w:rPr>
                <w:rFonts w:hint="eastAsia"/>
                <w:sz w:val="21"/>
                <w:szCs w:val="21"/>
              </w:rPr>
            </w:pPr>
            <w:r w:rsidRPr="00C32CE2">
              <w:rPr>
                <w:sz w:val="21"/>
                <w:szCs w:val="21"/>
              </w:rPr>
              <w:t>AString as = "hello";</w:t>
            </w:r>
            <w:r w:rsidRPr="00C32CE2">
              <w:rPr>
                <w:sz w:val="21"/>
                <w:szCs w:val="21"/>
              </w:rPr>
              <w:br/>
              <w:t>char *str = (char*)(const char*)as;</w:t>
            </w:r>
            <w:r w:rsidRPr="00C32CE2">
              <w:rPr>
                <w:sz w:val="21"/>
                <w:szCs w:val="21"/>
              </w:rPr>
              <w:br/>
              <w:t> const char *str = as; //</w:t>
            </w:r>
            <w:r w:rsidRPr="00C32CE2">
              <w:rPr>
                <w:sz w:val="21"/>
                <w:szCs w:val="21"/>
              </w:rPr>
              <w:t>尽量使用这种方式。</w:t>
            </w:r>
            <w:r w:rsidRPr="00C32CE2">
              <w:rPr>
                <w:sz w:val="21"/>
                <w:szCs w:val="21"/>
              </w:rPr>
              <w:br/>
              <w:t> strcmp(as, "hi); //</w:t>
            </w:r>
            <w:r w:rsidRPr="00C32CE2">
              <w:rPr>
                <w:sz w:val="21"/>
                <w:szCs w:val="21"/>
              </w:rPr>
              <w:t>就可以了，很多代码使用了</w:t>
            </w:r>
            <w:r w:rsidRPr="00C32CE2">
              <w:rPr>
                <w:sz w:val="21"/>
                <w:szCs w:val="21"/>
              </w:rPr>
              <w:t>strcmp((char *)as, "hi); </w:t>
            </w:r>
            <w:r w:rsidRPr="00C32CE2">
              <w:rPr>
                <w:sz w:val="21"/>
                <w:szCs w:val="21"/>
              </w:rPr>
              <w:t>现在是错误的。</w:t>
            </w:r>
            <w:r w:rsidRPr="00C32CE2">
              <w:rPr>
                <w:sz w:val="21"/>
                <w:szCs w:val="21"/>
              </w:rPr>
              <w:br/>
              <w:t>                       //</w:t>
            </w:r>
            <w:r w:rsidRPr="00C32CE2">
              <w:rPr>
                <w:sz w:val="21"/>
                <w:szCs w:val="21"/>
              </w:rPr>
              <w:t>如果参数是</w:t>
            </w:r>
            <w:r w:rsidRPr="00C32CE2">
              <w:rPr>
                <w:sz w:val="21"/>
                <w:szCs w:val="21"/>
              </w:rPr>
              <w:t>const char* </w:t>
            </w:r>
            <w:r w:rsidRPr="00C32CE2">
              <w:rPr>
                <w:sz w:val="21"/>
                <w:szCs w:val="21"/>
              </w:rPr>
              <w:t>直接把</w:t>
            </w:r>
            <w:r w:rsidRPr="00C32CE2">
              <w:rPr>
                <w:sz w:val="21"/>
                <w:szCs w:val="21"/>
              </w:rPr>
              <w:t>as</w:t>
            </w:r>
            <w:r w:rsidRPr="00C32CE2">
              <w:rPr>
                <w:sz w:val="21"/>
                <w:szCs w:val="21"/>
              </w:rPr>
              <w:t>放进去就可以了，编译器会自动转换，</w:t>
            </w:r>
            <w:r w:rsidRPr="00C32CE2">
              <w:rPr>
                <w:sz w:val="21"/>
                <w:szCs w:val="21"/>
              </w:rPr>
              <w:br/>
              <w:t>                       //</w:t>
            </w:r>
            <w:r w:rsidRPr="00C32CE2">
              <w:rPr>
                <w:sz w:val="21"/>
                <w:szCs w:val="21"/>
              </w:rPr>
              <w:t>没必要强转如</w:t>
            </w:r>
            <w:r w:rsidRPr="00C32CE2">
              <w:rPr>
                <w:sz w:val="21"/>
                <w:szCs w:val="21"/>
              </w:rPr>
              <w:t>strcmp((const char*)as, "hi)</w:t>
            </w:r>
          </w:p>
        </w:tc>
      </w:tr>
    </w:tbl>
    <w:p w:rsidR="00C32CE2" w:rsidRDefault="00C32CE2" w:rsidP="00C32CE2">
      <w:pPr>
        <w:ind w:firstLineChars="100" w:firstLine="240"/>
        <w:rPr>
          <w:rFonts w:hint="eastAsia"/>
        </w:rPr>
      </w:pPr>
    </w:p>
    <w:p w:rsidR="00DF227F" w:rsidRDefault="00DF227F" w:rsidP="00BA4562">
      <w:pPr>
        <w:pStyle w:val="3"/>
        <w:snapToGrid w:val="0"/>
        <w:spacing w:line="300" w:lineRule="auto"/>
        <w:rPr>
          <w:rFonts w:hint="eastAsia"/>
        </w:rPr>
      </w:pPr>
      <w:bookmarkStart w:id="223" w:name="_Toc197918989"/>
      <w:smartTag w:uri="urn:schemas-microsoft-com:office:smarttags" w:element="chsdate">
        <w:smartTagPr>
          <w:attr w:name="IsROCDate" w:val="False"/>
          <w:attr w:name="IsLunarDate" w:val="False"/>
          <w:attr w:name="Day" w:val="30"/>
          <w:attr w:name="Month" w:val="12"/>
          <w:attr w:name="Year" w:val="1899"/>
        </w:smartTagPr>
        <w:r>
          <w:rPr>
            <w:rFonts w:hint="eastAsia"/>
          </w:rPr>
          <w:t>5.3.6</w:t>
        </w:r>
      </w:smartTag>
      <w:r w:rsidRPr="00F53C8D">
        <w:rPr>
          <w:rFonts w:hint="eastAsia"/>
        </w:rPr>
        <w:t xml:space="preserve"> </w:t>
      </w:r>
      <w:bookmarkEnd w:id="220"/>
      <w:r>
        <w:rPr>
          <w:rFonts w:hint="eastAsia"/>
        </w:rPr>
        <w:t>MemoryBuf</w:t>
      </w:r>
      <w:bookmarkEnd w:id="223"/>
    </w:p>
    <w:p w:rsidR="00DF227F" w:rsidRPr="00B618FE" w:rsidRDefault="00DF227F" w:rsidP="00DF227F">
      <w:pPr>
        <w:pStyle w:val="a5"/>
        <w:ind w:firstLineChars="200" w:firstLine="420"/>
        <w:rPr>
          <w:sz w:val="21"/>
          <w:szCs w:val="21"/>
        </w:rPr>
      </w:pPr>
      <w:r w:rsidRPr="00B618FE">
        <w:rPr>
          <w:sz w:val="21"/>
          <w:szCs w:val="21"/>
        </w:rPr>
        <w:t>MemoryBuf继承自BufferOf。操作对象是字节的内存块。</w:t>
      </w:r>
    </w:p>
    <w:p w:rsidR="00DF227F" w:rsidRPr="00B618FE" w:rsidRDefault="00DF227F" w:rsidP="00DF227F">
      <w:pPr>
        <w:pStyle w:val="a5"/>
        <w:ind w:firstLineChars="200" w:firstLine="420"/>
        <w:rPr>
          <w:sz w:val="21"/>
          <w:szCs w:val="21"/>
        </w:rPr>
      </w:pPr>
      <w:r w:rsidRPr="00B618FE">
        <w:rPr>
          <w:sz w:val="21"/>
          <w:szCs w:val="21"/>
        </w:rPr>
        <w:lastRenderedPageBreak/>
        <w:t>MemoryBuf构造函数和各种方法使用介绍：</w:t>
      </w:r>
    </w:p>
    <w:p w:rsidR="00DF227F" w:rsidRPr="00B618FE" w:rsidRDefault="00DF227F" w:rsidP="00DF227F">
      <w:pPr>
        <w:pStyle w:val="a5"/>
        <w:ind w:firstLineChars="200" w:firstLine="420"/>
        <w:rPr>
          <w:sz w:val="21"/>
          <w:szCs w:val="21"/>
        </w:rPr>
      </w:pPr>
      <w:r w:rsidRPr="00B618FE">
        <w:rPr>
          <w:sz w:val="21"/>
          <w:szCs w:val="21"/>
        </w:rPr>
        <w:t>以下只列出比BufferOf多的方法，相同或相似的方法请参考BufferOf</w:t>
      </w:r>
    </w:p>
    <w:p w:rsidR="00DF227F" w:rsidRPr="00B618FE" w:rsidRDefault="00DF227F" w:rsidP="00DF227F">
      <w:pPr>
        <w:pStyle w:val="a5"/>
        <w:ind w:firstLineChars="200" w:firstLine="420"/>
        <w:rPr>
          <w:rFonts w:hint="eastAsia"/>
          <w:sz w:val="21"/>
          <w:szCs w:val="21"/>
        </w:rPr>
      </w:pPr>
      <w:r w:rsidRPr="00B618FE">
        <w:rPr>
          <w:sz w:val="21"/>
          <w:szCs w:val="21"/>
        </w:rPr>
        <w:t>操作符与BufferOf相同</w:t>
      </w:r>
    </w:p>
    <w:p w:rsidR="00DF227F" w:rsidRDefault="00DF227F" w:rsidP="00DF227F">
      <w:pPr>
        <w:snapToGrid w:val="0"/>
        <w:spacing w:line="300" w:lineRule="auto"/>
        <w:ind w:firstLine="420"/>
        <w:rPr>
          <w:rFonts w:ascii="宋体" w:hAnsi="宋体" w:hint="eastAsia"/>
          <w:sz w:val="21"/>
          <w:szCs w:val="21"/>
        </w:rPr>
      </w:pPr>
      <w:r>
        <w:rPr>
          <w:rFonts w:ascii="宋体" w:hAnsi="宋体" w:hint="eastAsia"/>
          <w:sz w:val="21"/>
          <w:szCs w:val="21"/>
        </w:rPr>
        <w:t>MemoryBuf类型定义：</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DF227F" w:rsidRPr="00792438">
        <w:tc>
          <w:tcPr>
            <w:tcW w:w="7988" w:type="dxa"/>
            <w:shd w:val="clear" w:color="auto" w:fill="D9D9D9"/>
          </w:tcPr>
          <w:p w:rsidR="00DF227F" w:rsidRPr="00792438" w:rsidRDefault="00DF227F" w:rsidP="00301025">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template &lt;class T&gt;</w:t>
            </w:r>
          </w:p>
          <w:p w:rsidR="00DF227F" w:rsidRPr="00B618FE" w:rsidRDefault="00DF227F" w:rsidP="00301025">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 xml:space="preserve">class </w:t>
            </w:r>
            <w:r>
              <w:rPr>
                <w:rFonts w:ascii="Arial Unicode MS" w:eastAsia="Arial Unicode MS" w:hAnsi="Arial Unicode MS" w:cs="Arial Unicode MS"/>
                <w:sz w:val="21"/>
                <w:szCs w:val="21"/>
              </w:rPr>
              <w:t>MemoryBuf</w:t>
            </w:r>
            <w:r w:rsidRPr="00792438">
              <w:rPr>
                <w:rFonts w:ascii="Arial Unicode MS" w:eastAsia="Arial Unicode MS" w:hAnsi="Arial Unicode MS" w:cs="Arial Unicode MS"/>
                <w:sz w:val="21"/>
                <w:szCs w:val="21"/>
              </w:rPr>
              <w:t xml:space="preserve"> : </w:t>
            </w:r>
            <w:r w:rsidRPr="00B618FE">
              <w:rPr>
                <w:rFonts w:ascii="Arial Unicode MS" w:eastAsia="Arial Unicode MS" w:hAnsi="Arial Unicode MS" w:cs="Arial Unicode MS"/>
                <w:sz w:val="21"/>
                <w:szCs w:val="21"/>
              </w:rPr>
              <w:t>public BufferOf&lt;Byte&gt;</w:t>
            </w:r>
          </w:p>
          <w:p w:rsidR="00DF227F" w:rsidRPr="00792438" w:rsidRDefault="00DF227F" w:rsidP="00301025">
            <w:pPr>
              <w:snapToGrid w:val="0"/>
              <w:spacing w:line="300" w:lineRule="auto"/>
              <w:rPr>
                <w:rFonts w:ascii="Arial Unicode MS" w:eastAsia="Arial Unicode MS" w:hAnsi="Arial Unicode MS" w:cs="Arial Unicode MS"/>
                <w:sz w:val="21"/>
                <w:szCs w:val="21"/>
              </w:rPr>
            </w:pPr>
            <w:r w:rsidRPr="00792438">
              <w:rPr>
                <w:rFonts w:ascii="Arial Unicode MS" w:eastAsia="Arial Unicode MS" w:hAnsi="Arial Unicode MS" w:cs="Arial Unicode MS"/>
                <w:sz w:val="21"/>
                <w:szCs w:val="21"/>
              </w:rPr>
              <w:t>{</w:t>
            </w:r>
          </w:p>
          <w:p w:rsidR="00DF227F" w:rsidRPr="00792438" w:rsidRDefault="00DF227F" w:rsidP="00301025">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sz w:val="21"/>
                <w:szCs w:val="21"/>
              </w:rPr>
              <w:t>public:</w:t>
            </w:r>
          </w:p>
          <w:p w:rsidR="00DF227F" w:rsidRPr="00792438" w:rsidRDefault="00DF227F" w:rsidP="00301025">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 xml:space="preserve">    // member functions declarations or definitions</w:t>
            </w:r>
          </w:p>
          <w:p w:rsidR="00DF227F" w:rsidRPr="00792438" w:rsidRDefault="00DF227F" w:rsidP="00301025">
            <w:pPr>
              <w:snapToGrid w:val="0"/>
              <w:spacing w:line="300" w:lineRule="auto"/>
              <w:ind w:firstLineChars="250" w:firstLine="525"/>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private:</w:t>
            </w:r>
          </w:p>
          <w:p w:rsidR="00DF227F" w:rsidRPr="00792438" w:rsidRDefault="00DF227F" w:rsidP="00301025">
            <w:pPr>
              <w:snapToGrid w:val="0"/>
              <w:spacing w:line="300" w:lineRule="auto"/>
              <w:ind w:firstLine="420"/>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 xml:space="preserve">    //constructors or some operator</w:t>
            </w:r>
          </w:p>
          <w:p w:rsidR="00DF227F" w:rsidRPr="00792438" w:rsidRDefault="00DF227F" w:rsidP="00301025">
            <w:pPr>
              <w:snapToGrid w:val="0"/>
              <w:spacing w:line="300" w:lineRule="auto"/>
              <w:rPr>
                <w:rFonts w:ascii="Arial Unicode MS" w:eastAsia="Arial Unicode MS" w:hAnsi="Arial Unicode MS" w:cs="Arial Unicode MS" w:hint="eastAsia"/>
                <w:sz w:val="21"/>
                <w:szCs w:val="21"/>
              </w:rPr>
            </w:pPr>
            <w:r w:rsidRPr="00792438">
              <w:rPr>
                <w:rFonts w:ascii="Arial Unicode MS" w:eastAsia="Arial Unicode MS" w:hAnsi="Arial Unicode MS" w:cs="Arial Unicode MS" w:hint="eastAsia"/>
                <w:sz w:val="21"/>
                <w:szCs w:val="21"/>
              </w:rPr>
              <w:t>}</w:t>
            </w:r>
          </w:p>
        </w:tc>
      </w:tr>
    </w:tbl>
    <w:p w:rsidR="00DF227F" w:rsidRPr="00A9712B" w:rsidRDefault="00DF227F" w:rsidP="00BA4562">
      <w:pPr>
        <w:pStyle w:val="4"/>
      </w:pPr>
      <w:r w:rsidRPr="00FA202E">
        <w:rPr>
          <w:rFonts w:hint="eastAsia"/>
        </w:rPr>
        <w:t>构造函数</w:t>
      </w:r>
    </w:p>
    <w:p w:rsidR="00DF227F" w:rsidRPr="00186B7E" w:rsidRDefault="00DF227F" w:rsidP="00BA4562">
      <w:pPr>
        <w:pStyle w:val="5"/>
        <w:rPr>
          <w:rFonts w:hint="eastAsia"/>
        </w:rPr>
      </w:pPr>
      <w:r>
        <w:rPr>
          <w:rFonts w:hint="eastAsia"/>
        </w:rPr>
        <w:t>MemoryBuf</w:t>
      </w:r>
    </w:p>
    <w:p w:rsidR="001E7104" w:rsidRPr="001E7104" w:rsidRDefault="00DF227F" w:rsidP="001E7104">
      <w:pPr>
        <w:snapToGrid w:val="0"/>
        <w:spacing w:line="300" w:lineRule="auto"/>
        <w:ind w:firstLine="420"/>
        <w:rPr>
          <w:rFonts w:hint="eastAsia"/>
          <w:sz w:val="21"/>
          <w:szCs w:val="21"/>
        </w:rPr>
      </w:pPr>
      <w:r w:rsidRPr="005F13E2">
        <w:rPr>
          <w:sz w:val="21"/>
          <w:szCs w:val="21"/>
        </w:rPr>
        <w:t>在栈中构造一个</w:t>
      </w:r>
      <w:r w:rsidRPr="005F13E2">
        <w:rPr>
          <w:sz w:val="21"/>
          <w:szCs w:val="21"/>
        </w:rPr>
        <w:t>MemoryBuf</w:t>
      </w:r>
      <w:r w:rsidRPr="005F13E2">
        <w:rPr>
          <w:sz w:val="21"/>
          <w:szCs w:val="21"/>
        </w:rPr>
        <w:t>对象</w:t>
      </w:r>
      <w:r w:rsidRPr="005F13E2">
        <w:rPr>
          <w:sz w:val="21"/>
          <w:szCs w:val="21"/>
        </w:rPr>
        <w:t xml:space="preserve">, </w:t>
      </w:r>
      <w:r w:rsidRPr="005F13E2">
        <w:rPr>
          <w:sz w:val="21"/>
          <w:szCs w:val="21"/>
        </w:rPr>
        <w:t>包括</w:t>
      </w:r>
      <w:r w:rsidRPr="005F13E2">
        <w:rPr>
          <w:sz w:val="21"/>
          <w:szCs w:val="21"/>
        </w:rPr>
        <w:t>capacity</w:t>
      </w:r>
      <w:r w:rsidRPr="005F13E2">
        <w:rPr>
          <w:sz w:val="21"/>
          <w:szCs w:val="21"/>
        </w:rPr>
        <w:t>个字节的</w:t>
      </w:r>
      <w:r w:rsidRPr="005F13E2">
        <w:rPr>
          <w:sz w:val="21"/>
          <w:szCs w:val="21"/>
        </w:rPr>
        <w:t>Buffer</w:t>
      </w:r>
      <w:r w:rsidRPr="005F13E2">
        <w:rPr>
          <w:sz w:val="21"/>
          <w:szCs w:val="21"/>
        </w:rPr>
        <w:t>内存</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1E7104" w:rsidRPr="00792438">
        <w:tc>
          <w:tcPr>
            <w:tcW w:w="7988" w:type="dxa"/>
            <w:shd w:val="clear" w:color="auto" w:fill="D9D9D9"/>
          </w:tcPr>
          <w:p w:rsidR="001E7104" w:rsidRPr="001E7104" w:rsidRDefault="001E7104" w:rsidP="00795159">
            <w:pPr>
              <w:snapToGrid w:val="0"/>
              <w:spacing w:line="300" w:lineRule="auto"/>
              <w:rPr>
                <w:rFonts w:ascii="Arial Unicode MS" w:eastAsia="Arial Unicode MS" w:hAnsi="Arial Unicode MS" w:cs="Arial Unicode MS"/>
                <w:sz w:val="21"/>
                <w:szCs w:val="21"/>
              </w:rPr>
            </w:pPr>
          </w:p>
          <w:p w:rsidR="001E7104" w:rsidRDefault="001E7104" w:rsidP="00795159">
            <w:pPr>
              <w:snapToGrid w:val="0"/>
              <w:spacing w:line="300" w:lineRule="auto"/>
              <w:ind w:firstLine="420"/>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MemoryBuf (</w:t>
            </w:r>
          </w:p>
          <w:p w:rsidR="001E7104" w:rsidRDefault="001E7104" w:rsidP="00795159">
            <w:pPr>
              <w:snapToGrid w:val="0"/>
              <w:spacing w:line="300" w:lineRule="auto"/>
              <w:ind w:firstLineChars="650" w:firstLine="1365"/>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Byte *pBuf,</w:t>
            </w:r>
          </w:p>
          <w:p w:rsidR="001E7104" w:rsidRPr="001E7104" w:rsidRDefault="001E7104" w:rsidP="00795159">
            <w:pPr>
              <w:snapToGrid w:val="0"/>
              <w:spacing w:line="300" w:lineRule="auto"/>
              <w:ind w:firstLineChars="650" w:firstLine="1365"/>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t>Int32 capacity) : BufferOf&lt;Byte&gt;(pBuf, capacity)</w:t>
            </w:r>
          </w:p>
          <w:p w:rsidR="001E7104" w:rsidRDefault="001E7104" w:rsidP="00795159">
            <w:pPr>
              <w:snapToGrid w:val="0"/>
              <w:spacing w:line="300" w:lineRule="auto"/>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w:t>
            </w:r>
          </w:p>
          <w:p w:rsidR="001E7104" w:rsidRPr="001E7104" w:rsidRDefault="001E7104" w:rsidP="00795159">
            <w:pPr>
              <w:snapToGrid w:val="0"/>
              <w:spacing w:line="300" w:lineRule="auto"/>
              <w:rPr>
                <w:rFonts w:ascii="Arial Unicode MS" w:hAnsi="Arial Unicode MS" w:cs="Arial Unicode MS" w:hint="eastAsia"/>
                <w:sz w:val="21"/>
                <w:szCs w:val="21"/>
              </w:rPr>
            </w:pPr>
          </w:p>
          <w:p w:rsidR="001E7104" w:rsidRPr="00792438" w:rsidRDefault="001E7104" w:rsidP="00795159">
            <w:pPr>
              <w:snapToGrid w:val="0"/>
              <w:spacing w:line="300" w:lineRule="auto"/>
              <w:rPr>
                <w:rFonts w:ascii="Arial Unicode MS" w:eastAsia="Arial Unicode MS" w:hAnsi="Arial Unicode MS" w:cs="Arial Unicode MS" w:hint="eastAsia"/>
                <w:sz w:val="21"/>
                <w:szCs w:val="21"/>
              </w:rPr>
            </w:pPr>
            <w:r w:rsidRPr="001E7104">
              <w:rPr>
                <w:rFonts w:ascii="Arial Unicode MS" w:eastAsia="Arial Unicode MS" w:hAnsi="Arial Unicode MS" w:cs="Arial Unicode MS"/>
                <w:sz w:val="21"/>
                <w:szCs w:val="21"/>
              </w:rPr>
              <w:t>}</w:t>
            </w:r>
          </w:p>
        </w:tc>
      </w:tr>
    </w:tbl>
    <w:p w:rsidR="00DF227F" w:rsidRPr="00186B7E" w:rsidRDefault="00DF227F" w:rsidP="00BA4562">
      <w:pPr>
        <w:pStyle w:val="5"/>
        <w:rPr>
          <w:rFonts w:hint="eastAsia"/>
        </w:rPr>
      </w:pPr>
      <w:r>
        <w:rPr>
          <w:rFonts w:hint="eastAsia"/>
        </w:rPr>
        <w:t>MemoryBuf</w:t>
      </w:r>
    </w:p>
    <w:p w:rsidR="001E7104" w:rsidRPr="001E7104" w:rsidRDefault="00DF227F" w:rsidP="001E7104">
      <w:pPr>
        <w:snapToGrid w:val="0"/>
        <w:spacing w:line="300" w:lineRule="auto"/>
        <w:ind w:firstLine="420"/>
        <w:rPr>
          <w:rFonts w:hint="eastAsia"/>
          <w:sz w:val="21"/>
          <w:szCs w:val="21"/>
        </w:rPr>
      </w:pPr>
      <w:r w:rsidRPr="005F13E2">
        <w:rPr>
          <w:sz w:val="21"/>
          <w:szCs w:val="21"/>
        </w:rPr>
        <w:t>在栈中构造一个</w:t>
      </w:r>
      <w:r w:rsidRPr="005F13E2">
        <w:rPr>
          <w:sz w:val="21"/>
          <w:szCs w:val="21"/>
        </w:rPr>
        <w:t>MemoryBuf</w:t>
      </w:r>
      <w:r w:rsidRPr="005F13E2">
        <w:rPr>
          <w:sz w:val="21"/>
          <w:szCs w:val="21"/>
        </w:rPr>
        <w:t>对象</w:t>
      </w:r>
      <w:r w:rsidRPr="005F13E2">
        <w:rPr>
          <w:sz w:val="21"/>
          <w:szCs w:val="21"/>
        </w:rPr>
        <w:t>,</w:t>
      </w:r>
      <w:r w:rsidRPr="005F13E2">
        <w:rPr>
          <w:sz w:val="21"/>
          <w:szCs w:val="21"/>
        </w:rPr>
        <w:t>将</w:t>
      </w:r>
      <w:r w:rsidRPr="005F13E2">
        <w:rPr>
          <w:sz w:val="21"/>
          <w:szCs w:val="21"/>
        </w:rPr>
        <w:t>m_pBuf</w:t>
      </w:r>
      <w:r w:rsidRPr="005F13E2">
        <w:rPr>
          <w:sz w:val="21"/>
          <w:szCs w:val="21"/>
        </w:rPr>
        <w:t>指向用户指定的内存块，并分别其长度和已使用长度。</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1E7104" w:rsidRPr="00792438">
        <w:tc>
          <w:tcPr>
            <w:tcW w:w="7988" w:type="dxa"/>
            <w:shd w:val="clear" w:color="auto" w:fill="D9D9D9"/>
          </w:tcPr>
          <w:p w:rsidR="001E7104" w:rsidRDefault="001E7104" w:rsidP="00795159">
            <w:pPr>
              <w:snapToGrid w:val="0"/>
              <w:spacing w:line="300" w:lineRule="auto"/>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MemoryBuf(</w:t>
            </w:r>
          </w:p>
          <w:p w:rsidR="001E7104" w:rsidRDefault="001E7104" w:rsidP="00795159">
            <w:pPr>
              <w:snapToGrid w:val="0"/>
              <w:spacing w:line="300" w:lineRule="auto"/>
              <w:ind w:firstLineChars="450" w:firstLine="945"/>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 xml:space="preserve">Byte *pBuf, </w:t>
            </w:r>
          </w:p>
          <w:p w:rsidR="001E7104" w:rsidRDefault="001E7104" w:rsidP="00795159">
            <w:pPr>
              <w:snapToGrid w:val="0"/>
              <w:spacing w:line="300" w:lineRule="auto"/>
              <w:ind w:firstLineChars="450" w:firstLine="945"/>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 xml:space="preserve">Int32 capacity, </w:t>
            </w:r>
          </w:p>
          <w:p w:rsidR="001E7104" w:rsidRPr="001E7104" w:rsidRDefault="001E7104" w:rsidP="00795159">
            <w:pPr>
              <w:snapToGrid w:val="0"/>
              <w:spacing w:line="300" w:lineRule="auto"/>
              <w:ind w:firstLineChars="450" w:firstLine="945"/>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t>Int32 used) :BufferOf&lt;Byte&gt;(pBuf, capacity, used)</w:t>
            </w:r>
          </w:p>
          <w:p w:rsidR="001E7104" w:rsidRDefault="001E7104" w:rsidP="00795159">
            <w:pPr>
              <w:snapToGrid w:val="0"/>
              <w:spacing w:line="300" w:lineRule="auto"/>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w:t>
            </w:r>
          </w:p>
          <w:p w:rsidR="001E7104" w:rsidRPr="001E7104" w:rsidRDefault="001E7104" w:rsidP="00795159">
            <w:pPr>
              <w:snapToGrid w:val="0"/>
              <w:spacing w:line="300" w:lineRule="auto"/>
              <w:rPr>
                <w:rFonts w:ascii="Arial Unicode MS" w:hAnsi="Arial Unicode MS" w:cs="Arial Unicode MS" w:hint="eastAsia"/>
                <w:sz w:val="21"/>
                <w:szCs w:val="21"/>
              </w:rPr>
            </w:pPr>
          </w:p>
          <w:p w:rsidR="001E7104" w:rsidRPr="001E7104" w:rsidRDefault="001E7104" w:rsidP="00795159">
            <w:pPr>
              <w:snapToGrid w:val="0"/>
              <w:spacing w:line="300" w:lineRule="auto"/>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w:t>
            </w:r>
          </w:p>
        </w:tc>
      </w:tr>
    </w:tbl>
    <w:p w:rsidR="00DF227F" w:rsidRDefault="00DF227F" w:rsidP="00BA4562">
      <w:pPr>
        <w:pStyle w:val="4"/>
        <w:rPr>
          <w:rFonts w:hint="eastAsia"/>
        </w:rPr>
      </w:pPr>
      <w:r>
        <w:rPr>
          <w:rFonts w:hint="eastAsia"/>
        </w:rPr>
        <w:lastRenderedPageBreak/>
        <w:t>方法</w:t>
      </w:r>
    </w:p>
    <w:p w:rsidR="00795159" w:rsidRPr="00186B7E" w:rsidRDefault="00795159" w:rsidP="00795159">
      <w:pPr>
        <w:pStyle w:val="5"/>
        <w:rPr>
          <w:rFonts w:hint="eastAsia"/>
        </w:rPr>
      </w:pPr>
      <w:r>
        <w:rPr>
          <w:rFonts w:hint="eastAsia"/>
        </w:rPr>
        <w:t>Alloc()</w:t>
      </w:r>
    </w:p>
    <w:p w:rsidR="00795159" w:rsidRPr="00F7494D" w:rsidRDefault="00795159" w:rsidP="00795159">
      <w:pPr>
        <w:snapToGrid w:val="0"/>
        <w:spacing w:line="300" w:lineRule="auto"/>
        <w:ind w:firstLine="420"/>
        <w:rPr>
          <w:sz w:val="21"/>
          <w:szCs w:val="21"/>
        </w:rPr>
      </w:pPr>
      <w:r>
        <w:rPr>
          <w:rFonts w:hint="eastAsia"/>
          <w:sz w:val="21"/>
          <w:szCs w:val="21"/>
        </w:rPr>
        <w:t>在堆上动态创建</w:t>
      </w:r>
      <w:r w:rsidR="00991961">
        <w:rPr>
          <w:rFonts w:hint="eastAsia"/>
          <w:sz w:val="21"/>
          <w:szCs w:val="21"/>
        </w:rPr>
        <w:t>MemoryBuf</w:t>
      </w:r>
      <w:r>
        <w:rPr>
          <w:rFonts w:hint="eastAsia"/>
          <w:sz w:val="21"/>
          <w:szCs w:val="21"/>
        </w:rPr>
        <w:t>对象，并指定最大数据数为</w:t>
      </w:r>
      <w:r>
        <w:rPr>
          <w:rFonts w:hint="eastAsia"/>
          <w:sz w:val="21"/>
          <w:szCs w:val="21"/>
        </w:rPr>
        <w:t>capacity</w:t>
      </w:r>
      <w:r>
        <w:rPr>
          <w:rFonts w:hint="eastAsia"/>
          <w:sz w:val="21"/>
          <w:szCs w:val="21"/>
        </w:rPr>
        <w:t>。</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95159" w:rsidRPr="00345BB2">
        <w:tc>
          <w:tcPr>
            <w:tcW w:w="7988" w:type="dxa"/>
            <w:shd w:val="clear" w:color="auto" w:fill="D9D9D9"/>
          </w:tcPr>
          <w:p w:rsidR="00991961" w:rsidRDefault="00991961" w:rsidP="00991961">
            <w:pPr>
              <w:snapToGrid w:val="0"/>
              <w:spacing w:line="300" w:lineRule="auto"/>
              <w:rPr>
                <w:rFonts w:ascii="Arial Unicode MS" w:hAnsi="Arial Unicode MS" w:cs="Arial Unicode MS" w:hint="eastAsia"/>
                <w:sz w:val="21"/>
                <w:szCs w:val="21"/>
              </w:rPr>
            </w:pPr>
            <w:r w:rsidRPr="00991961">
              <w:rPr>
                <w:rFonts w:ascii="Arial Unicode MS" w:eastAsia="Arial Unicode MS" w:hAnsi="Arial Unicode MS" w:cs="Arial Unicode MS"/>
                <w:sz w:val="21"/>
                <w:szCs w:val="21"/>
              </w:rPr>
              <w:t>static MemoryBuf *Alloc(</w:t>
            </w:r>
          </w:p>
          <w:p w:rsidR="00991961" w:rsidRPr="00991961" w:rsidRDefault="00991961" w:rsidP="00991961">
            <w:pPr>
              <w:snapToGrid w:val="0"/>
              <w:spacing w:line="300" w:lineRule="auto"/>
              <w:ind w:firstLineChars="1000" w:firstLine="2100"/>
              <w:rPr>
                <w:rFonts w:ascii="Arial Unicode MS" w:eastAsia="Arial Unicode MS" w:hAnsi="Arial Unicode MS" w:cs="Arial Unicode MS"/>
                <w:sz w:val="21"/>
                <w:szCs w:val="21"/>
              </w:rPr>
            </w:pPr>
            <w:r w:rsidRPr="00991961">
              <w:rPr>
                <w:rFonts w:ascii="Arial Unicode MS" w:eastAsia="Arial Unicode MS" w:hAnsi="Arial Unicode MS" w:cs="Arial Unicode MS"/>
                <w:sz w:val="21"/>
                <w:szCs w:val="21"/>
              </w:rPr>
              <w:t>Int32 capacity)</w:t>
            </w:r>
          </w:p>
          <w:p w:rsidR="00991961" w:rsidRPr="00991961" w:rsidRDefault="00991961" w:rsidP="00991961">
            <w:pPr>
              <w:snapToGrid w:val="0"/>
              <w:spacing w:line="300" w:lineRule="auto"/>
              <w:rPr>
                <w:rFonts w:ascii="Arial Unicode MS" w:eastAsia="Arial Unicode MS" w:hAnsi="Arial Unicode MS" w:cs="Arial Unicode MS"/>
                <w:sz w:val="21"/>
                <w:szCs w:val="21"/>
              </w:rPr>
            </w:pPr>
            <w:r w:rsidRPr="00991961">
              <w:rPr>
                <w:rFonts w:ascii="Arial Unicode MS" w:eastAsia="Arial Unicode MS" w:hAnsi="Arial Unicode MS" w:cs="Arial Unicode MS"/>
                <w:sz w:val="21"/>
                <w:szCs w:val="21"/>
              </w:rPr>
              <w:t>{</w:t>
            </w:r>
          </w:p>
          <w:p w:rsidR="00991961" w:rsidRPr="00991961" w:rsidRDefault="00991961" w:rsidP="00991961">
            <w:pPr>
              <w:snapToGrid w:val="0"/>
              <w:spacing w:line="300" w:lineRule="auto"/>
              <w:rPr>
                <w:rFonts w:ascii="Arial Unicode MS" w:eastAsia="Arial Unicode MS" w:hAnsi="Arial Unicode MS" w:cs="Arial Unicode MS"/>
                <w:sz w:val="21"/>
                <w:szCs w:val="21"/>
              </w:rPr>
            </w:pPr>
            <w:r w:rsidRPr="00991961">
              <w:rPr>
                <w:rFonts w:ascii="Arial Unicode MS" w:eastAsia="Arial Unicode MS" w:hAnsi="Arial Unicode MS" w:cs="Arial Unicode MS"/>
                <w:sz w:val="21"/>
                <w:szCs w:val="21"/>
              </w:rPr>
              <w:t xml:space="preserve">        return (MemoryBuf *)BufferOf&lt;Byte&gt;::Alloc(capacity);</w:t>
            </w:r>
          </w:p>
          <w:p w:rsidR="00795159" w:rsidRPr="00991961" w:rsidRDefault="00991961" w:rsidP="00991961">
            <w:pPr>
              <w:snapToGrid w:val="0"/>
              <w:spacing w:line="300" w:lineRule="auto"/>
              <w:rPr>
                <w:rFonts w:ascii="Arial Unicode MS" w:eastAsia="Arial Unicode MS" w:hAnsi="Arial Unicode MS" w:cs="Arial Unicode MS" w:hint="eastAsia"/>
                <w:sz w:val="21"/>
                <w:szCs w:val="21"/>
              </w:rPr>
            </w:pPr>
            <w:r w:rsidRPr="00991961">
              <w:rPr>
                <w:rFonts w:ascii="Arial Unicode MS" w:eastAsia="Arial Unicode MS" w:hAnsi="Arial Unicode MS" w:cs="Arial Unicode MS"/>
                <w:sz w:val="21"/>
                <w:szCs w:val="21"/>
              </w:rPr>
              <w:t>}</w:t>
            </w:r>
          </w:p>
        </w:tc>
      </w:tr>
    </w:tbl>
    <w:p w:rsidR="00795159" w:rsidRDefault="00795159" w:rsidP="00795159">
      <w:pPr>
        <w:snapToGrid w:val="0"/>
        <w:spacing w:line="300" w:lineRule="auto"/>
        <w:ind w:firstLine="420"/>
        <w:rPr>
          <w:rFonts w:ascii="宋体" w:hAnsi="宋体" w:hint="eastAsia"/>
          <w:sz w:val="21"/>
          <w:szCs w:val="21"/>
        </w:rPr>
      </w:pPr>
    </w:p>
    <w:p w:rsidR="00795159" w:rsidRPr="00186B7E" w:rsidRDefault="00795159" w:rsidP="00795159">
      <w:pPr>
        <w:pStyle w:val="5"/>
        <w:rPr>
          <w:rFonts w:hint="eastAsia"/>
        </w:rPr>
      </w:pPr>
      <w:r>
        <w:rPr>
          <w:rFonts w:hint="eastAsia"/>
        </w:rPr>
        <w:t>Alloc()</w:t>
      </w:r>
    </w:p>
    <w:p w:rsidR="00795159" w:rsidRPr="00F7494D" w:rsidRDefault="00795159" w:rsidP="00795159">
      <w:pPr>
        <w:snapToGrid w:val="0"/>
        <w:spacing w:line="300" w:lineRule="auto"/>
        <w:ind w:firstLine="420"/>
        <w:rPr>
          <w:sz w:val="21"/>
          <w:szCs w:val="21"/>
        </w:rPr>
      </w:pPr>
      <w:r>
        <w:rPr>
          <w:rFonts w:hint="eastAsia"/>
          <w:sz w:val="21"/>
          <w:szCs w:val="21"/>
        </w:rPr>
        <w:t>在堆上动态创建</w:t>
      </w:r>
      <w:r>
        <w:rPr>
          <w:rFonts w:hint="eastAsia"/>
          <w:sz w:val="21"/>
          <w:szCs w:val="21"/>
        </w:rPr>
        <w:t>BufferOf</w:t>
      </w:r>
      <w:r>
        <w:rPr>
          <w:rFonts w:hint="eastAsia"/>
          <w:sz w:val="21"/>
          <w:szCs w:val="21"/>
        </w:rPr>
        <w:t>对象，并分别指定</w:t>
      </w:r>
      <w:r>
        <w:rPr>
          <w:rFonts w:hint="eastAsia"/>
          <w:sz w:val="21"/>
          <w:szCs w:val="21"/>
        </w:rPr>
        <w:t>BufferOf</w:t>
      </w:r>
      <w:r>
        <w:rPr>
          <w:rFonts w:hint="eastAsia"/>
          <w:sz w:val="21"/>
          <w:szCs w:val="21"/>
        </w:rPr>
        <w:t>数据区大小为</w:t>
      </w:r>
      <w:r>
        <w:rPr>
          <w:rFonts w:hint="eastAsia"/>
          <w:sz w:val="21"/>
          <w:szCs w:val="21"/>
        </w:rPr>
        <w:t>capacity</w:t>
      </w:r>
      <w:r>
        <w:rPr>
          <w:rFonts w:hint="eastAsia"/>
          <w:sz w:val="21"/>
          <w:szCs w:val="21"/>
        </w:rPr>
        <w:t>。</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95159" w:rsidRPr="00345BB2">
        <w:tc>
          <w:tcPr>
            <w:tcW w:w="7988" w:type="dxa"/>
            <w:shd w:val="clear" w:color="auto" w:fill="D9D9D9"/>
          </w:tcPr>
          <w:p w:rsidR="00224AA7" w:rsidRDefault="00224AA7" w:rsidP="00224AA7">
            <w:pPr>
              <w:snapToGrid w:val="0"/>
              <w:spacing w:line="300" w:lineRule="auto"/>
              <w:rPr>
                <w:rFonts w:ascii="Arial Unicode MS" w:hAnsi="Arial Unicode MS" w:cs="Arial Unicode MS" w:hint="eastAsia"/>
                <w:sz w:val="21"/>
                <w:szCs w:val="21"/>
              </w:rPr>
            </w:pPr>
            <w:r w:rsidRPr="00224AA7">
              <w:rPr>
                <w:rFonts w:ascii="Arial Unicode MS" w:eastAsia="Arial Unicode MS" w:hAnsi="Arial Unicode MS" w:cs="Arial Unicode MS"/>
                <w:sz w:val="21"/>
                <w:szCs w:val="21"/>
              </w:rPr>
              <w:t>static MemoryBuf *Alloc(</w:t>
            </w:r>
          </w:p>
          <w:p w:rsidR="00224AA7" w:rsidRDefault="00224AA7" w:rsidP="00224AA7">
            <w:pPr>
              <w:snapToGrid w:val="0"/>
              <w:spacing w:line="300" w:lineRule="auto"/>
              <w:ind w:firstLineChars="1100" w:firstLine="2310"/>
              <w:rPr>
                <w:rFonts w:ascii="Arial Unicode MS" w:hAnsi="Arial Unicode MS" w:cs="Arial Unicode MS" w:hint="eastAsia"/>
                <w:sz w:val="21"/>
                <w:szCs w:val="21"/>
              </w:rPr>
            </w:pPr>
            <w:r w:rsidRPr="00224AA7">
              <w:rPr>
                <w:rFonts w:ascii="Arial Unicode MS" w:eastAsia="Arial Unicode MS" w:hAnsi="Arial Unicode MS" w:cs="Arial Unicode MS"/>
                <w:sz w:val="21"/>
                <w:szCs w:val="21"/>
              </w:rPr>
              <w:t xml:space="preserve">Byte *pBuf, </w:t>
            </w:r>
          </w:p>
          <w:p w:rsidR="00224AA7" w:rsidRPr="00224AA7" w:rsidRDefault="00224AA7" w:rsidP="00224AA7">
            <w:pPr>
              <w:snapToGrid w:val="0"/>
              <w:spacing w:line="300" w:lineRule="auto"/>
              <w:ind w:firstLineChars="1100" w:firstLine="2310"/>
              <w:rPr>
                <w:rFonts w:ascii="Arial Unicode MS" w:eastAsia="Arial Unicode MS" w:hAnsi="Arial Unicode MS" w:cs="Arial Unicode MS"/>
                <w:sz w:val="21"/>
                <w:szCs w:val="21"/>
              </w:rPr>
            </w:pPr>
            <w:r w:rsidRPr="00224AA7">
              <w:rPr>
                <w:rFonts w:ascii="Arial Unicode MS" w:eastAsia="Arial Unicode MS" w:hAnsi="Arial Unicode MS" w:cs="Arial Unicode MS"/>
                <w:sz w:val="21"/>
                <w:szCs w:val="21"/>
              </w:rPr>
              <w:t>Int32 capacity)</w:t>
            </w:r>
          </w:p>
          <w:p w:rsidR="00224AA7" w:rsidRPr="00224AA7" w:rsidRDefault="00224AA7" w:rsidP="00224AA7">
            <w:pPr>
              <w:snapToGrid w:val="0"/>
              <w:spacing w:line="300" w:lineRule="auto"/>
              <w:rPr>
                <w:rFonts w:ascii="Arial Unicode MS" w:eastAsia="Arial Unicode MS" w:hAnsi="Arial Unicode MS" w:cs="Arial Unicode MS"/>
                <w:sz w:val="21"/>
                <w:szCs w:val="21"/>
              </w:rPr>
            </w:pPr>
            <w:r w:rsidRPr="00224AA7">
              <w:rPr>
                <w:rFonts w:ascii="Arial Unicode MS" w:eastAsia="Arial Unicode MS" w:hAnsi="Arial Unicode MS" w:cs="Arial Unicode MS"/>
                <w:sz w:val="21"/>
                <w:szCs w:val="21"/>
              </w:rPr>
              <w:t>{</w:t>
            </w:r>
          </w:p>
          <w:p w:rsidR="00224AA7" w:rsidRPr="00224AA7" w:rsidRDefault="00224AA7" w:rsidP="00224AA7">
            <w:pPr>
              <w:snapToGrid w:val="0"/>
              <w:spacing w:line="300" w:lineRule="auto"/>
              <w:rPr>
                <w:rFonts w:ascii="Arial Unicode MS" w:eastAsia="Arial Unicode MS" w:hAnsi="Arial Unicode MS" w:cs="Arial Unicode MS"/>
                <w:sz w:val="21"/>
                <w:szCs w:val="21"/>
              </w:rPr>
            </w:pPr>
            <w:r w:rsidRPr="00224AA7">
              <w:rPr>
                <w:rFonts w:ascii="Arial Unicode MS" w:eastAsia="Arial Unicode MS" w:hAnsi="Arial Unicode MS" w:cs="Arial Unicode MS"/>
                <w:sz w:val="21"/>
                <w:szCs w:val="21"/>
              </w:rPr>
              <w:t xml:space="preserve">        return (MemoryBuf *)BufferOf&lt;Byte&gt;::Alloc(pBuf, capacity);</w:t>
            </w:r>
          </w:p>
          <w:p w:rsidR="00795159" w:rsidRPr="00224AA7" w:rsidRDefault="00224AA7" w:rsidP="00224AA7">
            <w:pPr>
              <w:snapToGrid w:val="0"/>
              <w:spacing w:line="300" w:lineRule="auto"/>
              <w:rPr>
                <w:rFonts w:ascii="Arial Unicode MS" w:eastAsia="Arial Unicode MS" w:hAnsi="Arial Unicode MS" w:cs="Arial Unicode MS" w:hint="eastAsia"/>
                <w:sz w:val="21"/>
                <w:szCs w:val="21"/>
              </w:rPr>
            </w:pPr>
            <w:r w:rsidRPr="00224AA7">
              <w:rPr>
                <w:rFonts w:ascii="Arial Unicode MS" w:eastAsia="Arial Unicode MS" w:hAnsi="Arial Unicode MS" w:cs="Arial Unicode MS"/>
                <w:sz w:val="21"/>
                <w:szCs w:val="21"/>
              </w:rPr>
              <w:t>}</w:t>
            </w:r>
          </w:p>
        </w:tc>
      </w:tr>
    </w:tbl>
    <w:p w:rsidR="00795159" w:rsidRDefault="00795159" w:rsidP="00795159">
      <w:pPr>
        <w:snapToGrid w:val="0"/>
        <w:spacing w:line="300" w:lineRule="auto"/>
        <w:rPr>
          <w:rFonts w:ascii="宋体" w:hAnsi="宋体" w:hint="eastAsia"/>
          <w:sz w:val="21"/>
          <w:szCs w:val="21"/>
        </w:rPr>
      </w:pPr>
    </w:p>
    <w:p w:rsidR="00795159" w:rsidRPr="00186B7E" w:rsidRDefault="00795159" w:rsidP="00795159">
      <w:pPr>
        <w:pStyle w:val="5"/>
        <w:rPr>
          <w:rFonts w:hint="eastAsia"/>
        </w:rPr>
      </w:pPr>
      <w:r>
        <w:rPr>
          <w:rFonts w:hint="eastAsia"/>
        </w:rPr>
        <w:t>Alloc()</w:t>
      </w:r>
    </w:p>
    <w:p w:rsidR="00795159" w:rsidRPr="00F7494D" w:rsidRDefault="00795159" w:rsidP="00795159">
      <w:pPr>
        <w:snapToGrid w:val="0"/>
        <w:spacing w:line="300" w:lineRule="auto"/>
        <w:ind w:firstLine="420"/>
        <w:rPr>
          <w:sz w:val="21"/>
          <w:szCs w:val="21"/>
        </w:rPr>
      </w:pPr>
      <w:r>
        <w:rPr>
          <w:rFonts w:hint="eastAsia"/>
          <w:sz w:val="21"/>
          <w:szCs w:val="21"/>
        </w:rPr>
        <w:t>在堆上动态创建</w:t>
      </w:r>
      <w:r w:rsidR="00224AA7">
        <w:rPr>
          <w:rFonts w:hint="eastAsia"/>
          <w:sz w:val="21"/>
          <w:szCs w:val="21"/>
        </w:rPr>
        <w:t>MemoryBuf</w:t>
      </w:r>
      <w:r>
        <w:rPr>
          <w:rFonts w:hint="eastAsia"/>
          <w:sz w:val="21"/>
          <w:szCs w:val="21"/>
        </w:rPr>
        <w:t>对象，并分别指定</w:t>
      </w:r>
      <w:r w:rsidR="00224AA7">
        <w:rPr>
          <w:rFonts w:hint="eastAsia"/>
          <w:sz w:val="21"/>
          <w:szCs w:val="21"/>
        </w:rPr>
        <w:t>MemoryBuf</w:t>
      </w:r>
      <w:r>
        <w:rPr>
          <w:rFonts w:hint="eastAsia"/>
          <w:sz w:val="21"/>
          <w:szCs w:val="21"/>
        </w:rPr>
        <w:t>数据区大小为</w:t>
      </w:r>
      <w:r>
        <w:rPr>
          <w:rFonts w:hint="eastAsia"/>
          <w:sz w:val="21"/>
          <w:szCs w:val="21"/>
        </w:rPr>
        <w:t>capacity</w:t>
      </w:r>
      <w:r>
        <w:rPr>
          <w:rFonts w:hint="eastAsia"/>
          <w:sz w:val="21"/>
          <w:szCs w:val="21"/>
        </w:rPr>
        <w:t>及已使用长度为</w:t>
      </w:r>
      <w:r>
        <w:rPr>
          <w:rFonts w:hint="eastAsia"/>
          <w:sz w:val="21"/>
          <w:szCs w:val="21"/>
        </w:rPr>
        <w:t>used</w:t>
      </w:r>
      <w:r>
        <w:rPr>
          <w:rFonts w:hint="eastAsia"/>
          <w:sz w:val="21"/>
          <w:szCs w:val="21"/>
        </w:rPr>
        <w:t>。</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95159" w:rsidRPr="00345BB2">
        <w:tc>
          <w:tcPr>
            <w:tcW w:w="7988" w:type="dxa"/>
            <w:shd w:val="clear" w:color="auto" w:fill="D9D9D9"/>
          </w:tcPr>
          <w:p w:rsidR="00991961" w:rsidRDefault="00991961" w:rsidP="00991961">
            <w:pPr>
              <w:snapToGrid w:val="0"/>
              <w:spacing w:line="300" w:lineRule="auto"/>
              <w:rPr>
                <w:rFonts w:ascii="Arial Unicode MS" w:hAnsi="Arial Unicode MS" w:cs="Arial Unicode MS" w:hint="eastAsia"/>
                <w:sz w:val="21"/>
                <w:szCs w:val="21"/>
              </w:rPr>
            </w:pPr>
            <w:r w:rsidRPr="00991961">
              <w:rPr>
                <w:rFonts w:ascii="Arial Unicode MS" w:eastAsia="Arial Unicode MS" w:hAnsi="Arial Unicode MS" w:cs="Arial Unicode MS"/>
                <w:sz w:val="21"/>
                <w:szCs w:val="21"/>
              </w:rPr>
              <w:t>static MemoryBuf *Alloc(</w:t>
            </w:r>
          </w:p>
          <w:p w:rsidR="00991961" w:rsidRDefault="00991961" w:rsidP="00991961">
            <w:pPr>
              <w:snapToGrid w:val="0"/>
              <w:spacing w:line="300" w:lineRule="auto"/>
              <w:ind w:firstLineChars="900" w:firstLine="1890"/>
              <w:rPr>
                <w:rFonts w:ascii="Arial Unicode MS" w:hAnsi="Arial Unicode MS" w:cs="Arial Unicode MS" w:hint="eastAsia"/>
                <w:sz w:val="21"/>
                <w:szCs w:val="21"/>
              </w:rPr>
            </w:pPr>
            <w:r w:rsidRPr="00991961">
              <w:rPr>
                <w:rFonts w:ascii="Arial Unicode MS" w:eastAsia="Arial Unicode MS" w:hAnsi="Arial Unicode MS" w:cs="Arial Unicode MS"/>
                <w:sz w:val="21"/>
                <w:szCs w:val="21"/>
              </w:rPr>
              <w:t xml:space="preserve">Byte *pBuf, </w:t>
            </w:r>
          </w:p>
          <w:p w:rsidR="00991961" w:rsidRDefault="00991961" w:rsidP="00991961">
            <w:pPr>
              <w:snapToGrid w:val="0"/>
              <w:spacing w:line="300" w:lineRule="auto"/>
              <w:ind w:firstLineChars="900" w:firstLine="1890"/>
              <w:rPr>
                <w:rFonts w:ascii="Arial Unicode MS" w:hAnsi="Arial Unicode MS" w:cs="Arial Unicode MS" w:hint="eastAsia"/>
                <w:sz w:val="21"/>
                <w:szCs w:val="21"/>
              </w:rPr>
            </w:pPr>
            <w:r w:rsidRPr="00991961">
              <w:rPr>
                <w:rFonts w:ascii="Arial Unicode MS" w:eastAsia="Arial Unicode MS" w:hAnsi="Arial Unicode MS" w:cs="Arial Unicode MS"/>
                <w:sz w:val="21"/>
                <w:szCs w:val="21"/>
              </w:rPr>
              <w:t>Int32 capacity,</w:t>
            </w:r>
          </w:p>
          <w:p w:rsidR="00991961" w:rsidRPr="00991961" w:rsidRDefault="00991961" w:rsidP="00991961">
            <w:pPr>
              <w:snapToGrid w:val="0"/>
              <w:spacing w:line="300" w:lineRule="auto"/>
              <w:ind w:firstLineChars="900" w:firstLine="1890"/>
              <w:rPr>
                <w:rFonts w:ascii="Arial Unicode MS" w:eastAsia="Arial Unicode MS" w:hAnsi="Arial Unicode MS" w:cs="Arial Unicode MS"/>
                <w:sz w:val="21"/>
                <w:szCs w:val="21"/>
              </w:rPr>
            </w:pPr>
            <w:r w:rsidRPr="00991961">
              <w:rPr>
                <w:rFonts w:ascii="Arial Unicode MS" w:eastAsia="Arial Unicode MS" w:hAnsi="Arial Unicode MS" w:cs="Arial Unicode MS"/>
                <w:sz w:val="21"/>
                <w:szCs w:val="21"/>
              </w:rPr>
              <w:t>Int32 used)</w:t>
            </w:r>
          </w:p>
          <w:p w:rsidR="00991961" w:rsidRPr="00991961" w:rsidRDefault="00991961" w:rsidP="00991961">
            <w:pPr>
              <w:snapToGrid w:val="0"/>
              <w:spacing w:line="300" w:lineRule="auto"/>
              <w:rPr>
                <w:rFonts w:ascii="Arial Unicode MS" w:eastAsia="Arial Unicode MS" w:hAnsi="Arial Unicode MS" w:cs="Arial Unicode MS"/>
                <w:sz w:val="21"/>
                <w:szCs w:val="21"/>
              </w:rPr>
            </w:pPr>
            <w:r w:rsidRPr="00991961">
              <w:rPr>
                <w:rFonts w:ascii="Arial Unicode MS" w:eastAsia="Arial Unicode MS" w:hAnsi="Arial Unicode MS" w:cs="Arial Unicode MS"/>
                <w:sz w:val="21"/>
                <w:szCs w:val="21"/>
              </w:rPr>
              <w:t>{</w:t>
            </w:r>
          </w:p>
          <w:p w:rsidR="00991961" w:rsidRPr="00991961" w:rsidRDefault="00991961" w:rsidP="00991961">
            <w:pPr>
              <w:snapToGrid w:val="0"/>
              <w:spacing w:line="300" w:lineRule="auto"/>
              <w:rPr>
                <w:rFonts w:ascii="Arial Unicode MS" w:eastAsia="Arial Unicode MS" w:hAnsi="Arial Unicode MS" w:cs="Arial Unicode MS"/>
                <w:sz w:val="21"/>
                <w:szCs w:val="21"/>
              </w:rPr>
            </w:pPr>
            <w:r w:rsidRPr="00991961">
              <w:rPr>
                <w:rFonts w:ascii="Arial Unicode MS" w:eastAsia="Arial Unicode MS" w:hAnsi="Arial Unicode MS" w:cs="Arial Unicode MS"/>
                <w:sz w:val="21"/>
                <w:szCs w:val="21"/>
              </w:rPr>
              <w:t xml:space="preserve">        return (MemoryBuf *)BufferOf&lt;Byte&gt;::Alloc(pBuf, capacity, used);</w:t>
            </w:r>
          </w:p>
          <w:p w:rsidR="00795159" w:rsidRPr="00991961" w:rsidRDefault="00991961" w:rsidP="00991961">
            <w:pPr>
              <w:snapToGrid w:val="0"/>
              <w:spacing w:line="300" w:lineRule="auto"/>
              <w:rPr>
                <w:rFonts w:ascii="Arial Unicode MS" w:eastAsia="Arial Unicode MS" w:hAnsi="Arial Unicode MS" w:cs="Arial Unicode MS" w:hint="eastAsia"/>
                <w:sz w:val="21"/>
                <w:szCs w:val="21"/>
              </w:rPr>
            </w:pPr>
            <w:r w:rsidRPr="00991961">
              <w:rPr>
                <w:rFonts w:ascii="Arial Unicode MS" w:eastAsia="Arial Unicode MS" w:hAnsi="Arial Unicode MS" w:cs="Arial Unicode MS"/>
                <w:sz w:val="21"/>
                <w:szCs w:val="21"/>
              </w:rPr>
              <w:t>}</w:t>
            </w:r>
          </w:p>
        </w:tc>
      </w:tr>
    </w:tbl>
    <w:p w:rsidR="00795159" w:rsidRDefault="00795159" w:rsidP="00795159">
      <w:pPr>
        <w:snapToGrid w:val="0"/>
        <w:spacing w:line="300" w:lineRule="auto"/>
        <w:rPr>
          <w:rFonts w:ascii="宋体" w:hAnsi="宋体" w:hint="eastAsia"/>
          <w:sz w:val="21"/>
          <w:szCs w:val="21"/>
        </w:rPr>
      </w:pPr>
    </w:p>
    <w:p w:rsidR="00795159" w:rsidRPr="00186B7E" w:rsidRDefault="00795159" w:rsidP="00795159">
      <w:pPr>
        <w:pStyle w:val="5"/>
        <w:rPr>
          <w:rFonts w:hint="eastAsia"/>
        </w:rPr>
      </w:pPr>
      <w:r>
        <w:rPr>
          <w:rFonts w:hint="eastAsia"/>
        </w:rPr>
        <w:t>Append()</w:t>
      </w:r>
    </w:p>
    <w:p w:rsidR="00795159" w:rsidRPr="00F7494D" w:rsidRDefault="00795159" w:rsidP="00795159">
      <w:pPr>
        <w:snapToGrid w:val="0"/>
        <w:spacing w:line="300" w:lineRule="auto"/>
        <w:ind w:firstLine="420"/>
        <w:rPr>
          <w:sz w:val="21"/>
          <w:szCs w:val="21"/>
        </w:rPr>
      </w:pPr>
      <w:r w:rsidRPr="00C60861">
        <w:rPr>
          <w:sz w:val="21"/>
          <w:szCs w:val="21"/>
        </w:rPr>
        <w:t>在</w:t>
      </w:r>
      <w:r w:rsidR="00A53008">
        <w:rPr>
          <w:rFonts w:hint="eastAsia"/>
          <w:sz w:val="21"/>
          <w:szCs w:val="21"/>
        </w:rPr>
        <w:t>MemoryBuf</w:t>
      </w:r>
      <w:r w:rsidRPr="00C60861">
        <w:rPr>
          <w:sz w:val="21"/>
          <w:szCs w:val="21"/>
        </w:rPr>
        <w:t>对象的数据区的已使用空间末尾添加数据</w:t>
      </w:r>
      <w:r>
        <w:rPr>
          <w:rFonts w:hint="eastAsia"/>
          <w:sz w:val="21"/>
          <w:szCs w:val="21"/>
        </w:rPr>
        <w:t>vaule</w:t>
      </w:r>
      <w: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95159" w:rsidRPr="00345BB2">
        <w:tc>
          <w:tcPr>
            <w:tcW w:w="7988" w:type="dxa"/>
            <w:shd w:val="clear" w:color="auto" w:fill="D9D9D9"/>
          </w:tcPr>
          <w:p w:rsidR="00A53008" w:rsidRDefault="00A53008" w:rsidP="00A53008">
            <w:pPr>
              <w:snapToGrid w:val="0"/>
              <w:spacing w:line="300" w:lineRule="auto"/>
              <w:rPr>
                <w:rFonts w:ascii="Arial Unicode MS" w:hAnsi="Arial Unicode MS" w:cs="Arial Unicode MS" w:hint="eastAsia"/>
                <w:sz w:val="21"/>
                <w:szCs w:val="21"/>
              </w:rPr>
            </w:pPr>
            <w:r w:rsidRPr="00A53008">
              <w:rPr>
                <w:rFonts w:ascii="Arial Unicode MS" w:eastAsia="Arial Unicode MS" w:hAnsi="Arial Unicode MS" w:cs="Arial Unicode MS"/>
                <w:sz w:val="21"/>
                <w:szCs w:val="21"/>
              </w:rPr>
              <w:t>MemoryBuf&amp; Append(</w:t>
            </w:r>
          </w:p>
          <w:p w:rsidR="00A53008" w:rsidRDefault="00A53008" w:rsidP="00A53008">
            <w:pPr>
              <w:snapToGrid w:val="0"/>
              <w:spacing w:line="300" w:lineRule="auto"/>
              <w:ind w:firstLineChars="900" w:firstLine="1890"/>
              <w:rPr>
                <w:rFonts w:ascii="Arial Unicode MS" w:hAnsi="Arial Unicode MS" w:cs="Arial Unicode MS" w:hint="eastAsia"/>
                <w:sz w:val="21"/>
                <w:szCs w:val="21"/>
              </w:rPr>
            </w:pPr>
            <w:r w:rsidRPr="00A53008">
              <w:rPr>
                <w:rFonts w:ascii="Arial Unicode MS" w:eastAsia="Arial Unicode MS" w:hAnsi="Arial Unicode MS" w:cs="Arial Unicode MS"/>
                <w:sz w:val="21"/>
                <w:szCs w:val="21"/>
              </w:rPr>
              <w:t>Byte value</w:t>
            </w:r>
          </w:p>
          <w:p w:rsidR="00A53008" w:rsidRPr="00A53008" w:rsidRDefault="00A53008" w:rsidP="00A53008">
            <w:pPr>
              <w:snapToGrid w:val="0"/>
              <w:spacing w:line="300" w:lineRule="auto"/>
              <w:ind w:firstLineChars="900" w:firstLine="1890"/>
              <w:rPr>
                <w:rFonts w:ascii="Arial Unicode MS" w:eastAsia="Arial Unicode MS" w:hAnsi="Arial Unicode MS" w:cs="Arial Unicode MS"/>
                <w:sz w:val="21"/>
                <w:szCs w:val="21"/>
              </w:rPr>
            </w:pPr>
            <w:r w:rsidRPr="00A53008">
              <w:rPr>
                <w:rFonts w:ascii="Arial Unicode MS" w:eastAsia="Arial Unicode MS" w:hAnsi="Arial Unicode MS" w:cs="Arial Unicode MS"/>
                <w:sz w:val="21"/>
                <w:szCs w:val="21"/>
              </w:rPr>
              <w:lastRenderedPageBreak/>
              <w:t>)</w:t>
            </w:r>
          </w:p>
          <w:p w:rsidR="00A53008" w:rsidRPr="00A53008" w:rsidRDefault="00A53008" w:rsidP="00A53008">
            <w:pPr>
              <w:snapToGrid w:val="0"/>
              <w:spacing w:line="300" w:lineRule="auto"/>
              <w:rPr>
                <w:rFonts w:ascii="Arial Unicode MS" w:eastAsia="Arial Unicode MS" w:hAnsi="Arial Unicode MS" w:cs="Arial Unicode MS"/>
                <w:sz w:val="21"/>
                <w:szCs w:val="21"/>
              </w:rPr>
            </w:pPr>
            <w:r w:rsidRPr="00A53008">
              <w:rPr>
                <w:rFonts w:ascii="Arial Unicode MS" w:eastAsia="Arial Unicode MS" w:hAnsi="Arial Unicode MS" w:cs="Arial Unicode MS"/>
                <w:sz w:val="21"/>
                <w:szCs w:val="21"/>
              </w:rPr>
              <w:t>{</w:t>
            </w:r>
          </w:p>
          <w:p w:rsidR="00A53008" w:rsidRPr="00A53008" w:rsidRDefault="00A53008" w:rsidP="00A53008">
            <w:pPr>
              <w:snapToGrid w:val="0"/>
              <w:spacing w:line="300" w:lineRule="auto"/>
              <w:rPr>
                <w:rFonts w:ascii="Arial Unicode MS" w:eastAsia="Arial Unicode MS" w:hAnsi="Arial Unicode MS" w:cs="Arial Unicode MS"/>
                <w:sz w:val="21"/>
                <w:szCs w:val="21"/>
              </w:rPr>
            </w:pPr>
            <w:r w:rsidRPr="00A53008">
              <w:rPr>
                <w:rFonts w:ascii="Arial Unicode MS" w:eastAsia="Arial Unicode MS" w:hAnsi="Arial Unicode MS" w:cs="Arial Unicode MS"/>
                <w:sz w:val="21"/>
                <w:szCs w:val="21"/>
              </w:rPr>
              <w:t xml:space="preserve">        BufferOf&lt;Byte&gt;::Append(value);</w:t>
            </w:r>
          </w:p>
          <w:p w:rsidR="00A53008" w:rsidRPr="00A53008" w:rsidRDefault="00A53008" w:rsidP="00A53008">
            <w:pPr>
              <w:snapToGrid w:val="0"/>
              <w:spacing w:line="300" w:lineRule="auto"/>
              <w:rPr>
                <w:rFonts w:ascii="Arial Unicode MS" w:eastAsia="Arial Unicode MS" w:hAnsi="Arial Unicode MS" w:cs="Arial Unicode MS"/>
                <w:sz w:val="21"/>
                <w:szCs w:val="21"/>
              </w:rPr>
            </w:pPr>
            <w:r w:rsidRPr="00A53008">
              <w:rPr>
                <w:rFonts w:ascii="Arial Unicode MS" w:eastAsia="Arial Unicode MS" w:hAnsi="Arial Unicode MS" w:cs="Arial Unicode MS"/>
                <w:sz w:val="21"/>
                <w:szCs w:val="21"/>
              </w:rPr>
              <w:t xml:space="preserve">        return *this;</w:t>
            </w:r>
          </w:p>
          <w:p w:rsidR="00795159" w:rsidRPr="00A53008" w:rsidRDefault="00A53008" w:rsidP="00A53008">
            <w:pPr>
              <w:snapToGrid w:val="0"/>
              <w:spacing w:line="300" w:lineRule="auto"/>
              <w:rPr>
                <w:rFonts w:ascii="Arial Unicode MS" w:eastAsia="Arial Unicode MS" w:hAnsi="Arial Unicode MS" w:cs="Arial Unicode MS" w:hint="eastAsia"/>
                <w:sz w:val="21"/>
                <w:szCs w:val="21"/>
              </w:rPr>
            </w:pPr>
            <w:r w:rsidRPr="00A53008">
              <w:rPr>
                <w:rFonts w:ascii="Arial Unicode MS" w:eastAsia="Arial Unicode MS" w:hAnsi="Arial Unicode MS" w:cs="Arial Unicode MS"/>
                <w:sz w:val="21"/>
                <w:szCs w:val="21"/>
              </w:rPr>
              <w:t>}</w:t>
            </w:r>
          </w:p>
        </w:tc>
      </w:tr>
    </w:tbl>
    <w:p w:rsidR="00795159" w:rsidRDefault="00795159" w:rsidP="00795159">
      <w:pPr>
        <w:snapToGrid w:val="0"/>
        <w:spacing w:line="300" w:lineRule="auto"/>
        <w:ind w:firstLine="420"/>
        <w:rPr>
          <w:rFonts w:ascii="宋体" w:hAnsi="宋体" w:hint="eastAsia"/>
          <w:sz w:val="21"/>
          <w:szCs w:val="21"/>
        </w:rPr>
      </w:pPr>
    </w:p>
    <w:p w:rsidR="00795159" w:rsidRPr="00186B7E" w:rsidRDefault="00795159" w:rsidP="00795159">
      <w:pPr>
        <w:pStyle w:val="5"/>
        <w:rPr>
          <w:rFonts w:hint="eastAsia"/>
        </w:rPr>
      </w:pPr>
      <w:r>
        <w:rPr>
          <w:rFonts w:hint="eastAsia"/>
        </w:rPr>
        <w:t>Append()</w:t>
      </w:r>
    </w:p>
    <w:p w:rsidR="00795159" w:rsidRPr="00F7494D" w:rsidRDefault="00795159" w:rsidP="00795159">
      <w:pPr>
        <w:snapToGrid w:val="0"/>
        <w:spacing w:line="300" w:lineRule="auto"/>
        <w:ind w:firstLine="420"/>
        <w:rPr>
          <w:sz w:val="21"/>
          <w:szCs w:val="21"/>
        </w:rPr>
      </w:pPr>
      <w:r w:rsidRPr="00C60861">
        <w:rPr>
          <w:sz w:val="21"/>
          <w:szCs w:val="21"/>
        </w:rPr>
        <w:t>在</w:t>
      </w:r>
      <w:r w:rsidR="002A29F7">
        <w:rPr>
          <w:rFonts w:hint="eastAsia"/>
          <w:sz w:val="21"/>
          <w:szCs w:val="21"/>
        </w:rPr>
        <w:t>MemoryBuf</w:t>
      </w:r>
      <w:r w:rsidRPr="00C60861">
        <w:rPr>
          <w:sz w:val="21"/>
          <w:szCs w:val="21"/>
        </w:rPr>
        <w:t>对象的数据区的已使用空间末尾添加</w:t>
      </w:r>
      <w:r>
        <w:rPr>
          <w:rFonts w:hint="eastAsia"/>
          <w:sz w:val="21"/>
          <w:szCs w:val="21"/>
        </w:rPr>
        <w:t>数据</w:t>
      </w:r>
      <w: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95159" w:rsidRPr="00345BB2">
        <w:tc>
          <w:tcPr>
            <w:tcW w:w="7988" w:type="dxa"/>
            <w:shd w:val="clear" w:color="auto" w:fill="D9D9D9"/>
          </w:tcPr>
          <w:p w:rsidR="002A29F7" w:rsidRDefault="002A29F7" w:rsidP="002A29F7">
            <w:pPr>
              <w:snapToGrid w:val="0"/>
              <w:spacing w:line="300" w:lineRule="auto"/>
              <w:rPr>
                <w:rFonts w:ascii="Arial Unicode MS" w:hAnsi="Arial Unicode MS" w:cs="Arial Unicode MS" w:hint="eastAsia"/>
                <w:sz w:val="21"/>
                <w:szCs w:val="21"/>
              </w:rPr>
            </w:pPr>
            <w:r w:rsidRPr="002A29F7">
              <w:rPr>
                <w:rFonts w:ascii="Arial Unicode MS" w:eastAsia="Arial Unicode MS" w:hAnsi="Arial Unicode MS" w:cs="Arial Unicode MS"/>
                <w:sz w:val="21"/>
                <w:szCs w:val="21"/>
              </w:rPr>
              <w:t>MemoryBuf&amp; Append(</w:t>
            </w:r>
          </w:p>
          <w:p w:rsidR="002A29F7" w:rsidRPr="002A29F7" w:rsidRDefault="002A29F7" w:rsidP="002A29F7">
            <w:pPr>
              <w:snapToGrid w:val="0"/>
              <w:spacing w:line="300" w:lineRule="auto"/>
              <w:ind w:firstLineChars="800" w:firstLine="1680"/>
              <w:rPr>
                <w:rFonts w:ascii="Arial Unicode MS" w:hAnsi="Arial Unicode MS" w:cs="Arial Unicode MS" w:hint="eastAsia"/>
                <w:sz w:val="21"/>
                <w:szCs w:val="21"/>
              </w:rPr>
            </w:pPr>
            <w:r w:rsidRPr="002A29F7">
              <w:rPr>
                <w:rFonts w:ascii="Arial Unicode MS" w:eastAsia="Arial Unicode MS" w:hAnsi="Arial Unicode MS" w:cs="Arial Unicode MS"/>
                <w:sz w:val="21"/>
                <w:szCs w:val="21"/>
              </w:rPr>
              <w:t>const PCarQuintet pSrc</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五元组对象</w:t>
            </w:r>
          </w:p>
          <w:p w:rsidR="002A29F7" w:rsidRDefault="002A29F7" w:rsidP="002A29F7">
            <w:pPr>
              <w:snapToGrid w:val="0"/>
              <w:spacing w:line="300" w:lineRule="auto"/>
              <w:ind w:firstLineChars="800" w:firstLine="1680"/>
              <w:rPr>
                <w:rFonts w:ascii="Arial Unicode MS" w:hAnsi="Arial Unicode MS" w:cs="Arial Unicode MS" w:hint="eastAsia"/>
                <w:sz w:val="21"/>
                <w:szCs w:val="21"/>
              </w:rPr>
            </w:pPr>
            <w:r w:rsidRPr="002A29F7">
              <w:rPr>
                <w:rFonts w:ascii="Arial Unicode MS" w:eastAsia="Arial Unicode MS" w:hAnsi="Arial Unicode MS" w:cs="Arial Unicode MS"/>
                <w:sz w:val="21"/>
                <w:szCs w:val="21"/>
              </w:rPr>
              <w:t>)</w:t>
            </w:r>
          </w:p>
          <w:p w:rsidR="002A29F7" w:rsidRPr="002A29F7" w:rsidRDefault="002A29F7" w:rsidP="002A29F7">
            <w:pPr>
              <w:snapToGrid w:val="0"/>
              <w:spacing w:line="300" w:lineRule="auto"/>
              <w:rPr>
                <w:rFonts w:ascii="Arial Unicode MS" w:eastAsia="Arial Unicode MS" w:hAnsi="Arial Unicode MS" w:cs="Arial Unicode MS"/>
                <w:sz w:val="21"/>
                <w:szCs w:val="21"/>
              </w:rPr>
            </w:pPr>
            <w:r w:rsidRPr="002A29F7">
              <w:rPr>
                <w:rFonts w:ascii="Arial Unicode MS" w:eastAsia="Arial Unicode MS" w:hAnsi="Arial Unicode MS" w:cs="Arial Unicode MS"/>
                <w:sz w:val="21"/>
                <w:szCs w:val="21"/>
              </w:rPr>
              <w:t>{</w:t>
            </w:r>
          </w:p>
          <w:p w:rsidR="002A29F7" w:rsidRPr="002A29F7" w:rsidRDefault="002A29F7" w:rsidP="002A29F7">
            <w:pPr>
              <w:snapToGrid w:val="0"/>
              <w:spacing w:line="300" w:lineRule="auto"/>
              <w:rPr>
                <w:rFonts w:ascii="Arial Unicode MS" w:eastAsia="Arial Unicode MS" w:hAnsi="Arial Unicode MS" w:cs="Arial Unicode MS"/>
                <w:sz w:val="21"/>
                <w:szCs w:val="21"/>
              </w:rPr>
            </w:pPr>
            <w:r w:rsidRPr="002A29F7">
              <w:rPr>
                <w:rFonts w:ascii="Arial Unicode MS" w:eastAsia="Arial Unicode MS" w:hAnsi="Arial Unicode MS" w:cs="Arial Unicode MS"/>
                <w:sz w:val="21"/>
                <w:szCs w:val="21"/>
              </w:rPr>
              <w:t xml:space="preserve">        BufferOf&lt;Byte&gt;::Append((BufferOf&lt;Byte&gt; *)pSrc);</w:t>
            </w:r>
          </w:p>
          <w:p w:rsidR="002A29F7" w:rsidRPr="002A29F7" w:rsidRDefault="002A29F7" w:rsidP="002A29F7">
            <w:pPr>
              <w:snapToGrid w:val="0"/>
              <w:spacing w:line="300" w:lineRule="auto"/>
              <w:rPr>
                <w:rFonts w:ascii="Arial Unicode MS" w:eastAsia="Arial Unicode MS" w:hAnsi="Arial Unicode MS" w:cs="Arial Unicode MS"/>
                <w:sz w:val="21"/>
                <w:szCs w:val="21"/>
              </w:rPr>
            </w:pPr>
            <w:r w:rsidRPr="002A29F7">
              <w:rPr>
                <w:rFonts w:ascii="Arial Unicode MS" w:eastAsia="Arial Unicode MS" w:hAnsi="Arial Unicode MS" w:cs="Arial Unicode MS"/>
                <w:sz w:val="21"/>
                <w:szCs w:val="21"/>
              </w:rPr>
              <w:t xml:space="preserve">        return *this;</w:t>
            </w:r>
          </w:p>
          <w:p w:rsidR="00795159" w:rsidRPr="002A29F7" w:rsidRDefault="002A29F7" w:rsidP="002A29F7">
            <w:pPr>
              <w:snapToGrid w:val="0"/>
              <w:spacing w:line="300" w:lineRule="auto"/>
              <w:rPr>
                <w:rFonts w:ascii="Arial Unicode MS" w:eastAsia="Arial Unicode MS" w:hAnsi="Arial Unicode MS" w:cs="Arial Unicode MS" w:hint="eastAsia"/>
                <w:sz w:val="21"/>
                <w:szCs w:val="21"/>
              </w:rPr>
            </w:pPr>
            <w:r w:rsidRPr="002A29F7">
              <w:rPr>
                <w:rFonts w:ascii="Arial Unicode MS" w:eastAsia="Arial Unicode MS" w:hAnsi="Arial Unicode MS" w:cs="Arial Unicode MS"/>
                <w:sz w:val="21"/>
                <w:szCs w:val="21"/>
              </w:rPr>
              <w:t>}</w:t>
            </w:r>
          </w:p>
        </w:tc>
      </w:tr>
    </w:tbl>
    <w:p w:rsidR="00795159" w:rsidRDefault="00795159" w:rsidP="00795159">
      <w:pPr>
        <w:snapToGrid w:val="0"/>
        <w:spacing w:line="300" w:lineRule="auto"/>
        <w:rPr>
          <w:rFonts w:ascii="宋体" w:hAnsi="宋体" w:hint="eastAsia"/>
          <w:sz w:val="21"/>
          <w:szCs w:val="21"/>
        </w:rPr>
      </w:pPr>
    </w:p>
    <w:p w:rsidR="00795159" w:rsidRPr="00186B7E" w:rsidRDefault="00795159" w:rsidP="00795159">
      <w:pPr>
        <w:pStyle w:val="5"/>
        <w:rPr>
          <w:rFonts w:hint="eastAsia"/>
        </w:rPr>
      </w:pPr>
      <w:r>
        <w:rPr>
          <w:rFonts w:hint="eastAsia"/>
        </w:rPr>
        <w:t>Append()</w:t>
      </w:r>
    </w:p>
    <w:p w:rsidR="00795159" w:rsidRPr="00F7494D" w:rsidRDefault="00795159" w:rsidP="00795159">
      <w:pPr>
        <w:snapToGrid w:val="0"/>
        <w:spacing w:line="300" w:lineRule="auto"/>
        <w:ind w:firstLine="420"/>
        <w:rPr>
          <w:sz w:val="21"/>
          <w:szCs w:val="21"/>
        </w:rPr>
      </w:pPr>
      <w:r w:rsidRPr="00C60861">
        <w:rPr>
          <w:sz w:val="21"/>
          <w:szCs w:val="21"/>
        </w:rPr>
        <w:t>在</w:t>
      </w:r>
      <w:r w:rsidR="00784BCE">
        <w:rPr>
          <w:rFonts w:hint="eastAsia"/>
          <w:sz w:val="21"/>
          <w:szCs w:val="21"/>
        </w:rPr>
        <w:t>MemoryBuf</w:t>
      </w:r>
      <w:r w:rsidRPr="00C60861">
        <w:rPr>
          <w:sz w:val="21"/>
          <w:szCs w:val="21"/>
        </w:rPr>
        <w:t>对象的数据区的已使用空间末尾添加</w:t>
      </w:r>
      <w:r w:rsidRPr="00C60861">
        <w:rPr>
          <w:sz w:val="21"/>
          <w:szCs w:val="21"/>
        </w:rPr>
        <w:t>n</w:t>
      </w:r>
      <w:r w:rsidRPr="00C60861">
        <w:rPr>
          <w:sz w:val="21"/>
          <w:szCs w:val="21"/>
        </w:rPr>
        <w:t>个数据</w:t>
      </w:r>
      <w: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95159" w:rsidRPr="00345BB2">
        <w:tc>
          <w:tcPr>
            <w:tcW w:w="7988" w:type="dxa"/>
            <w:shd w:val="clear" w:color="auto" w:fill="D9D9D9"/>
          </w:tcPr>
          <w:p w:rsidR="00A53008" w:rsidRDefault="00A53008" w:rsidP="00A53008">
            <w:pPr>
              <w:snapToGrid w:val="0"/>
              <w:spacing w:line="300" w:lineRule="auto"/>
              <w:rPr>
                <w:rFonts w:ascii="Arial Unicode MS" w:hAnsi="Arial Unicode MS" w:cs="Arial Unicode MS" w:hint="eastAsia"/>
                <w:sz w:val="21"/>
                <w:szCs w:val="21"/>
              </w:rPr>
            </w:pPr>
            <w:r w:rsidRPr="00A53008">
              <w:rPr>
                <w:rFonts w:ascii="Arial Unicode MS" w:eastAsia="Arial Unicode MS" w:hAnsi="Arial Unicode MS" w:cs="Arial Unicode MS"/>
                <w:sz w:val="21"/>
                <w:szCs w:val="21"/>
              </w:rPr>
              <w:t>MemoryBuf&amp; Append(</w:t>
            </w:r>
          </w:p>
          <w:p w:rsidR="00A53008" w:rsidRPr="00A53008" w:rsidRDefault="00A53008" w:rsidP="00A53008">
            <w:pPr>
              <w:snapToGrid w:val="0"/>
              <w:spacing w:line="300" w:lineRule="auto"/>
              <w:ind w:firstLineChars="800" w:firstLine="1680"/>
              <w:rPr>
                <w:rFonts w:ascii="Arial Unicode MS" w:hAnsi="Arial Unicode MS" w:cs="Arial Unicode MS" w:hint="eastAsia"/>
                <w:sz w:val="21"/>
                <w:szCs w:val="21"/>
              </w:rPr>
            </w:pPr>
            <w:r w:rsidRPr="00A53008">
              <w:rPr>
                <w:rFonts w:ascii="Arial Unicode MS" w:eastAsia="Arial Unicode MS" w:hAnsi="Arial Unicode MS" w:cs="Arial Unicode MS"/>
                <w:sz w:val="21"/>
                <w:szCs w:val="21"/>
              </w:rPr>
              <w:t xml:space="preserve">const Byte* pBuf, </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待添加的数据串</w:t>
            </w:r>
          </w:p>
          <w:p w:rsidR="00A53008" w:rsidRPr="00A53008" w:rsidRDefault="00A53008" w:rsidP="00A53008">
            <w:pPr>
              <w:snapToGrid w:val="0"/>
              <w:spacing w:line="300" w:lineRule="auto"/>
              <w:ind w:firstLineChars="800" w:firstLine="1680"/>
              <w:rPr>
                <w:rFonts w:ascii="Arial Unicode MS" w:hAnsi="Arial Unicode MS" w:cs="Arial Unicode MS" w:hint="eastAsia"/>
                <w:sz w:val="21"/>
                <w:szCs w:val="21"/>
              </w:rPr>
            </w:pPr>
            <w:r w:rsidRPr="00A53008">
              <w:rPr>
                <w:rFonts w:ascii="Arial Unicode MS" w:eastAsia="Arial Unicode MS" w:hAnsi="Arial Unicode MS" w:cs="Arial Unicode MS"/>
                <w:sz w:val="21"/>
                <w:szCs w:val="21"/>
              </w:rPr>
              <w:t>Int32 n)</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待添加的个数</w:t>
            </w:r>
          </w:p>
          <w:p w:rsidR="00A53008" w:rsidRPr="00A53008" w:rsidRDefault="00A53008" w:rsidP="00A53008">
            <w:pPr>
              <w:snapToGrid w:val="0"/>
              <w:spacing w:line="300" w:lineRule="auto"/>
              <w:rPr>
                <w:rFonts w:ascii="Arial Unicode MS" w:eastAsia="Arial Unicode MS" w:hAnsi="Arial Unicode MS" w:cs="Arial Unicode MS"/>
                <w:sz w:val="21"/>
                <w:szCs w:val="21"/>
              </w:rPr>
            </w:pPr>
            <w:r w:rsidRPr="00A53008">
              <w:rPr>
                <w:rFonts w:ascii="Arial Unicode MS" w:eastAsia="Arial Unicode MS" w:hAnsi="Arial Unicode MS" w:cs="Arial Unicode MS"/>
                <w:sz w:val="21"/>
                <w:szCs w:val="21"/>
              </w:rPr>
              <w:t>{</w:t>
            </w:r>
          </w:p>
          <w:p w:rsidR="00A53008" w:rsidRPr="00A53008" w:rsidRDefault="00A53008" w:rsidP="00A53008">
            <w:pPr>
              <w:snapToGrid w:val="0"/>
              <w:spacing w:line="300" w:lineRule="auto"/>
              <w:rPr>
                <w:rFonts w:ascii="Arial Unicode MS" w:eastAsia="Arial Unicode MS" w:hAnsi="Arial Unicode MS" w:cs="Arial Unicode MS"/>
                <w:sz w:val="21"/>
                <w:szCs w:val="21"/>
              </w:rPr>
            </w:pPr>
            <w:r w:rsidRPr="00A53008">
              <w:rPr>
                <w:rFonts w:ascii="Arial Unicode MS" w:eastAsia="Arial Unicode MS" w:hAnsi="Arial Unicode MS" w:cs="Arial Unicode MS"/>
                <w:sz w:val="21"/>
                <w:szCs w:val="21"/>
              </w:rPr>
              <w:t xml:space="preserve">        BufferOf&lt;Byte&gt;::Append(pBuf, n);</w:t>
            </w:r>
          </w:p>
          <w:p w:rsidR="00A53008" w:rsidRPr="00A53008" w:rsidRDefault="00A53008" w:rsidP="00A53008">
            <w:pPr>
              <w:snapToGrid w:val="0"/>
              <w:spacing w:line="300" w:lineRule="auto"/>
              <w:rPr>
                <w:rFonts w:ascii="Arial Unicode MS" w:eastAsia="Arial Unicode MS" w:hAnsi="Arial Unicode MS" w:cs="Arial Unicode MS"/>
                <w:sz w:val="21"/>
                <w:szCs w:val="21"/>
              </w:rPr>
            </w:pPr>
            <w:r w:rsidRPr="00A53008">
              <w:rPr>
                <w:rFonts w:ascii="Arial Unicode MS" w:eastAsia="Arial Unicode MS" w:hAnsi="Arial Unicode MS" w:cs="Arial Unicode MS"/>
                <w:sz w:val="21"/>
                <w:szCs w:val="21"/>
              </w:rPr>
              <w:t xml:space="preserve">        return *this;</w:t>
            </w:r>
          </w:p>
          <w:p w:rsidR="00795159" w:rsidRPr="00A53008" w:rsidRDefault="00A53008" w:rsidP="00A53008">
            <w:pPr>
              <w:snapToGrid w:val="0"/>
              <w:spacing w:line="300" w:lineRule="auto"/>
              <w:rPr>
                <w:rFonts w:ascii="Arial Unicode MS" w:eastAsia="Arial Unicode MS" w:hAnsi="Arial Unicode MS" w:cs="Arial Unicode MS" w:hint="eastAsia"/>
                <w:sz w:val="21"/>
                <w:szCs w:val="21"/>
              </w:rPr>
            </w:pPr>
            <w:r w:rsidRPr="00A53008">
              <w:rPr>
                <w:rFonts w:ascii="Arial Unicode MS" w:eastAsia="Arial Unicode MS" w:hAnsi="Arial Unicode MS" w:cs="Arial Unicode MS"/>
                <w:sz w:val="21"/>
                <w:szCs w:val="21"/>
              </w:rPr>
              <w:t>}</w:t>
            </w:r>
          </w:p>
        </w:tc>
      </w:tr>
    </w:tbl>
    <w:p w:rsidR="00795159" w:rsidRDefault="00795159" w:rsidP="00795159">
      <w:pPr>
        <w:rPr>
          <w:rFonts w:hint="eastAsia"/>
        </w:rPr>
      </w:pPr>
    </w:p>
    <w:p w:rsidR="00795159" w:rsidRPr="00186B7E" w:rsidRDefault="00795159" w:rsidP="00795159">
      <w:pPr>
        <w:pStyle w:val="5"/>
        <w:rPr>
          <w:rFonts w:hint="eastAsia"/>
        </w:rPr>
      </w:pPr>
      <w:r>
        <w:rPr>
          <w:rFonts w:hint="eastAsia"/>
        </w:rPr>
        <w:t>Clone</w:t>
      </w:r>
      <w:r w:rsidRPr="00186B7E">
        <w:t xml:space="preserve"> </w:t>
      </w:r>
      <w:r>
        <w:rPr>
          <w:rFonts w:hint="eastAsia"/>
        </w:rPr>
        <w:t>()</w:t>
      </w:r>
    </w:p>
    <w:p w:rsidR="00795159" w:rsidRPr="00447218" w:rsidRDefault="00795159" w:rsidP="00795159">
      <w:pPr>
        <w:snapToGrid w:val="0"/>
        <w:spacing w:line="300" w:lineRule="auto"/>
        <w:ind w:firstLine="420"/>
        <w:rPr>
          <w:rFonts w:ascii="宋体" w:hAnsi="宋体"/>
          <w:sz w:val="21"/>
          <w:szCs w:val="21"/>
        </w:rPr>
      </w:pPr>
      <w:r w:rsidRPr="00447218">
        <w:rPr>
          <w:sz w:val="21"/>
          <w:szCs w:val="21"/>
        </w:rPr>
        <w:t>获取一个</w:t>
      </w:r>
      <w:r w:rsidR="00D2385E">
        <w:rPr>
          <w:rFonts w:hint="eastAsia"/>
          <w:sz w:val="21"/>
          <w:szCs w:val="21"/>
        </w:rPr>
        <w:t>MemoryBuf</w:t>
      </w:r>
      <w:r w:rsidR="00D2385E">
        <w:rPr>
          <w:sz w:val="21"/>
          <w:szCs w:val="21"/>
        </w:rPr>
        <w:t>对象的深拷贝，即在堆上复</w:t>
      </w:r>
      <w:r w:rsidR="00D2385E">
        <w:rPr>
          <w:rFonts w:hint="eastAsia"/>
          <w:sz w:val="21"/>
          <w:szCs w:val="21"/>
        </w:rPr>
        <w:t>制</w:t>
      </w:r>
      <w:r w:rsidRPr="00447218">
        <w:rPr>
          <w:sz w:val="21"/>
          <w:szCs w:val="21"/>
        </w:rPr>
        <w:t>数组</w:t>
      </w:r>
      <w:r w:rsidRPr="00447218">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95159" w:rsidRPr="00345BB2">
        <w:tc>
          <w:tcPr>
            <w:tcW w:w="7988" w:type="dxa"/>
            <w:shd w:val="clear" w:color="auto" w:fill="D9D9D9"/>
          </w:tcPr>
          <w:p w:rsidR="00D2385E" w:rsidRPr="00D2385E" w:rsidRDefault="00D2385E" w:rsidP="00D2385E">
            <w:pPr>
              <w:snapToGrid w:val="0"/>
              <w:spacing w:line="300" w:lineRule="auto"/>
              <w:rPr>
                <w:rFonts w:ascii="Arial Unicode MS" w:eastAsia="Arial Unicode MS" w:hAnsi="Arial Unicode MS" w:cs="Arial Unicode MS"/>
                <w:sz w:val="21"/>
                <w:szCs w:val="21"/>
              </w:rPr>
            </w:pPr>
            <w:r w:rsidRPr="00D2385E">
              <w:rPr>
                <w:rFonts w:ascii="Arial Unicode MS" w:eastAsia="Arial Unicode MS" w:hAnsi="Arial Unicode MS" w:cs="Arial Unicode MS"/>
                <w:sz w:val="21"/>
                <w:szCs w:val="21"/>
              </w:rPr>
              <w:t>MemoryBuf *Clone() const</w:t>
            </w:r>
          </w:p>
          <w:p w:rsidR="00D2385E" w:rsidRPr="00D2385E" w:rsidRDefault="00D2385E" w:rsidP="00D2385E">
            <w:pPr>
              <w:snapToGrid w:val="0"/>
              <w:spacing w:line="300" w:lineRule="auto"/>
              <w:rPr>
                <w:rFonts w:ascii="Arial Unicode MS" w:eastAsia="Arial Unicode MS" w:hAnsi="Arial Unicode MS" w:cs="Arial Unicode MS"/>
                <w:sz w:val="21"/>
                <w:szCs w:val="21"/>
              </w:rPr>
            </w:pPr>
            <w:r w:rsidRPr="00D2385E">
              <w:rPr>
                <w:rFonts w:ascii="Arial Unicode MS" w:eastAsia="Arial Unicode MS" w:hAnsi="Arial Unicode MS" w:cs="Arial Unicode MS"/>
                <w:sz w:val="21"/>
                <w:szCs w:val="21"/>
              </w:rPr>
              <w:t>{</w:t>
            </w:r>
          </w:p>
          <w:p w:rsidR="00D2385E" w:rsidRPr="00D2385E" w:rsidRDefault="00D2385E" w:rsidP="00D2385E">
            <w:pPr>
              <w:snapToGrid w:val="0"/>
              <w:spacing w:line="300" w:lineRule="auto"/>
              <w:rPr>
                <w:rFonts w:ascii="Arial Unicode MS" w:eastAsia="Arial Unicode MS" w:hAnsi="Arial Unicode MS" w:cs="Arial Unicode MS"/>
                <w:sz w:val="21"/>
                <w:szCs w:val="21"/>
              </w:rPr>
            </w:pPr>
            <w:r w:rsidRPr="00D2385E">
              <w:rPr>
                <w:rFonts w:ascii="Arial Unicode MS" w:eastAsia="Arial Unicode MS" w:hAnsi="Arial Unicode MS" w:cs="Arial Unicode MS"/>
                <w:sz w:val="21"/>
                <w:szCs w:val="21"/>
              </w:rPr>
              <w:t xml:space="preserve">        return (MemoryBuf *)BufferOf&lt;Byte&gt;::Clone();</w:t>
            </w:r>
          </w:p>
          <w:p w:rsidR="00795159" w:rsidRPr="00D2385E" w:rsidRDefault="00D2385E" w:rsidP="00D2385E">
            <w:pPr>
              <w:snapToGrid w:val="0"/>
              <w:spacing w:line="300" w:lineRule="auto"/>
              <w:rPr>
                <w:rFonts w:ascii="Arial Unicode MS" w:eastAsia="Arial Unicode MS" w:hAnsi="Arial Unicode MS" w:cs="Arial Unicode MS" w:hint="eastAsia"/>
                <w:sz w:val="21"/>
                <w:szCs w:val="21"/>
              </w:rPr>
            </w:pPr>
            <w:r w:rsidRPr="00D2385E">
              <w:rPr>
                <w:rFonts w:ascii="Arial Unicode MS" w:eastAsia="Arial Unicode MS" w:hAnsi="Arial Unicode MS" w:cs="Arial Unicode MS"/>
                <w:sz w:val="21"/>
                <w:szCs w:val="21"/>
              </w:rPr>
              <w:t>}</w:t>
            </w:r>
          </w:p>
        </w:tc>
      </w:tr>
    </w:tbl>
    <w:p w:rsidR="00795159" w:rsidRDefault="00795159" w:rsidP="00795159">
      <w:pPr>
        <w:snapToGrid w:val="0"/>
        <w:spacing w:line="300" w:lineRule="auto"/>
        <w:ind w:firstLine="420"/>
        <w:rPr>
          <w:rFonts w:ascii="宋体" w:hAnsi="宋体" w:hint="eastAsia"/>
          <w:sz w:val="21"/>
          <w:szCs w:val="21"/>
        </w:rPr>
      </w:pPr>
    </w:p>
    <w:p w:rsidR="00795159" w:rsidRPr="00186B7E" w:rsidRDefault="00784BCE" w:rsidP="00795159">
      <w:pPr>
        <w:pStyle w:val="5"/>
        <w:rPr>
          <w:rFonts w:hint="eastAsia"/>
        </w:rPr>
      </w:pPr>
      <w:r>
        <w:rPr>
          <w:rFonts w:hint="eastAsia"/>
        </w:rPr>
        <w:lastRenderedPageBreak/>
        <w:t>Copy</w:t>
      </w:r>
      <w:r w:rsidR="00795159">
        <w:rPr>
          <w:rFonts w:hint="eastAsia"/>
        </w:rPr>
        <w:t>()</w:t>
      </w:r>
    </w:p>
    <w:p w:rsidR="00784BCE" w:rsidRPr="007364B7" w:rsidRDefault="00795159" w:rsidP="00784BCE">
      <w:pPr>
        <w:snapToGrid w:val="0"/>
        <w:spacing w:line="300" w:lineRule="auto"/>
        <w:ind w:firstLine="420"/>
        <w:rPr>
          <w:rFonts w:ascii="宋体" w:hAnsi="宋体"/>
          <w:sz w:val="21"/>
          <w:szCs w:val="21"/>
        </w:rPr>
      </w:pPr>
      <w:r>
        <w:rPr>
          <w:rFonts w:hint="eastAsia"/>
          <w:sz w:val="21"/>
          <w:szCs w:val="21"/>
        </w:rPr>
        <w:t>将源</w:t>
      </w:r>
      <w:r w:rsidR="00784BCE">
        <w:rPr>
          <w:rFonts w:hint="eastAsia"/>
          <w:sz w:val="21"/>
          <w:szCs w:val="21"/>
        </w:rPr>
        <w:t>五元组</w:t>
      </w:r>
      <w:r>
        <w:rPr>
          <w:rFonts w:hint="eastAsia"/>
          <w:sz w:val="21"/>
          <w:szCs w:val="21"/>
        </w:rPr>
        <w:t>对象数据区的内容复制到当前</w:t>
      </w:r>
      <w:r w:rsidR="00784BCE">
        <w:rPr>
          <w:rFonts w:hint="eastAsia"/>
          <w:sz w:val="21"/>
          <w:szCs w:val="21"/>
        </w:rPr>
        <w:t>MemoryBuf</w:t>
      </w:r>
      <w:r>
        <w:rPr>
          <w:rFonts w:hint="eastAsia"/>
          <w:sz w:val="21"/>
          <w:szCs w:val="21"/>
        </w:rPr>
        <w:t>对象数据区内</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84BCE" w:rsidRPr="00345BB2">
        <w:tc>
          <w:tcPr>
            <w:tcW w:w="7988" w:type="dxa"/>
            <w:shd w:val="clear" w:color="auto" w:fill="D9D9D9"/>
          </w:tcPr>
          <w:p w:rsidR="00784BCE" w:rsidRDefault="00784BCE" w:rsidP="001929B7">
            <w:pPr>
              <w:snapToGrid w:val="0"/>
              <w:spacing w:line="300" w:lineRule="auto"/>
              <w:rPr>
                <w:rFonts w:ascii="Arial Unicode MS" w:hAnsi="Arial Unicode MS" w:cs="Arial Unicode MS" w:hint="eastAsia"/>
                <w:sz w:val="21"/>
                <w:szCs w:val="21"/>
              </w:rPr>
            </w:pPr>
            <w:r w:rsidRPr="00784BCE">
              <w:rPr>
                <w:rFonts w:ascii="Arial Unicode MS" w:eastAsia="Arial Unicode MS" w:hAnsi="Arial Unicode MS" w:cs="Arial Unicode MS"/>
                <w:sz w:val="21"/>
                <w:szCs w:val="21"/>
              </w:rPr>
              <w:t>MemoryBuf&amp; Copy(</w:t>
            </w:r>
          </w:p>
          <w:p w:rsidR="00784BCE" w:rsidRPr="00784BCE" w:rsidRDefault="00784BCE" w:rsidP="001929B7">
            <w:pPr>
              <w:snapToGrid w:val="0"/>
              <w:spacing w:line="300" w:lineRule="auto"/>
              <w:ind w:firstLineChars="700" w:firstLine="1470"/>
              <w:rPr>
                <w:rFonts w:ascii="Arial Unicode MS" w:eastAsia="Arial Unicode MS" w:hAnsi="Arial Unicode MS" w:cs="Arial Unicode MS"/>
                <w:sz w:val="21"/>
                <w:szCs w:val="21"/>
              </w:rPr>
            </w:pPr>
            <w:r w:rsidRPr="00784BCE">
              <w:rPr>
                <w:rFonts w:ascii="Arial Unicode MS" w:eastAsia="Arial Unicode MS" w:hAnsi="Arial Unicode MS" w:cs="Arial Unicode MS"/>
                <w:sz w:val="21"/>
                <w:szCs w:val="21"/>
              </w:rPr>
              <w:t>const PCarQuintet pSrc)</w:t>
            </w:r>
          </w:p>
          <w:p w:rsidR="00784BCE" w:rsidRPr="00784BCE" w:rsidRDefault="00784BCE" w:rsidP="001929B7">
            <w:pPr>
              <w:snapToGrid w:val="0"/>
              <w:spacing w:line="300" w:lineRule="auto"/>
              <w:rPr>
                <w:rFonts w:ascii="Arial Unicode MS" w:eastAsia="Arial Unicode MS" w:hAnsi="Arial Unicode MS" w:cs="Arial Unicode MS"/>
                <w:sz w:val="21"/>
                <w:szCs w:val="21"/>
              </w:rPr>
            </w:pPr>
            <w:r w:rsidRPr="00784BCE">
              <w:rPr>
                <w:rFonts w:ascii="Arial Unicode MS" w:eastAsia="Arial Unicode MS" w:hAnsi="Arial Unicode MS" w:cs="Arial Unicode MS"/>
                <w:sz w:val="21"/>
                <w:szCs w:val="21"/>
              </w:rPr>
              <w:t>{</w:t>
            </w:r>
          </w:p>
          <w:p w:rsidR="00784BCE" w:rsidRPr="00784BCE" w:rsidRDefault="00784BCE" w:rsidP="001929B7">
            <w:pPr>
              <w:snapToGrid w:val="0"/>
              <w:spacing w:line="300" w:lineRule="auto"/>
              <w:rPr>
                <w:rFonts w:ascii="Arial Unicode MS" w:eastAsia="Arial Unicode MS" w:hAnsi="Arial Unicode MS" w:cs="Arial Unicode MS"/>
                <w:sz w:val="21"/>
                <w:szCs w:val="21"/>
              </w:rPr>
            </w:pPr>
            <w:r w:rsidRPr="00784BCE">
              <w:rPr>
                <w:rFonts w:ascii="Arial Unicode MS" w:eastAsia="Arial Unicode MS" w:hAnsi="Arial Unicode MS" w:cs="Arial Unicode MS"/>
                <w:sz w:val="21"/>
                <w:szCs w:val="21"/>
              </w:rPr>
              <w:t xml:space="preserve">        BufferOf&lt;Byte&gt;::Copy((BufferOf&lt;Byte&gt; *)pSrc);</w:t>
            </w:r>
          </w:p>
          <w:p w:rsidR="00784BCE" w:rsidRPr="00784BCE" w:rsidRDefault="00784BCE" w:rsidP="001929B7">
            <w:pPr>
              <w:snapToGrid w:val="0"/>
              <w:spacing w:line="300" w:lineRule="auto"/>
              <w:rPr>
                <w:rFonts w:ascii="Arial Unicode MS" w:eastAsia="Arial Unicode MS" w:hAnsi="Arial Unicode MS" w:cs="Arial Unicode MS"/>
                <w:sz w:val="21"/>
                <w:szCs w:val="21"/>
              </w:rPr>
            </w:pPr>
            <w:r w:rsidRPr="00784BCE">
              <w:rPr>
                <w:rFonts w:ascii="Arial Unicode MS" w:eastAsia="Arial Unicode MS" w:hAnsi="Arial Unicode MS" w:cs="Arial Unicode MS"/>
                <w:sz w:val="21"/>
                <w:szCs w:val="21"/>
              </w:rPr>
              <w:t xml:space="preserve">        return *this;</w:t>
            </w:r>
          </w:p>
          <w:p w:rsidR="00784BCE" w:rsidRPr="00784BCE" w:rsidRDefault="00784BCE" w:rsidP="001929B7">
            <w:pPr>
              <w:snapToGrid w:val="0"/>
              <w:spacing w:line="300" w:lineRule="auto"/>
              <w:rPr>
                <w:rFonts w:ascii="Arial Unicode MS" w:eastAsia="Arial Unicode MS" w:hAnsi="Arial Unicode MS" w:cs="Arial Unicode MS" w:hint="eastAsia"/>
                <w:sz w:val="21"/>
                <w:szCs w:val="21"/>
              </w:rPr>
            </w:pPr>
            <w:r w:rsidRPr="00784BCE">
              <w:rPr>
                <w:rFonts w:ascii="Arial Unicode MS" w:eastAsia="Arial Unicode MS" w:hAnsi="Arial Unicode MS" w:cs="Arial Unicode MS"/>
                <w:sz w:val="21"/>
                <w:szCs w:val="21"/>
              </w:rPr>
              <w:t>}</w:t>
            </w:r>
          </w:p>
        </w:tc>
      </w:tr>
    </w:tbl>
    <w:p w:rsidR="00795159" w:rsidRPr="00186B7E" w:rsidRDefault="00795159" w:rsidP="00795159">
      <w:pPr>
        <w:pStyle w:val="5"/>
        <w:rPr>
          <w:rFonts w:hint="eastAsia"/>
        </w:rPr>
      </w:pPr>
      <w:r>
        <w:rPr>
          <w:rFonts w:hint="eastAsia"/>
        </w:rPr>
        <w:t>Copy()</w:t>
      </w:r>
    </w:p>
    <w:p w:rsidR="00784BCE" w:rsidRPr="007364B7" w:rsidRDefault="00795159" w:rsidP="00784BCE">
      <w:pPr>
        <w:snapToGrid w:val="0"/>
        <w:spacing w:line="300" w:lineRule="auto"/>
        <w:ind w:leftChars="175" w:left="420"/>
        <w:rPr>
          <w:rFonts w:ascii="宋体" w:hAnsi="宋体" w:hint="eastAsia"/>
          <w:sz w:val="21"/>
          <w:szCs w:val="21"/>
        </w:rPr>
      </w:pPr>
      <w:r>
        <w:rPr>
          <w:rFonts w:hint="eastAsia"/>
          <w:sz w:val="21"/>
          <w:szCs w:val="21"/>
        </w:rPr>
        <w:t>将</w:t>
      </w:r>
      <w:r w:rsidR="00784BCE">
        <w:rPr>
          <w:rFonts w:hint="eastAsia"/>
          <w:sz w:val="21"/>
          <w:szCs w:val="21"/>
        </w:rPr>
        <w:t>Byte</w:t>
      </w:r>
      <w:r>
        <w:rPr>
          <w:rFonts w:hint="eastAsia"/>
          <w:sz w:val="21"/>
          <w:szCs w:val="21"/>
        </w:rPr>
        <w:t>类型指针</w:t>
      </w:r>
      <w:r>
        <w:rPr>
          <w:rFonts w:hint="eastAsia"/>
          <w:sz w:val="21"/>
          <w:szCs w:val="21"/>
        </w:rPr>
        <w:t>pBuf</w:t>
      </w:r>
      <w:r>
        <w:rPr>
          <w:rFonts w:hint="eastAsia"/>
          <w:sz w:val="21"/>
          <w:szCs w:val="21"/>
        </w:rPr>
        <w:t>所指内容复制到当前</w:t>
      </w:r>
      <w:r w:rsidR="00784BCE">
        <w:rPr>
          <w:rFonts w:hint="eastAsia"/>
          <w:sz w:val="21"/>
          <w:szCs w:val="21"/>
        </w:rPr>
        <w:t>MemoryBuf</w:t>
      </w:r>
      <w:r>
        <w:rPr>
          <w:rFonts w:hint="eastAsia"/>
          <w:sz w:val="21"/>
          <w:szCs w:val="21"/>
        </w:rPr>
        <w:t>对象数据区内，并制定将要复制的数据个数为</w:t>
      </w:r>
      <w:r>
        <w:rPr>
          <w:rFonts w:hint="eastAsia"/>
          <w:sz w:val="21"/>
          <w:szCs w:val="21"/>
        </w:rPr>
        <w:t>n</w:t>
      </w:r>
      <w:r>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84BCE" w:rsidRPr="00345BB2">
        <w:tc>
          <w:tcPr>
            <w:tcW w:w="7988" w:type="dxa"/>
            <w:shd w:val="clear" w:color="auto" w:fill="D9D9D9"/>
          </w:tcPr>
          <w:p w:rsidR="00784BCE" w:rsidRDefault="00784BCE" w:rsidP="00784BCE">
            <w:pPr>
              <w:snapToGrid w:val="0"/>
              <w:spacing w:line="300" w:lineRule="auto"/>
              <w:rPr>
                <w:rFonts w:ascii="Arial Unicode MS" w:hAnsi="Arial Unicode MS" w:cs="Arial Unicode MS" w:hint="eastAsia"/>
                <w:sz w:val="21"/>
                <w:szCs w:val="21"/>
              </w:rPr>
            </w:pPr>
            <w:r w:rsidRPr="00784BCE">
              <w:rPr>
                <w:rFonts w:ascii="Arial Unicode MS" w:eastAsia="Arial Unicode MS" w:hAnsi="Arial Unicode MS" w:cs="Arial Unicode MS"/>
                <w:sz w:val="21"/>
                <w:szCs w:val="21"/>
              </w:rPr>
              <w:t>MemoryBuf&amp; Copy(</w:t>
            </w:r>
          </w:p>
          <w:p w:rsidR="00784BCE" w:rsidRDefault="00784BCE" w:rsidP="00784BCE">
            <w:pPr>
              <w:snapToGrid w:val="0"/>
              <w:spacing w:line="300" w:lineRule="auto"/>
              <w:ind w:firstLineChars="900" w:firstLine="1890"/>
              <w:rPr>
                <w:rFonts w:ascii="Arial Unicode MS" w:hAnsi="Arial Unicode MS" w:cs="Arial Unicode MS" w:hint="eastAsia"/>
                <w:sz w:val="21"/>
                <w:szCs w:val="21"/>
              </w:rPr>
            </w:pPr>
            <w:r w:rsidRPr="00784BCE">
              <w:rPr>
                <w:rFonts w:ascii="Arial Unicode MS" w:eastAsia="Arial Unicode MS" w:hAnsi="Arial Unicode MS" w:cs="Arial Unicode MS"/>
                <w:sz w:val="21"/>
                <w:szCs w:val="21"/>
              </w:rPr>
              <w:t xml:space="preserve">const Byte* pBuf, </w:t>
            </w:r>
          </w:p>
          <w:p w:rsidR="00784BCE" w:rsidRDefault="00784BCE" w:rsidP="00784BCE">
            <w:pPr>
              <w:snapToGrid w:val="0"/>
              <w:spacing w:line="300" w:lineRule="auto"/>
              <w:ind w:firstLineChars="900" w:firstLine="1890"/>
              <w:rPr>
                <w:rFonts w:ascii="Arial Unicode MS" w:hAnsi="Arial Unicode MS" w:cs="Arial Unicode MS" w:hint="eastAsia"/>
                <w:sz w:val="21"/>
                <w:szCs w:val="21"/>
              </w:rPr>
            </w:pPr>
            <w:r w:rsidRPr="00784BCE">
              <w:rPr>
                <w:rFonts w:ascii="Arial Unicode MS" w:eastAsia="Arial Unicode MS" w:hAnsi="Arial Unicode MS" w:cs="Arial Unicode MS"/>
                <w:sz w:val="21"/>
                <w:szCs w:val="21"/>
              </w:rPr>
              <w:t>Int32 n</w:t>
            </w:r>
          </w:p>
          <w:p w:rsidR="00784BCE" w:rsidRPr="00784BCE" w:rsidRDefault="00784BCE" w:rsidP="00784BCE">
            <w:pPr>
              <w:snapToGrid w:val="0"/>
              <w:spacing w:line="300" w:lineRule="auto"/>
              <w:ind w:firstLineChars="900" w:firstLine="1890"/>
              <w:rPr>
                <w:rFonts w:ascii="Arial Unicode MS" w:eastAsia="Arial Unicode MS" w:hAnsi="Arial Unicode MS" w:cs="Arial Unicode MS"/>
                <w:sz w:val="21"/>
                <w:szCs w:val="21"/>
              </w:rPr>
            </w:pPr>
            <w:r w:rsidRPr="00784BCE">
              <w:rPr>
                <w:rFonts w:ascii="Arial Unicode MS" w:eastAsia="Arial Unicode MS" w:hAnsi="Arial Unicode MS" w:cs="Arial Unicode MS"/>
                <w:sz w:val="21"/>
                <w:szCs w:val="21"/>
              </w:rPr>
              <w:t>)</w:t>
            </w:r>
          </w:p>
          <w:p w:rsidR="00784BCE" w:rsidRPr="00784BCE" w:rsidRDefault="00784BCE" w:rsidP="00784BCE">
            <w:pPr>
              <w:snapToGrid w:val="0"/>
              <w:spacing w:line="300" w:lineRule="auto"/>
              <w:rPr>
                <w:rFonts w:ascii="Arial Unicode MS" w:eastAsia="Arial Unicode MS" w:hAnsi="Arial Unicode MS" w:cs="Arial Unicode MS"/>
                <w:sz w:val="21"/>
                <w:szCs w:val="21"/>
              </w:rPr>
            </w:pPr>
            <w:r w:rsidRPr="00784BCE">
              <w:rPr>
                <w:rFonts w:ascii="Arial Unicode MS" w:eastAsia="Arial Unicode MS" w:hAnsi="Arial Unicode MS" w:cs="Arial Unicode MS"/>
                <w:sz w:val="21"/>
                <w:szCs w:val="21"/>
              </w:rPr>
              <w:t>{</w:t>
            </w:r>
          </w:p>
          <w:p w:rsidR="00784BCE" w:rsidRPr="00784BCE" w:rsidRDefault="00784BCE" w:rsidP="00784BCE">
            <w:pPr>
              <w:snapToGrid w:val="0"/>
              <w:spacing w:line="300" w:lineRule="auto"/>
              <w:rPr>
                <w:rFonts w:ascii="Arial Unicode MS" w:eastAsia="Arial Unicode MS" w:hAnsi="Arial Unicode MS" w:cs="Arial Unicode MS"/>
                <w:sz w:val="21"/>
                <w:szCs w:val="21"/>
              </w:rPr>
            </w:pPr>
            <w:r w:rsidRPr="00784BCE">
              <w:rPr>
                <w:rFonts w:ascii="Arial Unicode MS" w:eastAsia="Arial Unicode MS" w:hAnsi="Arial Unicode MS" w:cs="Arial Unicode MS"/>
                <w:sz w:val="21"/>
                <w:szCs w:val="21"/>
              </w:rPr>
              <w:t xml:space="preserve">        BufferOf&lt;Byte&gt;::Copy(pBuf, n);</w:t>
            </w:r>
          </w:p>
          <w:p w:rsidR="00784BCE" w:rsidRPr="00784BCE" w:rsidRDefault="00784BCE" w:rsidP="00784BCE">
            <w:pPr>
              <w:snapToGrid w:val="0"/>
              <w:spacing w:line="300" w:lineRule="auto"/>
              <w:rPr>
                <w:rFonts w:ascii="Arial Unicode MS" w:eastAsia="Arial Unicode MS" w:hAnsi="Arial Unicode MS" w:cs="Arial Unicode MS"/>
                <w:sz w:val="21"/>
                <w:szCs w:val="21"/>
              </w:rPr>
            </w:pPr>
            <w:r w:rsidRPr="00784BCE">
              <w:rPr>
                <w:rFonts w:ascii="Arial Unicode MS" w:eastAsia="Arial Unicode MS" w:hAnsi="Arial Unicode MS" w:cs="Arial Unicode MS"/>
                <w:sz w:val="21"/>
                <w:szCs w:val="21"/>
              </w:rPr>
              <w:t xml:space="preserve">        return *this;</w:t>
            </w:r>
          </w:p>
          <w:p w:rsidR="00784BCE" w:rsidRPr="00784BCE" w:rsidRDefault="00784BCE" w:rsidP="00784BCE">
            <w:pPr>
              <w:snapToGrid w:val="0"/>
              <w:spacing w:line="300" w:lineRule="auto"/>
              <w:rPr>
                <w:rFonts w:ascii="Arial Unicode MS" w:eastAsia="Arial Unicode MS" w:hAnsi="Arial Unicode MS" w:cs="Arial Unicode MS" w:hint="eastAsia"/>
                <w:sz w:val="21"/>
                <w:szCs w:val="21"/>
              </w:rPr>
            </w:pPr>
            <w:r w:rsidRPr="00784BCE">
              <w:rPr>
                <w:rFonts w:ascii="Arial Unicode MS" w:eastAsia="Arial Unicode MS" w:hAnsi="Arial Unicode MS" w:cs="Arial Unicode MS"/>
                <w:sz w:val="21"/>
                <w:szCs w:val="21"/>
              </w:rPr>
              <w:t>}</w:t>
            </w:r>
          </w:p>
        </w:tc>
      </w:tr>
    </w:tbl>
    <w:p w:rsidR="00224AA7" w:rsidRPr="00186B7E" w:rsidRDefault="00224AA7" w:rsidP="00224AA7">
      <w:pPr>
        <w:pStyle w:val="5"/>
        <w:rPr>
          <w:rFonts w:hint="eastAsia"/>
        </w:rPr>
      </w:pPr>
      <w:r>
        <w:t>Compare</w:t>
      </w:r>
      <w:r w:rsidRPr="00186B7E">
        <w:t xml:space="preserve"> () </w:t>
      </w:r>
    </w:p>
    <w:p w:rsidR="00224AA7" w:rsidRPr="001E7104" w:rsidRDefault="00224AA7" w:rsidP="00224AA7">
      <w:pPr>
        <w:snapToGrid w:val="0"/>
        <w:spacing w:line="300" w:lineRule="auto"/>
        <w:ind w:firstLine="420"/>
        <w:rPr>
          <w:rFonts w:ascii="宋体" w:hAnsi="宋体" w:hint="eastAsia"/>
          <w:sz w:val="21"/>
          <w:szCs w:val="21"/>
        </w:rPr>
      </w:pPr>
      <w:r w:rsidRPr="00637289">
        <w:rPr>
          <w:sz w:val="21"/>
          <w:szCs w:val="21"/>
        </w:rPr>
        <w:t>与指定内存块比较</w:t>
      </w:r>
      <w:r w:rsidRPr="00637289">
        <w:rPr>
          <w:sz w:val="21"/>
          <w:szCs w:val="21"/>
        </w:rPr>
        <w:t>n</w:t>
      </w:r>
      <w:r w:rsidRPr="00637289">
        <w:rPr>
          <w:sz w:val="21"/>
          <w:szCs w:val="21"/>
        </w:rPr>
        <w:t>个字节，相当于</w:t>
      </w:r>
      <w:r w:rsidRPr="00637289">
        <w:rPr>
          <w:sz w:val="21"/>
          <w:szCs w:val="21"/>
        </w:rPr>
        <w:t>memcmp</w:t>
      </w:r>
      <w:r w:rsidRPr="00637289">
        <w:rPr>
          <w:rFonts w:ascii="宋体" w:hAnsi="宋体" w:hint="eastAsia"/>
          <w:sz w:val="21"/>
          <w:szCs w:val="21"/>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224AA7" w:rsidRPr="00792438">
        <w:tc>
          <w:tcPr>
            <w:tcW w:w="7988" w:type="dxa"/>
            <w:shd w:val="clear" w:color="auto" w:fill="D9D9D9"/>
          </w:tcPr>
          <w:p w:rsidR="00224AA7" w:rsidRDefault="00224AA7" w:rsidP="001929B7">
            <w:pPr>
              <w:snapToGrid w:val="0"/>
              <w:spacing w:line="300" w:lineRule="auto"/>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Int32 Compare(</w:t>
            </w:r>
          </w:p>
          <w:p w:rsidR="00224AA7" w:rsidRPr="001E7104" w:rsidRDefault="00224AA7" w:rsidP="001929B7">
            <w:pPr>
              <w:snapToGrid w:val="0"/>
              <w:spacing w:line="300" w:lineRule="auto"/>
              <w:ind w:firstLineChars="700" w:firstLine="1470"/>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 xml:space="preserve">const Byte* pBuf, </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待比较的字符串</w:t>
            </w:r>
          </w:p>
          <w:p w:rsidR="00224AA7" w:rsidRPr="001E7104" w:rsidRDefault="00224AA7" w:rsidP="001929B7">
            <w:pPr>
              <w:snapToGrid w:val="0"/>
              <w:spacing w:line="300" w:lineRule="auto"/>
              <w:ind w:firstLineChars="700" w:firstLine="1470"/>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Int32 n</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待比较的字符数</w:t>
            </w:r>
          </w:p>
          <w:p w:rsidR="00224AA7" w:rsidRPr="001E7104" w:rsidRDefault="00224AA7" w:rsidP="001929B7">
            <w:pPr>
              <w:snapToGrid w:val="0"/>
              <w:spacing w:line="300" w:lineRule="auto"/>
              <w:ind w:firstLineChars="700" w:firstLine="1470"/>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t>) const</w:t>
            </w:r>
          </w:p>
          <w:p w:rsidR="00224AA7" w:rsidRPr="001E7104" w:rsidRDefault="00224AA7" w:rsidP="001929B7">
            <w:pPr>
              <w:snapToGrid w:val="0"/>
              <w:spacing w:line="300" w:lineRule="auto"/>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t>{</w:t>
            </w:r>
          </w:p>
          <w:p w:rsidR="00224AA7" w:rsidRPr="001E7104" w:rsidRDefault="00224AA7" w:rsidP="001929B7">
            <w:pPr>
              <w:snapToGrid w:val="0"/>
              <w:spacing w:line="300" w:lineRule="auto"/>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t xml:space="preserve">        return _MemoryBuf_Compare((const PCarQuintet)this, pBuf, n);</w:t>
            </w:r>
          </w:p>
          <w:p w:rsidR="00224AA7" w:rsidRPr="001E7104" w:rsidRDefault="00224AA7" w:rsidP="001929B7">
            <w:pPr>
              <w:snapToGrid w:val="0"/>
              <w:spacing w:line="300" w:lineRule="auto"/>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w:t>
            </w:r>
          </w:p>
        </w:tc>
      </w:tr>
    </w:tbl>
    <w:p w:rsidR="00224AA7" w:rsidRDefault="00224AA7" w:rsidP="00224AA7">
      <w:pPr>
        <w:snapToGrid w:val="0"/>
        <w:spacing w:line="300" w:lineRule="auto"/>
        <w:ind w:firstLine="420"/>
        <w:rPr>
          <w:rFonts w:ascii="宋体" w:hAnsi="宋体" w:hint="eastAsia"/>
          <w:sz w:val="21"/>
          <w:szCs w:val="21"/>
        </w:rPr>
      </w:pPr>
    </w:p>
    <w:p w:rsidR="00224AA7" w:rsidRPr="00186B7E" w:rsidRDefault="00224AA7" w:rsidP="00224AA7">
      <w:pPr>
        <w:pStyle w:val="5"/>
        <w:rPr>
          <w:rFonts w:hint="eastAsia"/>
        </w:rPr>
      </w:pPr>
      <w:r>
        <w:t>Compare</w:t>
      </w:r>
      <w:r w:rsidRPr="00186B7E">
        <w:t xml:space="preserve"> () </w:t>
      </w:r>
    </w:p>
    <w:p w:rsidR="00224AA7" w:rsidRPr="001E7104" w:rsidRDefault="00224AA7" w:rsidP="00224AA7">
      <w:pPr>
        <w:snapToGrid w:val="0"/>
        <w:spacing w:line="300" w:lineRule="auto"/>
        <w:ind w:firstLine="420"/>
        <w:rPr>
          <w:rFonts w:ascii="宋体" w:hAnsi="宋体" w:hint="eastAsia"/>
          <w:sz w:val="21"/>
          <w:szCs w:val="21"/>
        </w:rPr>
      </w:pPr>
      <w:r>
        <w:rPr>
          <w:rFonts w:hint="eastAsia"/>
          <w:sz w:val="21"/>
          <w:szCs w:val="21"/>
        </w:rPr>
        <w:t>和指定的五元组对象相比较。</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224AA7" w:rsidRPr="00792438">
        <w:tc>
          <w:tcPr>
            <w:tcW w:w="7988" w:type="dxa"/>
            <w:shd w:val="clear" w:color="auto" w:fill="D9D9D9"/>
          </w:tcPr>
          <w:p w:rsidR="00224AA7" w:rsidRDefault="00224AA7" w:rsidP="001929B7">
            <w:pPr>
              <w:snapToGrid w:val="0"/>
              <w:spacing w:line="300" w:lineRule="auto"/>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Int32 Compare(</w:t>
            </w:r>
          </w:p>
          <w:p w:rsidR="00224AA7" w:rsidRDefault="00224AA7" w:rsidP="001929B7">
            <w:pPr>
              <w:snapToGrid w:val="0"/>
              <w:spacing w:line="300" w:lineRule="auto"/>
              <w:ind w:firstLineChars="700" w:firstLine="1470"/>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const PCarQuintet pCq</w:t>
            </w:r>
          </w:p>
          <w:p w:rsidR="00224AA7" w:rsidRPr="001E7104" w:rsidRDefault="00224AA7" w:rsidP="001929B7">
            <w:pPr>
              <w:snapToGrid w:val="0"/>
              <w:spacing w:line="300" w:lineRule="auto"/>
              <w:ind w:firstLineChars="700" w:firstLine="1470"/>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t>) const</w:t>
            </w:r>
          </w:p>
          <w:p w:rsidR="00224AA7" w:rsidRPr="001E7104" w:rsidRDefault="00224AA7" w:rsidP="001929B7">
            <w:pPr>
              <w:snapToGrid w:val="0"/>
              <w:spacing w:line="300" w:lineRule="auto"/>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t>{</w:t>
            </w:r>
          </w:p>
          <w:p w:rsidR="00224AA7" w:rsidRPr="001E7104" w:rsidRDefault="00224AA7" w:rsidP="001929B7">
            <w:pPr>
              <w:snapToGrid w:val="0"/>
              <w:spacing w:line="300" w:lineRule="auto"/>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lastRenderedPageBreak/>
              <w:t xml:space="preserve">        assert(pCq &amp;&amp; pCq-&gt;m_pBuf);</w:t>
            </w:r>
          </w:p>
          <w:p w:rsidR="00224AA7" w:rsidRPr="001E7104" w:rsidRDefault="00224AA7" w:rsidP="001929B7">
            <w:pPr>
              <w:snapToGrid w:val="0"/>
              <w:spacing w:line="300" w:lineRule="auto"/>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t xml:space="preserve">        return _MemoryBuf_Compare((const PCarQuintet)this,</w:t>
            </w:r>
          </w:p>
          <w:p w:rsidR="00224AA7" w:rsidRDefault="00224AA7" w:rsidP="001929B7">
            <w:pPr>
              <w:snapToGrid w:val="0"/>
              <w:spacing w:line="300" w:lineRule="auto"/>
              <w:rPr>
                <w:rFonts w:ascii="Arial Unicode MS" w:hAnsi="Arial Unicode MS" w:cs="Arial Unicode MS" w:hint="eastAsia"/>
                <w:sz w:val="21"/>
                <w:szCs w:val="21"/>
              </w:rPr>
            </w:pPr>
            <w:r w:rsidRPr="001E7104">
              <w:rPr>
                <w:rFonts w:ascii="Arial Unicode MS" w:eastAsia="Arial Unicode MS" w:hAnsi="Arial Unicode MS" w:cs="Arial Unicode MS"/>
                <w:sz w:val="21"/>
                <w:szCs w:val="21"/>
              </w:rPr>
              <w:t xml:space="preserve">                       </w:t>
            </w:r>
            <w:r>
              <w:rPr>
                <w:rFonts w:ascii="Arial Unicode MS" w:hAnsi="Arial Unicode MS" w:cs="Arial Unicode MS" w:hint="eastAsia"/>
                <w:sz w:val="21"/>
                <w:szCs w:val="21"/>
              </w:rPr>
              <w:t xml:space="preserve">           </w:t>
            </w:r>
            <w:r w:rsidRPr="001E7104">
              <w:rPr>
                <w:rFonts w:ascii="Arial Unicode MS" w:eastAsia="Arial Unicode MS" w:hAnsi="Arial Unicode MS" w:cs="Arial Unicode MS"/>
                <w:sz w:val="21"/>
                <w:szCs w:val="21"/>
              </w:rPr>
              <w:t xml:space="preserve"> (const Byte*)pCq-&gt;m_pBuf, pCq-&gt;m_used</w:t>
            </w:r>
          </w:p>
          <w:p w:rsidR="00224AA7" w:rsidRPr="001E7104" w:rsidRDefault="00224AA7" w:rsidP="001929B7">
            <w:pPr>
              <w:snapToGrid w:val="0"/>
              <w:spacing w:line="300" w:lineRule="auto"/>
              <w:ind w:firstLineChars="1800" w:firstLine="3780"/>
              <w:rPr>
                <w:rFonts w:ascii="Arial Unicode MS" w:eastAsia="Arial Unicode MS" w:hAnsi="Arial Unicode MS" w:cs="Arial Unicode MS"/>
                <w:sz w:val="21"/>
                <w:szCs w:val="21"/>
              </w:rPr>
            </w:pPr>
            <w:r w:rsidRPr="001E7104">
              <w:rPr>
                <w:rFonts w:ascii="Arial Unicode MS" w:eastAsia="Arial Unicode MS" w:hAnsi="Arial Unicode MS" w:cs="Arial Unicode MS"/>
                <w:sz w:val="21"/>
                <w:szCs w:val="21"/>
              </w:rPr>
              <w:t>);</w:t>
            </w:r>
          </w:p>
          <w:p w:rsidR="00224AA7" w:rsidRPr="001E7104" w:rsidRDefault="00224AA7" w:rsidP="001929B7">
            <w:pPr>
              <w:snapToGrid w:val="0"/>
              <w:spacing w:line="300" w:lineRule="auto"/>
              <w:rPr>
                <w:rFonts w:ascii="Arial Unicode MS" w:eastAsia="Arial Unicode MS" w:hAnsi="Arial Unicode MS" w:cs="Arial Unicode MS" w:hint="eastAsia"/>
                <w:sz w:val="21"/>
                <w:szCs w:val="21"/>
              </w:rPr>
            </w:pPr>
            <w:r w:rsidRPr="001E7104">
              <w:rPr>
                <w:rFonts w:ascii="Arial Unicode MS" w:eastAsia="Arial Unicode MS" w:hAnsi="Arial Unicode MS" w:cs="Arial Unicode MS"/>
                <w:sz w:val="21"/>
                <w:szCs w:val="21"/>
              </w:rPr>
              <w:t>}</w:t>
            </w:r>
          </w:p>
        </w:tc>
      </w:tr>
    </w:tbl>
    <w:p w:rsidR="00795159" w:rsidRPr="00186B7E" w:rsidRDefault="00795159" w:rsidP="00795159">
      <w:pPr>
        <w:pStyle w:val="5"/>
        <w:rPr>
          <w:rFonts w:hint="eastAsia"/>
        </w:rPr>
      </w:pPr>
      <w:r>
        <w:rPr>
          <w:rFonts w:hint="eastAsia"/>
        </w:rPr>
        <w:lastRenderedPageBreak/>
        <w:t>Insert()</w:t>
      </w:r>
    </w:p>
    <w:p w:rsidR="00795159" w:rsidRPr="00F7494D" w:rsidRDefault="00795159" w:rsidP="00795159">
      <w:pPr>
        <w:snapToGrid w:val="0"/>
        <w:spacing w:line="300" w:lineRule="auto"/>
        <w:ind w:firstLine="420"/>
        <w:rPr>
          <w:sz w:val="21"/>
          <w:szCs w:val="21"/>
        </w:rPr>
      </w:pPr>
      <w:r>
        <w:rPr>
          <w:rFonts w:hint="eastAsia"/>
          <w:sz w:val="21"/>
          <w:szCs w:val="21"/>
        </w:rPr>
        <w:t>在当前</w:t>
      </w:r>
      <w:r>
        <w:rPr>
          <w:rFonts w:hint="eastAsia"/>
          <w:sz w:val="21"/>
          <w:szCs w:val="21"/>
        </w:rPr>
        <w:t>MemoryBuf</w:t>
      </w:r>
      <w:r>
        <w:rPr>
          <w:rFonts w:hint="eastAsia"/>
          <w:sz w:val="21"/>
          <w:szCs w:val="21"/>
        </w:rPr>
        <w:t>对象数据区指定位置插入</w:t>
      </w:r>
      <w:r>
        <w:rPr>
          <w:rFonts w:hint="eastAsia"/>
          <w:sz w:val="21"/>
          <w:szCs w:val="21"/>
        </w:rPr>
        <w:t>n</w:t>
      </w:r>
      <w:r>
        <w:rPr>
          <w:rFonts w:hint="eastAsia"/>
          <w:sz w:val="21"/>
          <w:szCs w:val="21"/>
        </w:rPr>
        <w:t>个数据</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95159" w:rsidRPr="00345BB2">
        <w:tc>
          <w:tcPr>
            <w:tcW w:w="7988" w:type="dxa"/>
            <w:shd w:val="clear" w:color="auto" w:fill="D9D9D9"/>
          </w:tcPr>
          <w:p w:rsidR="00795159" w:rsidRDefault="00795159" w:rsidP="00795159">
            <w:pPr>
              <w:snapToGrid w:val="0"/>
              <w:spacing w:line="300" w:lineRule="auto"/>
              <w:rPr>
                <w:rFonts w:ascii="Arial Unicode MS" w:hAnsi="Arial Unicode MS" w:cs="Arial Unicode MS" w:hint="eastAsia"/>
                <w:sz w:val="21"/>
                <w:szCs w:val="21"/>
              </w:rPr>
            </w:pPr>
            <w:r w:rsidRPr="00795159">
              <w:rPr>
                <w:rFonts w:ascii="Arial Unicode MS" w:eastAsia="Arial Unicode MS" w:hAnsi="Arial Unicode MS" w:cs="Arial Unicode MS"/>
                <w:sz w:val="21"/>
                <w:szCs w:val="21"/>
              </w:rPr>
              <w:t>MemoryBuf&amp; Insert(</w:t>
            </w:r>
          </w:p>
          <w:p w:rsidR="00795159" w:rsidRPr="00795159" w:rsidRDefault="00795159" w:rsidP="00795159">
            <w:pPr>
              <w:snapToGrid w:val="0"/>
              <w:spacing w:line="300" w:lineRule="auto"/>
              <w:ind w:firstLineChars="900" w:firstLine="1890"/>
              <w:rPr>
                <w:rFonts w:ascii="Arial Unicode MS" w:hAnsi="Arial Unicode MS" w:cs="Arial Unicode MS" w:hint="eastAsia"/>
                <w:sz w:val="21"/>
                <w:szCs w:val="21"/>
              </w:rPr>
            </w:pPr>
            <w:r w:rsidRPr="00795159">
              <w:rPr>
                <w:rFonts w:ascii="Arial Unicode MS" w:eastAsia="Arial Unicode MS" w:hAnsi="Arial Unicode MS" w:cs="Arial Unicode MS"/>
                <w:sz w:val="21"/>
                <w:szCs w:val="21"/>
              </w:rPr>
              <w:t xml:space="preserve">const Byte* p, </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待插入数据</w:t>
            </w:r>
          </w:p>
          <w:p w:rsidR="00795159" w:rsidRPr="00795159" w:rsidRDefault="00795159" w:rsidP="00795159">
            <w:pPr>
              <w:snapToGrid w:val="0"/>
              <w:spacing w:line="300" w:lineRule="auto"/>
              <w:ind w:firstLineChars="900" w:firstLine="1890"/>
              <w:rPr>
                <w:rFonts w:ascii="Arial Unicode MS" w:hAnsi="Arial Unicode MS" w:cs="Arial Unicode MS" w:hint="eastAsia"/>
                <w:sz w:val="21"/>
                <w:szCs w:val="21"/>
              </w:rPr>
            </w:pPr>
            <w:r w:rsidRPr="00795159">
              <w:rPr>
                <w:rFonts w:ascii="Arial Unicode MS" w:eastAsia="Arial Unicode MS" w:hAnsi="Arial Unicode MS" w:cs="Arial Unicode MS"/>
                <w:sz w:val="21"/>
                <w:szCs w:val="21"/>
              </w:rPr>
              <w:t>Int32 offset,</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指定位置</w:t>
            </w:r>
          </w:p>
          <w:p w:rsidR="00795159" w:rsidRPr="00795159" w:rsidRDefault="00795159" w:rsidP="00795159">
            <w:pPr>
              <w:snapToGrid w:val="0"/>
              <w:spacing w:line="300" w:lineRule="auto"/>
              <w:ind w:firstLineChars="900" w:firstLine="1890"/>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Int32 n)</w:t>
            </w:r>
          </w:p>
          <w:p w:rsidR="00795159" w:rsidRPr="00795159" w:rsidRDefault="00795159" w:rsidP="00795159">
            <w:pPr>
              <w:snapToGrid w:val="0"/>
              <w:spacing w:line="300" w:lineRule="auto"/>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w:t>
            </w:r>
          </w:p>
          <w:p w:rsidR="00795159" w:rsidRPr="00795159" w:rsidRDefault="00795159" w:rsidP="00795159">
            <w:pPr>
              <w:snapToGrid w:val="0"/>
              <w:spacing w:line="300" w:lineRule="auto"/>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 xml:space="preserve">        BufferOf&lt;Byte&gt;::Insert(p, offset, n);</w:t>
            </w:r>
          </w:p>
          <w:p w:rsidR="00795159" w:rsidRPr="00795159" w:rsidRDefault="00795159" w:rsidP="00795159">
            <w:pPr>
              <w:snapToGrid w:val="0"/>
              <w:spacing w:line="300" w:lineRule="auto"/>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 xml:space="preserve">        return *this;</w:t>
            </w:r>
          </w:p>
          <w:p w:rsidR="00795159" w:rsidRPr="00795159" w:rsidRDefault="00795159" w:rsidP="00795159">
            <w:pPr>
              <w:snapToGrid w:val="0"/>
              <w:spacing w:line="300" w:lineRule="auto"/>
              <w:rPr>
                <w:rFonts w:ascii="Arial Unicode MS" w:eastAsia="Arial Unicode MS" w:hAnsi="Arial Unicode MS" w:cs="Arial Unicode MS" w:hint="eastAsia"/>
                <w:sz w:val="21"/>
                <w:szCs w:val="21"/>
              </w:rPr>
            </w:pPr>
            <w:r w:rsidRPr="00795159">
              <w:rPr>
                <w:rFonts w:ascii="Arial Unicode MS" w:eastAsia="Arial Unicode MS" w:hAnsi="Arial Unicode MS" w:cs="Arial Unicode MS"/>
                <w:sz w:val="21"/>
                <w:szCs w:val="21"/>
              </w:rPr>
              <w:t>}</w:t>
            </w:r>
          </w:p>
        </w:tc>
      </w:tr>
    </w:tbl>
    <w:p w:rsidR="00224AA7" w:rsidRPr="00637289" w:rsidRDefault="00224AA7" w:rsidP="00224AA7">
      <w:pPr>
        <w:pStyle w:val="5"/>
        <w:rPr>
          <w:rFonts w:eastAsia="他"/>
        </w:rPr>
      </w:pPr>
      <w:r w:rsidRPr="00637289">
        <w:rPr>
          <w:rFonts w:eastAsia="他"/>
        </w:rPr>
        <w:t xml:space="preserve">SetByteVaule () </w:t>
      </w:r>
    </w:p>
    <w:p w:rsidR="00224AA7" w:rsidRPr="001E7104" w:rsidRDefault="00224AA7" w:rsidP="00224AA7">
      <w:pPr>
        <w:snapToGrid w:val="0"/>
        <w:spacing w:line="300" w:lineRule="auto"/>
        <w:ind w:firstLine="420"/>
        <w:rPr>
          <w:rFonts w:ascii="宋体" w:hAnsi="宋体" w:hint="eastAsia"/>
          <w:sz w:val="21"/>
          <w:szCs w:val="21"/>
        </w:rPr>
      </w:pPr>
      <w:r>
        <w:rPr>
          <w:rFonts w:ascii="宋体" w:hAnsi="宋体" w:hint="eastAsia"/>
          <w:sz w:val="21"/>
          <w:szCs w:val="21"/>
        </w:rPr>
        <w:t>将MemoryBuf对象数据区内容设置为特定值。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224AA7" w:rsidRPr="00792438">
        <w:tc>
          <w:tcPr>
            <w:tcW w:w="7988" w:type="dxa"/>
            <w:shd w:val="clear" w:color="auto" w:fill="D9D9D9"/>
          </w:tcPr>
          <w:p w:rsidR="00224AA7" w:rsidRDefault="00224AA7" w:rsidP="001929B7">
            <w:pPr>
              <w:snapToGrid w:val="0"/>
              <w:spacing w:line="300" w:lineRule="auto"/>
              <w:rPr>
                <w:rFonts w:ascii="Arial Unicode MS" w:hAnsi="Arial Unicode MS" w:cs="Arial Unicode MS" w:hint="eastAsia"/>
                <w:sz w:val="21"/>
                <w:szCs w:val="21"/>
              </w:rPr>
            </w:pPr>
            <w:r w:rsidRPr="00795159">
              <w:rPr>
                <w:rFonts w:ascii="Arial Unicode MS" w:eastAsia="Arial Unicode MS" w:hAnsi="Arial Unicode MS" w:cs="Arial Unicode MS"/>
                <w:sz w:val="21"/>
                <w:szCs w:val="21"/>
              </w:rPr>
              <w:t>MemoryBuf&amp; SetByteValue(</w:t>
            </w:r>
          </w:p>
          <w:p w:rsidR="00224AA7" w:rsidRPr="00795159" w:rsidRDefault="00224AA7" w:rsidP="001929B7">
            <w:pPr>
              <w:snapToGrid w:val="0"/>
              <w:spacing w:line="300" w:lineRule="auto"/>
              <w:ind w:firstLineChars="900" w:firstLine="1890"/>
              <w:rPr>
                <w:rFonts w:ascii="Arial Unicode MS" w:hAnsi="Arial Unicode MS" w:cs="Arial Unicode MS" w:hint="eastAsia"/>
                <w:sz w:val="21"/>
                <w:szCs w:val="21"/>
              </w:rPr>
            </w:pPr>
            <w:r w:rsidRPr="00795159">
              <w:rPr>
                <w:rFonts w:ascii="Arial Unicode MS" w:eastAsia="Arial Unicode MS" w:hAnsi="Arial Unicode MS" w:cs="Arial Unicode MS"/>
                <w:sz w:val="21"/>
                <w:szCs w:val="21"/>
              </w:rPr>
              <w:t>Byte value</w:t>
            </w:r>
            <w:r>
              <w:rPr>
                <w:rFonts w:ascii="Arial Unicode MS" w:hAnsi="Arial Unicode MS" w:cs="Arial Unicode MS" w:hint="eastAsia"/>
                <w:sz w:val="21"/>
                <w:szCs w:val="21"/>
              </w:rPr>
              <w:t xml:space="preserve">   //</w:t>
            </w:r>
            <w:r>
              <w:rPr>
                <w:rFonts w:ascii="Arial Unicode MS" w:hAnsi="Arial Unicode MS" w:cs="Arial Unicode MS" w:hint="eastAsia"/>
                <w:sz w:val="21"/>
                <w:szCs w:val="21"/>
              </w:rPr>
              <w:t>待设置的值</w:t>
            </w:r>
          </w:p>
          <w:p w:rsidR="00224AA7" w:rsidRPr="00795159" w:rsidRDefault="00224AA7" w:rsidP="001929B7">
            <w:pPr>
              <w:snapToGrid w:val="0"/>
              <w:spacing w:line="300" w:lineRule="auto"/>
              <w:ind w:firstLineChars="900" w:firstLine="1890"/>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w:t>
            </w:r>
          </w:p>
          <w:p w:rsidR="00224AA7" w:rsidRPr="00795159" w:rsidRDefault="00224AA7" w:rsidP="001929B7">
            <w:pPr>
              <w:snapToGrid w:val="0"/>
              <w:spacing w:line="300" w:lineRule="auto"/>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w:t>
            </w:r>
          </w:p>
          <w:p w:rsidR="00224AA7" w:rsidRPr="00795159" w:rsidRDefault="00224AA7" w:rsidP="001929B7">
            <w:pPr>
              <w:snapToGrid w:val="0"/>
              <w:spacing w:line="300" w:lineRule="auto"/>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 xml:space="preserve">        _MemoryBuf_SetByteValue(this, value);</w:t>
            </w:r>
          </w:p>
          <w:p w:rsidR="00224AA7" w:rsidRPr="00795159" w:rsidRDefault="00224AA7" w:rsidP="001929B7">
            <w:pPr>
              <w:snapToGrid w:val="0"/>
              <w:spacing w:line="300" w:lineRule="auto"/>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 xml:space="preserve">        return *this;</w:t>
            </w:r>
          </w:p>
          <w:p w:rsidR="00224AA7" w:rsidRPr="00795159" w:rsidRDefault="00224AA7" w:rsidP="001929B7">
            <w:pPr>
              <w:snapToGrid w:val="0"/>
              <w:spacing w:line="300" w:lineRule="auto"/>
              <w:rPr>
                <w:rFonts w:ascii="Arial Unicode MS" w:eastAsia="Arial Unicode MS" w:hAnsi="Arial Unicode MS" w:cs="Arial Unicode MS" w:hint="eastAsia"/>
                <w:sz w:val="21"/>
                <w:szCs w:val="21"/>
              </w:rPr>
            </w:pPr>
            <w:r w:rsidRPr="00795159">
              <w:rPr>
                <w:rFonts w:ascii="Arial Unicode MS" w:eastAsia="Arial Unicode MS" w:hAnsi="Arial Unicode MS" w:cs="Arial Unicode MS"/>
                <w:sz w:val="21"/>
                <w:szCs w:val="21"/>
              </w:rPr>
              <w:t>}</w:t>
            </w:r>
          </w:p>
        </w:tc>
      </w:tr>
    </w:tbl>
    <w:p w:rsidR="00795159" w:rsidRPr="00186B7E" w:rsidRDefault="00795159" w:rsidP="00795159">
      <w:pPr>
        <w:pStyle w:val="5"/>
        <w:rPr>
          <w:rFonts w:hint="eastAsia"/>
        </w:rPr>
      </w:pPr>
      <w:r>
        <w:rPr>
          <w:rFonts w:hint="eastAsia"/>
        </w:rPr>
        <w:t>Replace()</w:t>
      </w:r>
    </w:p>
    <w:p w:rsidR="00795159" w:rsidRPr="00F7494D" w:rsidRDefault="00795159" w:rsidP="00795159">
      <w:pPr>
        <w:snapToGrid w:val="0"/>
        <w:spacing w:line="300" w:lineRule="auto"/>
        <w:ind w:firstLine="420"/>
        <w:rPr>
          <w:sz w:val="21"/>
          <w:szCs w:val="21"/>
        </w:rPr>
      </w:pPr>
      <w:r>
        <w:rPr>
          <w:rFonts w:hint="eastAsia"/>
          <w:sz w:val="21"/>
          <w:szCs w:val="21"/>
        </w:rPr>
        <w:t>替换当前</w:t>
      </w:r>
      <w:r w:rsidR="00BE688F">
        <w:rPr>
          <w:rFonts w:hint="eastAsia"/>
          <w:sz w:val="21"/>
          <w:szCs w:val="21"/>
        </w:rPr>
        <w:t>MemoryBuf</w:t>
      </w:r>
      <w:r>
        <w:rPr>
          <w:rFonts w:hint="eastAsia"/>
          <w:sz w:val="21"/>
          <w:szCs w:val="21"/>
        </w:rPr>
        <w:t>对象数据区指定位置开始的</w:t>
      </w:r>
      <w:r>
        <w:rPr>
          <w:rFonts w:hint="eastAsia"/>
          <w:sz w:val="21"/>
          <w:szCs w:val="21"/>
        </w:rPr>
        <w:t>n</w:t>
      </w:r>
      <w:r>
        <w:rPr>
          <w:rFonts w:hint="eastAsia"/>
          <w:sz w:val="21"/>
          <w:szCs w:val="21"/>
        </w:rPr>
        <w:t>个数据。</w:t>
      </w:r>
      <w:r w:rsidRPr="007364B7">
        <w:rPr>
          <w:rFonts w:ascii="宋体" w:hAnsi="宋体"/>
          <w:sz w:val="21"/>
          <w:szCs w:val="21"/>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7988"/>
      </w:tblGrid>
      <w:tr w:rsidR="00795159" w:rsidRPr="00345BB2">
        <w:tc>
          <w:tcPr>
            <w:tcW w:w="7988" w:type="dxa"/>
            <w:shd w:val="clear" w:color="auto" w:fill="D9D9D9"/>
          </w:tcPr>
          <w:p w:rsidR="00795159" w:rsidRDefault="00795159" w:rsidP="00795159">
            <w:pPr>
              <w:snapToGrid w:val="0"/>
              <w:spacing w:line="300" w:lineRule="auto"/>
              <w:rPr>
                <w:rFonts w:ascii="Arial Unicode MS" w:hAnsi="Arial Unicode MS" w:cs="Arial Unicode MS" w:hint="eastAsia"/>
                <w:sz w:val="21"/>
                <w:szCs w:val="21"/>
              </w:rPr>
            </w:pPr>
            <w:r w:rsidRPr="00795159">
              <w:rPr>
                <w:rFonts w:ascii="Arial Unicode MS" w:eastAsia="Arial Unicode MS" w:hAnsi="Arial Unicode MS" w:cs="Arial Unicode MS"/>
                <w:sz w:val="21"/>
                <w:szCs w:val="21"/>
              </w:rPr>
              <w:t>MemoryBuf&amp; Replace(</w:t>
            </w:r>
          </w:p>
          <w:p w:rsidR="00795159" w:rsidRPr="00BE688F" w:rsidRDefault="00795159" w:rsidP="00795159">
            <w:pPr>
              <w:snapToGrid w:val="0"/>
              <w:spacing w:line="300" w:lineRule="auto"/>
              <w:ind w:firstLineChars="700" w:firstLine="1470"/>
              <w:rPr>
                <w:rFonts w:ascii="Arial Unicode MS" w:hAnsi="Arial Unicode MS" w:cs="Arial Unicode MS" w:hint="eastAsia"/>
                <w:sz w:val="21"/>
                <w:szCs w:val="21"/>
              </w:rPr>
            </w:pPr>
            <w:r w:rsidRPr="00795159">
              <w:rPr>
                <w:rFonts w:ascii="Arial Unicode MS" w:eastAsia="Arial Unicode MS" w:hAnsi="Arial Unicode MS" w:cs="Arial Unicode MS"/>
                <w:sz w:val="21"/>
                <w:szCs w:val="21"/>
              </w:rPr>
              <w:t>Int32 offset,</w:t>
            </w:r>
            <w:r w:rsidR="00BE688F">
              <w:rPr>
                <w:rFonts w:ascii="Arial Unicode MS" w:hAnsi="Arial Unicode MS" w:cs="Arial Unicode MS" w:hint="eastAsia"/>
                <w:sz w:val="21"/>
                <w:szCs w:val="21"/>
              </w:rPr>
              <w:t xml:space="preserve">               //</w:t>
            </w:r>
            <w:r w:rsidR="00BE688F">
              <w:rPr>
                <w:rFonts w:ascii="Arial Unicode MS" w:hAnsi="Arial Unicode MS" w:cs="Arial Unicode MS" w:hint="eastAsia"/>
                <w:sz w:val="21"/>
                <w:szCs w:val="21"/>
              </w:rPr>
              <w:t>开始替换位置</w:t>
            </w:r>
          </w:p>
          <w:p w:rsidR="00795159" w:rsidRPr="00BE688F" w:rsidRDefault="00795159" w:rsidP="00795159">
            <w:pPr>
              <w:snapToGrid w:val="0"/>
              <w:spacing w:line="300" w:lineRule="auto"/>
              <w:ind w:firstLineChars="700" w:firstLine="1470"/>
              <w:rPr>
                <w:rFonts w:ascii="Arial Unicode MS" w:hAnsi="Arial Unicode MS" w:cs="Arial Unicode MS" w:hint="eastAsia"/>
                <w:sz w:val="21"/>
                <w:szCs w:val="21"/>
              </w:rPr>
            </w:pPr>
            <w:r w:rsidRPr="00795159">
              <w:rPr>
                <w:rFonts w:ascii="Arial Unicode MS" w:eastAsia="Arial Unicode MS" w:hAnsi="Arial Unicode MS" w:cs="Arial Unicode MS"/>
                <w:sz w:val="21"/>
                <w:szCs w:val="21"/>
              </w:rPr>
              <w:t xml:space="preserve">const Byte* pBuf, </w:t>
            </w:r>
            <w:r w:rsidR="00BE688F">
              <w:rPr>
                <w:rFonts w:ascii="Arial Unicode MS" w:hAnsi="Arial Unicode MS" w:cs="Arial Unicode MS" w:hint="eastAsia"/>
                <w:sz w:val="21"/>
                <w:szCs w:val="21"/>
              </w:rPr>
              <w:t xml:space="preserve">      //</w:t>
            </w:r>
            <w:r w:rsidR="00BE688F">
              <w:rPr>
                <w:rFonts w:ascii="Arial Unicode MS" w:hAnsi="Arial Unicode MS" w:cs="Arial Unicode MS" w:hint="eastAsia"/>
                <w:sz w:val="21"/>
                <w:szCs w:val="21"/>
              </w:rPr>
              <w:t>待替换的数据</w:t>
            </w:r>
          </w:p>
          <w:p w:rsidR="00795159" w:rsidRPr="00BE688F" w:rsidRDefault="00795159" w:rsidP="00795159">
            <w:pPr>
              <w:snapToGrid w:val="0"/>
              <w:spacing w:line="300" w:lineRule="auto"/>
              <w:ind w:firstLineChars="700" w:firstLine="1470"/>
              <w:rPr>
                <w:rFonts w:ascii="Arial Unicode MS" w:hAnsi="Arial Unicode MS" w:cs="Arial Unicode MS" w:hint="eastAsia"/>
                <w:sz w:val="21"/>
                <w:szCs w:val="21"/>
              </w:rPr>
            </w:pPr>
            <w:r w:rsidRPr="00795159">
              <w:rPr>
                <w:rFonts w:ascii="Arial Unicode MS" w:eastAsia="Arial Unicode MS" w:hAnsi="Arial Unicode MS" w:cs="Arial Unicode MS"/>
                <w:sz w:val="21"/>
                <w:szCs w:val="21"/>
              </w:rPr>
              <w:t>Int32 n)</w:t>
            </w:r>
            <w:r w:rsidR="00BE688F">
              <w:rPr>
                <w:rFonts w:ascii="Arial Unicode MS" w:hAnsi="Arial Unicode MS" w:cs="Arial Unicode MS" w:hint="eastAsia"/>
                <w:sz w:val="21"/>
                <w:szCs w:val="21"/>
              </w:rPr>
              <w:t xml:space="preserve">     //</w:t>
            </w:r>
            <w:r w:rsidR="00BE688F">
              <w:rPr>
                <w:rFonts w:ascii="Arial Unicode MS" w:hAnsi="Arial Unicode MS" w:cs="Arial Unicode MS" w:hint="eastAsia"/>
                <w:sz w:val="21"/>
                <w:szCs w:val="21"/>
              </w:rPr>
              <w:t>替换的个数</w:t>
            </w:r>
          </w:p>
          <w:p w:rsidR="00795159" w:rsidRPr="00795159" w:rsidRDefault="00795159" w:rsidP="00795159">
            <w:pPr>
              <w:snapToGrid w:val="0"/>
              <w:spacing w:line="300" w:lineRule="auto"/>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w:t>
            </w:r>
          </w:p>
          <w:p w:rsidR="00795159" w:rsidRPr="00795159" w:rsidRDefault="00795159" w:rsidP="00795159">
            <w:pPr>
              <w:snapToGrid w:val="0"/>
              <w:spacing w:line="300" w:lineRule="auto"/>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 xml:space="preserve">        BufferOf&lt;Byte&gt;::Replace(offset, pBuf, n);</w:t>
            </w:r>
          </w:p>
          <w:p w:rsidR="00795159" w:rsidRPr="00795159" w:rsidRDefault="00795159" w:rsidP="00795159">
            <w:pPr>
              <w:snapToGrid w:val="0"/>
              <w:spacing w:line="300" w:lineRule="auto"/>
              <w:rPr>
                <w:rFonts w:ascii="Arial Unicode MS" w:eastAsia="Arial Unicode MS" w:hAnsi="Arial Unicode MS" w:cs="Arial Unicode MS"/>
                <w:sz w:val="21"/>
                <w:szCs w:val="21"/>
              </w:rPr>
            </w:pPr>
            <w:r w:rsidRPr="00795159">
              <w:rPr>
                <w:rFonts w:ascii="Arial Unicode MS" w:eastAsia="Arial Unicode MS" w:hAnsi="Arial Unicode MS" w:cs="Arial Unicode MS"/>
                <w:sz w:val="21"/>
                <w:szCs w:val="21"/>
              </w:rPr>
              <w:t xml:space="preserve">        return *this;</w:t>
            </w:r>
          </w:p>
          <w:p w:rsidR="00795159" w:rsidRPr="00795159" w:rsidRDefault="00795159" w:rsidP="00795159">
            <w:pPr>
              <w:snapToGrid w:val="0"/>
              <w:spacing w:line="300" w:lineRule="auto"/>
              <w:rPr>
                <w:rFonts w:ascii="Arial Unicode MS" w:eastAsia="Arial Unicode MS" w:hAnsi="Arial Unicode MS" w:cs="Arial Unicode MS" w:hint="eastAsia"/>
                <w:sz w:val="21"/>
                <w:szCs w:val="21"/>
              </w:rPr>
            </w:pPr>
            <w:r w:rsidRPr="00795159">
              <w:rPr>
                <w:rFonts w:ascii="Arial Unicode MS" w:eastAsia="Arial Unicode MS" w:hAnsi="Arial Unicode MS" w:cs="Arial Unicode MS"/>
                <w:sz w:val="21"/>
                <w:szCs w:val="21"/>
              </w:rPr>
              <w:t>}</w:t>
            </w:r>
          </w:p>
        </w:tc>
      </w:tr>
    </w:tbl>
    <w:p w:rsidR="00DF227F" w:rsidRPr="00124A3B" w:rsidRDefault="00DF227F" w:rsidP="00BA4562">
      <w:pPr>
        <w:pStyle w:val="4"/>
        <w:rPr>
          <w:rFonts w:hint="eastAsia"/>
        </w:rPr>
      </w:pPr>
      <w:r>
        <w:rPr>
          <w:rFonts w:hint="eastAsia"/>
        </w:rPr>
        <w:lastRenderedPageBreak/>
        <w:t>宏</w:t>
      </w:r>
    </w:p>
    <w:p w:rsidR="00DF227F" w:rsidRPr="00186B7E" w:rsidRDefault="00DF227F" w:rsidP="00BA4562">
      <w:pPr>
        <w:pStyle w:val="5"/>
        <w:rPr>
          <w:rFonts w:hint="eastAsia"/>
        </w:rPr>
      </w:pPr>
      <w:r>
        <w:t>NULL_MEMORYBUF</w:t>
      </w:r>
    </w:p>
    <w:p w:rsidR="00DF227F" w:rsidRPr="005F13E2" w:rsidRDefault="00DF227F" w:rsidP="00DF227F">
      <w:pPr>
        <w:snapToGrid w:val="0"/>
        <w:spacing w:line="300" w:lineRule="auto"/>
        <w:ind w:firstLine="420"/>
        <w:rPr>
          <w:rFonts w:hint="eastAsia"/>
          <w:sz w:val="21"/>
          <w:szCs w:val="21"/>
        </w:rPr>
      </w:pPr>
      <w:r w:rsidRPr="005F13E2">
        <w:rPr>
          <w:sz w:val="21"/>
          <w:szCs w:val="21"/>
        </w:rPr>
        <w:t>构造一个内容为空的</w:t>
      </w:r>
      <w:r w:rsidRPr="005F13E2">
        <w:rPr>
          <w:sz w:val="21"/>
          <w:szCs w:val="21"/>
        </w:rPr>
        <w:t>MEMORYBUF&lt;T&gt;</w:t>
      </w:r>
      <w:r w:rsidRPr="005F13E2">
        <w:rPr>
          <w:sz w:val="21"/>
          <w:szCs w:val="21"/>
        </w:rPr>
        <w:t>对象</w:t>
      </w:r>
    </w:p>
    <w:p w:rsidR="00DF227F" w:rsidRDefault="00DF227F" w:rsidP="00BA4562">
      <w:pPr>
        <w:pStyle w:val="5"/>
        <w:rPr>
          <w:rFonts w:hint="eastAsia"/>
        </w:rPr>
      </w:pPr>
      <w:r>
        <w:t>AUTO_MEMORYBUF(n)</w:t>
      </w:r>
    </w:p>
    <w:p w:rsidR="00DF227F" w:rsidRPr="00BA31D7" w:rsidRDefault="00DF227F" w:rsidP="00DF227F">
      <w:pPr>
        <w:snapToGrid w:val="0"/>
        <w:spacing w:line="300" w:lineRule="auto"/>
        <w:ind w:firstLine="420"/>
        <w:rPr>
          <w:rFonts w:ascii="宋体" w:hAnsi="宋体" w:hint="eastAsia"/>
          <w:sz w:val="21"/>
          <w:szCs w:val="21"/>
        </w:rPr>
      </w:pPr>
      <w:r w:rsidRPr="005F13E2">
        <w:rPr>
          <w:sz w:val="21"/>
          <w:szCs w:val="21"/>
        </w:rPr>
        <w:t>构造一个</w:t>
      </w:r>
      <w:r w:rsidRPr="005F13E2">
        <w:rPr>
          <w:sz w:val="21"/>
          <w:szCs w:val="21"/>
        </w:rPr>
        <w:t>MemoryBuf</w:t>
      </w:r>
      <w:r w:rsidRPr="005F13E2">
        <w:rPr>
          <w:sz w:val="21"/>
          <w:szCs w:val="21"/>
        </w:rPr>
        <w:t>对象。</w:t>
      </w:r>
    </w:p>
    <w:p w:rsidR="00124A3B" w:rsidRDefault="00124A3B" w:rsidP="00124A3B">
      <w:pPr>
        <w:snapToGrid w:val="0"/>
        <w:spacing w:line="300" w:lineRule="auto"/>
        <w:rPr>
          <w:rFonts w:ascii="宋体" w:hAnsi="宋体" w:hint="eastAsia"/>
          <w:szCs w:val="21"/>
        </w:rPr>
      </w:pPr>
    </w:p>
    <w:p w:rsidR="00124A3B" w:rsidRDefault="00124A3B" w:rsidP="00124A3B">
      <w:pPr>
        <w:snapToGrid w:val="0"/>
        <w:spacing w:line="300" w:lineRule="auto"/>
        <w:rPr>
          <w:rFonts w:ascii="宋体" w:hAnsi="宋体" w:hint="eastAsia"/>
          <w:szCs w:val="21"/>
        </w:rPr>
      </w:pPr>
    </w:p>
    <w:p w:rsidR="00124A3B" w:rsidRPr="00083819" w:rsidRDefault="00124A3B" w:rsidP="00BA4562">
      <w:pPr>
        <w:pStyle w:val="3"/>
        <w:snapToGrid w:val="0"/>
        <w:spacing w:line="300" w:lineRule="auto"/>
        <w:rPr>
          <w:rFonts w:hint="eastAsia"/>
        </w:rPr>
      </w:pPr>
      <w:bookmarkStart w:id="224" w:name="process2781"/>
      <w:bookmarkStart w:id="225" w:name="_Toc152754324"/>
      <w:bookmarkStart w:id="226" w:name="_Toc152754710"/>
      <w:bookmarkStart w:id="227" w:name="_Toc183232690"/>
      <w:bookmarkStart w:id="228" w:name="_Toc197918990"/>
      <w:bookmarkEnd w:id="224"/>
      <w:smartTag w:uri="urn:schemas-microsoft-com:office:smarttags" w:element="chsdate">
        <w:smartTagPr>
          <w:attr w:name="Year" w:val="1899"/>
          <w:attr w:name="Month" w:val="12"/>
          <w:attr w:name="Day" w:val="30"/>
          <w:attr w:name="IsLunarDate" w:val="False"/>
          <w:attr w:name="IsROCDate" w:val="False"/>
        </w:smartTagPr>
        <w:r>
          <w:rPr>
            <w:rFonts w:hint="eastAsia"/>
          </w:rPr>
          <w:t>5.3.7</w:t>
        </w:r>
      </w:smartTag>
      <w:r>
        <w:rPr>
          <w:rFonts w:hint="eastAsia"/>
        </w:rPr>
        <w:t xml:space="preserve"> </w:t>
      </w:r>
      <w:r w:rsidRPr="00083819">
        <w:t>ECode</w:t>
      </w:r>
      <w:r w:rsidRPr="00083819">
        <w:rPr>
          <w:rFonts w:hint="eastAsia"/>
        </w:rPr>
        <w:t>返回值</w:t>
      </w:r>
      <w:bookmarkEnd w:id="225"/>
      <w:bookmarkEnd w:id="226"/>
      <w:bookmarkEnd w:id="227"/>
      <w:bookmarkEnd w:id="228"/>
      <w:r w:rsidRPr="00083819">
        <w:fldChar w:fldCharType="begin"/>
      </w:r>
      <w:r w:rsidRPr="00083819">
        <w:instrText xml:space="preserve"> XE "ECode</w:instrText>
      </w:r>
      <w:r w:rsidRPr="00083819">
        <w:rPr>
          <w:rFonts w:hint="eastAsia"/>
        </w:rPr>
        <w:instrText>返回值</w:instrText>
      </w:r>
      <w:r w:rsidRPr="00083819">
        <w:instrText xml:space="preserve">" </w:instrText>
      </w:r>
      <w:r w:rsidRPr="00083819">
        <w:fldChar w:fldCharType="end"/>
      </w:r>
    </w:p>
    <w:p w:rsidR="00124A3B" w:rsidRPr="00BA31D7" w:rsidRDefault="00124A3B" w:rsidP="00124A3B">
      <w:pPr>
        <w:snapToGrid w:val="0"/>
        <w:spacing w:line="300" w:lineRule="auto"/>
        <w:ind w:firstLine="420"/>
        <w:rPr>
          <w:rFonts w:ascii="宋体" w:hAnsi="宋体"/>
          <w:sz w:val="21"/>
          <w:szCs w:val="21"/>
        </w:rPr>
      </w:pPr>
      <w:r w:rsidRPr="00BA31D7">
        <w:rPr>
          <w:rFonts w:ascii="宋体" w:hAnsi="宋体" w:hint="eastAsia"/>
          <w:sz w:val="21"/>
          <w:szCs w:val="21"/>
        </w:rPr>
        <w:t>在</w:t>
      </w:r>
      <w:r w:rsidRPr="00BA31D7">
        <w:rPr>
          <w:rFonts w:ascii="宋体" w:hAnsi="宋体"/>
          <w:sz w:val="21"/>
          <w:szCs w:val="21"/>
        </w:rPr>
        <w:t>CAR</w:t>
      </w:r>
      <w:r w:rsidRPr="00BA31D7">
        <w:rPr>
          <w:rFonts w:ascii="宋体" w:hAnsi="宋体" w:hint="eastAsia"/>
          <w:sz w:val="21"/>
          <w:szCs w:val="21"/>
        </w:rPr>
        <w:t>文件中定义的接口方法，返回值类型全部都是</w:t>
      </w:r>
      <w:r w:rsidRPr="00BA31D7">
        <w:rPr>
          <w:rFonts w:ascii="宋体" w:hAnsi="宋体"/>
          <w:sz w:val="21"/>
          <w:szCs w:val="21"/>
        </w:rPr>
        <w:t>ECode</w:t>
      </w:r>
      <w:r w:rsidRPr="00BA31D7">
        <w:rPr>
          <w:rFonts w:ascii="宋体" w:hAnsi="宋体" w:hint="eastAsia"/>
          <w:sz w:val="21"/>
          <w:szCs w:val="21"/>
        </w:rPr>
        <w:t>。</w:t>
      </w:r>
    </w:p>
    <w:p w:rsidR="00124A3B" w:rsidRPr="00BA31D7" w:rsidRDefault="00124A3B" w:rsidP="00124A3B">
      <w:pPr>
        <w:snapToGrid w:val="0"/>
        <w:spacing w:line="300" w:lineRule="auto"/>
        <w:ind w:firstLine="420"/>
        <w:rPr>
          <w:rFonts w:ascii="宋体" w:hAnsi="宋体"/>
          <w:sz w:val="21"/>
          <w:szCs w:val="21"/>
        </w:rPr>
      </w:pPr>
      <w:r w:rsidRPr="00BA31D7">
        <w:rPr>
          <w:rFonts w:ascii="宋体" w:hAnsi="宋体"/>
          <w:sz w:val="21"/>
          <w:szCs w:val="21"/>
        </w:rPr>
        <w:t>ECode</w:t>
      </w:r>
      <w:r w:rsidRPr="00BA31D7">
        <w:rPr>
          <w:rFonts w:ascii="宋体" w:hAnsi="宋体" w:hint="eastAsia"/>
          <w:sz w:val="21"/>
          <w:szCs w:val="21"/>
        </w:rPr>
        <w:t>是一个</w:t>
      </w:r>
      <w:r w:rsidRPr="00BA31D7">
        <w:rPr>
          <w:rFonts w:ascii="宋体" w:hAnsi="宋体"/>
          <w:sz w:val="21"/>
          <w:szCs w:val="21"/>
        </w:rPr>
        <w:t>32</w:t>
      </w:r>
      <w:r w:rsidRPr="00BA31D7">
        <w:rPr>
          <w:rFonts w:ascii="宋体" w:hAnsi="宋体" w:hint="eastAsia"/>
          <w:sz w:val="21"/>
          <w:szCs w:val="21"/>
        </w:rPr>
        <w:t>位二进制整数。</w:t>
      </w:r>
      <w:r w:rsidRPr="00BA31D7">
        <w:rPr>
          <w:rFonts w:ascii="宋体" w:hAnsi="宋体"/>
          <w:sz w:val="21"/>
          <w:szCs w:val="21"/>
        </w:rPr>
        <w:t>ECode</w:t>
      </w:r>
      <w:r w:rsidRPr="00BA31D7">
        <w:rPr>
          <w:rFonts w:ascii="宋体" w:hAnsi="宋体" w:hint="eastAsia"/>
          <w:sz w:val="21"/>
          <w:szCs w:val="21"/>
        </w:rPr>
        <w:t>高</w:t>
      </w:r>
      <w:r w:rsidRPr="00BA31D7">
        <w:rPr>
          <w:rFonts w:ascii="宋体" w:hAnsi="宋体"/>
          <w:sz w:val="21"/>
          <w:szCs w:val="21"/>
        </w:rPr>
        <w:t>16</w:t>
      </w:r>
      <w:r w:rsidRPr="00BA31D7">
        <w:rPr>
          <w:rFonts w:ascii="宋体" w:hAnsi="宋体" w:hint="eastAsia"/>
          <w:sz w:val="21"/>
          <w:szCs w:val="21"/>
        </w:rPr>
        <w:t>位中，最高位表示方法调用错误</w:t>
      </w:r>
      <w:r w:rsidRPr="00BA31D7">
        <w:rPr>
          <w:rFonts w:ascii="宋体" w:hAnsi="宋体"/>
          <w:sz w:val="21"/>
          <w:szCs w:val="21"/>
        </w:rPr>
        <w:t>(1)</w:t>
      </w:r>
      <w:r w:rsidRPr="00BA31D7">
        <w:rPr>
          <w:rFonts w:ascii="宋体" w:hAnsi="宋体" w:hint="eastAsia"/>
          <w:sz w:val="21"/>
          <w:szCs w:val="21"/>
        </w:rPr>
        <w:t>或成功</w:t>
      </w:r>
      <w:r w:rsidRPr="00BA31D7">
        <w:rPr>
          <w:rFonts w:ascii="宋体" w:hAnsi="宋体"/>
          <w:sz w:val="21"/>
          <w:szCs w:val="21"/>
        </w:rPr>
        <w:t>(0)</w:t>
      </w:r>
      <w:r w:rsidRPr="00BA31D7">
        <w:rPr>
          <w:rFonts w:ascii="宋体" w:hAnsi="宋体" w:hint="eastAsia"/>
          <w:sz w:val="21"/>
          <w:szCs w:val="21"/>
        </w:rPr>
        <w:t>；其余</w:t>
      </w:r>
      <w:r w:rsidRPr="00BA31D7">
        <w:rPr>
          <w:rFonts w:ascii="宋体" w:hAnsi="宋体"/>
          <w:sz w:val="21"/>
          <w:szCs w:val="21"/>
        </w:rPr>
        <w:t>15</w:t>
      </w:r>
      <w:r w:rsidRPr="00BA31D7">
        <w:rPr>
          <w:rFonts w:ascii="宋体" w:hAnsi="宋体" w:hint="eastAsia"/>
          <w:sz w:val="21"/>
          <w:szCs w:val="21"/>
        </w:rPr>
        <w:t>位表示具体的错误信息，例如：接口错误、驱动错误、</w:t>
      </w:r>
      <w:r w:rsidRPr="00BA31D7">
        <w:rPr>
          <w:rFonts w:ascii="宋体" w:hAnsi="宋体"/>
          <w:sz w:val="21"/>
          <w:szCs w:val="21"/>
        </w:rPr>
        <w:t>CRT</w:t>
      </w:r>
      <w:r w:rsidRPr="00BA31D7">
        <w:rPr>
          <w:rFonts w:ascii="宋体" w:hAnsi="宋体" w:hint="eastAsia"/>
          <w:sz w:val="21"/>
          <w:szCs w:val="21"/>
        </w:rPr>
        <w:t>错误、文件系统错误、图形系统错误等。对于许多</w:t>
      </w:r>
      <w:r w:rsidRPr="00BA31D7">
        <w:rPr>
          <w:rFonts w:ascii="宋体" w:hAnsi="宋体"/>
          <w:sz w:val="21"/>
          <w:szCs w:val="21"/>
        </w:rPr>
        <w:t>CAR</w:t>
      </w:r>
      <w:r w:rsidRPr="00BA31D7">
        <w:rPr>
          <w:rFonts w:ascii="宋体" w:hAnsi="宋体" w:hint="eastAsia"/>
          <w:sz w:val="21"/>
          <w:szCs w:val="21"/>
        </w:rPr>
        <w:t>兼容的实现语言（例如：</w:t>
      </w:r>
      <w:r w:rsidRPr="00BA31D7">
        <w:rPr>
          <w:rFonts w:ascii="宋体" w:hAnsi="宋体"/>
          <w:sz w:val="21"/>
          <w:szCs w:val="21"/>
        </w:rPr>
        <w:t>Visual Basic</w:t>
      </w:r>
      <w:r w:rsidRPr="00BA31D7">
        <w:rPr>
          <w:rFonts w:ascii="宋体" w:hAnsi="宋体" w:hint="eastAsia"/>
          <w:sz w:val="21"/>
          <w:szCs w:val="21"/>
        </w:rPr>
        <w:t>、</w:t>
      </w:r>
      <w:r w:rsidRPr="00BA31D7">
        <w:rPr>
          <w:rFonts w:ascii="宋体" w:hAnsi="宋体"/>
          <w:sz w:val="21"/>
          <w:szCs w:val="21"/>
        </w:rPr>
        <w:t>Java</w:t>
      </w:r>
      <w:r w:rsidRPr="00BA31D7">
        <w:rPr>
          <w:rFonts w:ascii="宋体" w:hAnsi="宋体" w:hint="eastAsia"/>
          <w:sz w:val="21"/>
          <w:szCs w:val="21"/>
        </w:rPr>
        <w:t>）而言，这些</w:t>
      </w:r>
      <w:r w:rsidRPr="00BA31D7">
        <w:rPr>
          <w:rFonts w:ascii="宋体" w:hAnsi="宋体"/>
          <w:sz w:val="21"/>
          <w:szCs w:val="21"/>
        </w:rPr>
        <w:t>ECode</w:t>
      </w:r>
      <w:r w:rsidRPr="00BA31D7">
        <w:rPr>
          <w:rFonts w:ascii="宋体" w:hAnsi="宋体" w:hint="eastAsia"/>
          <w:sz w:val="21"/>
          <w:szCs w:val="21"/>
        </w:rPr>
        <w:t>被运行时库或者虚拟机截取，然后被映射为语言中特定的异常（</w:t>
      </w:r>
      <w:r w:rsidRPr="00BA31D7">
        <w:rPr>
          <w:rFonts w:ascii="宋体" w:hAnsi="宋体"/>
          <w:sz w:val="21"/>
          <w:szCs w:val="21"/>
        </w:rPr>
        <w:t>exception</w:t>
      </w:r>
      <w:r w:rsidRPr="00BA31D7">
        <w:rPr>
          <w:rFonts w:ascii="宋体" w:hAnsi="宋体" w:hint="eastAsia"/>
          <w:sz w:val="21"/>
          <w:szCs w:val="21"/>
        </w:rPr>
        <w:t>）。</w:t>
      </w:r>
      <w:r w:rsidRPr="00BA31D7">
        <w:rPr>
          <w:rFonts w:ascii="宋体" w:hAnsi="宋体"/>
          <w:sz w:val="21"/>
          <w:szCs w:val="21"/>
        </w:rPr>
        <w:t>ECode</w:t>
      </w:r>
      <w:r w:rsidRPr="00BA31D7">
        <w:rPr>
          <w:rFonts w:ascii="宋体" w:hAnsi="宋体" w:hint="eastAsia"/>
          <w:sz w:val="21"/>
          <w:szCs w:val="21"/>
        </w:rPr>
        <w:t>低</w:t>
      </w:r>
      <w:r w:rsidRPr="00BA31D7">
        <w:rPr>
          <w:rFonts w:ascii="宋体" w:hAnsi="宋体"/>
          <w:sz w:val="21"/>
          <w:szCs w:val="21"/>
        </w:rPr>
        <w:t>16</w:t>
      </w:r>
      <w:r w:rsidRPr="00BA31D7">
        <w:rPr>
          <w:rFonts w:ascii="宋体" w:hAnsi="宋体" w:hint="eastAsia"/>
          <w:sz w:val="21"/>
          <w:szCs w:val="21"/>
        </w:rPr>
        <w:t>位用作调试和测试用。</w:t>
      </w:r>
    </w:p>
    <w:p w:rsidR="00124A3B" w:rsidRPr="00BA31D7" w:rsidRDefault="00124A3B" w:rsidP="00124A3B">
      <w:pPr>
        <w:snapToGrid w:val="0"/>
        <w:spacing w:line="300" w:lineRule="auto"/>
        <w:ind w:firstLine="420"/>
        <w:rPr>
          <w:rFonts w:ascii="宋体" w:hAnsi="宋体" w:hint="eastAsia"/>
          <w:sz w:val="21"/>
          <w:szCs w:val="21"/>
        </w:rPr>
      </w:pPr>
      <w:r w:rsidRPr="00BA31D7">
        <w:rPr>
          <w:rFonts w:ascii="宋体" w:hAnsi="宋体" w:hint="eastAsia"/>
          <w:sz w:val="21"/>
          <w:szCs w:val="21"/>
        </w:rPr>
        <w:t>常见的</w:t>
      </w:r>
      <w:r w:rsidRPr="00BA31D7">
        <w:rPr>
          <w:rFonts w:ascii="宋体" w:hAnsi="宋体"/>
          <w:sz w:val="21"/>
          <w:szCs w:val="21"/>
        </w:rPr>
        <w:t>ECode</w:t>
      </w:r>
      <w:r w:rsidRPr="00BA31D7">
        <w:rPr>
          <w:rFonts w:ascii="宋体" w:hAnsi="宋体" w:hint="eastAsia"/>
          <w:sz w:val="21"/>
          <w:szCs w:val="21"/>
        </w:rPr>
        <w:t>返回值及其解释，列表如下：</w:t>
      </w:r>
    </w:p>
    <w:p w:rsidR="00124A3B" w:rsidRPr="00BA31D7" w:rsidRDefault="00124A3B" w:rsidP="00124A3B">
      <w:pPr>
        <w:snapToGrid w:val="0"/>
        <w:spacing w:line="300" w:lineRule="auto"/>
        <w:ind w:firstLine="420"/>
        <w:rPr>
          <w:rFonts w:ascii="宋体" w:hAnsi="宋体"/>
          <w:sz w:val="21"/>
          <w:szCs w:val="21"/>
        </w:rPr>
      </w:pP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74"/>
        <w:gridCol w:w="1313"/>
        <w:gridCol w:w="3235"/>
      </w:tblGrid>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返回值</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hint="eastAsia"/>
                <w:sz w:val="21"/>
                <w:szCs w:val="21"/>
              </w:rPr>
              <w:t>十六进制值</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描述</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NOERROR</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0x00000000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方法调用成功</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E_PROCESS_NOT_ACTIVE</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0x81010000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进程不是活动状态</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E_PROCESS_STILL_ACTIVE</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0x81020000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进程仍是活动状态</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E_PROCESS_NOT_STARTED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0x81030000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进程未开始执行</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E_PROCESS_ALREADY_STARTED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0x81040000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进程已经开始执行</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E_PROCESS_ALREADY_EXITED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0x81050000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进程已经结束</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E_PROCESS_NOT_EXITED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0x81060000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进程未结束</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E_THREAD_NOT_ACTIVE</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0x81070000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线程未处于活动状态</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E_THREAD_STILL_ACTIVE</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0x81080000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线程仍处于活动状态</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E_THREAD_UNSTARTED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0x81090000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线程未开始执行</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E_THREAD_ALREADY_FINISHED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w:t>
            </w:r>
            <w:smartTag w:uri="urn:schemas-microsoft-com:office:smarttags" w:element="chmetcnv">
              <w:smartTagPr>
                <w:attr w:name="UnitName" w:val="a"/>
                <w:attr w:name="SourceValue" w:val="810"/>
                <w:attr w:name="HasSpace" w:val="False"/>
                <w:attr w:name="Negative" w:val="False"/>
                <w:attr w:name="NumberType" w:val="1"/>
                <w:attr w:name="TCSC" w:val="0"/>
              </w:smartTagPr>
              <w:r w:rsidRPr="00303B2D">
                <w:rPr>
                  <w:rFonts w:ascii="宋体" w:hAnsi="宋体"/>
                  <w:sz w:val="21"/>
                  <w:szCs w:val="21"/>
                </w:rPr>
                <w:t>810A</w:t>
              </w:r>
            </w:smartTag>
            <w:r w:rsidRPr="00303B2D">
              <w:rPr>
                <w:rFonts w:ascii="宋体" w:hAnsi="宋体"/>
                <w:sz w:val="21"/>
                <w:szCs w:val="21"/>
              </w:rPr>
              <w:t>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线程已经完成</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E_THREAD_NOT_STOPPED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0x810B0000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线程未停止</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E_DOES_NOT_EXIST</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w:t>
            </w:r>
            <w:smartTag w:uri="urn:schemas-microsoft-com:office:smarttags" w:element="chmetcnv">
              <w:smartTagPr>
                <w:attr w:name="UnitName" w:val="C"/>
                <w:attr w:name="SourceValue" w:val="810"/>
                <w:attr w:name="HasSpace" w:val="False"/>
                <w:attr w:name="Negative" w:val="False"/>
                <w:attr w:name="NumberType" w:val="1"/>
                <w:attr w:name="TCSC" w:val="0"/>
              </w:smartTagPr>
              <w:r w:rsidRPr="00303B2D">
                <w:rPr>
                  <w:rFonts w:ascii="宋体" w:hAnsi="宋体"/>
                  <w:sz w:val="21"/>
                  <w:szCs w:val="21"/>
                </w:rPr>
                <w:t>810C</w:t>
              </w:r>
            </w:smartTag>
            <w:r w:rsidRPr="00303B2D">
              <w:rPr>
                <w:rFonts w:ascii="宋体" w:hAnsi="宋体"/>
                <w:sz w:val="21"/>
                <w:szCs w:val="21"/>
              </w:rPr>
              <w:t>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某资源不存在</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E_ALREADY_EXIST</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0x810D0000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某资源已经存在</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E_INVALID_OPTIONS</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0x810E0000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选项无效</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E_INVALID_OPERATION</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w:t>
            </w:r>
            <w:smartTag w:uri="urn:schemas-microsoft-com:office:smarttags" w:element="chmetcnv">
              <w:smartTagPr>
                <w:attr w:name="UnitName" w:val="F"/>
                <w:attr w:name="SourceValue" w:val="810"/>
                <w:attr w:name="HasSpace" w:val="False"/>
                <w:attr w:name="Negative" w:val="False"/>
                <w:attr w:name="NumberType" w:val="1"/>
                <w:attr w:name="TCSC" w:val="0"/>
              </w:smartTagPr>
              <w:r w:rsidRPr="00303B2D">
                <w:rPr>
                  <w:rFonts w:ascii="宋体" w:hAnsi="宋体"/>
                  <w:sz w:val="21"/>
                  <w:szCs w:val="21"/>
                </w:rPr>
                <w:t>810F</w:t>
              </w:r>
            </w:smartTag>
            <w:r w:rsidRPr="00303B2D">
              <w:rPr>
                <w:rFonts w:ascii="宋体" w:hAnsi="宋体"/>
                <w:sz w:val="21"/>
                <w:szCs w:val="21"/>
              </w:rPr>
              <w:t>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进行无效操作</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lastRenderedPageBreak/>
              <w:t>E_TIMED_OUT</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0x81100000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方法超时</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E_INTERRUPTED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0x81110000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方法被中断</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E_NOT_OWNER</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0x81120000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线程并未占有互斥体对象</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E_ALREADY_LOCKED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0x81130000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调用线程已经以读者身份占有了读写锁对象</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E_INVALID_LOCK</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0x81140000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调用线程已经以写者身份占有了读写锁对象</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E_NOT_READER</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0x81150000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调用线程并未以读者身份占有读写锁对象</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E_NOT_WRITER</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0x81160000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调用线程并未以写者身份占有读写锁对象</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E_NOT_ENOUGH_ADDRESS_SPACE</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0x81170000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没有足够的地址空间</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E_BAD_FILE_FORMAT</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0x81180000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错误的文件格式</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E_BAD_EXE_FORMAT</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0x81190000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错误的</w:t>
            </w:r>
            <w:r w:rsidRPr="00303B2D">
              <w:rPr>
                <w:rFonts w:ascii="宋体" w:hAnsi="宋体"/>
                <w:sz w:val="21"/>
                <w:szCs w:val="21"/>
              </w:rPr>
              <w:t>exe</w:t>
            </w:r>
            <w:r w:rsidRPr="00303B2D">
              <w:rPr>
                <w:rFonts w:ascii="宋体" w:hAnsi="宋体" w:hint="eastAsia"/>
                <w:sz w:val="21"/>
                <w:szCs w:val="21"/>
              </w:rPr>
              <w:t>格式</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E_BAD_DLL_FORMAT</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w:t>
            </w:r>
            <w:smartTag w:uri="urn:schemas-microsoft-com:office:smarttags" w:element="chmetcnv">
              <w:smartTagPr>
                <w:attr w:name="UnitName" w:val="a"/>
                <w:attr w:name="SourceValue" w:val="811"/>
                <w:attr w:name="HasSpace" w:val="False"/>
                <w:attr w:name="Negative" w:val="False"/>
                <w:attr w:name="NumberType" w:val="1"/>
                <w:attr w:name="TCSC" w:val="0"/>
              </w:smartTagPr>
              <w:r w:rsidRPr="00303B2D">
                <w:rPr>
                  <w:rFonts w:ascii="宋体" w:hAnsi="宋体"/>
                  <w:sz w:val="21"/>
                  <w:szCs w:val="21"/>
                </w:rPr>
                <w:t>811A</w:t>
              </w:r>
            </w:smartTag>
            <w:r w:rsidRPr="00303B2D">
              <w:rPr>
                <w:rFonts w:ascii="宋体" w:hAnsi="宋体"/>
                <w:sz w:val="21"/>
                <w:szCs w:val="21"/>
              </w:rPr>
              <w:t>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错误的</w:t>
            </w:r>
            <w:r w:rsidRPr="00303B2D">
              <w:rPr>
                <w:rFonts w:ascii="宋体" w:hAnsi="宋体"/>
                <w:sz w:val="21"/>
                <w:szCs w:val="21"/>
              </w:rPr>
              <w:t>dll</w:t>
            </w:r>
            <w:r w:rsidRPr="00303B2D">
              <w:rPr>
                <w:rFonts w:ascii="宋体" w:hAnsi="宋体" w:hint="eastAsia"/>
                <w:sz w:val="21"/>
                <w:szCs w:val="21"/>
              </w:rPr>
              <w:t>格式</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E_PATH_TOO_LONG</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0x811B0000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路径名太长</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E_PATH_NOT_FOUND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w:t>
            </w:r>
            <w:smartTag w:uri="urn:schemas-microsoft-com:office:smarttags" w:element="chmetcnv">
              <w:smartTagPr>
                <w:attr w:name="UnitName" w:val="C"/>
                <w:attr w:name="SourceValue" w:val="811"/>
                <w:attr w:name="HasSpace" w:val="False"/>
                <w:attr w:name="Negative" w:val="False"/>
                <w:attr w:name="NumberType" w:val="1"/>
                <w:attr w:name="TCSC" w:val="0"/>
              </w:smartTagPr>
              <w:r w:rsidRPr="00303B2D">
                <w:rPr>
                  <w:rFonts w:ascii="宋体" w:hAnsi="宋体"/>
                  <w:sz w:val="21"/>
                  <w:szCs w:val="21"/>
                </w:rPr>
                <w:t>811C</w:t>
              </w:r>
            </w:smartTag>
            <w:r w:rsidRPr="00303B2D">
              <w:rPr>
                <w:rFonts w:ascii="宋体" w:hAnsi="宋体"/>
                <w:sz w:val="21"/>
                <w:szCs w:val="21"/>
              </w:rPr>
              <w:t>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路径未找到</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E_FILE_NOT_FOUND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0x811D0000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文件未找到</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E_NOT_SUPPORTED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0x811E0000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方法不支持该操作</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E_IO</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w:t>
            </w:r>
            <w:smartTag w:uri="urn:schemas-microsoft-com:office:smarttags" w:element="chmetcnv">
              <w:smartTagPr>
                <w:attr w:name="UnitName" w:val="F"/>
                <w:attr w:name="SourceValue" w:val="811"/>
                <w:attr w:name="HasSpace" w:val="False"/>
                <w:attr w:name="Negative" w:val="False"/>
                <w:attr w:name="NumberType" w:val="1"/>
                <w:attr w:name="TCSC" w:val="0"/>
              </w:smartTagPr>
              <w:r w:rsidRPr="00303B2D">
                <w:rPr>
                  <w:rFonts w:ascii="宋体" w:hAnsi="宋体"/>
                  <w:sz w:val="21"/>
                  <w:szCs w:val="21"/>
                </w:rPr>
                <w:t>811F</w:t>
              </w:r>
            </w:smartTag>
            <w:r w:rsidRPr="00303B2D">
              <w:rPr>
                <w:rFonts w:ascii="宋体" w:hAnsi="宋体"/>
                <w:sz w:val="21"/>
                <w:szCs w:val="21"/>
              </w:rPr>
              <w:t>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I/O</w:t>
            </w:r>
            <w:r w:rsidRPr="00303B2D">
              <w:rPr>
                <w:rFonts w:ascii="宋体" w:hAnsi="宋体" w:hint="eastAsia"/>
                <w:sz w:val="21"/>
                <w:szCs w:val="21"/>
              </w:rPr>
              <w:t>错误</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E_BUFFER_TOO_SMALL</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0x81200000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缓存太小</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E_THREAD_ABORTED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0x81210000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线程中止</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E_SERVICE_NAME_TOO_LONG</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0x81220000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服务名太长</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E_READER_LOCKS_TOO_MANY</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0x81230000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调用线程所获取的读锁个数已达到了</w:t>
            </w:r>
            <w:r w:rsidRPr="00303B2D">
              <w:rPr>
                <w:rFonts w:ascii="宋体" w:hAnsi="宋体"/>
                <w:sz w:val="21"/>
                <w:szCs w:val="21"/>
              </w:rPr>
              <w:t>MAXIMUM_OWNED_READER_LOCKS</w:t>
            </w:r>
            <w:r w:rsidRPr="00303B2D">
              <w:rPr>
                <w:rFonts w:ascii="宋体" w:hAnsi="宋体" w:hint="eastAsia"/>
                <w:sz w:val="21"/>
                <w:szCs w:val="21"/>
              </w:rPr>
              <w:t>个</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E_ACCESS_DENIED</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0x81240000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拒绝访问</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E_OUT_OF_MEMORY</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0x81250000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内存分配不成功</w:t>
            </w:r>
          </w:p>
        </w:tc>
      </w:tr>
      <w:tr w:rsidR="00124A3B" w:rsidRPr="00303B2D">
        <w:tc>
          <w:tcPr>
            <w:tcW w:w="3674"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E_INVALID_ARGUMENT</w:t>
            </w:r>
          </w:p>
        </w:tc>
        <w:tc>
          <w:tcPr>
            <w:tcW w:w="1313" w:type="dxa"/>
          </w:tcPr>
          <w:p w:rsidR="00124A3B" w:rsidRPr="00303B2D" w:rsidRDefault="00124A3B" w:rsidP="00F507E6">
            <w:pPr>
              <w:snapToGrid w:val="0"/>
              <w:spacing w:line="300" w:lineRule="auto"/>
              <w:rPr>
                <w:rFonts w:ascii="宋体" w:hAnsi="宋体"/>
                <w:sz w:val="21"/>
                <w:szCs w:val="21"/>
              </w:rPr>
            </w:pPr>
            <w:r w:rsidRPr="00303B2D">
              <w:rPr>
                <w:rFonts w:ascii="宋体" w:hAnsi="宋体"/>
                <w:sz w:val="21"/>
                <w:szCs w:val="21"/>
              </w:rPr>
              <w:t>0x81260000</w:t>
            </w:r>
          </w:p>
        </w:tc>
        <w:tc>
          <w:tcPr>
            <w:tcW w:w="32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一个或多个无效参数</w:t>
            </w:r>
          </w:p>
        </w:tc>
      </w:tr>
    </w:tbl>
    <w:p w:rsidR="00124A3B" w:rsidRPr="00005301" w:rsidRDefault="00124A3B" w:rsidP="00124A3B">
      <w:pPr>
        <w:snapToGrid w:val="0"/>
        <w:spacing w:line="300" w:lineRule="auto"/>
        <w:ind w:firstLine="420"/>
        <w:rPr>
          <w:rFonts w:ascii="宋体" w:hAnsi="宋体" w:hint="eastAsia"/>
          <w:sz w:val="21"/>
          <w:szCs w:val="21"/>
        </w:rPr>
      </w:pPr>
    </w:p>
    <w:p w:rsidR="00124A3B" w:rsidRPr="00005301" w:rsidRDefault="00124A3B" w:rsidP="00124A3B">
      <w:pPr>
        <w:snapToGrid w:val="0"/>
        <w:spacing w:line="300" w:lineRule="auto"/>
        <w:ind w:firstLine="420"/>
        <w:rPr>
          <w:rFonts w:ascii="宋体" w:hAnsi="宋体"/>
          <w:sz w:val="21"/>
          <w:szCs w:val="21"/>
        </w:rPr>
      </w:pPr>
      <w:r w:rsidRPr="00005301">
        <w:rPr>
          <w:rFonts w:ascii="宋体" w:hAnsi="宋体" w:hint="eastAsia"/>
          <w:sz w:val="21"/>
          <w:szCs w:val="21"/>
        </w:rPr>
        <w:t>注意：</w:t>
      </w:r>
      <w:r w:rsidRPr="00005301">
        <w:rPr>
          <w:rFonts w:ascii="宋体" w:hAnsi="宋体"/>
          <w:sz w:val="21"/>
          <w:szCs w:val="21"/>
        </w:rPr>
        <w:t>NOERROR</w:t>
      </w:r>
      <w:r w:rsidRPr="00005301">
        <w:rPr>
          <w:rFonts w:ascii="宋体" w:hAnsi="宋体" w:hint="eastAsia"/>
          <w:sz w:val="21"/>
          <w:szCs w:val="21"/>
        </w:rPr>
        <w:t>的值的定义与</w:t>
      </w:r>
      <w:r w:rsidRPr="00005301">
        <w:rPr>
          <w:rFonts w:ascii="宋体" w:hAnsi="宋体"/>
          <w:sz w:val="21"/>
          <w:szCs w:val="21"/>
        </w:rPr>
        <w:t>C/C++</w:t>
      </w:r>
      <w:r w:rsidRPr="00005301">
        <w:rPr>
          <w:rFonts w:ascii="宋体" w:hAnsi="宋体" w:hint="eastAsia"/>
          <w:sz w:val="21"/>
          <w:szCs w:val="21"/>
        </w:rPr>
        <w:t>中</w:t>
      </w:r>
      <w:r w:rsidRPr="00005301">
        <w:rPr>
          <w:rFonts w:ascii="宋体" w:hAnsi="宋体"/>
          <w:sz w:val="21"/>
          <w:szCs w:val="21"/>
        </w:rPr>
        <w:t>TRUE</w:t>
      </w:r>
      <w:r w:rsidRPr="00005301">
        <w:rPr>
          <w:rFonts w:ascii="宋体" w:hAnsi="宋体" w:hint="eastAsia"/>
          <w:sz w:val="21"/>
          <w:szCs w:val="21"/>
        </w:rPr>
        <w:t>的定义相反。</w:t>
      </w:r>
    </w:p>
    <w:p w:rsidR="00124A3B" w:rsidRPr="00005301" w:rsidRDefault="00124A3B" w:rsidP="00124A3B">
      <w:pPr>
        <w:snapToGrid w:val="0"/>
        <w:spacing w:line="300" w:lineRule="auto"/>
        <w:ind w:firstLine="420"/>
        <w:rPr>
          <w:rFonts w:ascii="宋体" w:hAnsi="宋体" w:hint="eastAsia"/>
          <w:sz w:val="21"/>
          <w:szCs w:val="21"/>
        </w:rPr>
      </w:pPr>
      <w:r w:rsidRPr="00005301">
        <w:rPr>
          <w:rFonts w:ascii="宋体" w:hAnsi="宋体"/>
          <w:sz w:val="21"/>
          <w:szCs w:val="21"/>
        </w:rPr>
        <w:t>CAR</w:t>
      </w:r>
      <w:r w:rsidRPr="00005301">
        <w:rPr>
          <w:rFonts w:ascii="宋体" w:hAnsi="宋体" w:hint="eastAsia"/>
          <w:sz w:val="21"/>
          <w:szCs w:val="21"/>
        </w:rPr>
        <w:t>中提供以下两个宏，使用这两个宏可以通过判断</w:t>
      </w:r>
      <w:r w:rsidRPr="00005301">
        <w:rPr>
          <w:rFonts w:ascii="宋体" w:hAnsi="宋体"/>
          <w:sz w:val="21"/>
          <w:szCs w:val="21"/>
        </w:rPr>
        <w:t>ECode</w:t>
      </w:r>
      <w:r w:rsidRPr="00005301">
        <w:rPr>
          <w:rFonts w:ascii="宋体" w:hAnsi="宋体" w:hint="eastAsia"/>
          <w:sz w:val="21"/>
          <w:szCs w:val="21"/>
        </w:rPr>
        <w:t>返回值得知方法调用是否成功：</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5387"/>
      </w:tblGrid>
      <w:tr w:rsidR="00124A3B" w:rsidRPr="00303B2D">
        <w:tc>
          <w:tcPr>
            <w:tcW w:w="28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宏定义</w:t>
            </w:r>
          </w:p>
        </w:tc>
        <w:tc>
          <w:tcPr>
            <w:tcW w:w="5387"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含义</w:t>
            </w:r>
          </w:p>
        </w:tc>
      </w:tr>
      <w:tr w:rsidR="00124A3B" w:rsidRPr="00303B2D">
        <w:tc>
          <w:tcPr>
            <w:tcW w:w="28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SUCCEEDED(ec)</w:t>
            </w:r>
          </w:p>
        </w:tc>
        <w:tc>
          <w:tcPr>
            <w:tcW w:w="5387"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判断方法调用是否成功</w:t>
            </w:r>
          </w:p>
        </w:tc>
      </w:tr>
      <w:tr w:rsidR="00124A3B" w:rsidRPr="00303B2D">
        <w:tc>
          <w:tcPr>
            <w:tcW w:w="2835"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FAILED(ec)</w:t>
            </w:r>
          </w:p>
        </w:tc>
        <w:tc>
          <w:tcPr>
            <w:tcW w:w="5387"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判断方法调用是否失败</w:t>
            </w:r>
          </w:p>
        </w:tc>
      </w:tr>
    </w:tbl>
    <w:p w:rsidR="00124A3B" w:rsidRPr="00005301" w:rsidRDefault="00124A3B" w:rsidP="00124A3B">
      <w:pPr>
        <w:snapToGrid w:val="0"/>
        <w:spacing w:line="300" w:lineRule="auto"/>
        <w:ind w:firstLine="420"/>
        <w:rPr>
          <w:rFonts w:ascii="宋体" w:hAnsi="宋体"/>
          <w:sz w:val="21"/>
          <w:szCs w:val="21"/>
        </w:rPr>
      </w:pPr>
    </w:p>
    <w:p w:rsidR="00124A3B" w:rsidRPr="00005301" w:rsidRDefault="00124A3B" w:rsidP="00124A3B">
      <w:pPr>
        <w:snapToGrid w:val="0"/>
        <w:spacing w:line="300" w:lineRule="auto"/>
        <w:ind w:firstLine="420"/>
        <w:rPr>
          <w:rFonts w:ascii="宋体" w:hAnsi="宋体" w:hint="eastAsia"/>
          <w:sz w:val="21"/>
          <w:szCs w:val="21"/>
        </w:rPr>
      </w:pPr>
    </w:p>
    <w:p w:rsidR="00124A3B" w:rsidRPr="00005301" w:rsidRDefault="00124A3B" w:rsidP="00BA4562">
      <w:pPr>
        <w:pStyle w:val="3"/>
        <w:snapToGrid w:val="0"/>
        <w:spacing w:line="300" w:lineRule="auto"/>
        <w:rPr>
          <w:rFonts w:ascii="宋体" w:hAnsi="宋体"/>
          <w:sz w:val="21"/>
          <w:szCs w:val="21"/>
        </w:rPr>
      </w:pPr>
      <w:bookmarkStart w:id="229" w:name="_Toc152754325"/>
      <w:bookmarkStart w:id="230" w:name="_Toc183232691"/>
      <w:bookmarkStart w:id="231" w:name="_Toc197918991"/>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5.3.8</w:t>
        </w:r>
      </w:smartTag>
      <w:r w:rsidRPr="00F53C8D">
        <w:rPr>
          <w:rFonts w:hint="eastAsia"/>
        </w:rPr>
        <w:t xml:space="preserve"> </w:t>
      </w:r>
      <w:r w:rsidRPr="00F53C8D">
        <w:t>ClassId</w:t>
      </w:r>
      <w:bookmarkEnd w:id="229"/>
      <w:bookmarkEnd w:id="230"/>
      <w:bookmarkEnd w:id="231"/>
    </w:p>
    <w:p w:rsidR="00124A3B" w:rsidRPr="00894B39" w:rsidRDefault="00124A3B" w:rsidP="00124A3B">
      <w:pPr>
        <w:snapToGrid w:val="0"/>
        <w:spacing w:line="300" w:lineRule="auto"/>
        <w:ind w:firstLine="420"/>
        <w:rPr>
          <w:rFonts w:ascii="宋体" w:hAnsi="宋体"/>
          <w:sz w:val="21"/>
          <w:szCs w:val="21"/>
        </w:rPr>
      </w:pPr>
      <w:bookmarkStart w:id="232" w:name="_Toc152754326"/>
      <w:bookmarkStart w:id="233" w:name="_Toc152754712"/>
      <w:r w:rsidRPr="00894B39">
        <w:rPr>
          <w:rFonts w:ascii="宋体" w:hAnsi="宋体"/>
          <w:sz w:val="21"/>
          <w:szCs w:val="21"/>
        </w:rPr>
        <w:t>CAR</w:t>
      </w:r>
      <w:r w:rsidRPr="00894B39">
        <w:rPr>
          <w:rFonts w:ascii="宋体" w:hAnsi="宋体" w:hint="eastAsia"/>
          <w:sz w:val="21"/>
          <w:szCs w:val="21"/>
        </w:rPr>
        <w:t>类标识符，用于唯一标识一个特定</w:t>
      </w:r>
      <w:r w:rsidRPr="00894B39">
        <w:rPr>
          <w:rFonts w:ascii="宋体" w:hAnsi="宋体"/>
          <w:sz w:val="21"/>
          <w:szCs w:val="21"/>
        </w:rPr>
        <w:t>CAR</w:t>
      </w:r>
      <w:r w:rsidRPr="00894B39">
        <w:rPr>
          <w:rFonts w:ascii="宋体" w:hAnsi="宋体" w:hint="eastAsia"/>
          <w:sz w:val="21"/>
          <w:szCs w:val="21"/>
        </w:rPr>
        <w:t>类。</w:t>
      </w:r>
      <w:bookmarkEnd w:id="232"/>
      <w:bookmarkEnd w:id="233"/>
      <w:r w:rsidRPr="00894B39">
        <w:rPr>
          <w:rFonts w:ascii="宋体" w:hAnsi="宋体"/>
          <w:sz w:val="21"/>
          <w:szCs w:val="21"/>
        </w:rPr>
        <w:t xml:space="preserve"> </w:t>
      </w:r>
    </w:p>
    <w:p w:rsidR="00124A3B" w:rsidRPr="00894B39" w:rsidRDefault="00124A3B" w:rsidP="00124A3B">
      <w:pPr>
        <w:snapToGrid w:val="0"/>
        <w:spacing w:line="300" w:lineRule="auto"/>
        <w:ind w:firstLine="420"/>
        <w:rPr>
          <w:rFonts w:ascii="宋体" w:hAnsi="宋体" w:hint="eastAsia"/>
          <w:sz w:val="21"/>
          <w:szCs w:val="21"/>
        </w:rPr>
      </w:pPr>
    </w:p>
    <w:p w:rsidR="00124A3B" w:rsidRPr="00250F92" w:rsidRDefault="00124A3B" w:rsidP="00124A3B">
      <w:pPr>
        <w:snapToGrid w:val="0"/>
        <w:spacing w:line="300" w:lineRule="auto"/>
        <w:ind w:firstLine="420"/>
        <w:rPr>
          <w:rFonts w:ascii="宋体" w:hAnsi="宋体"/>
          <w:b/>
          <w:sz w:val="21"/>
          <w:szCs w:val="21"/>
        </w:rPr>
      </w:pPr>
      <w:r w:rsidRPr="00250F92">
        <w:rPr>
          <w:rFonts w:ascii="宋体" w:hAnsi="宋体" w:hint="eastAsia"/>
          <w:b/>
          <w:sz w:val="21"/>
          <w:szCs w:val="21"/>
        </w:rPr>
        <w:t>备</w:t>
      </w:r>
      <w:r w:rsidRPr="00250F92">
        <w:rPr>
          <w:rFonts w:ascii="宋体" w:hAnsi="宋体"/>
          <w:b/>
          <w:sz w:val="21"/>
          <w:szCs w:val="21"/>
        </w:rPr>
        <w:t xml:space="preserve"> </w:t>
      </w:r>
      <w:r w:rsidRPr="00250F92">
        <w:rPr>
          <w:rFonts w:ascii="宋体" w:hAnsi="宋体" w:hint="eastAsia"/>
          <w:b/>
          <w:sz w:val="21"/>
          <w:szCs w:val="21"/>
        </w:rPr>
        <w:t>注</w:t>
      </w:r>
    </w:p>
    <w:p w:rsidR="00124A3B" w:rsidRPr="00894B39" w:rsidRDefault="00124A3B" w:rsidP="00124A3B">
      <w:pPr>
        <w:snapToGrid w:val="0"/>
        <w:spacing w:line="300" w:lineRule="auto"/>
        <w:ind w:firstLine="420"/>
        <w:rPr>
          <w:rFonts w:ascii="宋体" w:hAnsi="宋体" w:hint="eastAsia"/>
          <w:sz w:val="21"/>
          <w:szCs w:val="21"/>
        </w:rPr>
      </w:pPr>
      <w:r w:rsidRPr="00894B39">
        <w:rPr>
          <w:rFonts w:ascii="宋体" w:hAnsi="宋体"/>
          <w:sz w:val="21"/>
          <w:szCs w:val="21"/>
        </w:rPr>
        <w:t>ClassId</w:t>
      </w:r>
      <w:r w:rsidRPr="00894B39">
        <w:rPr>
          <w:rFonts w:ascii="宋体" w:hAnsi="宋体" w:hint="eastAsia"/>
          <w:sz w:val="21"/>
          <w:szCs w:val="21"/>
        </w:rPr>
        <w:t>是</w:t>
      </w:r>
      <w:r w:rsidRPr="00894B39">
        <w:rPr>
          <w:rFonts w:ascii="宋体" w:hAnsi="宋体"/>
          <w:sz w:val="21"/>
          <w:szCs w:val="21"/>
        </w:rPr>
        <w:t>CLSID</w:t>
      </w:r>
      <w:r w:rsidRPr="00894B39">
        <w:rPr>
          <w:rFonts w:ascii="宋体" w:hAnsi="宋体" w:hint="eastAsia"/>
          <w:sz w:val="21"/>
          <w:szCs w:val="21"/>
        </w:rPr>
        <w:t>的扩展，</w:t>
      </w:r>
      <w:r w:rsidRPr="00894B39">
        <w:rPr>
          <w:rFonts w:ascii="宋体" w:hAnsi="宋体"/>
          <w:sz w:val="21"/>
          <w:szCs w:val="21"/>
        </w:rPr>
        <w:t>ClassId</w:t>
      </w:r>
      <w:r w:rsidRPr="00894B39">
        <w:rPr>
          <w:rFonts w:ascii="宋体" w:hAnsi="宋体" w:hint="eastAsia"/>
          <w:sz w:val="21"/>
          <w:szCs w:val="21"/>
        </w:rPr>
        <w:t>结构体中包含</w:t>
      </w:r>
      <w:r w:rsidRPr="00894B39">
        <w:rPr>
          <w:rFonts w:ascii="宋体" w:hAnsi="宋体"/>
          <w:sz w:val="21"/>
          <w:szCs w:val="21"/>
        </w:rPr>
        <w:t>uunm</w:t>
      </w:r>
      <w:r w:rsidRPr="00894B39">
        <w:rPr>
          <w:rFonts w:ascii="宋体" w:hAnsi="宋体" w:hint="eastAsia"/>
          <w:sz w:val="21"/>
          <w:szCs w:val="21"/>
        </w:rPr>
        <w:t>信息。</w:t>
      </w:r>
    </w:p>
    <w:p w:rsidR="00124A3B" w:rsidRPr="00894B39" w:rsidRDefault="00124A3B" w:rsidP="00124A3B">
      <w:pPr>
        <w:snapToGrid w:val="0"/>
        <w:spacing w:line="300" w:lineRule="auto"/>
        <w:ind w:firstLine="420"/>
        <w:rPr>
          <w:rFonts w:ascii="宋体" w:hAnsi="宋体" w:hint="eastAsia"/>
          <w:sz w:val="21"/>
          <w:szCs w:val="21"/>
        </w:rPr>
      </w:pPr>
      <w:r w:rsidRPr="00894B39">
        <w:rPr>
          <w:rFonts w:ascii="宋体" w:hAnsi="宋体" w:hint="eastAsia"/>
          <w:sz w:val="21"/>
          <w:szCs w:val="21"/>
        </w:rPr>
        <w:t>在</w:t>
      </w:r>
      <w:r w:rsidRPr="00894B39">
        <w:rPr>
          <w:rFonts w:ascii="宋体" w:hAnsi="宋体"/>
          <w:sz w:val="21"/>
          <w:szCs w:val="21"/>
        </w:rPr>
        <w:t>CAR</w:t>
      </w:r>
      <w:r w:rsidRPr="00894B39">
        <w:rPr>
          <w:rFonts w:ascii="宋体" w:hAnsi="宋体" w:hint="eastAsia"/>
          <w:sz w:val="21"/>
          <w:szCs w:val="21"/>
        </w:rPr>
        <w:t>中，使用</w:t>
      </w:r>
      <w:r w:rsidRPr="00894B39">
        <w:rPr>
          <w:rFonts w:ascii="宋体" w:hAnsi="宋体"/>
          <w:sz w:val="21"/>
          <w:szCs w:val="21"/>
        </w:rPr>
        <w:t>ClassId</w:t>
      </w:r>
      <w:r w:rsidRPr="00894B39">
        <w:rPr>
          <w:rFonts w:ascii="宋体" w:hAnsi="宋体" w:hint="eastAsia"/>
          <w:sz w:val="21"/>
          <w:szCs w:val="21"/>
        </w:rPr>
        <w:t>结构体做接口参数时，通常用于创建对象。如果使用</w:t>
      </w:r>
      <w:r w:rsidRPr="00894B39">
        <w:rPr>
          <w:rFonts w:ascii="宋体" w:hAnsi="宋体"/>
          <w:sz w:val="21"/>
          <w:szCs w:val="21"/>
        </w:rPr>
        <w:t>CLSID</w:t>
      </w:r>
      <w:r w:rsidRPr="00894B39">
        <w:rPr>
          <w:rFonts w:ascii="宋体" w:hAnsi="宋体" w:hint="eastAsia"/>
          <w:sz w:val="21"/>
          <w:szCs w:val="21"/>
        </w:rPr>
        <w:t>做参数，由于</w:t>
      </w:r>
      <w:r w:rsidRPr="00894B39">
        <w:rPr>
          <w:rFonts w:ascii="宋体" w:hAnsi="宋体"/>
          <w:sz w:val="21"/>
          <w:szCs w:val="21"/>
        </w:rPr>
        <w:t>CLSID</w:t>
      </w:r>
      <w:r w:rsidRPr="00894B39">
        <w:rPr>
          <w:rFonts w:ascii="宋体" w:hAnsi="宋体" w:hint="eastAsia"/>
          <w:sz w:val="21"/>
          <w:szCs w:val="21"/>
        </w:rPr>
        <w:t>结构体中不包含</w:t>
      </w:r>
      <w:r w:rsidRPr="00894B39">
        <w:rPr>
          <w:rFonts w:ascii="宋体" w:hAnsi="宋体"/>
          <w:sz w:val="21"/>
          <w:szCs w:val="21"/>
        </w:rPr>
        <w:t>uunm</w:t>
      </w:r>
      <w:r w:rsidRPr="00894B39">
        <w:rPr>
          <w:rFonts w:ascii="宋体" w:hAnsi="宋体" w:hint="eastAsia"/>
          <w:sz w:val="21"/>
          <w:szCs w:val="21"/>
        </w:rPr>
        <w:t>信息，在</w:t>
      </w:r>
      <w:r w:rsidRPr="00894B39">
        <w:rPr>
          <w:rFonts w:ascii="宋体" w:hAnsi="宋体"/>
          <w:sz w:val="21"/>
          <w:szCs w:val="21"/>
        </w:rPr>
        <w:t>Elastos</w:t>
      </w:r>
      <w:r w:rsidRPr="00894B39">
        <w:rPr>
          <w:rFonts w:ascii="宋体" w:hAnsi="宋体" w:hint="eastAsia"/>
          <w:sz w:val="21"/>
          <w:szCs w:val="21"/>
        </w:rPr>
        <w:t>上运行构件时，将无法找到构件所在的位置，无法成功创建对象。</w:t>
      </w:r>
    </w:p>
    <w:p w:rsidR="00124A3B" w:rsidRPr="00894B39" w:rsidRDefault="00124A3B" w:rsidP="00124A3B">
      <w:pPr>
        <w:snapToGrid w:val="0"/>
        <w:spacing w:line="300" w:lineRule="auto"/>
        <w:ind w:firstLine="420"/>
        <w:rPr>
          <w:rFonts w:ascii="宋体" w:hAnsi="宋体"/>
          <w:sz w:val="21"/>
          <w:szCs w:val="21"/>
        </w:rPr>
      </w:pPr>
    </w:p>
    <w:p w:rsidR="00124A3B" w:rsidRPr="00250F92" w:rsidRDefault="00124A3B" w:rsidP="00124A3B">
      <w:pPr>
        <w:snapToGrid w:val="0"/>
        <w:spacing w:line="300" w:lineRule="auto"/>
        <w:ind w:firstLine="420"/>
        <w:rPr>
          <w:rFonts w:ascii="宋体" w:hAnsi="宋体"/>
          <w:b/>
          <w:sz w:val="21"/>
          <w:szCs w:val="21"/>
        </w:rPr>
      </w:pPr>
      <w:bookmarkStart w:id="234" w:name="process2783"/>
      <w:bookmarkStart w:id="235" w:name="_Toc152754327"/>
      <w:bookmarkStart w:id="236" w:name="_Toc152754713"/>
      <w:bookmarkEnd w:id="234"/>
      <w:r w:rsidRPr="00250F92">
        <w:rPr>
          <w:rFonts w:ascii="宋体" w:hAnsi="宋体" w:hint="eastAsia"/>
          <w:b/>
          <w:sz w:val="21"/>
          <w:szCs w:val="21"/>
        </w:rPr>
        <w:t>全球唯一标识符</w:t>
      </w:r>
      <w:bookmarkEnd w:id="235"/>
      <w:bookmarkEnd w:id="236"/>
    </w:p>
    <w:p w:rsidR="00124A3B" w:rsidRPr="00894B39" w:rsidRDefault="00124A3B" w:rsidP="00124A3B">
      <w:pPr>
        <w:snapToGrid w:val="0"/>
        <w:spacing w:line="300" w:lineRule="auto"/>
        <w:ind w:firstLine="420"/>
        <w:rPr>
          <w:rFonts w:ascii="宋体" w:hAnsi="宋体"/>
          <w:sz w:val="21"/>
          <w:szCs w:val="21"/>
        </w:rPr>
      </w:pPr>
      <w:r w:rsidRPr="00894B39">
        <w:rPr>
          <w:rFonts w:ascii="宋体" w:hAnsi="宋体" w:hint="eastAsia"/>
          <w:sz w:val="21"/>
          <w:szCs w:val="21"/>
        </w:rPr>
        <w:t>为了确保编写的组件或构件在时间和空间上的唯一性，通常使用标识符来标识接口、类或类别。</w:t>
      </w:r>
    </w:p>
    <w:p w:rsidR="00124A3B" w:rsidRPr="00894B39" w:rsidRDefault="00124A3B" w:rsidP="00124A3B">
      <w:pPr>
        <w:snapToGrid w:val="0"/>
        <w:spacing w:line="300" w:lineRule="auto"/>
        <w:ind w:firstLine="420"/>
        <w:rPr>
          <w:rFonts w:ascii="宋体" w:hAnsi="宋体"/>
          <w:sz w:val="21"/>
          <w:szCs w:val="21"/>
        </w:rPr>
      </w:pPr>
      <w:r w:rsidRPr="00894B39">
        <w:rPr>
          <w:rFonts w:ascii="宋体" w:hAnsi="宋体"/>
          <w:sz w:val="21"/>
          <w:szCs w:val="21"/>
        </w:rPr>
        <w:t>GUID</w:t>
      </w:r>
      <w:r w:rsidRPr="00894B39">
        <w:rPr>
          <w:rFonts w:ascii="宋体" w:hAnsi="宋体" w:hint="eastAsia"/>
          <w:sz w:val="21"/>
          <w:szCs w:val="21"/>
        </w:rPr>
        <w:t>（</w:t>
      </w:r>
      <w:r w:rsidRPr="00894B39">
        <w:rPr>
          <w:rFonts w:ascii="宋体" w:hAnsi="宋体"/>
          <w:sz w:val="21"/>
          <w:szCs w:val="21"/>
        </w:rPr>
        <w:t>Globally Unique Identifier</w:t>
      </w:r>
      <w:r w:rsidRPr="00894B39">
        <w:rPr>
          <w:rFonts w:ascii="宋体" w:hAnsi="宋体" w:hint="eastAsia"/>
          <w:sz w:val="21"/>
          <w:szCs w:val="21"/>
        </w:rPr>
        <w:t>）：全球唯一标识符，一个</w:t>
      </w:r>
      <w:r w:rsidRPr="00894B39">
        <w:rPr>
          <w:rFonts w:ascii="宋体" w:hAnsi="宋体"/>
          <w:sz w:val="21"/>
          <w:szCs w:val="21"/>
        </w:rPr>
        <w:t>16</w:t>
      </w:r>
      <w:r w:rsidRPr="00894B39">
        <w:rPr>
          <w:rFonts w:ascii="宋体" w:hAnsi="宋体" w:hint="eastAsia"/>
          <w:sz w:val="21"/>
          <w:szCs w:val="21"/>
        </w:rPr>
        <w:t>字节，</w:t>
      </w:r>
      <w:r w:rsidRPr="00894B39">
        <w:rPr>
          <w:rFonts w:ascii="宋体" w:hAnsi="宋体"/>
          <w:sz w:val="21"/>
          <w:szCs w:val="21"/>
        </w:rPr>
        <w:t>128</w:t>
      </w:r>
      <w:r w:rsidRPr="00894B39">
        <w:rPr>
          <w:rFonts w:ascii="宋体" w:hAnsi="宋体" w:hint="eastAsia"/>
          <w:sz w:val="21"/>
          <w:szCs w:val="21"/>
        </w:rPr>
        <w:t>位的数，它唯一标识一些实体，例如：一个类或一个接口。</w:t>
      </w:r>
      <w:r w:rsidRPr="00894B39">
        <w:rPr>
          <w:rFonts w:ascii="宋体" w:hAnsi="宋体"/>
          <w:sz w:val="21"/>
          <w:szCs w:val="21"/>
        </w:rPr>
        <w:t>GUID</w:t>
      </w:r>
      <w:r w:rsidRPr="00894B39">
        <w:rPr>
          <w:rFonts w:ascii="宋体" w:hAnsi="宋体" w:hint="eastAsia"/>
          <w:sz w:val="21"/>
          <w:szCs w:val="21"/>
        </w:rPr>
        <w:t>的实例有</w:t>
      </w:r>
      <w:r>
        <w:rPr>
          <w:rFonts w:ascii="宋体" w:hAnsi="宋体"/>
          <w:sz w:val="21"/>
          <w:szCs w:val="21"/>
        </w:rPr>
        <w:t>C</w:t>
      </w:r>
      <w:r>
        <w:rPr>
          <w:rFonts w:ascii="宋体" w:hAnsi="宋体" w:hint="eastAsia"/>
          <w:sz w:val="21"/>
          <w:szCs w:val="21"/>
        </w:rPr>
        <w:t>lassI</w:t>
      </w:r>
      <w:r w:rsidRPr="00894B39">
        <w:rPr>
          <w:rFonts w:ascii="宋体" w:hAnsi="宋体"/>
          <w:sz w:val="21"/>
          <w:szCs w:val="21"/>
        </w:rPr>
        <w:t>D</w:t>
      </w:r>
      <w:r w:rsidRPr="00894B39">
        <w:rPr>
          <w:rFonts w:ascii="宋体" w:hAnsi="宋体" w:hint="eastAsia"/>
          <w:sz w:val="21"/>
          <w:szCs w:val="21"/>
        </w:rPr>
        <w:t>、</w:t>
      </w:r>
      <w:r w:rsidRPr="00894B39">
        <w:rPr>
          <w:rFonts w:ascii="宋体" w:hAnsi="宋体"/>
          <w:sz w:val="21"/>
          <w:szCs w:val="21"/>
        </w:rPr>
        <w:t>InterfaceId</w:t>
      </w:r>
      <w:r w:rsidRPr="00894B39">
        <w:rPr>
          <w:rFonts w:ascii="宋体" w:hAnsi="宋体" w:hint="eastAsia"/>
          <w:sz w:val="21"/>
          <w:szCs w:val="21"/>
        </w:rPr>
        <w:t>等。</w:t>
      </w:r>
      <w:r w:rsidRPr="00894B39">
        <w:rPr>
          <w:rFonts w:ascii="宋体" w:hAnsi="宋体"/>
          <w:sz w:val="21"/>
          <w:szCs w:val="21"/>
        </w:rPr>
        <w:t>GUID</w:t>
      </w:r>
      <w:r w:rsidRPr="00894B39">
        <w:rPr>
          <w:rFonts w:ascii="宋体" w:hAnsi="宋体" w:hint="eastAsia"/>
          <w:sz w:val="21"/>
          <w:szCs w:val="21"/>
        </w:rPr>
        <w:t>也叫做</w:t>
      </w:r>
      <w:r w:rsidRPr="00894B39">
        <w:rPr>
          <w:rFonts w:ascii="宋体" w:hAnsi="宋体"/>
          <w:sz w:val="21"/>
          <w:szCs w:val="21"/>
        </w:rPr>
        <w:t>UUID</w:t>
      </w:r>
      <w:r w:rsidRPr="00894B39">
        <w:rPr>
          <w:rFonts w:ascii="宋体" w:hAnsi="宋体" w:hint="eastAsia"/>
          <w:sz w:val="21"/>
          <w:szCs w:val="21"/>
        </w:rPr>
        <w:t>（</w:t>
      </w:r>
      <w:r w:rsidRPr="00894B39">
        <w:rPr>
          <w:rFonts w:ascii="宋体" w:hAnsi="宋体"/>
          <w:sz w:val="21"/>
          <w:szCs w:val="21"/>
        </w:rPr>
        <w:t>Universally Unique Identifier</w:t>
      </w:r>
      <w:r w:rsidRPr="00894B39">
        <w:rPr>
          <w:rFonts w:ascii="宋体" w:hAnsi="宋体" w:hint="eastAsia"/>
          <w:sz w:val="21"/>
          <w:szCs w:val="21"/>
        </w:rPr>
        <w:t>）通用唯一标识符。</w:t>
      </w:r>
    </w:p>
    <w:p w:rsidR="00124A3B" w:rsidRPr="00894B39" w:rsidRDefault="00124A3B" w:rsidP="00124A3B">
      <w:pPr>
        <w:snapToGrid w:val="0"/>
        <w:spacing w:line="300" w:lineRule="auto"/>
        <w:ind w:firstLine="420"/>
        <w:rPr>
          <w:rFonts w:ascii="宋体" w:hAnsi="宋体" w:hint="eastAsia"/>
          <w:sz w:val="21"/>
          <w:szCs w:val="21"/>
        </w:rPr>
      </w:pPr>
      <w:r w:rsidRPr="00894B39">
        <w:rPr>
          <w:rFonts w:ascii="宋体" w:hAnsi="宋体" w:hint="eastAsia"/>
          <w:sz w:val="21"/>
          <w:szCs w:val="21"/>
        </w:rPr>
        <w:t>下表列出的是常用的</w:t>
      </w:r>
      <w:r w:rsidRPr="00894B39">
        <w:rPr>
          <w:rFonts w:ascii="宋体" w:hAnsi="宋体"/>
          <w:sz w:val="21"/>
          <w:szCs w:val="21"/>
        </w:rPr>
        <w:t>GUID</w:t>
      </w:r>
      <w:r w:rsidRPr="00894B39">
        <w:rPr>
          <w:rFonts w:ascii="宋体" w:hAnsi="宋体" w:hint="eastAsia"/>
          <w:sz w:val="21"/>
          <w:szCs w:val="21"/>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4961"/>
      </w:tblGrid>
      <w:tr w:rsidR="00124A3B" w:rsidRPr="00303B2D">
        <w:tc>
          <w:tcPr>
            <w:tcW w:w="3060"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标识符</w:t>
            </w:r>
          </w:p>
        </w:tc>
        <w:tc>
          <w:tcPr>
            <w:tcW w:w="4961"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说明</w:t>
            </w:r>
          </w:p>
        </w:tc>
      </w:tr>
      <w:tr w:rsidR="00124A3B" w:rsidRPr="00303B2D">
        <w:tc>
          <w:tcPr>
            <w:tcW w:w="3060" w:type="dxa"/>
          </w:tcPr>
          <w:p w:rsidR="00124A3B" w:rsidRPr="00303B2D" w:rsidRDefault="00124A3B" w:rsidP="00124A3B">
            <w:pPr>
              <w:snapToGrid w:val="0"/>
              <w:spacing w:line="300" w:lineRule="auto"/>
              <w:rPr>
                <w:rFonts w:ascii="宋体" w:hAnsi="宋体"/>
                <w:sz w:val="21"/>
                <w:szCs w:val="21"/>
              </w:rPr>
            </w:pPr>
            <w:r w:rsidRPr="00303B2D">
              <w:rPr>
                <w:rFonts w:ascii="宋体" w:hAnsi="宋体"/>
                <w:sz w:val="21"/>
                <w:szCs w:val="21"/>
              </w:rPr>
              <w:t>C</w:t>
            </w:r>
            <w:r w:rsidRPr="00303B2D">
              <w:rPr>
                <w:rFonts w:ascii="宋体" w:hAnsi="宋体" w:hint="eastAsia"/>
                <w:sz w:val="21"/>
                <w:szCs w:val="21"/>
              </w:rPr>
              <w:t>lassI</w:t>
            </w:r>
            <w:r w:rsidRPr="00303B2D">
              <w:rPr>
                <w:rFonts w:ascii="宋体" w:hAnsi="宋体"/>
                <w:sz w:val="21"/>
                <w:szCs w:val="21"/>
              </w:rPr>
              <w:t xml:space="preserve">D(Class Identifier) </w:t>
            </w:r>
          </w:p>
        </w:tc>
        <w:tc>
          <w:tcPr>
            <w:tcW w:w="4961"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类标识符。</w:t>
            </w:r>
            <w:r w:rsidRPr="00303B2D">
              <w:rPr>
                <w:rFonts w:ascii="宋体" w:hAnsi="宋体"/>
                <w:sz w:val="21"/>
                <w:szCs w:val="21"/>
              </w:rPr>
              <w:t>CLSID</w:t>
            </w:r>
            <w:r w:rsidRPr="00303B2D">
              <w:rPr>
                <w:rFonts w:ascii="宋体" w:hAnsi="宋体" w:hint="eastAsia"/>
                <w:sz w:val="21"/>
                <w:szCs w:val="21"/>
              </w:rPr>
              <w:t>是一个唯一标识一个特定CAR类的</w:t>
            </w:r>
            <w:r w:rsidRPr="00303B2D">
              <w:rPr>
                <w:rFonts w:ascii="宋体" w:hAnsi="宋体"/>
                <w:sz w:val="21"/>
                <w:szCs w:val="21"/>
              </w:rPr>
              <w:t>GUID</w:t>
            </w:r>
            <w:r w:rsidRPr="00303B2D">
              <w:rPr>
                <w:rFonts w:ascii="宋体" w:hAnsi="宋体" w:hint="eastAsia"/>
                <w:sz w:val="21"/>
                <w:szCs w:val="21"/>
              </w:rPr>
              <w:t>。</w:t>
            </w:r>
            <w:r w:rsidRPr="00303B2D">
              <w:rPr>
                <w:rFonts w:ascii="宋体" w:hAnsi="宋体"/>
                <w:sz w:val="21"/>
                <w:szCs w:val="21"/>
              </w:rPr>
              <w:t xml:space="preserve"> </w:t>
            </w:r>
          </w:p>
        </w:tc>
      </w:tr>
      <w:tr w:rsidR="00124A3B" w:rsidRPr="00303B2D">
        <w:tc>
          <w:tcPr>
            <w:tcW w:w="3060"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sz w:val="21"/>
                <w:szCs w:val="21"/>
              </w:rPr>
              <w:t xml:space="preserve">InterfaceId(Interface Identifier) </w:t>
            </w:r>
          </w:p>
        </w:tc>
        <w:tc>
          <w:tcPr>
            <w:tcW w:w="4961" w:type="dxa"/>
          </w:tcPr>
          <w:p w:rsidR="00124A3B" w:rsidRPr="00303B2D" w:rsidRDefault="00124A3B" w:rsidP="00124A3B">
            <w:pPr>
              <w:snapToGrid w:val="0"/>
              <w:spacing w:line="300" w:lineRule="auto"/>
              <w:ind w:firstLine="420"/>
              <w:rPr>
                <w:rFonts w:ascii="宋体" w:hAnsi="宋体"/>
                <w:sz w:val="21"/>
                <w:szCs w:val="21"/>
              </w:rPr>
            </w:pPr>
            <w:r w:rsidRPr="00303B2D">
              <w:rPr>
                <w:rFonts w:ascii="宋体" w:hAnsi="宋体" w:hint="eastAsia"/>
                <w:sz w:val="21"/>
                <w:szCs w:val="21"/>
              </w:rPr>
              <w:t>接口标识符。</w:t>
            </w:r>
            <w:r w:rsidRPr="00303B2D">
              <w:rPr>
                <w:rFonts w:ascii="宋体" w:hAnsi="宋体"/>
                <w:sz w:val="21"/>
                <w:szCs w:val="21"/>
              </w:rPr>
              <w:t>IID</w:t>
            </w:r>
            <w:r w:rsidRPr="00303B2D">
              <w:rPr>
                <w:rFonts w:ascii="宋体" w:hAnsi="宋体" w:hint="eastAsia"/>
                <w:sz w:val="21"/>
                <w:szCs w:val="21"/>
              </w:rPr>
              <w:t>是一个唯一标识一个特定CAR接口的</w:t>
            </w:r>
            <w:r w:rsidRPr="00303B2D">
              <w:rPr>
                <w:rFonts w:ascii="宋体" w:hAnsi="宋体"/>
                <w:sz w:val="21"/>
                <w:szCs w:val="21"/>
              </w:rPr>
              <w:t>GUID</w:t>
            </w:r>
            <w:r w:rsidRPr="00303B2D">
              <w:rPr>
                <w:rFonts w:ascii="宋体" w:hAnsi="宋体" w:hint="eastAsia"/>
                <w:sz w:val="21"/>
                <w:szCs w:val="21"/>
              </w:rPr>
              <w:t>。</w:t>
            </w:r>
            <w:r w:rsidRPr="00303B2D">
              <w:rPr>
                <w:rFonts w:ascii="宋体" w:hAnsi="宋体"/>
                <w:sz w:val="21"/>
                <w:szCs w:val="21"/>
              </w:rPr>
              <w:t xml:space="preserve"> </w:t>
            </w:r>
          </w:p>
        </w:tc>
      </w:tr>
    </w:tbl>
    <w:p w:rsidR="00124A3B" w:rsidRPr="00894B39" w:rsidRDefault="00124A3B" w:rsidP="00124A3B">
      <w:pPr>
        <w:snapToGrid w:val="0"/>
        <w:spacing w:line="300" w:lineRule="auto"/>
        <w:ind w:firstLine="420"/>
        <w:rPr>
          <w:rFonts w:ascii="宋体" w:hAnsi="宋体" w:hint="eastAsia"/>
          <w:sz w:val="21"/>
          <w:szCs w:val="21"/>
        </w:rPr>
      </w:pPr>
    </w:p>
    <w:p w:rsidR="00124A3B" w:rsidRPr="00894B39" w:rsidRDefault="00124A3B" w:rsidP="00124A3B">
      <w:pPr>
        <w:snapToGrid w:val="0"/>
        <w:spacing w:line="300" w:lineRule="auto"/>
        <w:ind w:firstLine="420"/>
        <w:rPr>
          <w:rFonts w:ascii="宋体" w:hAnsi="宋体"/>
          <w:sz w:val="21"/>
          <w:szCs w:val="21"/>
        </w:rPr>
      </w:pPr>
      <w:r w:rsidRPr="00894B39">
        <w:rPr>
          <w:rFonts w:ascii="宋体" w:hAnsi="宋体" w:hint="eastAsia"/>
          <w:sz w:val="21"/>
          <w:szCs w:val="21"/>
        </w:rPr>
        <w:t>在</w:t>
      </w:r>
      <w:r w:rsidRPr="00894B39">
        <w:rPr>
          <w:rFonts w:ascii="宋体" w:hAnsi="宋体"/>
          <w:sz w:val="21"/>
          <w:szCs w:val="21"/>
        </w:rPr>
        <w:t>CAR</w:t>
      </w:r>
      <w:r w:rsidRPr="00894B39">
        <w:rPr>
          <w:rFonts w:ascii="宋体" w:hAnsi="宋体" w:hint="eastAsia"/>
          <w:sz w:val="21"/>
          <w:szCs w:val="21"/>
        </w:rPr>
        <w:t>中，定义了一个标识符：</w:t>
      </w:r>
      <w:r w:rsidRPr="00894B39">
        <w:rPr>
          <w:rFonts w:ascii="宋体" w:hAnsi="宋体"/>
          <w:sz w:val="21"/>
          <w:szCs w:val="21"/>
        </w:rPr>
        <w:t>ClassId</w:t>
      </w:r>
      <w:r w:rsidRPr="00894B39">
        <w:rPr>
          <w:rFonts w:ascii="宋体" w:hAnsi="宋体" w:hint="eastAsia"/>
          <w:sz w:val="21"/>
          <w:szCs w:val="21"/>
        </w:rPr>
        <w:t>，它是</w:t>
      </w:r>
      <w:r w:rsidRPr="00894B39">
        <w:rPr>
          <w:rFonts w:ascii="宋体" w:hAnsi="宋体"/>
          <w:sz w:val="21"/>
          <w:szCs w:val="21"/>
        </w:rPr>
        <w:t>CAR</w:t>
      </w:r>
      <w:r w:rsidRPr="00894B39">
        <w:rPr>
          <w:rFonts w:ascii="宋体" w:hAnsi="宋体" w:hint="eastAsia"/>
          <w:sz w:val="21"/>
          <w:szCs w:val="21"/>
        </w:rPr>
        <w:t>类标识符，</w:t>
      </w:r>
      <w:r w:rsidRPr="00894B39">
        <w:rPr>
          <w:rFonts w:ascii="宋体" w:hAnsi="宋体"/>
          <w:sz w:val="21"/>
          <w:szCs w:val="21"/>
        </w:rPr>
        <w:t>ClassId</w:t>
      </w:r>
      <w:r w:rsidRPr="00894B39">
        <w:rPr>
          <w:rFonts w:ascii="宋体" w:hAnsi="宋体" w:hint="eastAsia"/>
          <w:sz w:val="21"/>
          <w:szCs w:val="21"/>
        </w:rPr>
        <w:t>是一个唯一标识一个特定</w:t>
      </w:r>
      <w:r w:rsidRPr="00894B39">
        <w:rPr>
          <w:rFonts w:ascii="宋体" w:hAnsi="宋体"/>
          <w:sz w:val="21"/>
          <w:szCs w:val="21"/>
        </w:rPr>
        <w:t>CAR</w:t>
      </w:r>
      <w:r w:rsidRPr="00894B39">
        <w:rPr>
          <w:rFonts w:ascii="宋体" w:hAnsi="宋体" w:hint="eastAsia"/>
          <w:sz w:val="21"/>
          <w:szCs w:val="21"/>
        </w:rPr>
        <w:t>类的</w:t>
      </w:r>
      <w:r w:rsidRPr="00894B39">
        <w:rPr>
          <w:rFonts w:ascii="宋体" w:hAnsi="宋体"/>
          <w:sz w:val="21"/>
          <w:szCs w:val="21"/>
        </w:rPr>
        <w:t>GUID</w:t>
      </w:r>
      <w:r w:rsidRPr="00894B39">
        <w:rPr>
          <w:rFonts w:ascii="宋体" w:hAnsi="宋体" w:hint="eastAsia"/>
          <w:sz w:val="21"/>
          <w:szCs w:val="21"/>
        </w:rPr>
        <w:t>。</w:t>
      </w:r>
      <w:r w:rsidRPr="00894B39">
        <w:rPr>
          <w:rFonts w:ascii="宋体" w:hAnsi="宋体"/>
          <w:sz w:val="21"/>
          <w:szCs w:val="21"/>
        </w:rPr>
        <w:t>ClassId</w:t>
      </w:r>
      <w:r w:rsidRPr="00894B39">
        <w:rPr>
          <w:rFonts w:ascii="宋体" w:hAnsi="宋体" w:hint="eastAsia"/>
          <w:sz w:val="21"/>
          <w:szCs w:val="21"/>
        </w:rPr>
        <w:t>里面包含</w:t>
      </w:r>
      <w:r w:rsidRPr="00894B39">
        <w:rPr>
          <w:rFonts w:ascii="宋体" w:hAnsi="宋体"/>
          <w:sz w:val="21"/>
          <w:szCs w:val="21"/>
        </w:rPr>
        <w:t>uunm</w:t>
      </w:r>
      <w:r w:rsidRPr="00894B39">
        <w:rPr>
          <w:rFonts w:ascii="宋体" w:hAnsi="宋体" w:hint="eastAsia"/>
          <w:sz w:val="21"/>
          <w:szCs w:val="21"/>
        </w:rPr>
        <w:t>信息。详细情况请参见</w:t>
      </w:r>
      <w:r w:rsidRPr="00894B39">
        <w:rPr>
          <w:rFonts w:ascii="宋体" w:hAnsi="宋体"/>
          <w:sz w:val="21"/>
          <w:szCs w:val="21"/>
        </w:rPr>
        <w:t>ClassId</w:t>
      </w:r>
      <w:r w:rsidRPr="00894B39">
        <w:rPr>
          <w:rFonts w:ascii="宋体" w:hAnsi="宋体" w:hint="eastAsia"/>
          <w:sz w:val="21"/>
          <w:szCs w:val="21"/>
        </w:rPr>
        <w:t>文档。</w:t>
      </w:r>
    </w:p>
    <w:p w:rsidR="00124A3B" w:rsidRDefault="00124A3B" w:rsidP="00124A3B">
      <w:pPr>
        <w:snapToGrid w:val="0"/>
        <w:spacing w:line="300" w:lineRule="auto"/>
        <w:ind w:firstLineChars="200" w:firstLine="420"/>
        <w:rPr>
          <w:rFonts w:ascii="宋体" w:hAnsi="宋体" w:hint="eastAsia"/>
          <w:sz w:val="21"/>
          <w:szCs w:val="21"/>
        </w:rPr>
      </w:pPr>
      <w:r>
        <w:rPr>
          <w:rFonts w:ascii="宋体" w:hAnsi="宋体" w:hint="eastAsia"/>
          <w:sz w:val="21"/>
          <w:szCs w:val="21"/>
        </w:rPr>
        <w:t>我们系统生成GUID的具体算法由函数</w:t>
      </w:r>
      <w:r w:rsidRPr="00D80D88">
        <w:rPr>
          <w:rFonts w:ascii="宋体" w:hAnsi="宋体"/>
          <w:sz w:val="21"/>
          <w:szCs w:val="21"/>
        </w:rPr>
        <w:t>GuidFromSeedString</w:t>
      </w:r>
      <w:r>
        <w:rPr>
          <w:rFonts w:ascii="宋体" w:hAnsi="宋体" w:hint="eastAsia"/>
          <w:sz w:val="21"/>
          <w:szCs w:val="21"/>
        </w:rPr>
        <w:t>实现，其中</w:t>
      </w:r>
      <w:r w:rsidRPr="00D80D88">
        <w:rPr>
          <w:rFonts w:ascii="宋体" w:hAnsi="宋体"/>
          <w:sz w:val="21"/>
          <w:szCs w:val="21"/>
        </w:rPr>
        <w:t>pszSeed</w:t>
      </w:r>
      <w:r w:rsidRPr="00894B39">
        <w:rPr>
          <w:rFonts w:ascii="宋体" w:hAnsi="宋体"/>
          <w:sz w:val="21"/>
          <w:szCs w:val="21"/>
        </w:rPr>
        <w:t xml:space="preserve"> </w:t>
      </w:r>
      <w:r>
        <w:rPr>
          <w:rFonts w:ascii="宋体" w:hAnsi="宋体" w:hint="eastAsia"/>
          <w:sz w:val="21"/>
          <w:szCs w:val="21"/>
        </w:rPr>
        <w:t>为in参数，</w:t>
      </w:r>
      <w:r w:rsidRPr="00D80D88">
        <w:rPr>
          <w:rFonts w:ascii="宋体" w:hAnsi="宋体"/>
          <w:sz w:val="21"/>
          <w:szCs w:val="21"/>
        </w:rPr>
        <w:t>pGuid</w:t>
      </w:r>
      <w:r>
        <w:rPr>
          <w:rFonts w:ascii="宋体" w:hAnsi="宋体" w:hint="eastAsia"/>
          <w:sz w:val="21"/>
          <w:szCs w:val="21"/>
        </w:rPr>
        <w:t>为out参数。</w:t>
      </w:r>
    </w:p>
    <w:p w:rsidR="00124A3B" w:rsidRDefault="00124A3B" w:rsidP="00124A3B">
      <w:pPr>
        <w:snapToGrid w:val="0"/>
        <w:spacing w:line="300" w:lineRule="auto"/>
        <w:ind w:firstLineChars="200" w:firstLine="420"/>
        <w:rPr>
          <w:rFonts w:ascii="宋体" w:hAnsi="宋体" w:hint="eastAsia"/>
          <w:sz w:val="21"/>
          <w:szCs w:val="21"/>
        </w:rPr>
      </w:pPr>
      <w:r>
        <w:rPr>
          <w:rFonts w:ascii="宋体" w:hAnsi="宋体" w:hint="eastAsia"/>
          <w:sz w:val="21"/>
          <w:szCs w:val="21"/>
        </w:rPr>
        <w:t>要求module的</w:t>
      </w:r>
      <w:r w:rsidRPr="00894B39">
        <w:rPr>
          <w:rFonts w:ascii="宋体" w:hAnsi="宋体"/>
          <w:sz w:val="21"/>
          <w:szCs w:val="21"/>
        </w:rPr>
        <w:t>UUID</w:t>
      </w:r>
      <w:r>
        <w:rPr>
          <w:rFonts w:ascii="宋体" w:hAnsi="宋体" w:hint="eastAsia"/>
          <w:sz w:val="21"/>
          <w:szCs w:val="21"/>
        </w:rPr>
        <w:t>，则用module的</w:t>
      </w:r>
      <w:r w:rsidRPr="00894B39">
        <w:rPr>
          <w:rFonts w:ascii="宋体" w:hAnsi="宋体"/>
          <w:sz w:val="21"/>
          <w:szCs w:val="21"/>
        </w:rPr>
        <w:t>uunm</w:t>
      </w:r>
      <w:r>
        <w:rPr>
          <w:rFonts w:ascii="宋体" w:hAnsi="宋体" w:hint="eastAsia"/>
          <w:sz w:val="21"/>
          <w:szCs w:val="21"/>
        </w:rPr>
        <w:t>字符串作为参数</w:t>
      </w:r>
      <w:r w:rsidRPr="00D80D88">
        <w:rPr>
          <w:rFonts w:ascii="宋体" w:hAnsi="宋体"/>
          <w:sz w:val="21"/>
          <w:szCs w:val="21"/>
        </w:rPr>
        <w:t>pszSeed</w:t>
      </w:r>
      <w:r>
        <w:rPr>
          <w:rFonts w:ascii="宋体" w:hAnsi="宋体" w:hint="eastAsia"/>
          <w:sz w:val="21"/>
          <w:szCs w:val="21"/>
        </w:rPr>
        <w:t>传给该函数即可求得。</w:t>
      </w:r>
    </w:p>
    <w:p w:rsidR="00124A3B" w:rsidRDefault="00124A3B" w:rsidP="00124A3B">
      <w:pPr>
        <w:snapToGrid w:val="0"/>
        <w:spacing w:line="300" w:lineRule="auto"/>
        <w:ind w:firstLineChars="200" w:firstLine="420"/>
        <w:rPr>
          <w:rFonts w:ascii="宋体" w:hAnsi="宋体" w:hint="eastAsia"/>
          <w:sz w:val="21"/>
          <w:szCs w:val="21"/>
        </w:rPr>
      </w:pPr>
      <w:r>
        <w:rPr>
          <w:rFonts w:ascii="宋体" w:hAnsi="宋体" w:hint="eastAsia"/>
          <w:sz w:val="21"/>
          <w:szCs w:val="21"/>
        </w:rPr>
        <w:t>要求类的ClassId，则要分两步走，先用</w:t>
      </w:r>
      <w:r w:rsidRPr="00564F70">
        <w:rPr>
          <w:rFonts w:ascii="宋体" w:hAnsi="宋体"/>
          <w:sz w:val="21"/>
          <w:szCs w:val="21"/>
        </w:rPr>
        <w:t>"/"</w:t>
      </w:r>
      <w:r>
        <w:rPr>
          <w:rFonts w:ascii="宋体" w:hAnsi="宋体" w:hint="eastAsia"/>
          <w:sz w:val="21"/>
          <w:szCs w:val="21"/>
        </w:rPr>
        <w:t>把类名和module名连接成一个字符串，再把该字符产作为参数</w:t>
      </w:r>
      <w:r w:rsidRPr="00D80D88">
        <w:rPr>
          <w:rFonts w:ascii="宋体" w:hAnsi="宋体"/>
          <w:sz w:val="21"/>
          <w:szCs w:val="21"/>
        </w:rPr>
        <w:t>pszSeed</w:t>
      </w:r>
      <w:r>
        <w:rPr>
          <w:rFonts w:ascii="宋体" w:hAnsi="宋体" w:hint="eastAsia"/>
          <w:sz w:val="21"/>
          <w:szCs w:val="21"/>
        </w:rPr>
        <w:t>传给</w:t>
      </w:r>
      <w:r w:rsidRPr="00D80D88">
        <w:rPr>
          <w:rFonts w:ascii="宋体" w:hAnsi="宋体"/>
          <w:sz w:val="21"/>
          <w:szCs w:val="21"/>
        </w:rPr>
        <w:t>GuidFromSeedString</w:t>
      </w:r>
      <w:r>
        <w:rPr>
          <w:rFonts w:ascii="宋体" w:hAnsi="宋体" w:hint="eastAsia"/>
          <w:sz w:val="21"/>
          <w:szCs w:val="21"/>
        </w:rPr>
        <w:t>函数，即可得到ClassId。</w:t>
      </w:r>
    </w:p>
    <w:p w:rsidR="00124A3B" w:rsidRPr="007970C3" w:rsidRDefault="00124A3B" w:rsidP="00124A3B">
      <w:pPr>
        <w:snapToGrid w:val="0"/>
        <w:spacing w:line="300" w:lineRule="auto"/>
        <w:ind w:firstLineChars="200" w:firstLine="420"/>
        <w:rPr>
          <w:rFonts w:ascii="宋体" w:hAnsi="宋体" w:hint="eastAsia"/>
          <w:sz w:val="21"/>
          <w:szCs w:val="21"/>
        </w:rPr>
      </w:pPr>
      <w:r>
        <w:rPr>
          <w:rFonts w:ascii="宋体" w:hAnsi="宋体" w:hint="eastAsia"/>
          <w:sz w:val="21"/>
          <w:szCs w:val="21"/>
        </w:rPr>
        <w:t>要求接口的InterfaceId，则要分两步走，先调用</w:t>
      </w:r>
      <w:r w:rsidRPr="00BC5848">
        <w:rPr>
          <w:rFonts w:ascii="宋体" w:hAnsi="宋体"/>
          <w:sz w:val="21"/>
          <w:szCs w:val="21"/>
        </w:rPr>
        <w:t>GenIIDSeedString(InterfaceDirEntry *pInterface, char *pszBuf)</w:t>
      </w:r>
      <w:r>
        <w:rPr>
          <w:rFonts w:ascii="宋体" w:hAnsi="宋体" w:hint="eastAsia"/>
          <w:sz w:val="21"/>
          <w:szCs w:val="21"/>
        </w:rPr>
        <w:t>函数得到一个表示</w:t>
      </w:r>
      <w:r w:rsidRPr="00BC5848">
        <w:rPr>
          <w:rFonts w:ascii="宋体" w:hAnsi="宋体"/>
          <w:sz w:val="21"/>
          <w:szCs w:val="21"/>
        </w:rPr>
        <w:t>pInterface</w:t>
      </w:r>
      <w:r>
        <w:rPr>
          <w:rFonts w:ascii="宋体" w:hAnsi="宋体" w:hint="eastAsia"/>
          <w:sz w:val="21"/>
          <w:szCs w:val="21"/>
        </w:rPr>
        <w:t>的字符串</w:t>
      </w:r>
      <w:r w:rsidRPr="00BC5848">
        <w:rPr>
          <w:rFonts w:ascii="宋体" w:hAnsi="宋体"/>
          <w:sz w:val="21"/>
          <w:szCs w:val="21"/>
        </w:rPr>
        <w:t>pszBuf</w:t>
      </w:r>
      <w:r>
        <w:rPr>
          <w:rFonts w:ascii="宋体" w:hAnsi="宋体" w:hint="eastAsia"/>
          <w:sz w:val="21"/>
          <w:szCs w:val="21"/>
        </w:rPr>
        <w:t>，再用</w:t>
      </w:r>
      <w:r w:rsidRPr="00BC5848">
        <w:rPr>
          <w:rFonts w:ascii="宋体" w:hAnsi="宋体"/>
          <w:sz w:val="21"/>
          <w:szCs w:val="21"/>
        </w:rPr>
        <w:t>pszBuf</w:t>
      </w:r>
      <w:r>
        <w:rPr>
          <w:rFonts w:ascii="宋体" w:hAnsi="宋体" w:hint="eastAsia"/>
          <w:sz w:val="21"/>
          <w:szCs w:val="21"/>
        </w:rPr>
        <w:t>作为参数</w:t>
      </w:r>
      <w:r w:rsidRPr="00D80D88">
        <w:rPr>
          <w:rFonts w:ascii="宋体" w:hAnsi="宋体"/>
          <w:sz w:val="21"/>
          <w:szCs w:val="21"/>
        </w:rPr>
        <w:t>pszSeed</w:t>
      </w:r>
      <w:r>
        <w:rPr>
          <w:rFonts w:ascii="宋体" w:hAnsi="宋体" w:hint="eastAsia"/>
          <w:sz w:val="21"/>
          <w:szCs w:val="21"/>
        </w:rPr>
        <w:t>传给</w:t>
      </w:r>
      <w:r w:rsidRPr="00D80D88">
        <w:rPr>
          <w:rFonts w:ascii="宋体" w:hAnsi="宋体"/>
          <w:sz w:val="21"/>
          <w:szCs w:val="21"/>
        </w:rPr>
        <w:t>GuidFromSeedString</w:t>
      </w:r>
      <w:r>
        <w:rPr>
          <w:rFonts w:ascii="宋体" w:hAnsi="宋体" w:hint="eastAsia"/>
          <w:sz w:val="21"/>
          <w:szCs w:val="21"/>
        </w:rPr>
        <w:t>函数，即可得到InterfaceId。</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int GuidFromSeedString(const char *pszSeed, GUID *pGuid)</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char szLongSeed[c_nMaxSeedSize + 1];</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BYTE *p;</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DWORD result[3];</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lastRenderedPageBreak/>
        <w:t xml:space="preserve">    int n, nEncoder, cEncoded, cPrevEncoded;</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n = strlen(pszSeed);</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if (n &gt; c_nMaxSeedSize) {</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memcpy(szLongSeed, pszSeed, c_nMaxSeedSize);</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szLongSeed[c_nMaxSeedSize] = 0;</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pszSeed = szLongSeed;</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n = c_nMaxSeedSize;</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p = (BYTE *)pGuid;</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p[1] = n;</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nEncoder = 0;</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cPrevEncoded = 0;</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for (n = 0; n &lt; c_cEncoders; n++) {</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memset(result, 0, 12);</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cEncoded = (*c_encoders[n].fnEncode)(</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c_encoders[n].pvArg, pszSeed, result);</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assert(cEncoded &lt;= p[1] &amp;&amp; "Guid Encoding Size Error");</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if (cEncoded &gt; cPrevEncoded) {</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memcpy((BYTE *)pGuid + 4, result, 12);</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nEncoder = n;</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cPrevEncoded = cEncoded;</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if (cEncoded == p[1]) break;</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*(WORD *)&amp;p[2] = GenerateCheckSum((WORD *)pszSeed, p[1]);</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p[0] = (BYTE)(nEncoder &lt;&lt; 5);</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p[0] |= (BYTE)GenerateGuidCheckSum(*pGuid);</w:t>
      </w: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p>
    <w:p w:rsidR="00124A3B" w:rsidRPr="00D80D88" w:rsidRDefault="00124A3B" w:rsidP="00124A3B">
      <w:pPr>
        <w:shd w:val="clear" w:color="auto" w:fill="E6E6E6"/>
        <w:snapToGrid w:val="0"/>
        <w:spacing w:line="300" w:lineRule="auto"/>
        <w:ind w:firstLineChars="200" w:firstLine="420"/>
        <w:rPr>
          <w:rFonts w:ascii="宋体" w:hAnsi="宋体"/>
          <w:sz w:val="21"/>
          <w:szCs w:val="21"/>
        </w:rPr>
      </w:pPr>
      <w:r w:rsidRPr="00D80D88">
        <w:rPr>
          <w:rFonts w:ascii="宋体" w:hAnsi="宋体"/>
          <w:sz w:val="21"/>
          <w:szCs w:val="21"/>
        </w:rPr>
        <w:t xml:space="preserve">    return cPrevEncoded;</w:t>
      </w:r>
    </w:p>
    <w:p w:rsidR="00124A3B" w:rsidRPr="00D80D88" w:rsidRDefault="00124A3B" w:rsidP="00124A3B">
      <w:pPr>
        <w:shd w:val="clear" w:color="auto" w:fill="E6E6E6"/>
        <w:snapToGrid w:val="0"/>
        <w:spacing w:line="300" w:lineRule="auto"/>
        <w:ind w:firstLineChars="200" w:firstLine="420"/>
        <w:rPr>
          <w:rFonts w:ascii="宋体" w:hAnsi="宋体" w:hint="eastAsia"/>
          <w:sz w:val="21"/>
          <w:szCs w:val="21"/>
        </w:rPr>
      </w:pPr>
      <w:r w:rsidRPr="00D80D88">
        <w:rPr>
          <w:rFonts w:ascii="宋体" w:hAnsi="宋体"/>
          <w:sz w:val="21"/>
          <w:szCs w:val="21"/>
        </w:rPr>
        <w:t>}</w:t>
      </w:r>
    </w:p>
    <w:p w:rsidR="00124A3B" w:rsidRPr="00894B39" w:rsidRDefault="00124A3B" w:rsidP="00124A3B">
      <w:pPr>
        <w:snapToGrid w:val="0"/>
        <w:spacing w:line="300" w:lineRule="auto"/>
        <w:ind w:firstLineChars="200" w:firstLine="420"/>
        <w:rPr>
          <w:rFonts w:ascii="宋体" w:hAnsi="宋体" w:hint="eastAsia"/>
          <w:sz w:val="21"/>
          <w:szCs w:val="21"/>
        </w:rPr>
      </w:pPr>
    </w:p>
    <w:p w:rsidR="00124A3B" w:rsidRPr="00894B39" w:rsidRDefault="00124A3B" w:rsidP="00124A3B">
      <w:pPr>
        <w:snapToGrid w:val="0"/>
        <w:spacing w:line="300" w:lineRule="auto"/>
        <w:ind w:firstLine="420"/>
        <w:rPr>
          <w:rFonts w:ascii="宋体" w:hAnsi="宋体"/>
          <w:sz w:val="21"/>
          <w:szCs w:val="21"/>
        </w:rPr>
      </w:pPr>
    </w:p>
    <w:p w:rsidR="00124A3B" w:rsidRPr="00894B39" w:rsidRDefault="00124A3B" w:rsidP="00124A3B">
      <w:pPr>
        <w:snapToGrid w:val="0"/>
        <w:spacing w:line="300" w:lineRule="auto"/>
        <w:ind w:firstLineChars="200" w:firstLine="420"/>
        <w:rPr>
          <w:rFonts w:ascii="宋体" w:hAnsi="宋体" w:hint="eastAsia"/>
          <w:sz w:val="21"/>
          <w:szCs w:val="21"/>
        </w:rPr>
      </w:pPr>
    </w:p>
    <w:p w:rsidR="00124A3B" w:rsidRPr="00BE4623" w:rsidRDefault="00124A3B" w:rsidP="00124A3B">
      <w:pPr>
        <w:snapToGrid w:val="0"/>
        <w:spacing w:line="300" w:lineRule="auto"/>
        <w:rPr>
          <w:rFonts w:ascii="宋体" w:hAnsi="宋体" w:hint="eastAsia"/>
          <w:szCs w:val="21"/>
        </w:rPr>
      </w:pPr>
      <w:r>
        <w:rPr>
          <w:rFonts w:ascii="宋体" w:hAnsi="宋体"/>
          <w:szCs w:val="21"/>
        </w:rPr>
        <w:br w:type="page"/>
      </w:r>
    </w:p>
    <w:p w:rsidR="00A63A52" w:rsidRPr="000908B9" w:rsidRDefault="00A63A52" w:rsidP="000908B9">
      <w:pPr>
        <w:pStyle w:val="1125"/>
        <w:rPr>
          <w:rFonts w:hint="eastAsia"/>
        </w:rPr>
      </w:pPr>
      <w:bookmarkStart w:id="237" w:name="_Toc148261035"/>
      <w:bookmarkStart w:id="238" w:name="_Toc152754328"/>
      <w:bookmarkStart w:id="239" w:name="_Toc197918992"/>
      <w:r w:rsidRPr="000908B9">
        <w:rPr>
          <w:rFonts w:hint="eastAsia"/>
        </w:rPr>
        <w:t>第六章</w:t>
      </w:r>
      <w:r w:rsidR="00DC3C9D">
        <w:rPr>
          <w:rFonts w:hint="eastAsia"/>
        </w:rPr>
        <w:t xml:space="preserve">　</w:t>
      </w:r>
      <w:r w:rsidRPr="000908B9">
        <w:t>C</w:t>
      </w:r>
      <w:r w:rsidR="008947D4" w:rsidRPr="000908B9">
        <w:rPr>
          <w:rFonts w:hint="eastAsia"/>
        </w:rPr>
        <w:t>AR</w:t>
      </w:r>
      <w:r w:rsidRPr="000908B9">
        <w:rPr>
          <w:rFonts w:hint="eastAsia"/>
        </w:rPr>
        <w:t>关键字</w:t>
      </w:r>
      <w:bookmarkEnd w:id="237"/>
      <w:bookmarkEnd w:id="238"/>
      <w:bookmarkEnd w:id="239"/>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sz w:val="21"/>
          <w:szCs w:val="21"/>
        </w:rPr>
        <w:t>关键字也称保留字。它是预先定义好的表示符，这些表示符对CAR编译程序有着特殊的含义。下面对CAR中几个主要关键字的含义和表示方法一一进行介绍。</w:t>
      </w:r>
    </w:p>
    <w:tbl>
      <w:tblPr>
        <w:tblStyle w:val="a3"/>
        <w:tblW w:w="0" w:type="auto"/>
        <w:tblLook w:val="01E0" w:firstRow="1" w:lastRow="1" w:firstColumn="1" w:lastColumn="1" w:noHBand="0" w:noVBand="0"/>
      </w:tblPr>
      <w:tblGrid>
        <w:gridCol w:w="2448"/>
        <w:gridCol w:w="6074"/>
      </w:tblGrid>
      <w:tr w:rsidR="00B6682A" w:rsidRPr="00C12B7B">
        <w:tc>
          <w:tcPr>
            <w:tcW w:w="2448" w:type="dxa"/>
          </w:tcPr>
          <w:p w:rsidR="00B6682A" w:rsidRPr="00C12B7B" w:rsidRDefault="00B6682A" w:rsidP="00C12B7B">
            <w:pPr>
              <w:snapToGrid w:val="0"/>
              <w:spacing w:line="300" w:lineRule="auto"/>
              <w:jc w:val="center"/>
              <w:rPr>
                <w:rFonts w:ascii="宋体" w:hAnsi="宋体"/>
                <w:b/>
                <w:sz w:val="21"/>
                <w:szCs w:val="21"/>
              </w:rPr>
            </w:pPr>
            <w:r w:rsidRPr="00C12B7B">
              <w:rPr>
                <w:rFonts w:ascii="宋体" w:hAnsi="宋体"/>
                <w:b/>
                <w:sz w:val="21"/>
                <w:szCs w:val="21"/>
              </w:rPr>
              <w:t>关</w:t>
            </w:r>
            <w:r w:rsidR="00C12B7B">
              <w:rPr>
                <w:rFonts w:ascii="宋体" w:hAnsi="宋体" w:hint="eastAsia"/>
                <w:b/>
                <w:sz w:val="21"/>
                <w:szCs w:val="21"/>
              </w:rPr>
              <w:t xml:space="preserve"> </w:t>
            </w:r>
            <w:r w:rsidRPr="00C12B7B">
              <w:rPr>
                <w:rFonts w:ascii="宋体" w:hAnsi="宋体"/>
                <w:b/>
                <w:sz w:val="21"/>
                <w:szCs w:val="21"/>
              </w:rPr>
              <w:t>键</w:t>
            </w:r>
            <w:r w:rsidR="00C12B7B">
              <w:rPr>
                <w:rFonts w:ascii="宋体" w:hAnsi="宋体" w:hint="eastAsia"/>
                <w:b/>
                <w:sz w:val="21"/>
                <w:szCs w:val="21"/>
              </w:rPr>
              <w:t xml:space="preserve"> </w:t>
            </w:r>
            <w:r w:rsidRPr="00C12B7B">
              <w:rPr>
                <w:rFonts w:ascii="宋体" w:hAnsi="宋体"/>
                <w:b/>
                <w:sz w:val="21"/>
                <w:szCs w:val="21"/>
              </w:rPr>
              <w:t>字</w:t>
            </w:r>
          </w:p>
        </w:tc>
        <w:tc>
          <w:tcPr>
            <w:tcW w:w="6074" w:type="dxa"/>
          </w:tcPr>
          <w:p w:rsidR="00B6682A" w:rsidRPr="00C12B7B" w:rsidRDefault="00B6682A" w:rsidP="00C12B7B">
            <w:pPr>
              <w:snapToGrid w:val="0"/>
              <w:spacing w:line="300" w:lineRule="auto"/>
              <w:jc w:val="center"/>
              <w:rPr>
                <w:rFonts w:ascii="宋体" w:hAnsi="宋体"/>
                <w:b/>
                <w:sz w:val="21"/>
                <w:szCs w:val="21"/>
              </w:rPr>
            </w:pPr>
            <w:r w:rsidRPr="00C12B7B">
              <w:rPr>
                <w:rFonts w:ascii="宋体" w:hAnsi="宋体"/>
                <w:b/>
                <w:sz w:val="21"/>
                <w:szCs w:val="21"/>
              </w:rPr>
              <w:t>描</w:t>
            </w:r>
            <w:r w:rsidR="00C12B7B">
              <w:rPr>
                <w:rFonts w:ascii="宋体" w:hAnsi="宋体" w:hint="eastAsia"/>
                <w:b/>
                <w:sz w:val="21"/>
                <w:szCs w:val="21"/>
              </w:rPr>
              <w:t xml:space="preserve"> </w:t>
            </w:r>
            <w:r w:rsidRPr="00C12B7B">
              <w:rPr>
                <w:rFonts w:ascii="宋体" w:hAnsi="宋体"/>
                <w:b/>
                <w:sz w:val="21"/>
                <w:szCs w:val="21"/>
              </w:rPr>
              <w:t>述</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module</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定义构件</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library</w:t>
            </w:r>
          </w:p>
        </w:tc>
        <w:tc>
          <w:tcPr>
            <w:tcW w:w="6074"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定义库</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class</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定义类</w:t>
            </w:r>
            <w:r w:rsidRPr="00B6682A">
              <w:rPr>
                <w:rFonts w:ascii="宋体" w:hAnsi="宋体" w:hint="eastAsia"/>
                <w:sz w:val="21"/>
                <w:szCs w:val="21"/>
              </w:rPr>
              <w:t>（普通构件类）</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interface</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定义接口</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callback</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定义回调接口</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constructor</w:t>
            </w:r>
          </w:p>
        </w:tc>
        <w:tc>
          <w:tcPr>
            <w:tcW w:w="6074"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定义构造函数</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sz w:val="21"/>
                <w:szCs w:val="21"/>
              </w:rPr>
              <w:t>aspect</w:t>
            </w:r>
          </w:p>
        </w:tc>
        <w:tc>
          <w:tcPr>
            <w:tcW w:w="6074"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定义方面构件类</w:t>
            </w:r>
          </w:p>
        </w:tc>
      </w:tr>
      <w:tr w:rsidR="00B6682A" w:rsidRPr="00B6682A">
        <w:tc>
          <w:tcPr>
            <w:tcW w:w="2448"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context</w:t>
            </w:r>
          </w:p>
        </w:tc>
        <w:tc>
          <w:tcPr>
            <w:tcW w:w="6074"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定义语境构件类</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generic</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hint="eastAsia"/>
                <w:sz w:val="21"/>
                <w:szCs w:val="21"/>
              </w:rPr>
              <w:t>定义泛类</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struct</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定义结构体，使用方法与在C/C++程序中基本相同</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enum</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定义枚举类型，</w:t>
            </w:r>
            <w:r w:rsidRPr="00B6682A">
              <w:rPr>
                <w:rFonts w:ascii="宋体" w:hAnsi="宋体" w:hint="eastAsia"/>
                <w:sz w:val="21"/>
                <w:szCs w:val="21"/>
              </w:rPr>
              <w:t>对应Int32类型</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typedef</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定义类型，使用方法与在C/C++程序中基本相同</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sz w:val="21"/>
                <w:szCs w:val="21"/>
              </w:rPr>
              <w:t>const</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定义</w:t>
            </w:r>
            <w:r w:rsidRPr="00B6682A">
              <w:rPr>
                <w:rFonts w:ascii="宋体" w:hAnsi="宋体" w:hint="eastAsia"/>
                <w:sz w:val="21"/>
                <w:szCs w:val="21"/>
              </w:rPr>
              <w:t>Int32</w:t>
            </w:r>
            <w:r w:rsidRPr="00B6682A">
              <w:rPr>
                <w:rFonts w:ascii="宋体" w:hAnsi="宋体"/>
                <w:sz w:val="21"/>
                <w:szCs w:val="21"/>
              </w:rPr>
              <w:t>类型的常量</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import</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指定本构件中用到的其它</w:t>
            </w:r>
            <w:r w:rsidRPr="00B6682A">
              <w:rPr>
                <w:rFonts w:ascii="宋体" w:hAnsi="宋体" w:hint="eastAsia"/>
                <w:sz w:val="21"/>
                <w:szCs w:val="21"/>
              </w:rPr>
              <w:t>car文件</w:t>
            </w:r>
            <w:r w:rsidRPr="00B6682A">
              <w:rPr>
                <w:rFonts w:ascii="宋体" w:hAnsi="宋体"/>
                <w:sz w:val="21"/>
                <w:szCs w:val="21"/>
              </w:rPr>
              <w:t>（</w:t>
            </w:r>
            <w:r w:rsidRPr="00B6682A">
              <w:rPr>
                <w:rFonts w:ascii="宋体" w:hAnsi="宋体" w:hint="eastAsia"/>
                <w:sz w:val="21"/>
                <w:szCs w:val="21"/>
              </w:rPr>
              <w:t>在car文件中）以及dll或者cls文件（在cpp文件中）</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importlib</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指定本构件中用到的其它构件（.dll</w:t>
            </w:r>
            <w:r w:rsidRPr="00B6682A">
              <w:rPr>
                <w:rFonts w:ascii="宋体" w:hAnsi="宋体" w:hint="eastAsia"/>
                <w:sz w:val="21"/>
                <w:szCs w:val="21"/>
              </w:rPr>
              <w:t>或.cls</w:t>
            </w:r>
            <w:r w:rsidRPr="00B6682A">
              <w:rPr>
                <w:rFonts w:ascii="宋体" w:hAnsi="宋体"/>
                <w:sz w:val="21"/>
                <w:szCs w:val="21"/>
              </w:rPr>
              <w:t>）或静态库</w:t>
            </w:r>
          </w:p>
        </w:tc>
      </w:tr>
      <w:tr w:rsidR="00B6682A" w:rsidRPr="00B6682A">
        <w:tc>
          <w:tcPr>
            <w:tcW w:w="244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pragma</w:t>
            </w:r>
          </w:p>
        </w:tc>
        <w:tc>
          <w:tcPr>
            <w:tcW w:w="607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禁止或允许显示CAR编译器给出的警告信息</w:t>
            </w:r>
          </w:p>
        </w:tc>
      </w:tr>
      <w:tr w:rsidR="00EB01F7" w:rsidRPr="00B6682A">
        <w:tc>
          <w:tcPr>
            <w:tcW w:w="2448" w:type="dxa"/>
          </w:tcPr>
          <w:p w:rsidR="00EB01F7" w:rsidRPr="00B6682A" w:rsidRDefault="00EB01F7" w:rsidP="00D94158">
            <w:pPr>
              <w:snapToGrid w:val="0"/>
              <w:spacing w:line="300" w:lineRule="auto"/>
              <w:rPr>
                <w:rFonts w:ascii="宋体" w:hAnsi="宋体" w:hint="eastAsia"/>
                <w:sz w:val="21"/>
                <w:szCs w:val="21"/>
              </w:rPr>
            </w:pPr>
            <w:r>
              <w:rPr>
                <w:rFonts w:ascii="宋体" w:hAnsi="宋体" w:hint="eastAsia"/>
                <w:sz w:val="21"/>
                <w:szCs w:val="21"/>
              </w:rPr>
              <w:t>applet</w:t>
            </w:r>
          </w:p>
        </w:tc>
        <w:tc>
          <w:tcPr>
            <w:tcW w:w="6074" w:type="dxa"/>
          </w:tcPr>
          <w:p w:rsidR="00EB01F7" w:rsidRPr="00B6682A" w:rsidRDefault="00BD5608" w:rsidP="00D94158">
            <w:pPr>
              <w:snapToGrid w:val="0"/>
              <w:spacing w:line="300" w:lineRule="auto"/>
              <w:rPr>
                <w:rFonts w:ascii="宋体" w:hAnsi="宋体" w:hint="eastAsia"/>
                <w:sz w:val="21"/>
                <w:szCs w:val="21"/>
              </w:rPr>
            </w:pPr>
            <w:r>
              <w:rPr>
                <w:rFonts w:ascii="宋体" w:hAnsi="宋体" w:hint="eastAsia"/>
                <w:sz w:val="21"/>
                <w:szCs w:val="21"/>
              </w:rPr>
              <w:t>应用</w:t>
            </w:r>
          </w:p>
        </w:tc>
      </w:tr>
    </w:tbl>
    <w:p w:rsidR="00402F20" w:rsidRDefault="00402F20" w:rsidP="00402F20">
      <w:pPr>
        <w:rPr>
          <w:rFonts w:hint="eastAsia"/>
        </w:rPr>
      </w:pPr>
      <w:bookmarkStart w:id="240" w:name="_Toc142300859"/>
      <w:bookmarkStart w:id="241" w:name="_Toc148261036"/>
      <w:bookmarkStart w:id="242" w:name="_Toc152754329"/>
    </w:p>
    <w:p w:rsidR="00402F20" w:rsidRDefault="00402F20" w:rsidP="00402F20">
      <w:pPr>
        <w:rPr>
          <w:rFonts w:hint="eastAsia"/>
        </w:rPr>
      </w:pPr>
    </w:p>
    <w:p w:rsidR="00402F20" w:rsidRPr="00402F20" w:rsidRDefault="00402F20" w:rsidP="00402F20">
      <w:pPr>
        <w:rPr>
          <w:rFonts w:hint="eastAsia"/>
        </w:rPr>
      </w:pPr>
    </w:p>
    <w:p w:rsidR="00A63A52" w:rsidRPr="00BC57E8" w:rsidRDefault="00A63A52" w:rsidP="00BA4562">
      <w:pPr>
        <w:pStyle w:val="2"/>
        <w:snapToGrid w:val="0"/>
        <w:spacing w:line="300" w:lineRule="auto"/>
        <w:rPr>
          <w:rFonts w:ascii="宋体" w:eastAsia="宋体" w:hAnsi="宋体" w:hint="eastAsia"/>
        </w:rPr>
      </w:pPr>
      <w:bookmarkStart w:id="243" w:name="_Toc197918993"/>
      <w:r w:rsidRPr="00BC57E8">
        <w:rPr>
          <w:rFonts w:ascii="宋体" w:eastAsia="宋体" w:hAnsi="宋体" w:hint="eastAsia"/>
        </w:rPr>
        <w:t>6.1 module</w:t>
      </w:r>
      <w:bookmarkEnd w:id="240"/>
      <w:bookmarkEnd w:id="241"/>
      <w:bookmarkEnd w:id="242"/>
      <w:bookmarkEnd w:id="243"/>
    </w:p>
    <w:p w:rsidR="00A63A52" w:rsidRPr="00BE4623" w:rsidRDefault="00A63A52" w:rsidP="00BE4350">
      <w:pPr>
        <w:snapToGrid w:val="0"/>
        <w:spacing w:line="300" w:lineRule="auto"/>
        <w:ind w:firstLineChars="200" w:firstLine="420"/>
        <w:rPr>
          <w:rFonts w:ascii="宋体" w:hAnsi="宋体"/>
          <w:szCs w:val="21"/>
        </w:rPr>
      </w:pPr>
      <w:r w:rsidRPr="00BE4350">
        <w:rPr>
          <w:rFonts w:ascii="宋体" w:hAnsi="宋体"/>
          <w:sz w:val="21"/>
          <w:szCs w:val="21"/>
        </w:rPr>
        <w:t>此关键字用于定义构件</w:t>
      </w:r>
      <w:r w:rsidRPr="00BE4350">
        <w:rPr>
          <w:rFonts w:ascii="宋体" w:hAnsi="宋体" w:hint="eastAsia"/>
          <w:sz w:val="21"/>
          <w:szCs w:val="21"/>
        </w:rPr>
        <w:t>,</w:t>
      </w:r>
      <w:r w:rsidRPr="00BE4350">
        <w:rPr>
          <w:rFonts w:ascii="宋体" w:hAnsi="宋体"/>
          <w:sz w:val="21"/>
          <w:szCs w:val="21"/>
        </w:rPr>
        <w:t>例如</w:t>
      </w:r>
      <w:r w:rsidRPr="00BE4350">
        <w:rPr>
          <w:rFonts w:ascii="宋体" w:hAnsi="宋体" w:hint="eastAsia"/>
          <w:sz w:val="21"/>
          <w:szCs w:val="21"/>
        </w:rPr>
        <w:t>ModuleDemo.car文件中的内容</w:t>
      </w:r>
      <w:r w:rsidRPr="00BE4350">
        <w:rPr>
          <w:rFonts w:ascii="宋体" w:hAnsi="宋体"/>
          <w:sz w:val="21"/>
          <w:szCs w:val="21"/>
        </w:rPr>
        <w:t>：</w:t>
      </w:r>
    </w:p>
    <w:p w:rsidR="00A63A52" w:rsidRPr="000F1367" w:rsidRDefault="000F1367" w:rsidP="002157D1">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module</w:t>
      </w:r>
      <w:r>
        <w:rPr>
          <w:rFonts w:ascii="宋体" w:hAnsi="宋体" w:hint="eastAsia"/>
          <w:sz w:val="21"/>
          <w:szCs w:val="21"/>
        </w:rPr>
        <w:t xml:space="preserve"> </w:t>
      </w:r>
      <w:r w:rsidRPr="000F1367">
        <w:rPr>
          <w:rFonts w:ascii="宋体" w:hAnsi="宋体"/>
          <w:sz w:val="21"/>
          <w:szCs w:val="21"/>
        </w:rPr>
        <w:t>www.elastos.com/car/</w:t>
      </w:r>
      <w:r w:rsidR="00C66D4F" w:rsidRPr="00BE4350">
        <w:rPr>
          <w:rFonts w:ascii="宋体" w:hAnsi="宋体" w:hint="eastAsia"/>
          <w:sz w:val="21"/>
          <w:szCs w:val="21"/>
        </w:rPr>
        <w:t>ModuleDemo</w:t>
      </w:r>
      <w:r w:rsidRPr="000F1367">
        <w:rPr>
          <w:rFonts w:ascii="宋体" w:hAnsi="宋体"/>
          <w:sz w:val="21"/>
          <w:szCs w:val="21"/>
        </w:rPr>
        <w:t>.dll</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Func(int num);</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class CClass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示例中，</w:t>
      </w:r>
      <w:r w:rsidRPr="00BE4350">
        <w:rPr>
          <w:rFonts w:ascii="宋体" w:hAnsi="宋体" w:hint="eastAsia"/>
          <w:sz w:val="21"/>
          <w:szCs w:val="21"/>
        </w:rPr>
        <w:t>module为关键字，</w:t>
      </w:r>
      <w:r w:rsidR="007B015C">
        <w:rPr>
          <w:rFonts w:ascii="宋体" w:hAnsi="宋体" w:hint="eastAsia"/>
          <w:sz w:val="21"/>
          <w:szCs w:val="21"/>
        </w:rPr>
        <w:t>其后是该构件的</w:t>
      </w:r>
      <w:r w:rsidR="007B015C">
        <w:rPr>
          <w:rFonts w:ascii="宋体" w:hAnsi="宋体"/>
          <w:sz w:val="21"/>
          <w:szCs w:val="21"/>
        </w:rPr>
        <w:t>全球唯一</w:t>
      </w:r>
      <w:r w:rsidR="007B015C">
        <w:rPr>
          <w:rFonts w:ascii="宋体" w:hAnsi="宋体" w:hint="eastAsia"/>
          <w:sz w:val="21"/>
          <w:szCs w:val="21"/>
        </w:rPr>
        <w:t>名字</w:t>
      </w:r>
      <w:r w:rsidR="008414A7">
        <w:rPr>
          <w:rFonts w:ascii="宋体" w:hAnsi="宋体" w:hint="eastAsia"/>
          <w:sz w:val="21"/>
          <w:szCs w:val="21"/>
        </w:rPr>
        <w:t>( uunm)</w:t>
      </w:r>
      <w:r w:rsidR="007B015C">
        <w:rPr>
          <w:rFonts w:ascii="宋体" w:hAnsi="宋体" w:hint="eastAsia"/>
          <w:sz w:val="21"/>
          <w:szCs w:val="21"/>
        </w:rPr>
        <w:t>，包括</w:t>
      </w:r>
      <w:r w:rsidR="007B015C" w:rsidRPr="007B015C">
        <w:rPr>
          <w:rFonts w:ascii="宋体" w:hAnsi="宋体" w:hint="eastAsia"/>
          <w:sz w:val="21"/>
          <w:szCs w:val="21"/>
        </w:rPr>
        <w:t>URL路径</w:t>
      </w:r>
      <w:r w:rsidR="007B015C">
        <w:rPr>
          <w:rFonts w:ascii="宋体" w:hAnsi="宋体" w:hint="eastAsia"/>
          <w:sz w:val="21"/>
          <w:szCs w:val="21"/>
        </w:rPr>
        <w:t>和dll名字，</w:t>
      </w:r>
      <w:r w:rsidRPr="00BE4350">
        <w:rPr>
          <w:rFonts w:ascii="宋体" w:hAnsi="宋体" w:hint="eastAsia"/>
          <w:sz w:val="21"/>
          <w:szCs w:val="21"/>
        </w:rPr>
        <w:t>其后的{}内</w:t>
      </w:r>
      <w:r w:rsidRPr="00BE4350">
        <w:rPr>
          <w:rFonts w:ascii="宋体" w:hAnsi="宋体"/>
          <w:sz w:val="21"/>
          <w:szCs w:val="21"/>
        </w:rPr>
        <w:t>定义了一个构件</w:t>
      </w:r>
      <w:r w:rsidRPr="00BE4350">
        <w:rPr>
          <w:rFonts w:ascii="宋体" w:hAnsi="宋体" w:hint="eastAsia"/>
          <w:sz w:val="21"/>
          <w:szCs w:val="21"/>
        </w:rPr>
        <w:t>Module</w:t>
      </w:r>
      <w:r w:rsidRPr="00BE4350">
        <w:rPr>
          <w:rFonts w:ascii="宋体" w:hAnsi="宋体"/>
          <w:sz w:val="21"/>
          <w:szCs w:val="21"/>
        </w:rPr>
        <w:t>Demo。该构件中定义了一个接口IInterface和一个类CClass。</w:t>
      </w:r>
    </w:p>
    <w:p w:rsidR="008414A7"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在一个CAR文件中</w:t>
      </w:r>
      <w:r w:rsidRPr="00BE4350">
        <w:rPr>
          <w:rFonts w:ascii="宋体" w:hAnsi="宋体" w:hint="eastAsia"/>
          <w:sz w:val="21"/>
          <w:szCs w:val="21"/>
        </w:rPr>
        <w:t>有且只能</w:t>
      </w:r>
      <w:r w:rsidRPr="00BE4350">
        <w:rPr>
          <w:rFonts w:ascii="宋体" w:hAnsi="宋体"/>
          <w:sz w:val="21"/>
          <w:szCs w:val="21"/>
        </w:rPr>
        <w:t>有一个</w:t>
      </w:r>
      <w:r w:rsidR="00E93D86">
        <w:rPr>
          <w:rFonts w:ascii="宋体" w:hAnsi="宋体" w:hint="eastAsia"/>
          <w:sz w:val="21"/>
          <w:szCs w:val="21"/>
        </w:rPr>
        <w:t>module</w:t>
      </w:r>
      <w:r w:rsidR="008414A7">
        <w:rPr>
          <w:rFonts w:ascii="宋体" w:hAnsi="宋体" w:hint="eastAsia"/>
          <w:sz w:val="21"/>
          <w:szCs w:val="21"/>
        </w:rPr>
        <w:t>即</w:t>
      </w:r>
      <w:r w:rsidR="00E06CAC">
        <w:rPr>
          <w:rFonts w:ascii="宋体" w:hAnsi="宋体" w:hint="eastAsia"/>
          <w:sz w:val="21"/>
          <w:szCs w:val="21"/>
        </w:rPr>
        <w:t>一个构件</w:t>
      </w:r>
      <w:r w:rsidRPr="00BE4350">
        <w:rPr>
          <w:rFonts w:ascii="宋体" w:hAnsi="宋体"/>
          <w:sz w:val="21"/>
          <w:szCs w:val="21"/>
        </w:rPr>
        <w:t>的定义</w:t>
      </w:r>
      <w:r w:rsidR="009C478A">
        <w:rPr>
          <w:rFonts w:ascii="宋体" w:hAnsi="宋体" w:hint="eastAsia"/>
          <w:sz w:val="21"/>
          <w:szCs w:val="21"/>
        </w:rPr>
        <w:t>。</w:t>
      </w:r>
    </w:p>
    <w:p w:rsidR="00A63A52" w:rsidRPr="00BE4350" w:rsidRDefault="008414A7" w:rsidP="00BE4350">
      <w:pPr>
        <w:snapToGrid w:val="0"/>
        <w:spacing w:line="300" w:lineRule="auto"/>
        <w:ind w:firstLineChars="200" w:firstLine="420"/>
        <w:rPr>
          <w:rFonts w:ascii="宋体" w:hAnsi="宋体" w:hint="eastAsia"/>
          <w:sz w:val="21"/>
          <w:szCs w:val="21"/>
        </w:rPr>
      </w:pPr>
      <w:r>
        <w:rPr>
          <w:rFonts w:ascii="宋体" w:hAnsi="宋体" w:hint="eastAsia"/>
          <w:sz w:val="21"/>
          <w:szCs w:val="21"/>
        </w:rPr>
        <w:t>构件dll名字</w:t>
      </w:r>
      <w:r w:rsidRPr="007B015C">
        <w:rPr>
          <w:rFonts w:ascii="宋体" w:hAnsi="宋体" w:hint="eastAsia"/>
          <w:sz w:val="21"/>
          <w:szCs w:val="21"/>
        </w:rPr>
        <w:t>和最后编译出来的文件名必须一致</w:t>
      </w:r>
      <w:r>
        <w:rPr>
          <w:rFonts w:ascii="宋体" w:hAnsi="宋体" w:hint="eastAsia"/>
          <w:sz w:val="21"/>
          <w:szCs w:val="21"/>
        </w:rPr>
        <w:t>，与该</w:t>
      </w:r>
      <w:r w:rsidRPr="00BE4350">
        <w:rPr>
          <w:rFonts w:ascii="宋体" w:hAnsi="宋体"/>
          <w:sz w:val="21"/>
          <w:szCs w:val="21"/>
        </w:rPr>
        <w:t>CAR文件</w:t>
      </w:r>
      <w:r>
        <w:rPr>
          <w:rFonts w:ascii="宋体" w:hAnsi="宋体" w:hint="eastAsia"/>
          <w:sz w:val="21"/>
          <w:szCs w:val="21"/>
        </w:rPr>
        <w:t>的文件名也必须一致，如不指定uunm，则</w:t>
      </w:r>
      <w:r w:rsidRPr="008414A7">
        <w:rPr>
          <w:rFonts w:ascii="宋体" w:hAnsi="宋体" w:hint="eastAsia"/>
          <w:sz w:val="21"/>
          <w:szCs w:val="21"/>
        </w:rPr>
        <w:t>默认的</w:t>
      </w:r>
      <w:r>
        <w:rPr>
          <w:rFonts w:ascii="宋体" w:hAnsi="宋体" w:hint="eastAsia"/>
          <w:sz w:val="21"/>
          <w:szCs w:val="21"/>
        </w:rPr>
        <w:t>dll名</w:t>
      </w:r>
      <w:r w:rsidRPr="008414A7">
        <w:rPr>
          <w:rFonts w:ascii="宋体" w:hAnsi="宋体" w:hint="eastAsia"/>
          <w:sz w:val="21"/>
          <w:szCs w:val="21"/>
        </w:rPr>
        <w:t>是</w:t>
      </w:r>
      <w:r w:rsidRPr="008414A7">
        <w:rPr>
          <w:rFonts w:ascii="宋体" w:hAnsi="宋体"/>
          <w:sz w:val="21"/>
          <w:szCs w:val="21"/>
        </w:rPr>
        <w:t>car</w:t>
      </w:r>
      <w:r w:rsidRPr="008414A7">
        <w:rPr>
          <w:rFonts w:ascii="宋体" w:hAnsi="宋体" w:hint="eastAsia"/>
          <w:sz w:val="21"/>
          <w:szCs w:val="21"/>
        </w:rPr>
        <w:t>文件名加</w:t>
      </w:r>
      <w:r w:rsidRPr="008414A7">
        <w:rPr>
          <w:rFonts w:ascii="宋体" w:hAnsi="宋体"/>
          <w:sz w:val="21"/>
          <w:szCs w:val="21"/>
        </w:rPr>
        <w:t>.dll</w:t>
      </w:r>
      <w:r w:rsidRPr="008414A7">
        <w:rPr>
          <w:rFonts w:ascii="宋体" w:hAnsi="宋体" w:hint="eastAsia"/>
          <w:sz w:val="21"/>
          <w:szCs w:val="21"/>
        </w:rPr>
        <w:t>后缀</w:t>
      </w:r>
      <w:r w:rsidR="000B7960">
        <w:rPr>
          <w:rFonts w:ascii="宋体" w:hAnsi="宋体" w:hint="eastAsia"/>
          <w:sz w:val="21"/>
          <w:szCs w:val="21"/>
        </w:rPr>
        <w:t>，并且，构件名不能和该构件的类名重复。</w:t>
      </w:r>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不允许一个空的module定义，即不含有任何的类，接口和方法。编译器会报错。</w:t>
      </w:r>
      <w:bookmarkStart w:id="244" w:name="_Toc142300860"/>
    </w:p>
    <w:p w:rsidR="00402F20" w:rsidRDefault="00402F20" w:rsidP="00402F20">
      <w:pPr>
        <w:snapToGrid w:val="0"/>
        <w:spacing w:line="300" w:lineRule="auto"/>
        <w:ind w:firstLineChars="200" w:firstLine="480"/>
        <w:rPr>
          <w:rFonts w:ascii="宋体" w:hAnsi="宋体" w:hint="eastAsia"/>
          <w:szCs w:val="21"/>
        </w:rPr>
      </w:pPr>
    </w:p>
    <w:p w:rsidR="00402F20" w:rsidRPr="00BC57E8" w:rsidRDefault="00402F20" w:rsidP="00BA4562">
      <w:pPr>
        <w:pStyle w:val="2"/>
        <w:snapToGrid w:val="0"/>
        <w:spacing w:line="300" w:lineRule="auto"/>
        <w:rPr>
          <w:rFonts w:ascii="宋体" w:eastAsia="宋体" w:hAnsi="宋体" w:hint="eastAsia"/>
        </w:rPr>
      </w:pPr>
      <w:bookmarkStart w:id="245" w:name="_Toc197918994"/>
      <w:r>
        <w:rPr>
          <w:rFonts w:ascii="宋体" w:eastAsia="宋体" w:hAnsi="宋体" w:hint="eastAsia"/>
        </w:rPr>
        <w:t>6.2</w:t>
      </w:r>
      <w:r w:rsidRPr="00BC57E8">
        <w:rPr>
          <w:rFonts w:ascii="宋体" w:eastAsia="宋体" w:hAnsi="宋体" w:hint="eastAsia"/>
        </w:rPr>
        <w:t xml:space="preserve"> </w:t>
      </w:r>
      <w:r>
        <w:rPr>
          <w:rFonts w:ascii="宋体" w:eastAsia="宋体" w:hAnsi="宋体" w:hint="eastAsia"/>
        </w:rPr>
        <w:t>library</w:t>
      </w:r>
      <w:bookmarkEnd w:id="245"/>
    </w:p>
    <w:p w:rsidR="00402F20" w:rsidRPr="00BE4623" w:rsidRDefault="00402F20" w:rsidP="00402F20">
      <w:pPr>
        <w:snapToGrid w:val="0"/>
        <w:spacing w:line="300" w:lineRule="auto"/>
        <w:ind w:firstLineChars="200" w:firstLine="420"/>
        <w:rPr>
          <w:rFonts w:ascii="宋体" w:hAnsi="宋体"/>
          <w:szCs w:val="21"/>
        </w:rPr>
      </w:pPr>
      <w:r w:rsidRPr="00BE4350">
        <w:rPr>
          <w:rFonts w:ascii="宋体" w:hAnsi="宋体"/>
          <w:sz w:val="21"/>
          <w:szCs w:val="21"/>
        </w:rPr>
        <w:t>此关键字用于定义构件</w:t>
      </w:r>
      <w:r w:rsidRPr="00BE4350">
        <w:rPr>
          <w:rFonts w:ascii="宋体" w:hAnsi="宋体" w:hint="eastAsia"/>
          <w:sz w:val="21"/>
          <w:szCs w:val="21"/>
        </w:rPr>
        <w:t>,</w:t>
      </w:r>
      <w:r w:rsidRPr="00BE4350">
        <w:rPr>
          <w:rFonts w:ascii="宋体" w:hAnsi="宋体"/>
          <w:sz w:val="21"/>
          <w:szCs w:val="21"/>
        </w:rPr>
        <w:t>例如</w:t>
      </w:r>
      <w:r w:rsidRPr="00BE4350">
        <w:rPr>
          <w:rFonts w:ascii="宋体" w:hAnsi="宋体" w:hint="eastAsia"/>
          <w:sz w:val="21"/>
          <w:szCs w:val="21"/>
        </w:rPr>
        <w:t>ModuleDemo.car文件中的内容</w:t>
      </w:r>
      <w:r w:rsidRPr="00BE4350">
        <w:rPr>
          <w:rFonts w:ascii="宋体" w:hAnsi="宋体"/>
          <w:sz w:val="21"/>
          <w:szCs w:val="21"/>
        </w:rPr>
        <w:t>：</w:t>
      </w:r>
    </w:p>
    <w:p w:rsidR="00402F20" w:rsidRPr="000F1367" w:rsidRDefault="00870870" w:rsidP="00402F20">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library</w:t>
      </w:r>
      <w:r w:rsidR="00402F20">
        <w:rPr>
          <w:rFonts w:ascii="宋体" w:hAnsi="宋体" w:hint="eastAsia"/>
          <w:sz w:val="21"/>
          <w:szCs w:val="21"/>
        </w:rPr>
        <w:t xml:space="preserve"> </w:t>
      </w:r>
      <w:r w:rsidR="00402F20" w:rsidRPr="000F1367">
        <w:rPr>
          <w:rFonts w:ascii="宋体" w:hAnsi="宋体"/>
          <w:sz w:val="21"/>
          <w:szCs w:val="21"/>
        </w:rPr>
        <w:t>www.elastos.com/car/</w:t>
      </w:r>
      <w:r w:rsidR="00402F20" w:rsidRPr="00BE4350">
        <w:rPr>
          <w:rFonts w:ascii="宋体" w:hAnsi="宋体" w:hint="eastAsia"/>
          <w:sz w:val="21"/>
          <w:szCs w:val="21"/>
        </w:rPr>
        <w:t>ModuleDemo</w:t>
      </w:r>
      <w:r w:rsidR="00402F20" w:rsidRPr="000F1367">
        <w:rPr>
          <w:rFonts w:ascii="宋体" w:hAnsi="宋体"/>
          <w:sz w:val="21"/>
          <w:szCs w:val="21"/>
        </w:rPr>
        <w:t>.dll</w:t>
      </w:r>
    </w:p>
    <w:p w:rsidR="00402F20" w:rsidRPr="002157D1" w:rsidRDefault="00402F20" w:rsidP="00402F20">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402F20" w:rsidRPr="002157D1" w:rsidRDefault="00402F20" w:rsidP="00402F20">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 {</w:t>
      </w:r>
    </w:p>
    <w:p w:rsidR="00402F20" w:rsidRPr="002157D1" w:rsidRDefault="00402F20" w:rsidP="00402F20">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Func(int num);</w:t>
      </w:r>
    </w:p>
    <w:p w:rsidR="00402F20" w:rsidRPr="002157D1" w:rsidRDefault="00402F20" w:rsidP="00402F20">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402F20" w:rsidRPr="002157D1" w:rsidRDefault="00402F20" w:rsidP="00402F20">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class CClass {</w:t>
      </w:r>
    </w:p>
    <w:p w:rsidR="00402F20" w:rsidRPr="002157D1" w:rsidRDefault="00402F20" w:rsidP="00402F20">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w:t>
      </w:r>
    </w:p>
    <w:p w:rsidR="00402F20" w:rsidRPr="002157D1" w:rsidRDefault="00402F20" w:rsidP="00402F20">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402F20" w:rsidRPr="002157D1" w:rsidRDefault="00402F20" w:rsidP="00402F20">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175E3" w:rsidRPr="00BE4350" w:rsidRDefault="00402F20" w:rsidP="00A175E3">
      <w:pPr>
        <w:snapToGrid w:val="0"/>
        <w:spacing w:line="300" w:lineRule="auto"/>
        <w:ind w:firstLineChars="200" w:firstLine="420"/>
        <w:rPr>
          <w:rFonts w:ascii="宋体" w:hAnsi="宋体"/>
          <w:sz w:val="21"/>
          <w:szCs w:val="21"/>
        </w:rPr>
      </w:pPr>
      <w:r w:rsidRPr="00BE4350">
        <w:rPr>
          <w:rFonts w:ascii="宋体" w:hAnsi="宋体"/>
          <w:sz w:val="21"/>
          <w:szCs w:val="21"/>
        </w:rPr>
        <w:t>示例中，</w:t>
      </w:r>
      <w:r w:rsidR="00A175E3">
        <w:rPr>
          <w:rFonts w:ascii="宋体" w:hAnsi="宋体" w:hint="eastAsia"/>
          <w:sz w:val="21"/>
          <w:szCs w:val="21"/>
        </w:rPr>
        <w:t>library</w:t>
      </w:r>
      <w:r w:rsidRPr="00BE4350">
        <w:rPr>
          <w:rFonts w:ascii="宋体" w:hAnsi="宋体" w:hint="eastAsia"/>
          <w:sz w:val="21"/>
          <w:szCs w:val="21"/>
        </w:rPr>
        <w:t>为关键字，</w:t>
      </w:r>
      <w:r>
        <w:rPr>
          <w:rFonts w:ascii="宋体" w:hAnsi="宋体" w:hint="eastAsia"/>
          <w:sz w:val="21"/>
          <w:szCs w:val="21"/>
        </w:rPr>
        <w:t>其后是该构件的</w:t>
      </w:r>
      <w:r>
        <w:rPr>
          <w:rFonts w:ascii="宋体" w:hAnsi="宋体"/>
          <w:sz w:val="21"/>
          <w:szCs w:val="21"/>
        </w:rPr>
        <w:t>全球唯一</w:t>
      </w:r>
      <w:r>
        <w:rPr>
          <w:rFonts w:ascii="宋体" w:hAnsi="宋体" w:hint="eastAsia"/>
          <w:sz w:val="21"/>
          <w:szCs w:val="21"/>
        </w:rPr>
        <w:t>名字( uunm)，包括</w:t>
      </w:r>
      <w:r w:rsidRPr="007B015C">
        <w:rPr>
          <w:rFonts w:ascii="宋体" w:hAnsi="宋体" w:hint="eastAsia"/>
          <w:sz w:val="21"/>
          <w:szCs w:val="21"/>
        </w:rPr>
        <w:t>URL路径</w:t>
      </w:r>
      <w:r>
        <w:rPr>
          <w:rFonts w:ascii="宋体" w:hAnsi="宋体" w:hint="eastAsia"/>
          <w:sz w:val="21"/>
          <w:szCs w:val="21"/>
        </w:rPr>
        <w:t>和dll</w:t>
      </w:r>
      <w:r w:rsidR="00A175E3">
        <w:rPr>
          <w:rFonts w:ascii="宋体" w:hAnsi="宋体" w:hint="eastAsia"/>
          <w:sz w:val="21"/>
          <w:szCs w:val="21"/>
        </w:rPr>
        <w:t>名字，</w:t>
      </w:r>
      <w:r w:rsidR="00A175E3" w:rsidRPr="00BE4350">
        <w:rPr>
          <w:rFonts w:ascii="宋体" w:hAnsi="宋体" w:hint="eastAsia"/>
          <w:sz w:val="21"/>
          <w:szCs w:val="21"/>
        </w:rPr>
        <w:t>其后的{}内</w:t>
      </w:r>
      <w:r w:rsidR="00A175E3" w:rsidRPr="00BE4350">
        <w:rPr>
          <w:rFonts w:ascii="宋体" w:hAnsi="宋体"/>
          <w:sz w:val="21"/>
          <w:szCs w:val="21"/>
        </w:rPr>
        <w:t>定义了一个构件</w:t>
      </w:r>
      <w:r w:rsidR="00A175E3">
        <w:rPr>
          <w:rFonts w:ascii="宋体" w:hAnsi="宋体" w:hint="eastAsia"/>
          <w:sz w:val="21"/>
          <w:szCs w:val="21"/>
        </w:rPr>
        <w:t>库</w:t>
      </w:r>
      <w:r w:rsidR="00A175E3" w:rsidRPr="00BE4350">
        <w:rPr>
          <w:rFonts w:ascii="宋体" w:hAnsi="宋体" w:hint="eastAsia"/>
          <w:sz w:val="21"/>
          <w:szCs w:val="21"/>
        </w:rPr>
        <w:t>Module</w:t>
      </w:r>
      <w:r w:rsidR="00A175E3" w:rsidRPr="00BE4350">
        <w:rPr>
          <w:rFonts w:ascii="宋体" w:hAnsi="宋体"/>
          <w:sz w:val="21"/>
          <w:szCs w:val="21"/>
        </w:rPr>
        <w:t>Demo。该构件中定义了一个接口IInterface和一个类CClass。</w:t>
      </w:r>
    </w:p>
    <w:p w:rsidR="00402F20" w:rsidRDefault="00402F20" w:rsidP="00A175E3">
      <w:pPr>
        <w:snapToGrid w:val="0"/>
        <w:spacing w:line="300" w:lineRule="auto"/>
        <w:ind w:firstLineChars="200" w:firstLine="480"/>
        <w:rPr>
          <w:rFonts w:ascii="宋体" w:hAnsi="宋体" w:hint="eastAsia"/>
          <w:szCs w:val="21"/>
        </w:rPr>
      </w:pPr>
    </w:p>
    <w:p w:rsidR="00402F20" w:rsidRPr="00BE4623" w:rsidRDefault="00402F20" w:rsidP="00402F20">
      <w:pPr>
        <w:snapToGrid w:val="0"/>
        <w:spacing w:line="300" w:lineRule="auto"/>
        <w:ind w:firstLineChars="200" w:firstLine="480"/>
        <w:rPr>
          <w:rFonts w:ascii="宋体" w:hAnsi="宋体" w:hint="eastAsia"/>
          <w:szCs w:val="21"/>
        </w:rPr>
      </w:pPr>
    </w:p>
    <w:p w:rsidR="00A63A52" w:rsidRPr="00BC57E8" w:rsidRDefault="00A63A52" w:rsidP="00BA4562">
      <w:pPr>
        <w:pStyle w:val="2"/>
        <w:snapToGrid w:val="0"/>
        <w:spacing w:line="300" w:lineRule="auto"/>
        <w:rPr>
          <w:rFonts w:ascii="宋体" w:eastAsia="宋体" w:hAnsi="宋体" w:hint="eastAsia"/>
        </w:rPr>
      </w:pPr>
      <w:bookmarkStart w:id="246" w:name="_Toc148261037"/>
      <w:bookmarkStart w:id="247" w:name="_Toc152754330"/>
      <w:bookmarkStart w:id="248" w:name="_Toc197918995"/>
      <w:r w:rsidRPr="00BC57E8">
        <w:rPr>
          <w:rFonts w:ascii="宋体" w:eastAsia="宋体" w:hAnsi="宋体" w:hint="eastAsia"/>
        </w:rPr>
        <w:t>6.</w:t>
      </w:r>
      <w:r w:rsidR="00D91EFE">
        <w:rPr>
          <w:rFonts w:ascii="宋体" w:eastAsia="宋体" w:hAnsi="宋体" w:hint="eastAsia"/>
        </w:rPr>
        <w:t>3</w:t>
      </w:r>
      <w:r w:rsidRPr="00BC57E8">
        <w:rPr>
          <w:rFonts w:ascii="宋体" w:eastAsia="宋体" w:hAnsi="宋体" w:hint="eastAsia"/>
        </w:rPr>
        <w:t xml:space="preserve"> class</w:t>
      </w:r>
      <w:bookmarkEnd w:id="244"/>
      <w:bookmarkEnd w:id="246"/>
      <w:bookmarkEnd w:id="247"/>
      <w:bookmarkEnd w:id="248"/>
    </w:p>
    <w:p w:rsidR="00A63A52" w:rsidRPr="00BA6813" w:rsidRDefault="00A63A52" w:rsidP="00BE4350">
      <w:pPr>
        <w:snapToGrid w:val="0"/>
        <w:spacing w:line="300" w:lineRule="auto"/>
        <w:ind w:firstLineChars="200" w:firstLine="420"/>
        <w:rPr>
          <w:rFonts w:ascii="宋体" w:hAnsi="宋体"/>
        </w:rPr>
      </w:pPr>
      <w:r w:rsidRPr="00BE4350">
        <w:rPr>
          <w:rFonts w:ascii="宋体" w:hAnsi="宋体" w:hint="eastAsia"/>
          <w:sz w:val="21"/>
          <w:szCs w:val="21"/>
        </w:rPr>
        <w:t>此关键字用于定义普通构件类，</w:t>
      </w:r>
      <w:r w:rsidRPr="00BE4350">
        <w:rPr>
          <w:rFonts w:ascii="宋体" w:hAnsi="宋体"/>
          <w:sz w:val="21"/>
          <w:szCs w:val="21"/>
        </w:rPr>
        <w:t>例如</w:t>
      </w:r>
      <w:r w:rsidRPr="00BE4350">
        <w:rPr>
          <w:rFonts w:ascii="宋体" w:hAnsi="宋体" w:hint="eastAsia"/>
          <w:sz w:val="21"/>
          <w:szCs w:val="21"/>
        </w:rPr>
        <w:t>ClassDemo.car文件中</w:t>
      </w:r>
      <w:r w:rsidRPr="00BE4350">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Hello</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class CClass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w:t>
      </w:r>
    </w:p>
    <w:p w:rsidR="00A63A52" w:rsidRPr="002157D1" w:rsidRDefault="00AA4ED8" w:rsidP="002157D1">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lastRenderedPageBreak/>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示例构件</w:t>
      </w:r>
      <w:r w:rsidRPr="00BE4350">
        <w:rPr>
          <w:rFonts w:ascii="宋体" w:hAnsi="宋体" w:hint="eastAsia"/>
          <w:sz w:val="21"/>
          <w:szCs w:val="21"/>
        </w:rPr>
        <w:t>Class</w:t>
      </w:r>
      <w:r w:rsidRPr="00BE4350">
        <w:rPr>
          <w:rFonts w:ascii="宋体" w:hAnsi="宋体"/>
          <w:sz w:val="21"/>
          <w:szCs w:val="21"/>
        </w:rPr>
        <w:t>tDemo中，定义了一个类CClass，class关键字后面是类的名字。</w:t>
      </w:r>
      <w:r w:rsidRPr="00BE4350">
        <w:rPr>
          <w:rFonts w:ascii="宋体" w:hAnsi="宋体" w:hint="eastAsia"/>
          <w:sz w:val="21"/>
          <w:szCs w:val="21"/>
        </w:rPr>
        <w:t>类名字</w:t>
      </w:r>
      <w:r w:rsidRPr="00BE4350">
        <w:rPr>
          <w:rFonts w:ascii="宋体" w:hAnsi="宋体"/>
          <w:sz w:val="21"/>
          <w:szCs w:val="21"/>
        </w:rPr>
        <w:t>后面“{}”中，是该类的定义。类定义中主要包括该类提供的接口。因为类对象中能够和外界打交道的只有接口，所以一个没有接口的类对象的存在，是没有意义的。</w:t>
      </w:r>
    </w:p>
    <w:p w:rsidR="00A63A52" w:rsidRPr="00BE4623" w:rsidRDefault="00A63A52" w:rsidP="00BE4350">
      <w:pPr>
        <w:snapToGrid w:val="0"/>
        <w:spacing w:line="300" w:lineRule="auto"/>
        <w:ind w:firstLineChars="200" w:firstLine="420"/>
        <w:rPr>
          <w:rFonts w:ascii="宋体" w:hAnsi="宋体"/>
          <w:szCs w:val="21"/>
        </w:rPr>
      </w:pPr>
      <w:r w:rsidRPr="00BE4350">
        <w:rPr>
          <w:rFonts w:ascii="宋体" w:hAnsi="宋体"/>
          <w:sz w:val="21"/>
          <w:szCs w:val="21"/>
        </w:rPr>
        <w:t>在一个CAR文件中，可以定义一个或多个类。例如</w:t>
      </w:r>
      <w:r w:rsidRPr="00BE4350">
        <w:rPr>
          <w:rFonts w:ascii="宋体" w:hAnsi="宋体" w:hint="eastAsia"/>
          <w:sz w:val="21"/>
          <w:szCs w:val="21"/>
        </w:rPr>
        <w:t>ClassDemo2.car文件中</w:t>
      </w:r>
      <w:r w:rsidRPr="00BE4350">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module</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w:t>
      </w:r>
      <w:r w:rsidRPr="002157D1">
        <w:rPr>
          <w:rFonts w:ascii="宋体" w:hAnsi="宋体" w:hint="eastAsia"/>
          <w:sz w:val="21"/>
          <w:szCs w:val="21"/>
        </w:rPr>
        <w:t>1</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Foo</w:t>
      </w:r>
      <w:r w:rsidRPr="002157D1">
        <w:rPr>
          <w:rFonts w:ascii="宋体" w:hAnsi="宋体"/>
          <w:sz w:val="21"/>
          <w:szCs w:val="21"/>
        </w:rPr>
        <w:t>();</w:t>
      </w:r>
    </w:p>
    <w:p w:rsidR="00A63A52" w:rsidRPr="002157D1" w:rsidRDefault="00A63A52" w:rsidP="002814C6">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A63A52" w:rsidRPr="002157D1" w:rsidRDefault="00A63A52" w:rsidP="002814C6">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interface I</w:t>
      </w:r>
      <w:r w:rsidRPr="002157D1">
        <w:rPr>
          <w:rFonts w:ascii="宋体" w:hAnsi="宋体" w:hint="eastAsia"/>
          <w:sz w:val="21"/>
          <w:szCs w:val="21"/>
        </w:rPr>
        <w:t>I</w:t>
      </w:r>
      <w:r w:rsidRPr="002157D1">
        <w:rPr>
          <w:rFonts w:ascii="宋体" w:hAnsi="宋体"/>
          <w:sz w:val="21"/>
          <w:szCs w:val="21"/>
        </w:rPr>
        <w:t>nterface</w:t>
      </w:r>
      <w:r w:rsidRPr="002157D1">
        <w:rPr>
          <w:rFonts w:ascii="宋体" w:hAnsi="宋体" w:hint="eastAsia"/>
          <w:sz w:val="21"/>
          <w:szCs w:val="21"/>
        </w:rPr>
        <w:t>2</w:t>
      </w:r>
      <w:r w:rsidRPr="002157D1">
        <w:rPr>
          <w:rFonts w:ascii="宋体" w:hAnsi="宋体"/>
          <w:sz w:val="21"/>
          <w:szCs w:val="21"/>
        </w:rPr>
        <w:t xml:space="preserve"> {</w:t>
      </w:r>
    </w:p>
    <w:p w:rsidR="00A63A52" w:rsidRPr="002157D1" w:rsidRDefault="002814C6"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w:t>
      </w:r>
      <w:r>
        <w:rPr>
          <w:rFonts w:ascii="宋体" w:hAnsi="宋体" w:hint="eastAsia"/>
          <w:sz w:val="21"/>
          <w:szCs w:val="21"/>
        </w:rPr>
        <w:t xml:space="preserve">    </w:t>
      </w:r>
      <w:r w:rsidR="00A63A52" w:rsidRPr="002157D1">
        <w:rPr>
          <w:rFonts w:ascii="宋体" w:hAnsi="宋体" w:hint="eastAsia"/>
          <w:sz w:val="21"/>
          <w:szCs w:val="21"/>
        </w:rPr>
        <w:t>Bar</w:t>
      </w:r>
      <w:r w:rsidR="00A63A52"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class CClass</w:t>
      </w:r>
      <w:r w:rsidRPr="002157D1">
        <w:rPr>
          <w:rFonts w:ascii="宋体" w:hAnsi="宋体" w:hint="eastAsia"/>
          <w:sz w:val="21"/>
          <w:szCs w:val="21"/>
        </w:rPr>
        <w:t>1</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interface IInterface</w:t>
      </w:r>
      <w:r w:rsidRPr="002157D1">
        <w:rPr>
          <w:rFonts w:ascii="宋体" w:hAnsi="宋体" w:hint="eastAsia"/>
          <w:sz w:val="21"/>
          <w:szCs w:val="21"/>
        </w:rPr>
        <w:t>1</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IInterface2;</w:t>
      </w:r>
    </w:p>
    <w:p w:rsidR="00A63A52" w:rsidRPr="002157D1" w:rsidRDefault="00A63A52" w:rsidP="002814C6">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A63A52" w:rsidRPr="002157D1" w:rsidRDefault="00A63A52" w:rsidP="002814C6">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class CClass2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2814C6">
        <w:rPr>
          <w:rFonts w:ascii="宋体" w:hAnsi="宋体" w:hint="eastAsia"/>
          <w:sz w:val="21"/>
          <w:szCs w:val="21"/>
        </w:rPr>
        <w:t xml:space="preserve">    </w:t>
      </w:r>
      <w:r w:rsidRPr="002157D1">
        <w:rPr>
          <w:rFonts w:ascii="宋体" w:hAnsi="宋体"/>
          <w:sz w:val="21"/>
          <w:szCs w:val="21"/>
        </w:rPr>
        <w:t>interface</w:t>
      </w:r>
      <w:r w:rsidRPr="002157D1">
        <w:rPr>
          <w:rFonts w:ascii="宋体" w:hAnsi="宋体" w:hint="eastAsia"/>
          <w:sz w:val="21"/>
          <w:szCs w:val="21"/>
        </w:rPr>
        <w:t xml:space="preserve"> IInterface1;</w:t>
      </w:r>
    </w:p>
    <w:p w:rsidR="00A63A52" w:rsidRDefault="00A63A52" w:rsidP="002814C6">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2814C6" w:rsidRPr="002157D1" w:rsidRDefault="002814C6" w:rsidP="002814C6">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示例构件ClassDemo</w:t>
      </w:r>
      <w:r w:rsidRPr="00BE4350">
        <w:rPr>
          <w:rFonts w:ascii="宋体" w:hAnsi="宋体" w:hint="eastAsia"/>
          <w:sz w:val="21"/>
          <w:szCs w:val="21"/>
        </w:rPr>
        <w:t>2</w:t>
      </w:r>
      <w:r w:rsidRPr="00BE4350">
        <w:rPr>
          <w:rFonts w:ascii="宋体" w:hAnsi="宋体"/>
          <w:sz w:val="21"/>
          <w:szCs w:val="21"/>
        </w:rPr>
        <w:t>中，定义了两个接口：接口IInterface1和接口IInterface2；定义了两个类：类CClass1和类CClass2。类CClass1中提供接口IInterface1和接口IInterface2，类CClass2中提供接口IInterface1。类CClass1中和CClass2中都提供了接口IInterface1，该接口在两个类中可以有各自不同的实现。</w:t>
      </w:r>
    </w:p>
    <w:p w:rsidR="001B7279" w:rsidRPr="001B7279" w:rsidRDefault="001B7279" w:rsidP="001B7279">
      <w:pPr>
        <w:snapToGrid w:val="0"/>
        <w:spacing w:line="300" w:lineRule="auto"/>
        <w:ind w:firstLineChars="200" w:firstLine="420"/>
        <w:rPr>
          <w:rFonts w:ascii="宋体" w:hAnsi="宋体" w:hint="eastAsia"/>
          <w:sz w:val="21"/>
          <w:szCs w:val="21"/>
        </w:rPr>
      </w:pPr>
      <w:r w:rsidRPr="001B7279">
        <w:rPr>
          <w:rFonts w:ascii="宋体" w:hAnsi="宋体" w:hint="eastAsia"/>
          <w:sz w:val="21"/>
          <w:szCs w:val="21"/>
        </w:rPr>
        <w:t>car文件中，</w:t>
      </w:r>
      <w:r w:rsidRPr="00BE4350">
        <w:rPr>
          <w:rFonts w:ascii="宋体" w:hAnsi="宋体" w:hint="eastAsia"/>
          <w:sz w:val="21"/>
          <w:szCs w:val="21"/>
        </w:rPr>
        <w:t>一个类中</w:t>
      </w:r>
      <w:r w:rsidRPr="001B7279">
        <w:rPr>
          <w:rFonts w:ascii="宋体" w:hAnsi="宋体" w:hint="eastAsia"/>
          <w:sz w:val="21"/>
          <w:szCs w:val="21"/>
        </w:rPr>
        <w:t>最多包含32个接口，如果有callback接口，由于sink的原因，一个callback接口充当两个接口。接口太多时，carc</w:t>
      </w:r>
      <w:r w:rsidR="00702E5F" w:rsidRPr="00BE4350">
        <w:rPr>
          <w:rFonts w:ascii="宋体" w:hAnsi="宋体" w:hint="eastAsia"/>
          <w:sz w:val="21"/>
          <w:szCs w:val="21"/>
        </w:rPr>
        <w:t>编译器</w:t>
      </w:r>
      <w:r w:rsidRPr="001B7279">
        <w:rPr>
          <w:rFonts w:ascii="宋体" w:hAnsi="宋体" w:hint="eastAsia"/>
          <w:sz w:val="21"/>
          <w:szCs w:val="21"/>
        </w:rPr>
        <w:t>会报错</w:t>
      </w:r>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一个类中没有接口的定义编译器会报错。</w:t>
      </w:r>
      <w:bookmarkStart w:id="249" w:name="_Toc142300861"/>
    </w:p>
    <w:p w:rsidR="00A95ACD" w:rsidRPr="00BE4623" w:rsidRDefault="00A95ACD" w:rsidP="00A95ACD">
      <w:pPr>
        <w:snapToGrid w:val="0"/>
        <w:spacing w:line="300" w:lineRule="auto"/>
        <w:ind w:firstLineChars="200" w:firstLine="480"/>
        <w:rPr>
          <w:rFonts w:ascii="宋体" w:hAnsi="宋体" w:hint="eastAsia"/>
          <w:szCs w:val="21"/>
        </w:rPr>
      </w:pPr>
    </w:p>
    <w:p w:rsidR="00A63A52" w:rsidRPr="00BC57E8" w:rsidRDefault="00D91EFE" w:rsidP="00BA4562">
      <w:pPr>
        <w:pStyle w:val="2"/>
        <w:snapToGrid w:val="0"/>
        <w:spacing w:line="300" w:lineRule="auto"/>
        <w:rPr>
          <w:rFonts w:ascii="宋体" w:eastAsia="宋体" w:hAnsi="宋体" w:hint="eastAsia"/>
        </w:rPr>
      </w:pPr>
      <w:bookmarkStart w:id="250" w:name="_Toc148261038"/>
      <w:bookmarkStart w:id="251" w:name="_Toc152754331"/>
      <w:bookmarkStart w:id="252" w:name="_Toc197918996"/>
      <w:r>
        <w:rPr>
          <w:rFonts w:ascii="宋体" w:eastAsia="宋体" w:hAnsi="宋体" w:hint="eastAsia"/>
        </w:rPr>
        <w:t>6.4</w:t>
      </w:r>
      <w:r w:rsidR="00A63A52" w:rsidRPr="00BC57E8">
        <w:rPr>
          <w:rFonts w:ascii="宋体" w:eastAsia="宋体" w:hAnsi="宋体" w:hint="eastAsia"/>
        </w:rPr>
        <w:t xml:space="preserve"> interface</w:t>
      </w:r>
      <w:bookmarkEnd w:id="249"/>
      <w:bookmarkEnd w:id="250"/>
      <w:bookmarkEnd w:id="251"/>
      <w:bookmarkEnd w:id="252"/>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sz w:val="21"/>
          <w:szCs w:val="21"/>
        </w:rPr>
        <w:t>此关键字用于定义接口。</w:t>
      </w:r>
      <w:r w:rsidRPr="00BE4350">
        <w:rPr>
          <w:rFonts w:ascii="宋体" w:hAnsi="宋体" w:hint="eastAsia"/>
          <w:sz w:val="21"/>
          <w:szCs w:val="21"/>
        </w:rPr>
        <w:t>例如InterfaceDemo.car中：</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module</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w:t>
      </w:r>
      <w:r w:rsidRPr="002157D1">
        <w:rPr>
          <w:rFonts w:ascii="宋体" w:hAnsi="宋体" w:hint="eastAsia"/>
          <w:sz w:val="21"/>
          <w:szCs w:val="21"/>
        </w:rPr>
        <w:t>1</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Foo</w:t>
      </w:r>
      <w:r w:rsidRPr="002157D1">
        <w:rPr>
          <w:rFonts w:ascii="宋体" w:hAnsi="宋体"/>
          <w:sz w:val="21"/>
          <w:szCs w:val="21"/>
        </w:rPr>
        <w:t>();</w:t>
      </w:r>
    </w:p>
    <w:p w:rsidR="00A63A52" w:rsidRPr="002157D1" w:rsidRDefault="00A63A52" w:rsidP="00197B7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A63A52" w:rsidRPr="002157D1" w:rsidRDefault="00A63A52" w:rsidP="00197B77">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interface IInterface</w:t>
      </w:r>
      <w:r w:rsidRPr="002157D1">
        <w:rPr>
          <w:rFonts w:ascii="宋体" w:hAnsi="宋体" w:hint="eastAsia"/>
          <w:sz w:val="21"/>
          <w:szCs w:val="21"/>
        </w:rPr>
        <w:t>2</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w:t>
      </w:r>
      <w:r w:rsidRPr="002157D1">
        <w:rPr>
          <w:rFonts w:ascii="宋体" w:hAnsi="宋体" w:hint="eastAsia"/>
          <w:sz w:val="21"/>
          <w:szCs w:val="21"/>
        </w:rPr>
        <w:t>Bar</w:t>
      </w:r>
      <w:r w:rsidRPr="002157D1">
        <w:rPr>
          <w:rFonts w:ascii="宋体" w:hAnsi="宋体"/>
          <w:sz w:val="21"/>
          <w:szCs w:val="21"/>
        </w:rPr>
        <w:t>();</w:t>
      </w:r>
    </w:p>
    <w:p w:rsidR="00A63A52" w:rsidRPr="002157D1" w:rsidRDefault="00A63A52" w:rsidP="00197B7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class CClass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interface IInterface</w:t>
      </w:r>
      <w:r w:rsidRPr="002157D1">
        <w:rPr>
          <w:rFonts w:ascii="宋体" w:hAnsi="宋体" w:hint="eastAsia"/>
          <w:sz w:val="21"/>
          <w:szCs w:val="21"/>
        </w:rPr>
        <w:t>1;</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IInterface2;</w:t>
      </w:r>
    </w:p>
    <w:p w:rsidR="00A63A52" w:rsidRPr="002157D1" w:rsidRDefault="00197B77" w:rsidP="002157D1">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示例构件</w:t>
      </w:r>
      <w:r w:rsidRPr="00BE4350">
        <w:rPr>
          <w:rFonts w:ascii="宋体" w:hAnsi="宋体" w:hint="eastAsia"/>
          <w:sz w:val="21"/>
          <w:szCs w:val="21"/>
        </w:rPr>
        <w:t>Interface</w:t>
      </w:r>
      <w:r w:rsidRPr="00BE4350">
        <w:rPr>
          <w:rFonts w:ascii="宋体" w:hAnsi="宋体"/>
          <w:sz w:val="21"/>
          <w:szCs w:val="21"/>
        </w:rPr>
        <w:t>Demo中，interface关键字后面是接口的名字</w:t>
      </w:r>
      <w:r w:rsidRPr="00BE4350">
        <w:rPr>
          <w:rFonts w:ascii="宋体" w:hAnsi="宋体" w:hint="eastAsia"/>
          <w:sz w:val="21"/>
          <w:szCs w:val="21"/>
        </w:rPr>
        <w:t>，接口名字</w:t>
      </w:r>
      <w:r w:rsidRPr="00BE4350">
        <w:rPr>
          <w:rFonts w:ascii="宋体" w:hAnsi="宋体"/>
          <w:sz w:val="21"/>
          <w:szCs w:val="21"/>
        </w:rPr>
        <w:t>后面“{}”中，是该接口的定义。定义了</w:t>
      </w:r>
      <w:r w:rsidRPr="00BE4350">
        <w:rPr>
          <w:rFonts w:ascii="宋体" w:hAnsi="宋体" w:hint="eastAsia"/>
          <w:sz w:val="21"/>
          <w:szCs w:val="21"/>
        </w:rPr>
        <w:t>两个</w:t>
      </w:r>
      <w:r w:rsidRPr="00BE4350">
        <w:rPr>
          <w:rFonts w:ascii="宋体" w:hAnsi="宋体"/>
          <w:sz w:val="21"/>
          <w:szCs w:val="21"/>
        </w:rPr>
        <w:t>接口IInterface</w:t>
      </w:r>
      <w:r w:rsidRPr="00BE4350">
        <w:rPr>
          <w:rFonts w:ascii="宋体" w:hAnsi="宋体" w:hint="eastAsia"/>
          <w:sz w:val="21"/>
          <w:szCs w:val="21"/>
        </w:rPr>
        <w:t>1</w:t>
      </w:r>
      <w:r w:rsidRPr="00BE4350">
        <w:rPr>
          <w:rFonts w:ascii="宋体" w:hAnsi="宋体"/>
          <w:sz w:val="21"/>
          <w:szCs w:val="21"/>
        </w:rPr>
        <w:t>，IInterface</w:t>
      </w:r>
      <w:r w:rsidRPr="00BE4350">
        <w:rPr>
          <w:rFonts w:ascii="宋体" w:hAnsi="宋体" w:hint="eastAsia"/>
          <w:sz w:val="21"/>
          <w:szCs w:val="21"/>
        </w:rPr>
        <w:t>2，</w:t>
      </w:r>
      <w:r w:rsidRPr="00BE4350">
        <w:rPr>
          <w:rFonts w:ascii="宋体" w:hAnsi="宋体"/>
          <w:sz w:val="21"/>
          <w:szCs w:val="21"/>
        </w:rPr>
        <w:t>接口中</w:t>
      </w:r>
      <w:r w:rsidRPr="00BE4350">
        <w:rPr>
          <w:rFonts w:ascii="宋体" w:hAnsi="宋体" w:hint="eastAsia"/>
          <w:sz w:val="21"/>
          <w:szCs w:val="21"/>
        </w:rPr>
        <w:t>分别</w:t>
      </w:r>
      <w:r w:rsidRPr="00BE4350">
        <w:rPr>
          <w:rFonts w:ascii="宋体" w:hAnsi="宋体"/>
          <w:sz w:val="21"/>
          <w:szCs w:val="21"/>
        </w:rPr>
        <w:t>定义了方法</w:t>
      </w:r>
      <w:r w:rsidRPr="00BE4350">
        <w:rPr>
          <w:rFonts w:ascii="宋体" w:hAnsi="宋体" w:hint="eastAsia"/>
          <w:sz w:val="21"/>
          <w:szCs w:val="21"/>
        </w:rPr>
        <w:t>Foo，Bar。</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hint="eastAsia"/>
          <w:sz w:val="21"/>
          <w:szCs w:val="21"/>
        </w:rPr>
        <w:t>一个构件中可以定义一个或多个接口，每个接口中可以有一个或多个方法。</w:t>
      </w:r>
      <w:r w:rsidRPr="00BE4350">
        <w:rPr>
          <w:rFonts w:ascii="宋体" w:hAnsi="宋体"/>
          <w:sz w:val="21"/>
          <w:szCs w:val="21"/>
        </w:rPr>
        <w:t>接口定义主要包括接口方法的声明。一个没有接口方法的接口在现实中没有意义。</w:t>
      </w:r>
      <w:r w:rsidR="00A72A49">
        <w:rPr>
          <w:rFonts w:ascii="宋体" w:hAnsi="宋体" w:hint="eastAsia"/>
          <w:sz w:val="21"/>
          <w:szCs w:val="21"/>
        </w:rPr>
        <w:t>一个构件中不支持同名的方法。</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接口是客户程序和类对象之间的桥梁，接口的更改要求构件和客户程序也必须做出相应的改动，这样做不符合构件化程序的思想。因此，一个接口定义下来并公布之后，该接口中方法的位置、方法中参数的类型及个数都不能再做更改。</w:t>
      </w:r>
    </w:p>
    <w:p w:rsidR="00A63A52" w:rsidRPr="00BE4623" w:rsidRDefault="00A63A52" w:rsidP="00BE4350">
      <w:pPr>
        <w:snapToGrid w:val="0"/>
        <w:spacing w:line="300" w:lineRule="auto"/>
        <w:ind w:firstLineChars="200" w:firstLine="420"/>
        <w:rPr>
          <w:rFonts w:ascii="宋体" w:hAnsi="宋体"/>
          <w:szCs w:val="21"/>
        </w:rPr>
      </w:pPr>
      <w:r w:rsidRPr="00BE4350">
        <w:rPr>
          <w:rFonts w:ascii="宋体" w:hAnsi="宋体"/>
          <w:sz w:val="21"/>
          <w:szCs w:val="21"/>
        </w:rPr>
        <w:t>接口还可以继承其它接口。例如：</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1F21D9">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interface IInterface1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1F21D9" w:rsidP="001F21D9">
      <w:pPr>
        <w:shd w:val="clear" w:color="auto" w:fill="E6E6E6"/>
        <w:snapToGrid w:val="0"/>
        <w:spacing w:line="300" w:lineRule="auto"/>
        <w:ind w:firstLineChars="400" w:firstLine="840"/>
        <w:rPr>
          <w:rFonts w:ascii="宋体" w:hAnsi="宋体" w:hint="eastAsia"/>
          <w:sz w:val="21"/>
          <w:szCs w:val="21"/>
        </w:rPr>
      </w:pPr>
      <w:r>
        <w:rPr>
          <w:rFonts w:ascii="宋体" w:hAnsi="宋体"/>
          <w:sz w:val="21"/>
          <w:szCs w:val="21"/>
        </w:rPr>
        <w:t>}</w:t>
      </w:r>
    </w:p>
    <w:p w:rsidR="00A63A52" w:rsidRPr="002157D1" w:rsidRDefault="00A63A52" w:rsidP="001F21D9">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interface IInterface2 : IInterface1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1F21D9" w:rsidP="002157D1">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    }</w:t>
      </w:r>
    </w:p>
    <w:p w:rsidR="00A63A52" w:rsidRPr="002157D1" w:rsidRDefault="00A63A52" w:rsidP="001F21D9">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A63A52" w:rsidRPr="007931DA" w:rsidRDefault="00A63A52" w:rsidP="002157D1">
      <w:pPr>
        <w:shd w:val="clear" w:color="auto" w:fill="E6E6E6"/>
        <w:snapToGrid w:val="0"/>
        <w:spacing w:line="300" w:lineRule="auto"/>
        <w:ind w:firstLineChars="200" w:firstLine="420"/>
        <w:rPr>
          <w:rFonts w:ascii="宋体" w:hAnsi="宋体"/>
        </w:rPr>
      </w:pPr>
      <w:r w:rsidRPr="002157D1">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示例构件InterfaceDemo2中，接口IInterface2继承接口IInterface1，接口IInterface2中就拥有接口IInterface1中定义的所有方法。</w:t>
      </w:r>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另外，CAR中还定义有一个关键字callback，</w:t>
      </w:r>
      <w:r w:rsidRPr="00BE4350">
        <w:rPr>
          <w:rFonts w:ascii="宋体" w:hAnsi="宋体" w:hint="eastAsia"/>
          <w:sz w:val="21"/>
          <w:szCs w:val="21"/>
        </w:rPr>
        <w:t>和interface关键字一起</w:t>
      </w:r>
      <w:r w:rsidRPr="00BE4350">
        <w:rPr>
          <w:rFonts w:ascii="宋体" w:hAnsi="宋体"/>
          <w:sz w:val="21"/>
          <w:szCs w:val="21"/>
        </w:rPr>
        <w:t>用于定义回调接口。相对于回调接口来说，</w:t>
      </w:r>
      <w:r w:rsidRPr="00BE4350">
        <w:rPr>
          <w:rFonts w:ascii="宋体" w:hAnsi="宋体" w:hint="eastAsia"/>
          <w:sz w:val="21"/>
          <w:szCs w:val="21"/>
        </w:rPr>
        <w:t>单独</w:t>
      </w:r>
      <w:r w:rsidRPr="00BE4350">
        <w:rPr>
          <w:rFonts w:ascii="宋体" w:hAnsi="宋体"/>
          <w:sz w:val="21"/>
          <w:szCs w:val="21"/>
        </w:rPr>
        <w:t>使用interface关键字定义的接口也称为普通接口。</w:t>
      </w:r>
      <w:bookmarkStart w:id="253" w:name="_Toc142300862"/>
    </w:p>
    <w:p w:rsidR="00B453B6" w:rsidRPr="00BE4623" w:rsidRDefault="00B453B6" w:rsidP="00B453B6">
      <w:pPr>
        <w:snapToGrid w:val="0"/>
        <w:spacing w:line="300" w:lineRule="auto"/>
        <w:ind w:firstLineChars="200" w:firstLine="480"/>
        <w:rPr>
          <w:rFonts w:ascii="宋体" w:hAnsi="宋体" w:hint="eastAsia"/>
          <w:szCs w:val="21"/>
        </w:rPr>
      </w:pPr>
    </w:p>
    <w:p w:rsidR="00A63A52" w:rsidRPr="00BC57E8" w:rsidRDefault="00D91EFE" w:rsidP="00BA4562">
      <w:pPr>
        <w:pStyle w:val="2"/>
        <w:snapToGrid w:val="0"/>
        <w:spacing w:line="300" w:lineRule="auto"/>
        <w:rPr>
          <w:rFonts w:ascii="宋体" w:eastAsia="宋体" w:hAnsi="宋体" w:hint="eastAsia"/>
        </w:rPr>
      </w:pPr>
      <w:bookmarkStart w:id="254" w:name="_Toc148261039"/>
      <w:bookmarkStart w:id="255" w:name="_Toc152754332"/>
      <w:bookmarkStart w:id="256" w:name="_Toc197918997"/>
      <w:r>
        <w:rPr>
          <w:rFonts w:ascii="宋体" w:eastAsia="宋体" w:hAnsi="宋体" w:hint="eastAsia"/>
        </w:rPr>
        <w:t>6.5</w:t>
      </w:r>
      <w:r w:rsidR="00A63A52" w:rsidRPr="00BC57E8">
        <w:rPr>
          <w:rFonts w:ascii="宋体" w:eastAsia="宋体" w:hAnsi="宋体" w:hint="eastAsia"/>
        </w:rPr>
        <w:t xml:space="preserve"> callback</w:t>
      </w:r>
      <w:bookmarkEnd w:id="253"/>
      <w:bookmarkEnd w:id="254"/>
      <w:bookmarkEnd w:id="255"/>
      <w:bookmarkEnd w:id="256"/>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sz w:val="21"/>
          <w:szCs w:val="21"/>
        </w:rPr>
        <w:t>此关键字用于定义回调接口。回调接口也是接口的一种，该接口中的每个成员函数代表一个回调事件（Callback）。</w:t>
      </w:r>
      <w:r w:rsidRPr="00BE4623">
        <w:rPr>
          <w:rFonts w:ascii="宋体" w:hAnsi="宋体" w:hint="eastAsia"/>
          <w:szCs w:val="21"/>
        </w:rPr>
        <w:t xml:space="preserve"> </w:t>
      </w:r>
    </w:p>
    <w:p w:rsidR="00A63A52" w:rsidRPr="00BC57E8" w:rsidRDefault="00D91EFE" w:rsidP="0078027F">
      <w:pPr>
        <w:pStyle w:val="3"/>
        <w:snapToGrid w:val="0"/>
        <w:spacing w:line="300" w:lineRule="auto"/>
        <w:rPr>
          <w:rFonts w:hint="eastAsia"/>
          <w:sz w:val="28"/>
          <w:szCs w:val="28"/>
        </w:rPr>
      </w:pPr>
      <w:bookmarkStart w:id="257" w:name="_Toc142300863"/>
      <w:bookmarkStart w:id="258" w:name="_Toc148261040"/>
      <w:bookmarkStart w:id="259" w:name="_Toc152754333"/>
      <w:bookmarkStart w:id="260" w:name="_Toc197918998"/>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lastRenderedPageBreak/>
          <w:t>6.5</w:t>
        </w:r>
        <w:r w:rsidR="00A63A52" w:rsidRPr="00CA6AC6">
          <w:rPr>
            <w:rFonts w:ascii="宋体" w:hAnsi="宋体" w:hint="eastAsia"/>
            <w:sz w:val="28"/>
            <w:szCs w:val="28"/>
          </w:rPr>
          <w:t xml:space="preserve">.1　</w:t>
        </w:r>
      </w:smartTag>
      <w:r w:rsidR="00A63A52" w:rsidRPr="00CA6AC6">
        <w:rPr>
          <w:rFonts w:ascii="宋体" w:hAnsi="宋体" w:hint="eastAsia"/>
          <w:sz w:val="28"/>
          <w:szCs w:val="28"/>
        </w:rPr>
        <w:t>回调机制</w:t>
      </w:r>
      <w:bookmarkEnd w:id="257"/>
      <w:bookmarkEnd w:id="258"/>
      <w:bookmarkEnd w:id="259"/>
      <w:bookmarkEnd w:id="260"/>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回调</w:t>
      </w:r>
      <w:r w:rsidRPr="00BE4350">
        <w:rPr>
          <w:rFonts w:ascii="宋体" w:hAnsi="宋体"/>
          <w:sz w:val="21"/>
          <w:szCs w:val="21"/>
        </w:rPr>
        <w:t>接口中每个成员函数代表一个事件（event）。当特定事情发生时，如定时消息或用户鼠标操作发生时，构件对象产生一个事件，客户程序可以处理这些事件。构件对象中</w:t>
      </w:r>
      <w:r w:rsidRPr="00BE4350">
        <w:rPr>
          <w:rFonts w:ascii="宋体" w:hAnsi="宋体" w:hint="eastAsia"/>
          <w:sz w:val="21"/>
          <w:szCs w:val="21"/>
        </w:rPr>
        <w:t>回调</w:t>
      </w:r>
      <w:r w:rsidRPr="00BE4350">
        <w:rPr>
          <w:rFonts w:ascii="宋体" w:hAnsi="宋体"/>
          <w:sz w:val="21"/>
          <w:szCs w:val="21"/>
        </w:rPr>
        <w:t>接口并不由</w:t>
      </w:r>
      <w:r w:rsidRPr="00BE4350">
        <w:rPr>
          <w:rFonts w:ascii="宋体" w:hAnsi="宋体" w:hint="eastAsia"/>
          <w:sz w:val="21"/>
          <w:szCs w:val="21"/>
        </w:rPr>
        <w:t>构件</w:t>
      </w:r>
      <w:r w:rsidRPr="00BE4350">
        <w:rPr>
          <w:rFonts w:ascii="宋体" w:hAnsi="宋体"/>
          <w:sz w:val="21"/>
          <w:szCs w:val="21"/>
        </w:rPr>
        <w:t>对象实现，而是由客户</w:t>
      </w:r>
      <w:r w:rsidRPr="00BE4350">
        <w:rPr>
          <w:rFonts w:ascii="宋体" w:hAnsi="宋体" w:hint="eastAsia"/>
          <w:sz w:val="21"/>
          <w:szCs w:val="21"/>
        </w:rPr>
        <w:t>端的接收器实现</w:t>
      </w:r>
      <w:r w:rsidRPr="00BE4350">
        <w:rPr>
          <w:rFonts w:ascii="宋体" w:hAnsi="宋体"/>
          <w:sz w:val="21"/>
          <w:szCs w:val="21"/>
        </w:rPr>
        <w:t>。</w:t>
      </w:r>
      <w:r w:rsidRPr="00BE4350">
        <w:rPr>
          <w:rFonts w:ascii="宋体" w:hAnsi="宋体" w:hint="eastAsia"/>
          <w:sz w:val="21"/>
          <w:szCs w:val="21"/>
        </w:rPr>
        <w:t>接收器也是构件对象，它除了实现回调接口外，还负责与可连接对象进行通信。当接收器与可连接对象建立连接后，客户程序可将自己实现的</w:t>
      </w:r>
      <w:r w:rsidRPr="00BE4350">
        <w:rPr>
          <w:rFonts w:ascii="宋体" w:hAnsi="宋体"/>
          <w:sz w:val="21"/>
          <w:szCs w:val="21"/>
        </w:rPr>
        <w:t>事件处理函数注册</w:t>
      </w:r>
      <w:r w:rsidRPr="00BE4350">
        <w:rPr>
          <w:rFonts w:ascii="宋体" w:hAnsi="宋体" w:hint="eastAsia"/>
          <w:sz w:val="21"/>
          <w:szCs w:val="21"/>
        </w:rPr>
        <w:t>，</w:t>
      </w:r>
      <w:r w:rsidRPr="00BE4350">
        <w:rPr>
          <w:rFonts w:ascii="宋体" w:hAnsi="宋体"/>
          <w:sz w:val="21"/>
          <w:szCs w:val="21"/>
        </w:rPr>
        <w:t>把函数指针告诉构件对象，构件对象在条件成熟时激发事件，回调事件处理函数</w:t>
      </w:r>
      <w:r w:rsidRPr="00BE4350">
        <w:rPr>
          <w:rFonts w:ascii="宋体" w:hAnsi="宋体" w:hint="eastAsia"/>
          <w:sz w:val="21"/>
          <w:szCs w:val="21"/>
        </w:rPr>
        <w:t>。</w:t>
      </w:r>
    </w:p>
    <w:p w:rsidR="00A63A52" w:rsidRPr="00BC57E8" w:rsidRDefault="00D91EFE" w:rsidP="00BA4562">
      <w:pPr>
        <w:pStyle w:val="3"/>
        <w:snapToGrid w:val="0"/>
        <w:spacing w:line="300" w:lineRule="auto"/>
        <w:rPr>
          <w:rFonts w:hint="eastAsia"/>
          <w:sz w:val="28"/>
          <w:szCs w:val="28"/>
        </w:rPr>
      </w:pPr>
      <w:bookmarkStart w:id="261" w:name="_Toc142300864"/>
      <w:bookmarkStart w:id="262" w:name="_Toc148261041"/>
      <w:bookmarkStart w:id="263" w:name="_Toc152754334"/>
      <w:bookmarkStart w:id="264" w:name="_Toc197918999"/>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6.5</w:t>
        </w:r>
        <w:r w:rsidR="00A63A52" w:rsidRPr="00CA6AC6">
          <w:rPr>
            <w:rFonts w:ascii="宋体" w:hAnsi="宋体" w:hint="eastAsia"/>
            <w:sz w:val="28"/>
            <w:szCs w:val="28"/>
          </w:rPr>
          <w:t xml:space="preserve">.2　</w:t>
        </w:r>
      </w:smartTag>
      <w:r w:rsidR="00A63A52" w:rsidRPr="00CA6AC6">
        <w:rPr>
          <w:rFonts w:ascii="宋体" w:hAnsi="宋体" w:hint="eastAsia"/>
          <w:sz w:val="28"/>
          <w:szCs w:val="28"/>
        </w:rPr>
        <w:t>callback的语义及实例讲解</w:t>
      </w:r>
      <w:bookmarkEnd w:id="261"/>
      <w:bookmarkEnd w:id="262"/>
      <w:bookmarkEnd w:id="263"/>
      <w:bookmarkEnd w:id="264"/>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编写</w:t>
      </w:r>
      <w:r w:rsidR="00CB451F" w:rsidRPr="00BE4350">
        <w:rPr>
          <w:rFonts w:ascii="宋体" w:hAnsi="宋体" w:hint="eastAsia"/>
          <w:sz w:val="21"/>
          <w:szCs w:val="21"/>
        </w:rPr>
        <w:t>Callback</w:t>
      </w:r>
      <w:r w:rsidRPr="00BE4350">
        <w:rPr>
          <w:rFonts w:ascii="宋体" w:hAnsi="宋体" w:hint="eastAsia"/>
          <w:sz w:val="21"/>
          <w:szCs w:val="21"/>
        </w:rPr>
        <w:t>Demo.car文件如下</w:t>
      </w:r>
      <w:r w:rsidRPr="00BE4623">
        <w:rPr>
          <w:rFonts w:ascii="宋体" w:hAnsi="宋体" w:hint="eastAsia"/>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module</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interface IHello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Hello();</w:t>
      </w:r>
    </w:p>
    <w:p w:rsidR="00A63A52" w:rsidRPr="002157D1" w:rsidRDefault="00A63A52" w:rsidP="00BB787F">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 xml:space="preserve"> OnTrigger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BB787F">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class C</w:t>
      </w:r>
      <w:r w:rsidR="003326B5">
        <w:rPr>
          <w:rFonts w:ascii="宋体" w:hAnsi="宋体" w:hint="eastAsia"/>
          <w:sz w:val="21"/>
          <w:szCs w:val="21"/>
        </w:rPr>
        <w:t>Hello</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BB787F">
        <w:rPr>
          <w:rFonts w:ascii="宋体" w:hAnsi="宋体" w:hint="eastAsia"/>
          <w:sz w:val="21"/>
          <w:szCs w:val="21"/>
        </w:rPr>
        <w:t xml:space="preserve">    </w:t>
      </w:r>
      <w:r w:rsidRPr="002157D1">
        <w:rPr>
          <w:rFonts w:ascii="宋体" w:hAnsi="宋体" w:hint="eastAsia"/>
          <w:sz w:val="21"/>
          <w:szCs w:val="21"/>
        </w:rPr>
        <w:t>interface IHello;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 xml:space="preserve"> callback</w:t>
      </w:r>
      <w:r w:rsidRPr="002157D1">
        <w:rPr>
          <w:rFonts w:ascii="宋体" w:hAnsi="宋体"/>
          <w:sz w:val="21"/>
          <w:szCs w:val="21"/>
        </w:rPr>
        <w:t xml:space="preserve"> interface IInterface;</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callback</w:t>
      </w:r>
      <w:r w:rsidRPr="00BE4350">
        <w:rPr>
          <w:rFonts w:ascii="宋体" w:hAnsi="宋体"/>
          <w:sz w:val="21"/>
          <w:szCs w:val="21"/>
        </w:rPr>
        <w:t>关键字后面是</w:t>
      </w:r>
      <w:r w:rsidRPr="00BE4350">
        <w:rPr>
          <w:rFonts w:ascii="宋体" w:hAnsi="宋体" w:hint="eastAsia"/>
          <w:sz w:val="21"/>
          <w:szCs w:val="21"/>
        </w:rPr>
        <w:t>interface 关键字，用以声明要定义的是一个回调接口，之后是</w:t>
      </w:r>
      <w:r w:rsidRPr="00BE4350">
        <w:rPr>
          <w:rFonts w:ascii="宋体" w:hAnsi="宋体"/>
          <w:sz w:val="21"/>
          <w:szCs w:val="21"/>
        </w:rPr>
        <w:t>接口的名字</w:t>
      </w:r>
      <w:r w:rsidRPr="00BE4350">
        <w:rPr>
          <w:rFonts w:ascii="宋体" w:hAnsi="宋体" w:hint="eastAsia"/>
          <w:sz w:val="21"/>
          <w:szCs w:val="21"/>
        </w:rPr>
        <w:t>，接口名字</w:t>
      </w:r>
      <w:r w:rsidRPr="00BE4350">
        <w:rPr>
          <w:rFonts w:ascii="宋体" w:hAnsi="宋体"/>
          <w:sz w:val="21"/>
          <w:szCs w:val="21"/>
        </w:rPr>
        <w:t>后面“{}”中，是该接口的定义。接口定义主要包括接口方法的声明。一个没有接口方法的接口在现实中没有意义。</w:t>
      </w:r>
      <w:r w:rsidRPr="00BE4350">
        <w:rPr>
          <w:rFonts w:ascii="宋体" w:hAnsi="宋体" w:hint="eastAsia"/>
          <w:sz w:val="21"/>
          <w:szCs w:val="21"/>
        </w:rPr>
        <w:t>示例CallbackDemo构件中，IInterface被定义为回调接口，回调接口中又定义了OnTrigger方法，该方法由客户端实现。</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 xml:space="preserve">由callback关键字定义的回调接口，其声明的回调事件的参数属性必须为[in]； </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由callback关键字定义的回调接口不能继承其它接口，也不能被其它接口继承。</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一个构件类的定义中不能只含有一个回调接口，至少要有一个普通接口,否则编译出错。</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CAR编译器编译之后我们在C</w:t>
      </w:r>
      <w:r w:rsidR="00A07350">
        <w:rPr>
          <w:rFonts w:ascii="宋体" w:hAnsi="宋体" w:hint="eastAsia"/>
          <w:sz w:val="21"/>
          <w:szCs w:val="21"/>
        </w:rPr>
        <w:t>Hello</w:t>
      </w:r>
      <w:r w:rsidRPr="00BE4350">
        <w:rPr>
          <w:rFonts w:ascii="宋体" w:hAnsi="宋体" w:hint="eastAsia"/>
          <w:sz w:val="21"/>
          <w:szCs w:val="21"/>
        </w:rPr>
        <w:t>.cpp文件中实现Hello方法如下；</w:t>
      </w: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hint="eastAsia"/>
          <w:sz w:val="21"/>
          <w:szCs w:val="21"/>
        </w:rPr>
        <w:t>ECode</w:t>
      </w:r>
      <w:r w:rsidR="00A63A52" w:rsidRPr="002157D1">
        <w:rPr>
          <w:rFonts w:ascii="宋体" w:hAnsi="宋体"/>
          <w:sz w:val="21"/>
          <w:szCs w:val="21"/>
        </w:rPr>
        <w:t xml:space="preserve"> </w:t>
      </w:r>
      <w:r w:rsidR="003326B5" w:rsidRPr="002157D1">
        <w:rPr>
          <w:rFonts w:ascii="宋体" w:hAnsi="宋体"/>
          <w:sz w:val="21"/>
          <w:szCs w:val="21"/>
        </w:rPr>
        <w:t>C</w:t>
      </w:r>
      <w:r w:rsidR="003326B5">
        <w:rPr>
          <w:rFonts w:ascii="宋体" w:hAnsi="宋体" w:hint="eastAsia"/>
          <w:sz w:val="21"/>
          <w:szCs w:val="21"/>
        </w:rPr>
        <w:t>Hello</w:t>
      </w:r>
      <w:r w:rsidR="00A63A52" w:rsidRPr="002157D1">
        <w:rPr>
          <w:rFonts w:ascii="宋体" w:hAnsi="宋体"/>
          <w:sz w:val="21"/>
          <w:szCs w:val="21"/>
        </w:rPr>
        <w: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printf("Hello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//触发事件，OnTrigger事件方法让客户实现</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OnTrigger();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printf("CAR!\n");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w:t>
      </w:r>
      <w:r w:rsidRPr="002157D1">
        <w:rPr>
          <w:rFonts w:ascii="宋体" w:hAnsi="宋体" w:hint="eastAsia"/>
          <w:sz w:val="21"/>
          <w:szCs w:val="21"/>
        </w:rPr>
        <w:t>NOERROR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lastRenderedPageBreak/>
        <w:t>这里我们触发了事件OnTrigger，其在客户端实现</w:t>
      </w:r>
      <w:r w:rsidR="00F75223">
        <w:rPr>
          <w:rFonts w:ascii="宋体" w:hAnsi="宋体" w:hint="eastAsia"/>
          <w:sz w:val="21"/>
          <w:szCs w:val="21"/>
        </w:rPr>
        <w:t>回调函数</w:t>
      </w:r>
      <w:r w:rsidR="00F75223" w:rsidRPr="00BE4350">
        <w:rPr>
          <w:rFonts w:ascii="宋体" w:hAnsi="宋体" w:hint="eastAsia"/>
          <w:sz w:val="21"/>
          <w:szCs w:val="21"/>
        </w:rPr>
        <w:t>Tr</w:t>
      </w:r>
      <w:r w:rsidR="00F75223">
        <w:rPr>
          <w:rFonts w:ascii="宋体" w:hAnsi="宋体" w:hint="eastAsia"/>
          <w:sz w:val="21"/>
          <w:szCs w:val="21"/>
        </w:rPr>
        <w:t>i</w:t>
      </w:r>
      <w:r w:rsidR="00F75223" w:rsidRPr="00BE4350">
        <w:rPr>
          <w:rFonts w:ascii="宋体" w:hAnsi="宋体" w:hint="eastAsia"/>
          <w:sz w:val="21"/>
          <w:szCs w:val="21"/>
        </w:rPr>
        <w:t>gger</w:t>
      </w:r>
      <w:r w:rsidRPr="00BE4350">
        <w:rPr>
          <w:rFonts w:ascii="宋体" w:hAnsi="宋体" w:hint="eastAsia"/>
          <w:sz w:val="21"/>
          <w:szCs w:val="21"/>
        </w:rPr>
        <w:t>并注册，当我们在客户端调用Hello方法的时候，假设我们希望在屏幕上打印如下语句：Hello world, CAR! 显然，在Tr</w:t>
      </w:r>
      <w:r w:rsidR="00F75223">
        <w:rPr>
          <w:rFonts w:ascii="宋体" w:hAnsi="宋体" w:hint="eastAsia"/>
          <w:sz w:val="21"/>
          <w:szCs w:val="21"/>
        </w:rPr>
        <w:t>i</w:t>
      </w:r>
      <w:r w:rsidRPr="00BE4350">
        <w:rPr>
          <w:rFonts w:ascii="宋体" w:hAnsi="宋体" w:hint="eastAsia"/>
          <w:sz w:val="21"/>
          <w:szCs w:val="21"/>
        </w:rPr>
        <w:t>gger方法中我们希望打印“</w:t>
      </w:r>
      <w:r w:rsidR="00F75223">
        <w:rPr>
          <w:rFonts w:ascii="宋体" w:hAnsi="宋体" w:hint="eastAsia"/>
          <w:sz w:val="21"/>
          <w:szCs w:val="21"/>
        </w:rPr>
        <w:t>world,</w:t>
      </w:r>
      <w:r w:rsidRPr="00BE4350">
        <w:rPr>
          <w:rFonts w:ascii="宋体" w:hAnsi="宋体" w:hint="eastAsia"/>
          <w:sz w:val="21"/>
          <w:szCs w:val="21"/>
        </w:rPr>
        <w:t>”。</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接下来我们看看在客户端是如何注册和实现这个事件的：</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//引用server端的构件模块</w:t>
      </w:r>
    </w:p>
    <w:p w:rsidR="00A63A52" w:rsidRPr="002157D1" w:rsidRDefault="007F57F3" w:rsidP="007F57F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#import &lt;</w:t>
      </w:r>
      <w:r w:rsidR="003326B5" w:rsidRPr="00BE4350">
        <w:rPr>
          <w:rFonts w:ascii="宋体" w:hAnsi="宋体" w:hint="eastAsia"/>
          <w:sz w:val="21"/>
          <w:szCs w:val="21"/>
        </w:rPr>
        <w:t>CallbackDemo</w:t>
      </w:r>
      <w:r w:rsidR="00A63A52" w:rsidRPr="002157D1">
        <w:rPr>
          <w:rFonts w:ascii="宋体" w:hAnsi="宋体"/>
          <w:sz w:val="21"/>
          <w:szCs w:val="21"/>
        </w:rPr>
        <w:t>.dll</w:t>
      </w:r>
      <w:r>
        <w:rPr>
          <w:rFonts w:ascii="宋体" w:hAnsi="宋体" w:hint="eastAsia"/>
          <w:sz w:val="21"/>
          <w:szCs w:val="21"/>
        </w:rPr>
        <w:t>&gt;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hint="eastAsia"/>
          <w:sz w:val="21"/>
          <w:szCs w:val="21"/>
        </w:rPr>
        <w:t>ECode</w:t>
      </w:r>
      <w:r w:rsidR="008817A9">
        <w:rPr>
          <w:rFonts w:ascii="宋体" w:hAnsi="宋体"/>
          <w:sz w:val="21"/>
          <w:szCs w:val="21"/>
        </w:rPr>
        <w:t xml:space="preserve"> </w:t>
      </w:r>
      <w:r w:rsidR="00A63A52" w:rsidRPr="002157D1">
        <w:rPr>
          <w:rFonts w:ascii="宋体" w:hAnsi="宋体"/>
          <w:sz w:val="21"/>
          <w:szCs w:val="21"/>
        </w:rPr>
        <w:t>Trigger(</w:t>
      </w:r>
      <w:r w:rsidR="005D233F" w:rsidRPr="002157D1">
        <w:rPr>
          <w:rFonts w:ascii="宋体" w:hAnsi="宋体" w:hint="eastAsia"/>
          <w:sz w:val="21"/>
          <w:szCs w:val="21"/>
        </w:rPr>
        <w:t xml:space="preserve">IHello </w:t>
      </w:r>
      <w:r w:rsidR="005D233F" w:rsidRPr="00CA112D">
        <w:rPr>
          <w:rFonts w:ascii="宋体" w:hAnsi="宋体"/>
          <w:sz w:val="21"/>
          <w:szCs w:val="21"/>
        </w:rPr>
        <w:t>*pSender</w:t>
      </w:r>
      <w:r w:rsidR="00A63A52"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printf("world,");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w:t>
      </w:r>
      <w:r w:rsidRPr="002157D1">
        <w:rPr>
          <w:rFonts w:ascii="宋体" w:hAnsi="宋体" w:hint="eastAsia"/>
          <w:sz w:val="21"/>
          <w:szCs w:val="21"/>
        </w:rPr>
        <w:t>NOERROR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 main()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666EC9" w:rsidP="008817A9">
      <w:pPr>
        <w:shd w:val="clear" w:color="auto" w:fill="E6E6E6"/>
        <w:snapToGrid w:val="0"/>
        <w:spacing w:line="300" w:lineRule="auto"/>
        <w:ind w:firstLineChars="400" w:firstLine="840"/>
        <w:rPr>
          <w:rFonts w:ascii="宋体" w:hAnsi="宋体" w:hint="eastAsia"/>
          <w:sz w:val="21"/>
          <w:szCs w:val="21"/>
        </w:rPr>
      </w:pPr>
      <w:r>
        <w:rPr>
          <w:rFonts w:ascii="宋体" w:hAnsi="宋体"/>
          <w:sz w:val="21"/>
          <w:szCs w:val="21"/>
        </w:rPr>
        <w:t>ECode</w:t>
      </w:r>
      <w:r w:rsidR="00A63A52" w:rsidRPr="002157D1">
        <w:rPr>
          <w:rFonts w:ascii="宋体" w:hAnsi="宋体"/>
          <w:sz w:val="21"/>
          <w:szCs w:val="21"/>
        </w:rPr>
        <w:t xml:space="preserve"> ec;</w:t>
      </w:r>
    </w:p>
    <w:p w:rsidR="00A63A52" w:rsidRDefault="00A63A52" w:rsidP="008817A9">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IHello *</w:t>
      </w:r>
      <w:r w:rsidR="00544156" w:rsidRPr="00544156">
        <w:rPr>
          <w:rFonts w:ascii="宋体" w:hAnsi="宋体" w:hint="eastAsia"/>
          <w:sz w:val="21"/>
          <w:szCs w:val="21"/>
        </w:rPr>
        <w:t xml:space="preserve"> </w:t>
      </w:r>
      <w:r w:rsidR="00544156">
        <w:rPr>
          <w:rFonts w:ascii="宋体" w:hAnsi="宋体" w:hint="eastAsia"/>
          <w:sz w:val="21"/>
          <w:szCs w:val="21"/>
        </w:rPr>
        <w:t>pHelloObj</w:t>
      </w:r>
      <w:r w:rsidRPr="002157D1">
        <w:rPr>
          <w:rFonts w:ascii="宋体" w:hAnsi="宋体" w:hint="eastAsia"/>
          <w:sz w:val="21"/>
          <w:szCs w:val="21"/>
        </w:rPr>
        <w:t>;</w:t>
      </w:r>
    </w:p>
    <w:p w:rsidR="00544156" w:rsidRPr="002157D1" w:rsidRDefault="00544156" w:rsidP="00544156">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8817A9">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//创建可连接对象并得到普通接口IHello的指针</w:t>
      </w:r>
      <w:r w:rsidR="008817A9">
        <w:rPr>
          <w:rFonts w:ascii="宋体" w:hAnsi="宋体" w:hint="eastAsia"/>
          <w:sz w:val="21"/>
          <w:szCs w:val="21"/>
        </w:rPr>
        <w:t>pHelloObj</w:t>
      </w:r>
    </w:p>
    <w:p w:rsidR="00544156" w:rsidRDefault="00A63A52" w:rsidP="008817A9">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ec</w:t>
      </w:r>
      <w:r w:rsidRPr="002157D1">
        <w:rPr>
          <w:rFonts w:ascii="宋体" w:hAnsi="宋体"/>
          <w:sz w:val="21"/>
          <w:szCs w:val="21"/>
        </w:rPr>
        <w:t xml:space="preserve"> = </w:t>
      </w:r>
      <w:r w:rsidR="00544156">
        <w:rPr>
          <w:rFonts w:ascii="宋体" w:hAnsi="宋体" w:hint="eastAsia"/>
          <w:sz w:val="21"/>
          <w:szCs w:val="21"/>
        </w:rPr>
        <w:t>CHello::New(&amp;pHelloObj);</w:t>
      </w:r>
    </w:p>
    <w:p w:rsidR="00A63A52" w:rsidRPr="002157D1" w:rsidRDefault="00A63A52" w:rsidP="008817A9">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if (FAILED(</w:t>
      </w:r>
      <w:r w:rsidRPr="002157D1">
        <w:rPr>
          <w:rFonts w:ascii="宋体" w:hAnsi="宋体" w:hint="eastAsia"/>
          <w:sz w:val="21"/>
          <w:szCs w:val="21"/>
        </w:rPr>
        <w:t>ec</w:t>
      </w:r>
      <w:r w:rsidRPr="002157D1">
        <w:rPr>
          <w:rFonts w:ascii="宋体" w:hAnsi="宋体"/>
          <w:sz w:val="21"/>
          <w:szCs w:val="21"/>
        </w:rPr>
        <w:t>)) goto ErrorExit;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 xml:space="preserve">    </w:t>
      </w:r>
    </w:p>
    <w:p w:rsidR="00A63A52" w:rsidRPr="002157D1" w:rsidRDefault="00A63A52" w:rsidP="008817A9">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//注册客户自己实现的事件方法</w:t>
      </w:r>
      <w:r w:rsidRPr="002157D1">
        <w:rPr>
          <w:rFonts w:ascii="宋体" w:hAnsi="宋体"/>
          <w:sz w:val="21"/>
          <w:szCs w:val="21"/>
        </w:rPr>
        <w:t>OnTrigger</w:t>
      </w:r>
    </w:p>
    <w:p w:rsidR="00A63A52" w:rsidRDefault="00544156" w:rsidP="008817A9">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CHello::Add</w:t>
      </w:r>
      <w:r w:rsidR="005F4348" w:rsidRPr="002157D1">
        <w:rPr>
          <w:rFonts w:ascii="宋体" w:hAnsi="宋体" w:hint="eastAsia"/>
          <w:sz w:val="21"/>
          <w:szCs w:val="21"/>
        </w:rPr>
        <w:t>OnTrigger</w:t>
      </w:r>
      <w:r w:rsidR="005F4348">
        <w:rPr>
          <w:rFonts w:ascii="宋体" w:hAnsi="宋体" w:hint="eastAsia"/>
          <w:sz w:val="21"/>
          <w:szCs w:val="21"/>
        </w:rPr>
        <w:t>Callback</w:t>
      </w:r>
      <w:r w:rsidR="00A63A52" w:rsidRPr="002157D1">
        <w:rPr>
          <w:rFonts w:ascii="宋体" w:hAnsi="宋体"/>
          <w:sz w:val="21"/>
          <w:szCs w:val="21"/>
        </w:rPr>
        <w:t>(</w:t>
      </w:r>
      <w:r w:rsidR="005F4348">
        <w:rPr>
          <w:rFonts w:ascii="宋体" w:hAnsi="宋体" w:hint="eastAsia"/>
          <w:sz w:val="21"/>
          <w:szCs w:val="21"/>
        </w:rPr>
        <w:t>pHelloObj</w:t>
      </w:r>
      <w:r w:rsidR="00A63A52" w:rsidRPr="002157D1">
        <w:rPr>
          <w:rFonts w:ascii="宋体" w:hAnsi="宋体"/>
          <w:sz w:val="21"/>
          <w:szCs w:val="21"/>
        </w:rPr>
        <w:t xml:space="preserve">, </w:t>
      </w:r>
      <w:r w:rsidR="008817A9">
        <w:rPr>
          <w:rFonts w:ascii="宋体" w:hAnsi="宋体" w:hint="eastAsia"/>
          <w:sz w:val="21"/>
          <w:szCs w:val="21"/>
        </w:rPr>
        <w:t>&amp;</w:t>
      </w:r>
      <w:r w:rsidR="008817A9" w:rsidRPr="002157D1">
        <w:rPr>
          <w:rFonts w:ascii="宋体" w:hAnsi="宋体"/>
          <w:sz w:val="21"/>
          <w:szCs w:val="21"/>
        </w:rPr>
        <w:t>Trigger</w:t>
      </w:r>
      <w:r w:rsidR="00A63A52" w:rsidRPr="002157D1">
        <w:rPr>
          <w:rFonts w:ascii="宋体" w:hAnsi="宋体"/>
          <w:sz w:val="21"/>
          <w:szCs w:val="21"/>
        </w:rPr>
        <w:t>);</w:t>
      </w:r>
    </w:p>
    <w:p w:rsidR="001633C6" w:rsidRPr="002157D1" w:rsidRDefault="001633C6" w:rsidP="008817A9">
      <w:pPr>
        <w:shd w:val="clear" w:color="auto" w:fill="E6E6E6"/>
        <w:snapToGrid w:val="0"/>
        <w:spacing w:line="300" w:lineRule="auto"/>
        <w:ind w:firstLineChars="400" w:firstLine="840"/>
        <w:rPr>
          <w:rFonts w:ascii="宋体" w:hAnsi="宋体" w:hint="eastAsia"/>
          <w:sz w:val="21"/>
          <w:szCs w:val="21"/>
        </w:rPr>
      </w:pPr>
    </w:p>
    <w:p w:rsidR="00A63A52" w:rsidRPr="002157D1" w:rsidRDefault="00A63A52" w:rsidP="008817A9">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//调用Hello方法，可连接对象触发事件OnTrigger</w:t>
      </w:r>
      <w:r w:rsidR="008817A9">
        <w:rPr>
          <w:rFonts w:ascii="宋体" w:hAnsi="宋体" w:hint="eastAsia"/>
          <w:sz w:val="21"/>
          <w:szCs w:val="21"/>
        </w:rPr>
        <w:t>,从而调用回调函数</w:t>
      </w:r>
      <w:r w:rsidR="008817A9" w:rsidRPr="002157D1">
        <w:rPr>
          <w:rFonts w:ascii="宋体" w:hAnsi="宋体"/>
          <w:sz w:val="21"/>
          <w:szCs w:val="21"/>
        </w:rPr>
        <w:t>Trigger</w:t>
      </w:r>
    </w:p>
    <w:p w:rsidR="00A63A52" w:rsidRDefault="008817A9" w:rsidP="008817A9">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pHelloObj</w:t>
      </w:r>
      <w:r w:rsidR="00A63A52" w:rsidRPr="002157D1">
        <w:rPr>
          <w:rFonts w:ascii="宋体" w:hAnsi="宋体"/>
          <w:sz w:val="21"/>
          <w:szCs w:val="21"/>
        </w:rPr>
        <w:t>-&gt;Hello();</w:t>
      </w:r>
    </w:p>
    <w:p w:rsidR="008817A9" w:rsidRPr="002157D1" w:rsidRDefault="008817A9" w:rsidP="008817A9">
      <w:pPr>
        <w:shd w:val="clear" w:color="auto" w:fill="E6E6E6"/>
        <w:snapToGrid w:val="0"/>
        <w:spacing w:line="300" w:lineRule="auto"/>
        <w:ind w:firstLineChars="400" w:firstLine="840"/>
        <w:rPr>
          <w:rFonts w:ascii="宋体" w:hAnsi="宋体" w:hint="eastAsia"/>
          <w:sz w:val="21"/>
          <w:szCs w:val="21"/>
        </w:rPr>
      </w:pPr>
    </w:p>
    <w:p w:rsidR="00A63A52" w:rsidRDefault="00A63A52" w:rsidP="008817A9">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//注销注册的事件</w:t>
      </w:r>
      <w:r w:rsidRPr="002157D1">
        <w:rPr>
          <w:rFonts w:ascii="宋体" w:hAnsi="宋体"/>
          <w:sz w:val="21"/>
          <w:szCs w:val="21"/>
        </w:rPr>
        <w:t>OnTrigger</w:t>
      </w:r>
    </w:p>
    <w:p w:rsidR="008817A9" w:rsidRDefault="008817A9" w:rsidP="008817A9">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CHello::Remove</w:t>
      </w:r>
      <w:r w:rsidRPr="002157D1">
        <w:rPr>
          <w:rFonts w:ascii="宋体" w:hAnsi="宋体" w:hint="eastAsia"/>
          <w:sz w:val="21"/>
          <w:szCs w:val="21"/>
        </w:rPr>
        <w:t>OnTrigger</w:t>
      </w:r>
      <w:r>
        <w:rPr>
          <w:rFonts w:ascii="宋体" w:hAnsi="宋体" w:hint="eastAsia"/>
          <w:sz w:val="21"/>
          <w:szCs w:val="21"/>
        </w:rPr>
        <w:t>Callback</w:t>
      </w:r>
      <w:r w:rsidRPr="002157D1">
        <w:rPr>
          <w:rFonts w:ascii="宋体" w:hAnsi="宋体"/>
          <w:sz w:val="21"/>
          <w:szCs w:val="21"/>
        </w:rPr>
        <w:t>(</w:t>
      </w:r>
      <w:r>
        <w:rPr>
          <w:rFonts w:ascii="宋体" w:hAnsi="宋体" w:hint="eastAsia"/>
          <w:sz w:val="21"/>
          <w:szCs w:val="21"/>
        </w:rPr>
        <w:t>pHelloObj</w:t>
      </w:r>
      <w:r w:rsidRPr="002157D1">
        <w:rPr>
          <w:rFonts w:ascii="宋体" w:hAnsi="宋体"/>
          <w:sz w:val="21"/>
          <w:szCs w:val="21"/>
        </w:rPr>
        <w:t xml:space="preserve">, </w:t>
      </w:r>
      <w:r>
        <w:rPr>
          <w:rFonts w:ascii="宋体" w:hAnsi="宋体" w:hint="eastAsia"/>
          <w:sz w:val="21"/>
          <w:szCs w:val="21"/>
        </w:rPr>
        <w:t>&amp;</w:t>
      </w:r>
      <w:r w:rsidRPr="002157D1">
        <w:rPr>
          <w:rFonts w:ascii="宋体" w:hAnsi="宋体"/>
          <w:sz w:val="21"/>
          <w:szCs w:val="21"/>
        </w:rPr>
        <w:t>Trigger);</w:t>
      </w:r>
    </w:p>
    <w:p w:rsidR="00F75223" w:rsidRDefault="00F75223" w:rsidP="008817A9">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printf("Unregister user owner event:");</w:t>
      </w:r>
    </w:p>
    <w:p w:rsidR="008E51EB" w:rsidRDefault="008E51EB" w:rsidP="008817A9">
      <w:pPr>
        <w:shd w:val="clear" w:color="auto" w:fill="E6E6E6"/>
        <w:snapToGrid w:val="0"/>
        <w:spacing w:line="300" w:lineRule="auto"/>
        <w:ind w:firstLineChars="400" w:firstLine="840"/>
        <w:rPr>
          <w:rFonts w:ascii="宋体" w:hAnsi="宋体" w:hint="eastAsia"/>
          <w:sz w:val="21"/>
          <w:szCs w:val="21"/>
        </w:rPr>
      </w:pPr>
    </w:p>
    <w:p w:rsidR="008E51EB" w:rsidRPr="002157D1" w:rsidRDefault="008E51EB" w:rsidP="008E51EB">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//调用Hello方法，可连接对象触发事件OnTrigger</w:t>
      </w:r>
      <w:r>
        <w:rPr>
          <w:rFonts w:ascii="宋体" w:hAnsi="宋体" w:hint="eastAsia"/>
          <w:sz w:val="21"/>
          <w:szCs w:val="21"/>
        </w:rPr>
        <w:t>,</w:t>
      </w:r>
      <w:r w:rsidR="00DF037D">
        <w:rPr>
          <w:rFonts w:ascii="宋体" w:hAnsi="宋体" w:hint="eastAsia"/>
          <w:sz w:val="21"/>
          <w:szCs w:val="21"/>
        </w:rPr>
        <w:t>调用接收器对该事件的默认实现</w:t>
      </w:r>
    </w:p>
    <w:p w:rsidR="008E51EB" w:rsidRDefault="008E51EB" w:rsidP="008E51EB">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pHelloObj</w:t>
      </w:r>
      <w:r w:rsidRPr="002157D1">
        <w:rPr>
          <w:rFonts w:ascii="宋体" w:hAnsi="宋体"/>
          <w:sz w:val="21"/>
          <w:szCs w:val="21"/>
        </w:rPr>
        <w:t>-&gt;Hello();</w:t>
      </w:r>
    </w:p>
    <w:p w:rsidR="008E51EB" w:rsidRPr="002157D1" w:rsidRDefault="008E51EB" w:rsidP="008817A9">
      <w:pPr>
        <w:shd w:val="clear" w:color="auto" w:fill="E6E6E6"/>
        <w:snapToGrid w:val="0"/>
        <w:spacing w:line="300" w:lineRule="auto"/>
        <w:ind w:firstLineChars="400" w:firstLine="840"/>
        <w:rPr>
          <w:rFonts w:ascii="宋体" w:hAnsi="宋体" w:hint="eastAsia"/>
          <w:sz w:val="21"/>
          <w:szCs w:val="21"/>
        </w:rPr>
      </w:pPr>
    </w:p>
    <w:p w:rsidR="008817A9"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8817A9">
        <w:rPr>
          <w:rFonts w:ascii="宋体" w:hAnsi="宋体" w:hint="eastAsia"/>
          <w:sz w:val="21"/>
          <w:szCs w:val="21"/>
        </w:rPr>
        <w:t>//注销所有回调事件方法</w:t>
      </w:r>
    </w:p>
    <w:p w:rsidR="008817A9" w:rsidRDefault="008817A9" w:rsidP="002157D1">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CHello::RemoveAllCallbacks(pHelloObj);</w:t>
      </w:r>
    </w:p>
    <w:p w:rsidR="00A63A52" w:rsidRDefault="00A63A52" w:rsidP="009941A0">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w:t>
      </w:r>
      <w:r w:rsidR="009941A0">
        <w:rPr>
          <w:rFonts w:ascii="宋体" w:hAnsi="宋体" w:hint="eastAsia"/>
          <w:sz w:val="21"/>
          <w:szCs w:val="21"/>
        </w:rPr>
        <w:t>释放</w:t>
      </w:r>
      <w:r w:rsidRPr="002157D1">
        <w:rPr>
          <w:rFonts w:ascii="宋体" w:hAnsi="宋体" w:hint="eastAsia"/>
          <w:sz w:val="21"/>
          <w:szCs w:val="21"/>
        </w:rPr>
        <w:t>可连接对象</w:t>
      </w:r>
      <w:r w:rsidR="009941A0">
        <w:rPr>
          <w:rFonts w:ascii="宋体" w:hAnsi="宋体" w:hint="eastAsia"/>
          <w:sz w:val="21"/>
          <w:szCs w:val="21"/>
        </w:rPr>
        <w:t>接口指针</w:t>
      </w:r>
    </w:p>
    <w:p w:rsidR="00A63A52" w:rsidRPr="002157D1" w:rsidRDefault="009941A0" w:rsidP="009941A0">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pHelloObj-&gt;Release();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return 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printf("Error, ec = %x\n",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1;</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8E51EB" w:rsidRPr="008E51EB" w:rsidRDefault="00A63A52" w:rsidP="008E51EB">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这时我们在命令行运行客户端编译生成的exe文件</w:t>
      </w:r>
      <w:r w:rsidR="008E51EB">
        <w:rPr>
          <w:rFonts w:ascii="宋体" w:hAnsi="宋体" w:hint="eastAsia"/>
          <w:sz w:val="21"/>
          <w:szCs w:val="21"/>
        </w:rPr>
        <w:t>,</w:t>
      </w:r>
      <w:r w:rsidR="008E51EB" w:rsidRPr="00BE4350">
        <w:rPr>
          <w:rFonts w:ascii="宋体" w:hAnsi="宋体" w:hint="eastAsia"/>
          <w:sz w:val="21"/>
          <w:szCs w:val="21"/>
        </w:rPr>
        <w:t>则运行结果如下：</w:t>
      </w:r>
    </w:p>
    <w:p w:rsidR="008E51EB" w:rsidRPr="002157D1" w:rsidRDefault="008E51EB" w:rsidP="008E51EB">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Hello world,CAR!</w:t>
      </w:r>
    </w:p>
    <w:p w:rsidR="008E51EB" w:rsidRPr="002157D1" w:rsidRDefault="008E51EB" w:rsidP="008E51EB">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Unregister user owner event:</w:t>
      </w:r>
    </w:p>
    <w:p w:rsidR="008E51EB" w:rsidRPr="002157D1" w:rsidRDefault="008E51EB" w:rsidP="008E51EB">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Hello CAR!</w:t>
      </w:r>
    </w:p>
    <w:p w:rsidR="008E51EB" w:rsidRPr="00BE4350" w:rsidRDefault="008E51EB" w:rsidP="00BE4350">
      <w:pPr>
        <w:snapToGrid w:val="0"/>
        <w:spacing w:line="300" w:lineRule="auto"/>
        <w:ind w:firstLineChars="200" w:firstLine="420"/>
        <w:rPr>
          <w:rFonts w:ascii="宋体" w:hAnsi="宋体" w:hint="eastAsia"/>
          <w:sz w:val="21"/>
          <w:szCs w:val="21"/>
        </w:rPr>
      </w:pPr>
    </w:p>
    <w:p w:rsidR="001D7841" w:rsidRDefault="00A63A52" w:rsidP="0014579F">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在server端所有</w:t>
      </w:r>
      <w:r w:rsidRPr="00BE4350">
        <w:rPr>
          <w:rFonts w:ascii="宋体" w:hAnsi="宋体"/>
          <w:sz w:val="21"/>
          <w:szCs w:val="21"/>
        </w:rPr>
        <w:t>callback</w:t>
      </w:r>
      <w:r w:rsidRPr="00BE4350">
        <w:rPr>
          <w:rFonts w:ascii="宋体" w:hAnsi="宋体" w:hint="eastAsia"/>
          <w:sz w:val="21"/>
          <w:szCs w:val="21"/>
        </w:rPr>
        <w:t>接口的方法已经由工具生成的代码实现了，只需在需要回调的地方调用</w:t>
      </w:r>
      <w:r w:rsidRPr="00BE4350">
        <w:rPr>
          <w:rFonts w:ascii="宋体" w:hAnsi="宋体"/>
          <w:sz w:val="21"/>
          <w:szCs w:val="21"/>
        </w:rPr>
        <w:t>Server</w:t>
      </w:r>
      <w:r w:rsidRPr="00BE4350">
        <w:rPr>
          <w:rFonts w:ascii="宋体" w:hAnsi="宋体" w:hint="eastAsia"/>
          <w:sz w:val="21"/>
          <w:szCs w:val="21"/>
        </w:rPr>
        <w:t>类对应的成员方法，</w:t>
      </w:r>
      <w:r w:rsidRPr="00BE4350">
        <w:rPr>
          <w:rFonts w:ascii="宋体" w:hAnsi="宋体"/>
          <w:sz w:val="21"/>
          <w:szCs w:val="21"/>
        </w:rPr>
        <w:t>Callback</w:t>
      </w:r>
      <w:r w:rsidRPr="00BE4350">
        <w:rPr>
          <w:rFonts w:ascii="宋体" w:hAnsi="宋体" w:hint="eastAsia"/>
          <w:sz w:val="21"/>
          <w:szCs w:val="21"/>
        </w:rPr>
        <w:t>机制会自动调用所有已注册在该回调事件的回调处理函数。</w:t>
      </w:r>
      <w:r w:rsidR="00CB451F" w:rsidRPr="00BE4350">
        <w:rPr>
          <w:rFonts w:ascii="宋体" w:hAnsi="宋体" w:hint="eastAsia"/>
          <w:sz w:val="21"/>
          <w:szCs w:val="21"/>
        </w:rPr>
        <w:t>CallbackDemo</w:t>
      </w:r>
      <w:r w:rsidR="001D7841" w:rsidRPr="0044171F">
        <w:rPr>
          <w:rFonts w:ascii="宋体" w:hAnsi="宋体" w:hint="eastAsia"/>
          <w:sz w:val="21"/>
          <w:szCs w:val="21"/>
        </w:rPr>
        <w:t>.car文件</w:t>
      </w:r>
      <w:r w:rsidR="001D7841" w:rsidRPr="002C78BE">
        <w:rPr>
          <w:rFonts w:ascii="宋体" w:hAnsi="宋体" w:hint="eastAsia"/>
          <w:sz w:val="21"/>
          <w:szCs w:val="21"/>
        </w:rPr>
        <w:t>经过CAR工具编译后</w:t>
      </w:r>
      <w:r w:rsidR="001D7841">
        <w:rPr>
          <w:rFonts w:ascii="宋体" w:hAnsi="宋体" w:hint="eastAsia"/>
          <w:sz w:val="21"/>
          <w:szCs w:val="21"/>
        </w:rPr>
        <w:t>，自动生成</w:t>
      </w:r>
      <w:r w:rsidR="001D7841" w:rsidRPr="000427E1">
        <w:rPr>
          <w:rFonts w:ascii="宋体" w:hAnsi="宋体"/>
          <w:sz w:val="21"/>
          <w:szCs w:val="21"/>
        </w:rPr>
        <w:t>Add</w:t>
      </w:r>
      <w:r w:rsidR="001D7841">
        <w:rPr>
          <w:rFonts w:ascii="宋体" w:hAnsi="宋体" w:hint="eastAsia"/>
          <w:sz w:val="21"/>
          <w:szCs w:val="21"/>
        </w:rPr>
        <w:t>Xxx</w:t>
      </w:r>
      <w:r w:rsidR="001D7841" w:rsidRPr="000427E1">
        <w:rPr>
          <w:rFonts w:ascii="宋体" w:hAnsi="宋体"/>
          <w:sz w:val="21"/>
          <w:szCs w:val="21"/>
        </w:rPr>
        <w:t>Callback</w:t>
      </w:r>
      <w:r w:rsidR="001D7841">
        <w:rPr>
          <w:rFonts w:ascii="宋体" w:hAnsi="宋体" w:hint="eastAsia"/>
          <w:sz w:val="21"/>
          <w:szCs w:val="21"/>
        </w:rPr>
        <w:t>和</w:t>
      </w:r>
      <w:r w:rsidR="001D7841" w:rsidRPr="000427E1">
        <w:rPr>
          <w:rFonts w:ascii="宋体" w:hAnsi="宋体"/>
          <w:sz w:val="21"/>
          <w:szCs w:val="21"/>
        </w:rPr>
        <w:t>Remove</w:t>
      </w:r>
      <w:r w:rsidR="001D7841">
        <w:rPr>
          <w:rFonts w:ascii="宋体" w:hAnsi="宋体" w:hint="eastAsia"/>
          <w:sz w:val="21"/>
          <w:szCs w:val="21"/>
        </w:rPr>
        <w:t>Xxx</w:t>
      </w:r>
      <w:r w:rsidR="001D7841" w:rsidRPr="000427E1">
        <w:rPr>
          <w:rFonts w:ascii="宋体" w:hAnsi="宋体"/>
          <w:sz w:val="21"/>
          <w:szCs w:val="21"/>
        </w:rPr>
        <w:t>Callback</w:t>
      </w:r>
      <w:r w:rsidR="001D7841">
        <w:rPr>
          <w:rFonts w:ascii="宋体" w:hAnsi="宋体" w:hint="eastAsia"/>
          <w:sz w:val="21"/>
          <w:szCs w:val="21"/>
        </w:rPr>
        <w:t>（Xxx代表回调事件名）函数提供给客户端使用来注册和注销事件处理函数。</w:t>
      </w:r>
    </w:p>
    <w:p w:rsidR="001D7841" w:rsidRPr="00FE3D74" w:rsidRDefault="001D7841" w:rsidP="001D7841">
      <w:pPr>
        <w:snapToGrid w:val="0"/>
        <w:spacing w:line="300" w:lineRule="auto"/>
        <w:ind w:firstLineChars="200" w:firstLine="420"/>
        <w:rPr>
          <w:rFonts w:ascii="宋体" w:hAnsi="宋体"/>
          <w:sz w:val="21"/>
          <w:szCs w:val="21"/>
        </w:rPr>
      </w:pPr>
      <w:r w:rsidRPr="00FE3D74">
        <w:rPr>
          <w:rFonts w:ascii="宋体" w:hAnsi="宋体" w:hint="eastAsia"/>
          <w:sz w:val="21"/>
          <w:szCs w:val="21"/>
        </w:rPr>
        <w:t>回调处理函数的第一个参数必须是server类的第一个接口指针类型，如：</w:t>
      </w:r>
    </w:p>
    <w:p w:rsidR="001D7841" w:rsidRPr="00CA112D" w:rsidRDefault="00666EC9" w:rsidP="001D784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1D7841" w:rsidRPr="00CA112D">
        <w:rPr>
          <w:rFonts w:ascii="宋体" w:hAnsi="宋体"/>
          <w:sz w:val="21"/>
          <w:szCs w:val="21"/>
        </w:rPr>
        <w:t xml:space="preserve"> </w:t>
      </w:r>
      <w:r w:rsidR="001D7841" w:rsidRPr="002157D1">
        <w:rPr>
          <w:rFonts w:ascii="宋体" w:hAnsi="宋体"/>
          <w:sz w:val="21"/>
          <w:szCs w:val="21"/>
        </w:rPr>
        <w:t>Trigger</w:t>
      </w:r>
      <w:r w:rsidR="001D7841" w:rsidRPr="00CA112D">
        <w:rPr>
          <w:rFonts w:ascii="宋体" w:hAnsi="宋体"/>
          <w:sz w:val="21"/>
          <w:szCs w:val="21"/>
        </w:rPr>
        <w:t>(</w:t>
      </w:r>
      <w:r w:rsidR="001D7841" w:rsidRPr="002157D1">
        <w:rPr>
          <w:rFonts w:ascii="宋体" w:hAnsi="宋体" w:hint="eastAsia"/>
          <w:sz w:val="21"/>
          <w:szCs w:val="21"/>
        </w:rPr>
        <w:t xml:space="preserve">IHello </w:t>
      </w:r>
      <w:r w:rsidR="001D7841" w:rsidRPr="00CA112D">
        <w:rPr>
          <w:rFonts w:ascii="宋体" w:hAnsi="宋体"/>
          <w:sz w:val="21"/>
          <w:szCs w:val="21"/>
        </w:rPr>
        <w:t>*pSender)</w:t>
      </w:r>
    </w:p>
    <w:p w:rsidR="001D7841" w:rsidRDefault="001D7841" w:rsidP="001D7841">
      <w:pPr>
        <w:snapToGrid w:val="0"/>
        <w:spacing w:line="300" w:lineRule="auto"/>
        <w:ind w:firstLineChars="200" w:firstLine="420"/>
        <w:rPr>
          <w:rFonts w:ascii="宋体" w:hAnsi="宋体" w:hint="eastAsia"/>
          <w:sz w:val="21"/>
          <w:szCs w:val="21"/>
        </w:rPr>
      </w:pPr>
      <w:r>
        <w:rPr>
          <w:rFonts w:ascii="宋体" w:hAnsi="宋体" w:hint="eastAsia"/>
          <w:sz w:val="21"/>
          <w:szCs w:val="21"/>
        </w:rPr>
        <w:t>以下结合</w:t>
      </w:r>
      <w:r w:rsidRPr="0044171F">
        <w:rPr>
          <w:rFonts w:ascii="宋体" w:hAnsi="宋体" w:hint="eastAsia"/>
          <w:sz w:val="21"/>
          <w:szCs w:val="21"/>
        </w:rPr>
        <w:t>上述例子具体介绍</w:t>
      </w:r>
      <w:r>
        <w:rPr>
          <w:rFonts w:ascii="宋体" w:hAnsi="宋体" w:hint="eastAsia"/>
          <w:sz w:val="21"/>
          <w:szCs w:val="21"/>
        </w:rPr>
        <w:t>客户与可连接对象</w:t>
      </w:r>
      <w:r w:rsidRPr="0044171F">
        <w:rPr>
          <w:rFonts w:ascii="宋体" w:hAnsi="宋体" w:hint="eastAsia"/>
          <w:sz w:val="21"/>
          <w:szCs w:val="21"/>
        </w:rPr>
        <w:t>从建立连接到断开连接的整个过程。</w:t>
      </w:r>
    </w:p>
    <w:p w:rsidR="001D7841" w:rsidRPr="002C78BE" w:rsidRDefault="001D7841" w:rsidP="001D7841">
      <w:pPr>
        <w:tabs>
          <w:tab w:val="right" w:pos="8306"/>
        </w:tabs>
        <w:snapToGrid w:val="0"/>
        <w:spacing w:line="300" w:lineRule="auto"/>
        <w:rPr>
          <w:rFonts w:ascii="宋体" w:hAnsi="宋体" w:hint="eastAsia"/>
          <w:b/>
          <w:szCs w:val="21"/>
        </w:rPr>
      </w:pPr>
      <w:r>
        <w:rPr>
          <w:rFonts w:ascii="宋体" w:hAnsi="宋体" w:hint="eastAsia"/>
          <w:b/>
          <w:szCs w:val="21"/>
        </w:rPr>
        <w:t>1</w:t>
      </w:r>
      <w:r w:rsidRPr="002C78BE">
        <w:rPr>
          <w:rFonts w:ascii="宋体" w:hAnsi="宋体" w:hint="eastAsia"/>
          <w:b/>
          <w:szCs w:val="21"/>
        </w:rPr>
        <w:t>、建立连接</w:t>
      </w:r>
      <w:r>
        <w:rPr>
          <w:rFonts w:ascii="宋体" w:hAnsi="宋体" w:hint="eastAsia"/>
          <w:b/>
          <w:szCs w:val="21"/>
        </w:rPr>
        <w:t>并注册回调处理函数</w:t>
      </w:r>
    </w:p>
    <w:p w:rsidR="001D7841" w:rsidRDefault="001D7841" w:rsidP="001D7841">
      <w:pPr>
        <w:snapToGrid w:val="0"/>
        <w:spacing w:line="300" w:lineRule="auto"/>
        <w:ind w:firstLineChars="200" w:firstLine="420"/>
        <w:rPr>
          <w:rFonts w:ascii="宋体" w:hAnsi="宋体" w:hint="eastAsia"/>
          <w:sz w:val="21"/>
          <w:szCs w:val="21"/>
        </w:rPr>
      </w:pPr>
      <w:r>
        <w:rPr>
          <w:rFonts w:ascii="宋体" w:hAnsi="宋体" w:hint="eastAsia"/>
          <w:sz w:val="21"/>
          <w:szCs w:val="21"/>
        </w:rPr>
        <w:t>在客户端第一次注册回调处理函数时，注册函数</w:t>
      </w:r>
      <w:r w:rsidRPr="000427E1">
        <w:rPr>
          <w:rFonts w:ascii="宋体" w:hAnsi="宋体"/>
          <w:sz w:val="21"/>
          <w:szCs w:val="21"/>
        </w:rPr>
        <w:t>Add</w:t>
      </w:r>
      <w:r>
        <w:rPr>
          <w:rFonts w:ascii="宋体" w:hAnsi="宋体" w:hint="eastAsia"/>
          <w:sz w:val="21"/>
          <w:szCs w:val="21"/>
        </w:rPr>
        <w:t>Xxx</w:t>
      </w:r>
      <w:r w:rsidRPr="000427E1">
        <w:rPr>
          <w:rFonts w:ascii="宋体" w:hAnsi="宋体"/>
          <w:sz w:val="21"/>
          <w:szCs w:val="21"/>
        </w:rPr>
        <w:t>Callback</w:t>
      </w:r>
      <w:r>
        <w:rPr>
          <w:rFonts w:ascii="宋体" w:hAnsi="宋体" w:hint="eastAsia"/>
          <w:sz w:val="21"/>
          <w:szCs w:val="21"/>
        </w:rPr>
        <w:t>会创建一个和可连接对象有关联的</w:t>
      </w:r>
      <w:r w:rsidR="00E37AE2">
        <w:rPr>
          <w:rFonts w:ascii="宋体" w:hAnsi="宋体" w:hint="eastAsia"/>
          <w:sz w:val="21"/>
          <w:szCs w:val="21"/>
        </w:rPr>
        <w:t>接收器</w:t>
      </w:r>
      <w:r>
        <w:rPr>
          <w:rFonts w:ascii="宋体" w:hAnsi="宋体" w:hint="eastAsia"/>
          <w:sz w:val="21"/>
          <w:szCs w:val="21"/>
        </w:rPr>
        <w:t>，并把回调函数注册到该</w:t>
      </w:r>
      <w:r w:rsidR="00E37AE2">
        <w:rPr>
          <w:rFonts w:ascii="宋体" w:hAnsi="宋体" w:hint="eastAsia"/>
          <w:sz w:val="21"/>
          <w:szCs w:val="21"/>
        </w:rPr>
        <w:t>接收器</w:t>
      </w:r>
      <w:r>
        <w:rPr>
          <w:rFonts w:ascii="宋体" w:hAnsi="宋体" w:hint="eastAsia"/>
          <w:sz w:val="21"/>
          <w:szCs w:val="21"/>
        </w:rPr>
        <w:t>中，之后每一次注册其它回调函数时，只要找到这个</w:t>
      </w:r>
      <w:r w:rsidR="00E37AE2">
        <w:rPr>
          <w:rFonts w:ascii="宋体" w:hAnsi="宋体" w:hint="eastAsia"/>
          <w:sz w:val="21"/>
          <w:szCs w:val="21"/>
        </w:rPr>
        <w:t>接收器</w:t>
      </w:r>
      <w:r>
        <w:rPr>
          <w:rFonts w:ascii="宋体" w:hAnsi="宋体" w:hint="eastAsia"/>
          <w:sz w:val="21"/>
          <w:szCs w:val="21"/>
        </w:rPr>
        <w:t>，然后直接把回调函数注册到该</w:t>
      </w:r>
      <w:r w:rsidR="00E37AE2">
        <w:rPr>
          <w:rFonts w:ascii="宋体" w:hAnsi="宋体" w:hint="eastAsia"/>
          <w:sz w:val="21"/>
          <w:szCs w:val="21"/>
        </w:rPr>
        <w:t>接收器</w:t>
      </w:r>
      <w:r>
        <w:rPr>
          <w:rFonts w:ascii="宋体" w:hAnsi="宋体" w:hint="eastAsia"/>
          <w:sz w:val="21"/>
          <w:szCs w:val="21"/>
        </w:rPr>
        <w:t>中就行了。</w:t>
      </w:r>
    </w:p>
    <w:p w:rsidR="001D7841" w:rsidRDefault="001D7841" w:rsidP="001D7841">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客户注册了事件函数后，接收器对象保存了该函数指针。</w:t>
      </w:r>
      <w:r>
        <w:rPr>
          <w:rFonts w:ascii="宋体" w:hAnsi="宋体" w:hint="eastAsia"/>
          <w:sz w:val="21"/>
          <w:szCs w:val="21"/>
        </w:rPr>
        <w:t>例如：</w:t>
      </w:r>
    </w:p>
    <w:p w:rsidR="001D7841" w:rsidRPr="00FA64FF" w:rsidRDefault="001D7841" w:rsidP="001D7841">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Add</w:t>
      </w:r>
      <w:r w:rsidRPr="002157D1">
        <w:rPr>
          <w:rFonts w:ascii="宋体" w:hAnsi="宋体" w:hint="eastAsia"/>
          <w:sz w:val="21"/>
          <w:szCs w:val="21"/>
        </w:rPr>
        <w:t>OnTrigger</w:t>
      </w:r>
      <w:r>
        <w:rPr>
          <w:rFonts w:ascii="宋体" w:hAnsi="宋体" w:hint="eastAsia"/>
          <w:sz w:val="21"/>
          <w:szCs w:val="21"/>
        </w:rPr>
        <w:t>Callback</w:t>
      </w:r>
      <w:r w:rsidRPr="00FA64FF">
        <w:rPr>
          <w:rFonts w:ascii="宋体" w:hAnsi="宋体"/>
          <w:sz w:val="21"/>
          <w:szCs w:val="21"/>
        </w:rPr>
        <w:t>(</w:t>
      </w:r>
      <w:r w:rsidR="00B711E6">
        <w:rPr>
          <w:rFonts w:ascii="宋体" w:hAnsi="宋体"/>
          <w:sz w:val="21"/>
          <w:szCs w:val="21"/>
        </w:rPr>
        <w:t>PObject</w:t>
      </w:r>
      <w:r w:rsidRPr="00FA64FF">
        <w:rPr>
          <w:rFonts w:ascii="宋体" w:hAnsi="宋体"/>
          <w:sz w:val="21"/>
          <w:szCs w:val="21"/>
        </w:rPr>
        <w:t xml:space="preserve"> pServerObj,</w:t>
      </w:r>
      <w:r w:rsidR="00666EC9">
        <w:rPr>
          <w:rFonts w:ascii="宋体" w:hAnsi="宋体"/>
          <w:sz w:val="21"/>
          <w:szCs w:val="21"/>
        </w:rPr>
        <w:t>ECode</w:t>
      </w:r>
      <w:r w:rsidRPr="00FA64FF">
        <w:rPr>
          <w:rFonts w:ascii="宋体" w:hAnsi="宋体"/>
          <w:sz w:val="21"/>
          <w:szCs w:val="21"/>
        </w:rPr>
        <w:t xml:space="preserve"> (*pFunc)(</w:t>
      </w:r>
      <w:r w:rsidRPr="002157D1">
        <w:rPr>
          <w:rFonts w:ascii="宋体" w:hAnsi="宋体" w:hint="eastAsia"/>
          <w:sz w:val="21"/>
          <w:szCs w:val="21"/>
        </w:rPr>
        <w:t xml:space="preserve">IHello </w:t>
      </w:r>
      <w:r w:rsidRPr="00FA64FF">
        <w:rPr>
          <w:rFonts w:ascii="宋体" w:hAnsi="宋体"/>
          <w:sz w:val="21"/>
          <w:szCs w:val="21"/>
        </w:rPr>
        <w:t>*))</w:t>
      </w:r>
    </w:p>
    <w:p w:rsidR="001D7841" w:rsidRPr="00FA64FF" w:rsidRDefault="001D7841" w:rsidP="001D7841">
      <w:pPr>
        <w:snapToGrid w:val="0"/>
        <w:spacing w:line="300" w:lineRule="auto"/>
        <w:ind w:firstLineChars="200" w:firstLine="420"/>
        <w:rPr>
          <w:rFonts w:ascii="宋体" w:hAnsi="宋体"/>
          <w:sz w:val="21"/>
          <w:szCs w:val="21"/>
        </w:rPr>
      </w:pPr>
      <w:r>
        <w:rPr>
          <w:rFonts w:ascii="宋体" w:hAnsi="宋体" w:hint="eastAsia"/>
          <w:sz w:val="21"/>
          <w:szCs w:val="21"/>
        </w:rPr>
        <w:t>第一个参数</w:t>
      </w:r>
      <w:r w:rsidRPr="00FA64FF">
        <w:rPr>
          <w:rFonts w:ascii="宋体" w:hAnsi="宋体" w:hint="eastAsia"/>
          <w:sz w:val="21"/>
          <w:szCs w:val="21"/>
        </w:rPr>
        <w:t>是server</w:t>
      </w:r>
      <w:r>
        <w:rPr>
          <w:rFonts w:ascii="宋体" w:hAnsi="宋体" w:hint="eastAsia"/>
          <w:sz w:val="21"/>
          <w:szCs w:val="21"/>
        </w:rPr>
        <w:t>的接口指针；</w:t>
      </w:r>
    </w:p>
    <w:p w:rsidR="001D7841" w:rsidRDefault="001D7841" w:rsidP="001D7841">
      <w:pPr>
        <w:snapToGrid w:val="0"/>
        <w:spacing w:line="300" w:lineRule="auto"/>
        <w:ind w:firstLineChars="200" w:firstLine="420"/>
        <w:rPr>
          <w:rFonts w:ascii="宋体" w:hAnsi="宋体" w:hint="eastAsia"/>
          <w:sz w:val="21"/>
          <w:szCs w:val="21"/>
        </w:rPr>
      </w:pPr>
      <w:r w:rsidRPr="00FA64FF">
        <w:rPr>
          <w:rFonts w:ascii="宋体" w:hAnsi="宋体" w:hint="eastAsia"/>
          <w:sz w:val="21"/>
          <w:szCs w:val="21"/>
        </w:rPr>
        <w:t>如果callback处理函数是普通方法，第二个参数就是函数指针；</w:t>
      </w:r>
      <w:r>
        <w:rPr>
          <w:rFonts w:ascii="宋体" w:hAnsi="宋体" w:hint="eastAsia"/>
          <w:sz w:val="21"/>
          <w:szCs w:val="21"/>
        </w:rPr>
        <w:t>如：</w:t>
      </w:r>
    </w:p>
    <w:p w:rsidR="001D7841" w:rsidRPr="00FA64FF" w:rsidRDefault="001D7841" w:rsidP="001D7841">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CHello::Add</w:t>
      </w:r>
      <w:r w:rsidRPr="002157D1">
        <w:rPr>
          <w:rFonts w:ascii="宋体" w:hAnsi="宋体" w:hint="eastAsia"/>
          <w:sz w:val="21"/>
          <w:szCs w:val="21"/>
        </w:rPr>
        <w:t>OnTrigger</w:t>
      </w:r>
      <w:r>
        <w:rPr>
          <w:rFonts w:ascii="宋体" w:hAnsi="宋体" w:hint="eastAsia"/>
          <w:sz w:val="21"/>
          <w:szCs w:val="21"/>
        </w:rPr>
        <w:t>Callback</w:t>
      </w:r>
      <w:r w:rsidRPr="002157D1">
        <w:rPr>
          <w:rFonts w:ascii="宋体" w:hAnsi="宋体"/>
          <w:sz w:val="21"/>
          <w:szCs w:val="21"/>
        </w:rPr>
        <w:t>(</w:t>
      </w:r>
      <w:r>
        <w:rPr>
          <w:rFonts w:ascii="宋体" w:hAnsi="宋体" w:hint="eastAsia"/>
          <w:sz w:val="21"/>
          <w:szCs w:val="21"/>
        </w:rPr>
        <w:t>pHelloObj</w:t>
      </w:r>
      <w:r w:rsidRPr="002157D1">
        <w:rPr>
          <w:rFonts w:ascii="宋体" w:hAnsi="宋体"/>
          <w:sz w:val="21"/>
          <w:szCs w:val="21"/>
        </w:rPr>
        <w:t xml:space="preserve">, </w:t>
      </w:r>
      <w:r>
        <w:rPr>
          <w:rFonts w:ascii="宋体" w:hAnsi="宋体" w:hint="eastAsia"/>
          <w:sz w:val="21"/>
          <w:szCs w:val="21"/>
        </w:rPr>
        <w:t>&amp;</w:t>
      </w:r>
      <w:r w:rsidRPr="002157D1">
        <w:rPr>
          <w:rFonts w:ascii="宋体" w:hAnsi="宋体"/>
          <w:sz w:val="21"/>
          <w:szCs w:val="21"/>
        </w:rPr>
        <w:t>Trigger);</w:t>
      </w:r>
    </w:p>
    <w:p w:rsidR="001D7841" w:rsidRDefault="001D7841" w:rsidP="001D7841">
      <w:pPr>
        <w:snapToGrid w:val="0"/>
        <w:spacing w:line="300" w:lineRule="auto"/>
        <w:ind w:firstLineChars="200" w:firstLine="420"/>
        <w:rPr>
          <w:rFonts w:ascii="宋体" w:hAnsi="宋体" w:hint="eastAsia"/>
          <w:sz w:val="21"/>
          <w:szCs w:val="21"/>
        </w:rPr>
      </w:pPr>
    </w:p>
    <w:p w:rsidR="001D7841" w:rsidRPr="00082230" w:rsidRDefault="001D7841" w:rsidP="001D7841">
      <w:pPr>
        <w:tabs>
          <w:tab w:val="right" w:pos="8306"/>
        </w:tabs>
        <w:snapToGrid w:val="0"/>
        <w:spacing w:line="300" w:lineRule="auto"/>
        <w:rPr>
          <w:rFonts w:ascii="宋体" w:hAnsi="宋体" w:hint="eastAsia"/>
          <w:b/>
          <w:szCs w:val="21"/>
        </w:rPr>
      </w:pPr>
      <w:r>
        <w:rPr>
          <w:rFonts w:ascii="宋体" w:hAnsi="宋体" w:hint="eastAsia"/>
          <w:b/>
          <w:szCs w:val="21"/>
        </w:rPr>
        <w:t>2</w:t>
      </w:r>
      <w:r w:rsidRPr="002C78BE">
        <w:rPr>
          <w:rFonts w:ascii="宋体" w:hAnsi="宋体" w:hint="eastAsia"/>
          <w:b/>
          <w:szCs w:val="21"/>
        </w:rPr>
        <w:t>、事件激发</w:t>
      </w:r>
    </w:p>
    <w:p w:rsidR="001D7841" w:rsidRDefault="001D7841" w:rsidP="001D7841">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在上述例子里，客户端通过</w:t>
      </w:r>
      <w:r>
        <w:rPr>
          <w:rFonts w:ascii="宋体" w:hAnsi="宋体" w:hint="eastAsia"/>
          <w:sz w:val="21"/>
          <w:szCs w:val="21"/>
        </w:rPr>
        <w:t>pHelloObj</w:t>
      </w:r>
      <w:r w:rsidRPr="0044171F">
        <w:rPr>
          <w:rFonts w:ascii="宋体" w:hAnsi="宋体" w:hint="eastAsia"/>
          <w:sz w:val="21"/>
          <w:szCs w:val="21"/>
        </w:rPr>
        <w:t>指针调用入接口函数</w:t>
      </w:r>
      <w:r w:rsidRPr="002157D1">
        <w:rPr>
          <w:rFonts w:ascii="宋体" w:hAnsi="宋体"/>
          <w:sz w:val="21"/>
          <w:szCs w:val="21"/>
        </w:rPr>
        <w:t>Hello</w:t>
      </w:r>
      <w:r w:rsidRPr="0044171F">
        <w:rPr>
          <w:rFonts w:ascii="宋体" w:hAnsi="宋体" w:hint="eastAsia"/>
          <w:sz w:val="21"/>
          <w:szCs w:val="21"/>
        </w:rPr>
        <w:t>，而在可连接对象里，</w:t>
      </w:r>
      <w:r w:rsidRPr="002157D1">
        <w:rPr>
          <w:rFonts w:ascii="宋体" w:hAnsi="宋体"/>
          <w:sz w:val="21"/>
          <w:szCs w:val="21"/>
        </w:rPr>
        <w:t>Hello</w:t>
      </w:r>
      <w:r w:rsidRPr="0044171F">
        <w:rPr>
          <w:rFonts w:ascii="宋体" w:hAnsi="宋体" w:hint="eastAsia"/>
          <w:sz w:val="21"/>
          <w:szCs w:val="21"/>
        </w:rPr>
        <w:t>方法触发</w:t>
      </w:r>
      <w:r w:rsidRPr="002157D1">
        <w:rPr>
          <w:rFonts w:ascii="宋体" w:hAnsi="宋体"/>
          <w:sz w:val="21"/>
          <w:szCs w:val="21"/>
        </w:rPr>
        <w:t>OnTrigger</w:t>
      </w:r>
      <w:r w:rsidRPr="0044171F">
        <w:rPr>
          <w:rFonts w:ascii="宋体" w:hAnsi="宋体" w:hint="eastAsia"/>
          <w:sz w:val="21"/>
          <w:szCs w:val="21"/>
        </w:rPr>
        <w:t>事件, 通过其所保存的回调接口</w:t>
      </w:r>
      <w:r w:rsidRPr="002157D1">
        <w:rPr>
          <w:rFonts w:ascii="宋体" w:hAnsi="宋体"/>
          <w:sz w:val="21"/>
          <w:szCs w:val="21"/>
        </w:rPr>
        <w:t>IInterface</w:t>
      </w:r>
      <w:r w:rsidRPr="0044171F">
        <w:rPr>
          <w:rFonts w:ascii="宋体" w:hAnsi="宋体" w:hint="eastAsia"/>
          <w:sz w:val="21"/>
          <w:szCs w:val="21"/>
        </w:rPr>
        <w:t>的接口指针调用</w:t>
      </w:r>
      <w:r w:rsidRPr="002157D1">
        <w:rPr>
          <w:rFonts w:ascii="宋体" w:hAnsi="宋体"/>
          <w:sz w:val="21"/>
          <w:szCs w:val="21"/>
        </w:rPr>
        <w:t>OnTrigger</w:t>
      </w:r>
      <w:r w:rsidRPr="0044171F">
        <w:rPr>
          <w:rFonts w:ascii="宋体" w:hAnsi="宋体" w:hint="eastAsia"/>
          <w:sz w:val="21"/>
          <w:szCs w:val="21"/>
        </w:rPr>
        <w:t>方法，这时就进入了接收器对象，客户对事件</w:t>
      </w:r>
      <w:r w:rsidRPr="002157D1">
        <w:rPr>
          <w:rFonts w:ascii="宋体" w:hAnsi="宋体"/>
          <w:sz w:val="21"/>
          <w:szCs w:val="21"/>
        </w:rPr>
        <w:t>OnTrigger</w:t>
      </w:r>
      <w:r w:rsidRPr="0044171F">
        <w:rPr>
          <w:rFonts w:ascii="宋体" w:hAnsi="宋体" w:hint="eastAsia"/>
          <w:sz w:val="21"/>
          <w:szCs w:val="21"/>
        </w:rPr>
        <w:t>注册了自己的实现方法</w:t>
      </w:r>
      <w:r w:rsidRPr="002157D1">
        <w:rPr>
          <w:rFonts w:ascii="宋体" w:hAnsi="宋体"/>
          <w:sz w:val="21"/>
          <w:szCs w:val="21"/>
        </w:rPr>
        <w:t>Trigger</w:t>
      </w:r>
      <w:r w:rsidRPr="0044171F">
        <w:rPr>
          <w:rFonts w:ascii="宋体" w:hAnsi="宋体" w:hint="eastAsia"/>
          <w:sz w:val="21"/>
          <w:szCs w:val="21"/>
        </w:rPr>
        <w:t>，接收器对象会检测到客户的函数指针并调用之，至此，事件激发过程结束。</w:t>
      </w:r>
    </w:p>
    <w:p w:rsidR="001D7841" w:rsidRDefault="001D7841" w:rsidP="001D7841">
      <w:pPr>
        <w:snapToGrid w:val="0"/>
        <w:spacing w:line="300" w:lineRule="auto"/>
        <w:rPr>
          <w:rFonts w:ascii="宋体" w:hAnsi="宋体" w:hint="eastAsia"/>
          <w:sz w:val="21"/>
          <w:szCs w:val="21"/>
        </w:rPr>
      </w:pPr>
    </w:p>
    <w:p w:rsidR="001D7841" w:rsidRPr="00082230" w:rsidRDefault="001D7841" w:rsidP="001D7841">
      <w:pPr>
        <w:tabs>
          <w:tab w:val="right" w:pos="8306"/>
        </w:tabs>
        <w:snapToGrid w:val="0"/>
        <w:spacing w:line="300" w:lineRule="auto"/>
        <w:rPr>
          <w:rFonts w:ascii="宋体" w:hAnsi="宋体" w:hint="eastAsia"/>
          <w:b/>
          <w:szCs w:val="21"/>
        </w:rPr>
      </w:pPr>
      <w:r>
        <w:rPr>
          <w:rFonts w:ascii="宋体" w:hAnsi="宋体" w:hint="eastAsia"/>
          <w:b/>
          <w:szCs w:val="21"/>
        </w:rPr>
        <w:t>3</w:t>
      </w:r>
      <w:r w:rsidRPr="002C78BE">
        <w:rPr>
          <w:rFonts w:ascii="宋体" w:hAnsi="宋体" w:hint="eastAsia"/>
          <w:b/>
          <w:szCs w:val="21"/>
        </w:rPr>
        <w:t>、事件注销</w:t>
      </w:r>
    </w:p>
    <w:p w:rsidR="001D7841" w:rsidRDefault="001D7841" w:rsidP="001D7841">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客户可以通过</w:t>
      </w:r>
      <w:r w:rsidRPr="000427E1">
        <w:rPr>
          <w:rFonts w:ascii="宋体" w:hAnsi="宋体"/>
          <w:sz w:val="21"/>
          <w:szCs w:val="21"/>
        </w:rPr>
        <w:t>Remove</w:t>
      </w:r>
      <w:r>
        <w:rPr>
          <w:rFonts w:ascii="宋体" w:hAnsi="宋体" w:hint="eastAsia"/>
          <w:sz w:val="21"/>
          <w:szCs w:val="21"/>
        </w:rPr>
        <w:t>Xxx</w:t>
      </w:r>
      <w:r w:rsidRPr="000427E1">
        <w:rPr>
          <w:rFonts w:ascii="宋体" w:hAnsi="宋体"/>
          <w:sz w:val="21"/>
          <w:szCs w:val="21"/>
        </w:rPr>
        <w:t>Callback</w:t>
      </w:r>
      <w:r>
        <w:rPr>
          <w:rFonts w:ascii="宋体" w:hAnsi="宋体" w:hint="eastAsia"/>
          <w:sz w:val="21"/>
          <w:szCs w:val="21"/>
        </w:rPr>
        <w:t>（Xxx代表回调事件名）函数</w:t>
      </w:r>
      <w:r w:rsidRPr="0044171F">
        <w:rPr>
          <w:rFonts w:ascii="宋体" w:hAnsi="宋体" w:hint="eastAsia"/>
          <w:sz w:val="21"/>
          <w:szCs w:val="21"/>
        </w:rPr>
        <w:t>来注销自己曾注册的事件。这个函数的参数和</w:t>
      </w:r>
      <w:r w:rsidRPr="000427E1">
        <w:rPr>
          <w:rFonts w:ascii="宋体" w:hAnsi="宋体"/>
          <w:sz w:val="21"/>
          <w:szCs w:val="21"/>
        </w:rPr>
        <w:t>Add</w:t>
      </w:r>
      <w:r>
        <w:rPr>
          <w:rFonts w:ascii="宋体" w:hAnsi="宋体" w:hint="eastAsia"/>
          <w:sz w:val="21"/>
          <w:szCs w:val="21"/>
        </w:rPr>
        <w:t>Xxx</w:t>
      </w:r>
      <w:r w:rsidRPr="000427E1">
        <w:rPr>
          <w:rFonts w:ascii="宋体" w:hAnsi="宋体"/>
          <w:sz w:val="21"/>
          <w:szCs w:val="21"/>
        </w:rPr>
        <w:t>Callback</w:t>
      </w:r>
      <w:r w:rsidRPr="0044171F">
        <w:rPr>
          <w:rFonts w:ascii="宋体" w:hAnsi="宋体" w:hint="eastAsia"/>
          <w:sz w:val="21"/>
          <w:szCs w:val="21"/>
        </w:rPr>
        <w:t>函数参数一样；一旦客户调用这个函数成功，那么客户注册的事件函数指针就会从接收器对象里去掉，事件激发时就只能调用到接收器对该事件的默认实现（只是简单地返回NOERROR）。在上面的例子里，客户向接收器对象注销自己</w:t>
      </w:r>
      <w:r w:rsidRPr="0044171F">
        <w:rPr>
          <w:rFonts w:ascii="宋体" w:hAnsi="宋体" w:hint="eastAsia"/>
          <w:sz w:val="21"/>
          <w:szCs w:val="21"/>
        </w:rPr>
        <w:lastRenderedPageBreak/>
        <w:t>实现的事件</w:t>
      </w:r>
      <w:r>
        <w:rPr>
          <w:rFonts w:ascii="宋体" w:hAnsi="宋体" w:hint="eastAsia"/>
          <w:sz w:val="21"/>
          <w:szCs w:val="21"/>
        </w:rPr>
        <w:t>函数</w:t>
      </w:r>
      <w:r w:rsidRPr="002157D1">
        <w:rPr>
          <w:rFonts w:ascii="宋体" w:hAnsi="宋体"/>
          <w:sz w:val="21"/>
          <w:szCs w:val="21"/>
        </w:rPr>
        <w:t>Trigger</w:t>
      </w:r>
      <w:r w:rsidRPr="0044171F">
        <w:rPr>
          <w:rFonts w:ascii="宋体" w:hAnsi="宋体" w:hint="eastAsia"/>
          <w:sz w:val="21"/>
          <w:szCs w:val="21"/>
        </w:rPr>
        <w:t>后，再通过</w:t>
      </w:r>
      <w:r>
        <w:rPr>
          <w:rFonts w:ascii="宋体" w:hAnsi="宋体" w:hint="eastAsia"/>
          <w:sz w:val="21"/>
          <w:szCs w:val="21"/>
        </w:rPr>
        <w:t>pHelloObj</w:t>
      </w:r>
      <w:r w:rsidRPr="0044171F">
        <w:rPr>
          <w:rFonts w:ascii="宋体" w:hAnsi="宋体" w:hint="eastAsia"/>
          <w:sz w:val="21"/>
          <w:szCs w:val="21"/>
        </w:rPr>
        <w:t>指针调用入接口函数</w:t>
      </w:r>
      <w:r w:rsidRPr="002157D1">
        <w:rPr>
          <w:rFonts w:ascii="宋体" w:hAnsi="宋体"/>
          <w:sz w:val="21"/>
          <w:szCs w:val="21"/>
        </w:rPr>
        <w:t>Hello</w:t>
      </w:r>
      <w:r w:rsidRPr="0044171F">
        <w:rPr>
          <w:rFonts w:ascii="宋体" w:hAnsi="宋体" w:hint="eastAsia"/>
          <w:sz w:val="21"/>
          <w:szCs w:val="21"/>
        </w:rPr>
        <w:t>时，字符串“</w:t>
      </w:r>
      <w:r>
        <w:rPr>
          <w:rFonts w:ascii="宋体" w:hAnsi="宋体" w:hint="eastAsia"/>
          <w:sz w:val="21"/>
          <w:szCs w:val="21"/>
        </w:rPr>
        <w:t>world,</w:t>
      </w:r>
      <w:r w:rsidRPr="0044171F">
        <w:rPr>
          <w:rFonts w:ascii="宋体" w:hAnsi="宋体"/>
          <w:sz w:val="21"/>
          <w:szCs w:val="21"/>
        </w:rPr>
        <w:t>”</w:t>
      </w:r>
      <w:r w:rsidRPr="0044171F">
        <w:rPr>
          <w:rFonts w:ascii="宋体" w:hAnsi="宋体" w:hint="eastAsia"/>
          <w:sz w:val="21"/>
          <w:szCs w:val="21"/>
        </w:rPr>
        <w:t>就不会打印出来了</w:t>
      </w:r>
      <w:r>
        <w:rPr>
          <w:rFonts w:ascii="宋体" w:hAnsi="宋体" w:hint="eastAsia"/>
          <w:sz w:val="21"/>
          <w:szCs w:val="21"/>
        </w:rPr>
        <w:t>。</w:t>
      </w:r>
    </w:p>
    <w:p w:rsidR="001D7841" w:rsidRDefault="001D7841" w:rsidP="001D7841">
      <w:pPr>
        <w:snapToGrid w:val="0"/>
        <w:spacing w:line="300" w:lineRule="auto"/>
        <w:rPr>
          <w:rFonts w:ascii="宋体" w:hAnsi="宋体" w:hint="eastAsia"/>
          <w:sz w:val="21"/>
          <w:szCs w:val="21"/>
        </w:rPr>
      </w:pPr>
    </w:p>
    <w:p w:rsidR="001D7841" w:rsidRPr="00082230" w:rsidRDefault="001D7841" w:rsidP="001D7841">
      <w:pPr>
        <w:tabs>
          <w:tab w:val="right" w:pos="8306"/>
        </w:tabs>
        <w:snapToGrid w:val="0"/>
        <w:spacing w:line="300" w:lineRule="auto"/>
        <w:rPr>
          <w:rFonts w:ascii="宋体" w:hAnsi="宋体" w:hint="eastAsia"/>
          <w:b/>
          <w:szCs w:val="21"/>
        </w:rPr>
      </w:pPr>
      <w:r>
        <w:rPr>
          <w:rFonts w:ascii="宋体" w:hAnsi="宋体" w:hint="eastAsia"/>
          <w:b/>
          <w:szCs w:val="21"/>
        </w:rPr>
        <w:t>4</w:t>
      </w:r>
      <w:r w:rsidRPr="002C78BE">
        <w:rPr>
          <w:rFonts w:ascii="宋体" w:hAnsi="宋体" w:hint="eastAsia"/>
          <w:b/>
          <w:szCs w:val="21"/>
        </w:rPr>
        <w:t>、断开连接</w:t>
      </w:r>
    </w:p>
    <w:p w:rsidR="001D7841" w:rsidRPr="00067181" w:rsidRDefault="001D7841" w:rsidP="00067181">
      <w:pPr>
        <w:snapToGrid w:val="0"/>
        <w:spacing w:line="300" w:lineRule="auto"/>
        <w:ind w:firstLineChars="200" w:firstLine="420"/>
        <w:rPr>
          <w:rFonts w:ascii="宋体" w:hAnsi="宋体"/>
          <w:sz w:val="21"/>
          <w:szCs w:val="21"/>
        </w:rPr>
      </w:pPr>
      <w:r>
        <w:rPr>
          <w:rFonts w:ascii="宋体" w:hAnsi="宋体" w:hint="eastAsia"/>
          <w:sz w:val="21"/>
          <w:szCs w:val="21"/>
        </w:rPr>
        <w:t>当</w:t>
      </w:r>
      <w:r w:rsidRPr="002B5FBE">
        <w:rPr>
          <w:rFonts w:ascii="宋体" w:hAnsi="宋体"/>
          <w:sz w:val="21"/>
          <w:szCs w:val="21"/>
        </w:rPr>
        <w:t>proxy(或本地server)release到0时</w:t>
      </w:r>
      <w:r>
        <w:rPr>
          <w:rFonts w:ascii="宋体" w:hAnsi="宋体" w:hint="eastAsia"/>
          <w:sz w:val="21"/>
          <w:szCs w:val="21"/>
        </w:rPr>
        <w:t>接收器会自动</w:t>
      </w:r>
      <w:r w:rsidRPr="0044171F">
        <w:rPr>
          <w:rFonts w:ascii="宋体" w:hAnsi="宋体" w:hint="eastAsia"/>
          <w:sz w:val="21"/>
          <w:szCs w:val="21"/>
        </w:rPr>
        <w:t>中止客户和可连接对象的双向通信，这时接收器对象和可连接对象不再有任何关系，可连接对象不再保存接收器对象实现的回调接口指针，也就不能触发回调接口的事件了。</w:t>
      </w:r>
      <w:r>
        <w:rPr>
          <w:rFonts w:ascii="宋体" w:hAnsi="宋体" w:hint="eastAsia"/>
          <w:sz w:val="21"/>
          <w:szCs w:val="21"/>
        </w:rPr>
        <w:t>最后接收器自己也会自动释放掉。</w:t>
      </w:r>
    </w:p>
    <w:p w:rsidR="005D15EE" w:rsidRPr="00BC57E8" w:rsidRDefault="005D15EE" w:rsidP="005D15EE">
      <w:pPr>
        <w:pStyle w:val="3"/>
        <w:snapToGrid w:val="0"/>
        <w:spacing w:line="300" w:lineRule="auto"/>
        <w:rPr>
          <w:rFonts w:hint="eastAsia"/>
          <w:sz w:val="28"/>
          <w:szCs w:val="28"/>
        </w:rPr>
      </w:pPr>
      <w:bookmarkStart w:id="265" w:name="_Toc197919000"/>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6.5.3</w:t>
        </w:r>
        <w:r w:rsidRPr="00CA6AC6">
          <w:rPr>
            <w:rFonts w:ascii="宋体" w:hAnsi="宋体" w:hint="eastAsia"/>
            <w:sz w:val="28"/>
            <w:szCs w:val="28"/>
          </w:rPr>
          <w:t xml:space="preserve">　</w:t>
        </w:r>
      </w:smartTag>
      <w:r w:rsidRPr="00CA6AC6">
        <w:rPr>
          <w:rFonts w:ascii="宋体" w:hAnsi="宋体" w:hint="eastAsia"/>
          <w:sz w:val="28"/>
          <w:szCs w:val="28"/>
        </w:rPr>
        <w:t>callback</w:t>
      </w:r>
      <w:r>
        <w:rPr>
          <w:rFonts w:ascii="宋体" w:hAnsi="宋体" w:hint="eastAsia"/>
          <w:sz w:val="28"/>
          <w:szCs w:val="28"/>
        </w:rPr>
        <w:t>有关的几个API</w:t>
      </w:r>
      <w:bookmarkEnd w:id="265"/>
    </w:p>
    <w:p w:rsidR="001E01D6" w:rsidRDefault="001E01D6" w:rsidP="005D15EE">
      <w:pPr>
        <w:snapToGrid w:val="0"/>
        <w:spacing w:line="300" w:lineRule="auto"/>
        <w:ind w:firstLineChars="200" w:firstLine="420"/>
        <w:rPr>
          <w:rFonts w:ascii="宋体" w:hAnsi="宋体" w:hint="eastAsia"/>
          <w:sz w:val="21"/>
          <w:szCs w:val="21"/>
        </w:rPr>
      </w:pPr>
      <w:r w:rsidRPr="001E01D6">
        <w:rPr>
          <w:rFonts w:ascii="宋体" w:hAnsi="宋体"/>
          <w:sz w:val="21"/>
          <w:szCs w:val="21"/>
        </w:rPr>
        <w:t>清理消息队列的方法目前只显式提供给server端</w:t>
      </w:r>
    </w:p>
    <w:p w:rsidR="005A12F8" w:rsidRDefault="001E01D6" w:rsidP="005D15EE">
      <w:pPr>
        <w:snapToGrid w:val="0"/>
        <w:spacing w:line="300" w:lineRule="auto"/>
        <w:ind w:firstLineChars="200" w:firstLine="420"/>
        <w:rPr>
          <w:rFonts w:ascii="宋体" w:hAnsi="宋体" w:hint="eastAsia"/>
          <w:sz w:val="21"/>
          <w:szCs w:val="21"/>
        </w:rPr>
      </w:pPr>
      <w:r w:rsidRPr="001E01D6">
        <w:rPr>
          <w:rFonts w:ascii="宋体" w:hAnsi="宋体"/>
          <w:sz w:val="21"/>
          <w:szCs w:val="21"/>
        </w:rPr>
        <w:t>Callback::CancelAllPendingCallbacks()  </w:t>
      </w:r>
    </w:p>
    <w:p w:rsidR="00360042" w:rsidRDefault="001E01D6" w:rsidP="005D15EE">
      <w:pPr>
        <w:snapToGrid w:val="0"/>
        <w:spacing w:line="300" w:lineRule="auto"/>
        <w:ind w:firstLineChars="200" w:firstLine="420"/>
        <w:rPr>
          <w:rFonts w:ascii="宋体" w:hAnsi="宋体" w:hint="eastAsia"/>
          <w:sz w:val="21"/>
          <w:szCs w:val="21"/>
        </w:rPr>
      </w:pPr>
      <w:r w:rsidRPr="001E01D6">
        <w:rPr>
          <w:rFonts w:ascii="宋体" w:hAnsi="宋体"/>
          <w:sz w:val="21"/>
          <w:szCs w:val="21"/>
        </w:rPr>
        <w:t>// 清除所有消息</w:t>
      </w:r>
    </w:p>
    <w:p w:rsidR="00360042" w:rsidRDefault="00360042" w:rsidP="005D15EE">
      <w:pPr>
        <w:snapToGrid w:val="0"/>
        <w:spacing w:line="300" w:lineRule="auto"/>
        <w:ind w:firstLineChars="200" w:firstLine="420"/>
        <w:rPr>
          <w:rFonts w:ascii="宋体" w:hAnsi="宋体" w:hint="eastAsia"/>
          <w:sz w:val="21"/>
          <w:szCs w:val="21"/>
        </w:rPr>
      </w:pPr>
    </w:p>
    <w:p w:rsidR="00360042" w:rsidRDefault="001E01D6" w:rsidP="005D15EE">
      <w:pPr>
        <w:snapToGrid w:val="0"/>
        <w:spacing w:line="300" w:lineRule="auto"/>
        <w:ind w:firstLineChars="200" w:firstLine="420"/>
        <w:rPr>
          <w:rFonts w:ascii="宋体" w:hAnsi="宋体" w:hint="eastAsia"/>
          <w:sz w:val="21"/>
          <w:szCs w:val="21"/>
        </w:rPr>
      </w:pPr>
      <w:r w:rsidRPr="001E01D6">
        <w:rPr>
          <w:rFonts w:ascii="宋体" w:hAnsi="宋体"/>
          <w:sz w:val="21"/>
          <w:szCs w:val="21"/>
        </w:rPr>
        <w:t>Callback::CancelPendingXXX()           </w:t>
      </w:r>
    </w:p>
    <w:p w:rsidR="005D15EE" w:rsidRPr="00BE4623" w:rsidRDefault="001E01D6" w:rsidP="005D15EE">
      <w:pPr>
        <w:snapToGrid w:val="0"/>
        <w:spacing w:line="300" w:lineRule="auto"/>
        <w:ind w:firstLineChars="200" w:firstLine="420"/>
        <w:rPr>
          <w:rFonts w:ascii="宋体" w:hAnsi="宋体" w:hint="eastAsia"/>
          <w:szCs w:val="21"/>
        </w:rPr>
      </w:pPr>
      <w:r w:rsidRPr="001E01D6">
        <w:rPr>
          <w:rFonts w:ascii="宋体" w:hAnsi="宋体"/>
          <w:sz w:val="21"/>
          <w:szCs w:val="21"/>
        </w:rPr>
        <w:t>// 清除XXX事件的消息，比如Callback::CancelPendingOnTriger() </w:t>
      </w:r>
    </w:p>
    <w:p w:rsidR="001D7841" w:rsidRDefault="001D7841" w:rsidP="00BE4350">
      <w:pPr>
        <w:snapToGrid w:val="0"/>
        <w:spacing w:line="300" w:lineRule="auto"/>
        <w:ind w:firstLineChars="200" w:firstLine="420"/>
        <w:rPr>
          <w:rFonts w:ascii="宋体" w:hAnsi="宋体" w:hint="eastAsia"/>
          <w:sz w:val="21"/>
          <w:szCs w:val="21"/>
        </w:rPr>
      </w:pPr>
    </w:p>
    <w:p w:rsidR="00264FA6" w:rsidRDefault="00C34F99" w:rsidP="00C34F99">
      <w:pPr>
        <w:snapToGrid w:val="0"/>
        <w:spacing w:line="300" w:lineRule="auto"/>
        <w:ind w:firstLineChars="200" w:firstLine="422"/>
        <w:rPr>
          <w:rFonts w:ascii="宋体" w:hAnsi="宋体" w:hint="eastAsia"/>
          <w:sz w:val="21"/>
          <w:szCs w:val="21"/>
        </w:rPr>
      </w:pPr>
      <w:r w:rsidRPr="00C34F99">
        <w:rPr>
          <w:rFonts w:ascii="宋体" w:hAnsi="宋体" w:hint="eastAsia"/>
          <w:b/>
          <w:sz w:val="21"/>
          <w:szCs w:val="21"/>
          <w:bdr w:val="single" w:sz="4" w:space="0" w:color="auto"/>
        </w:rPr>
        <w:t>Ω</w:t>
      </w:r>
      <w:r w:rsidR="00264FA6" w:rsidRPr="00264FA6">
        <w:rPr>
          <w:rFonts w:ascii="宋体" w:hAnsi="宋体"/>
          <w:sz w:val="21"/>
          <w:szCs w:val="21"/>
        </w:rPr>
        <w:t>强烈建议server端激发事件或者清理消息队列事件等与callback相关的操作都使用Callback::的前缀。</w:t>
      </w:r>
    </w:p>
    <w:p w:rsidR="00A32FAB" w:rsidRDefault="00264FA6" w:rsidP="00264FA6">
      <w:pPr>
        <w:snapToGrid w:val="0"/>
        <w:spacing w:line="300" w:lineRule="auto"/>
        <w:ind w:firstLineChars="200" w:firstLine="420"/>
        <w:rPr>
          <w:rFonts w:ascii="宋体" w:hAnsi="宋体" w:hint="eastAsia"/>
          <w:sz w:val="21"/>
          <w:szCs w:val="21"/>
        </w:rPr>
      </w:pPr>
      <w:r w:rsidRPr="00264FA6">
        <w:rPr>
          <w:rFonts w:ascii="宋体" w:hAnsi="宋体"/>
          <w:sz w:val="21"/>
          <w:szCs w:val="21"/>
        </w:rPr>
        <w:t>例如</w:t>
      </w:r>
      <w:r>
        <w:rPr>
          <w:rFonts w:ascii="宋体" w:hAnsi="宋体" w:hint="eastAsia"/>
          <w:sz w:val="21"/>
          <w:szCs w:val="21"/>
        </w:rPr>
        <w:t>：</w:t>
      </w:r>
      <w:r>
        <w:rPr>
          <w:rFonts w:ascii="宋体" w:hAnsi="宋体"/>
          <w:sz w:val="21"/>
          <w:szCs w:val="21"/>
        </w:rPr>
        <w:t> OnTriger(...)</w:t>
      </w:r>
      <w:r>
        <w:rPr>
          <w:rFonts w:ascii="宋体" w:hAnsi="宋体" w:hint="eastAsia"/>
          <w:sz w:val="21"/>
          <w:szCs w:val="21"/>
        </w:rPr>
        <w:t>；</w:t>
      </w:r>
      <w:r w:rsidRPr="00264FA6">
        <w:rPr>
          <w:rFonts w:ascii="宋体" w:hAnsi="宋体"/>
          <w:sz w:val="21"/>
          <w:szCs w:val="21"/>
        </w:rPr>
        <w:t>推荐</w:t>
      </w:r>
      <w:r>
        <w:rPr>
          <w:rFonts w:ascii="宋体" w:hAnsi="宋体" w:hint="eastAsia"/>
          <w:sz w:val="21"/>
          <w:szCs w:val="21"/>
        </w:rPr>
        <w:t>的写法</w:t>
      </w:r>
      <w:r w:rsidRPr="00264FA6">
        <w:rPr>
          <w:rFonts w:ascii="宋体" w:hAnsi="宋体"/>
          <w:sz w:val="21"/>
          <w:szCs w:val="21"/>
        </w:rPr>
        <w:t>：Callback::OnTriger(...);</w:t>
      </w:r>
    </w:p>
    <w:p w:rsidR="00264FA6" w:rsidRPr="00264FA6" w:rsidRDefault="00264FA6" w:rsidP="00264FA6">
      <w:pPr>
        <w:snapToGrid w:val="0"/>
        <w:spacing w:line="300" w:lineRule="auto"/>
        <w:ind w:firstLineChars="200" w:firstLine="420"/>
        <w:rPr>
          <w:rFonts w:ascii="宋体" w:hAnsi="宋体" w:hint="eastAsia"/>
          <w:sz w:val="21"/>
          <w:szCs w:val="21"/>
        </w:rPr>
      </w:pPr>
      <w:r w:rsidRPr="00264FA6">
        <w:rPr>
          <w:rFonts w:ascii="宋体" w:hAnsi="宋体"/>
          <w:sz w:val="21"/>
          <w:szCs w:val="21"/>
        </w:rPr>
        <w:t>这样可以使代码更易读，别人比较容易知道OnTriger是个消息激发，而不是一个普通的成员方法</w:t>
      </w:r>
    </w:p>
    <w:p w:rsidR="00264FA6" w:rsidRPr="00BE4350" w:rsidRDefault="00264FA6" w:rsidP="00264FA6">
      <w:pPr>
        <w:snapToGrid w:val="0"/>
        <w:spacing w:line="300" w:lineRule="auto"/>
        <w:ind w:firstLineChars="200" w:firstLine="420"/>
        <w:rPr>
          <w:rFonts w:ascii="宋体" w:hAnsi="宋体" w:hint="eastAsia"/>
          <w:sz w:val="21"/>
          <w:szCs w:val="21"/>
        </w:rPr>
      </w:pPr>
    </w:p>
    <w:p w:rsidR="00A63A52" w:rsidRPr="00BC57E8" w:rsidRDefault="00D91EFE" w:rsidP="00BA4562">
      <w:pPr>
        <w:pStyle w:val="2"/>
        <w:snapToGrid w:val="0"/>
        <w:spacing w:line="300" w:lineRule="auto"/>
        <w:rPr>
          <w:rFonts w:ascii="宋体" w:eastAsia="宋体" w:hAnsi="宋体" w:hint="eastAsia"/>
        </w:rPr>
      </w:pPr>
      <w:bookmarkStart w:id="266" w:name="_Toc142300865"/>
      <w:bookmarkStart w:id="267" w:name="_Toc148261042"/>
      <w:bookmarkStart w:id="268" w:name="_Toc152754335"/>
      <w:bookmarkStart w:id="269" w:name="_Toc197919001"/>
      <w:r>
        <w:rPr>
          <w:rFonts w:ascii="宋体" w:eastAsia="宋体" w:hAnsi="宋体" w:hint="eastAsia"/>
        </w:rPr>
        <w:t>6.6</w:t>
      </w:r>
      <w:r w:rsidR="00A63A52" w:rsidRPr="00BC57E8">
        <w:rPr>
          <w:rFonts w:ascii="宋体" w:eastAsia="宋体" w:hAnsi="宋体" w:hint="eastAsia"/>
        </w:rPr>
        <w:t xml:space="preserve"> constructor</w:t>
      </w:r>
      <w:bookmarkEnd w:id="266"/>
      <w:bookmarkEnd w:id="267"/>
      <w:bookmarkEnd w:id="268"/>
      <w:bookmarkEnd w:id="269"/>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此关键字用于定义构造函数，使CAR构件类在实例化时传入初始化参数。例如：</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w:t>
      </w:r>
      <w:r w:rsidRPr="002157D1">
        <w:rPr>
          <w:rFonts w:ascii="宋体" w:hAnsi="宋体" w:hint="eastAsia"/>
          <w:sz w:val="21"/>
          <w:szCs w:val="21"/>
        </w:rPr>
        <w:t xml:space="preserve"> </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Hello</w:t>
      </w:r>
      <w:r w:rsidRPr="002157D1">
        <w:rPr>
          <w:rFonts w:ascii="宋体" w:hAnsi="宋体"/>
          <w:sz w:val="21"/>
          <w:szCs w:val="21"/>
        </w:rPr>
        <w:t>(</w:t>
      </w:r>
      <w:r w:rsidRPr="002157D1">
        <w:rPr>
          <w:rFonts w:ascii="宋体" w:hAnsi="宋体" w:hint="eastAsia"/>
          <w:sz w:val="21"/>
          <w:szCs w:val="21"/>
        </w:rPr>
        <w:t>int nTimes</w:t>
      </w:r>
      <w:r w:rsidRPr="002157D1">
        <w:rPr>
          <w:rFonts w:ascii="宋体" w:hAnsi="宋体"/>
          <w:sz w:val="21"/>
          <w:szCs w:val="21"/>
        </w:rPr>
        <w:t>);</w:t>
      </w:r>
    </w:p>
    <w:p w:rsidR="00A63A52" w:rsidRPr="002157D1" w:rsidRDefault="00A63A52" w:rsidP="00BD44C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A63A52" w:rsidRPr="002157D1" w:rsidRDefault="00A63A52" w:rsidP="00BD44C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class CClass {</w:t>
      </w:r>
    </w:p>
    <w:p w:rsidR="00A63A52" w:rsidRPr="002157D1" w:rsidRDefault="00A63A52" w:rsidP="00BD44C4">
      <w:pPr>
        <w:shd w:val="clear" w:color="auto" w:fill="E6E6E6"/>
        <w:snapToGrid w:val="0"/>
        <w:spacing w:line="300" w:lineRule="auto"/>
        <w:ind w:firstLineChars="600" w:firstLine="1260"/>
        <w:rPr>
          <w:rFonts w:ascii="宋体" w:hAnsi="宋体" w:hint="eastAsia"/>
          <w:sz w:val="21"/>
          <w:szCs w:val="21"/>
        </w:rPr>
      </w:pPr>
      <w:r w:rsidRPr="002157D1">
        <w:rPr>
          <w:rFonts w:ascii="宋体" w:hAnsi="宋体"/>
          <w:sz w:val="21"/>
          <w:szCs w:val="21"/>
        </w:rPr>
        <w:t>constructor ([in] WString wstr);</w:t>
      </w:r>
      <w:r w:rsidRPr="002157D1">
        <w:rPr>
          <w:rFonts w:ascii="宋体" w:hAnsi="宋体" w:hint="eastAsia"/>
          <w:sz w:val="21"/>
          <w:szCs w:val="21"/>
        </w:rPr>
        <w:t xml:space="preserve"> //参数只能是in属性</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BD44C4">
        <w:rPr>
          <w:rFonts w:ascii="宋体" w:hAnsi="宋体" w:hint="eastAsia"/>
          <w:sz w:val="21"/>
          <w:szCs w:val="21"/>
        </w:rPr>
        <w:tab/>
      </w:r>
      <w:r w:rsidRPr="002157D1">
        <w:rPr>
          <w:rFonts w:ascii="宋体" w:hAnsi="宋体"/>
          <w:sz w:val="21"/>
          <w:szCs w:val="21"/>
        </w:rPr>
        <w:t>interface  </w:t>
      </w:r>
      <w:r w:rsidRPr="002157D1">
        <w:rPr>
          <w:rFonts w:ascii="宋体" w:hAnsi="宋体" w:hint="eastAsia"/>
          <w:sz w:val="21"/>
          <w:szCs w:val="21"/>
        </w:rPr>
        <w:t>IInterface</w:t>
      </w:r>
      <w:r w:rsidRPr="002157D1">
        <w:rPr>
          <w:rFonts w:ascii="宋体" w:hAnsi="宋体"/>
          <w:sz w:val="21"/>
          <w:szCs w:val="21"/>
        </w:rPr>
        <w:t>;</w:t>
      </w:r>
    </w:p>
    <w:p w:rsidR="00A63A52" w:rsidRPr="002157D1" w:rsidRDefault="00A63A52" w:rsidP="00BD44C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示例构件C</w:t>
      </w:r>
      <w:r w:rsidRPr="00BE4350">
        <w:rPr>
          <w:rFonts w:ascii="宋体" w:hAnsi="宋体" w:hint="eastAsia"/>
          <w:sz w:val="21"/>
          <w:szCs w:val="21"/>
        </w:rPr>
        <w:t>onstructor</w:t>
      </w:r>
      <w:r w:rsidRPr="00BE4350">
        <w:rPr>
          <w:rFonts w:ascii="宋体" w:hAnsi="宋体"/>
          <w:sz w:val="21"/>
          <w:szCs w:val="21"/>
        </w:rPr>
        <w:t>Demo中，</w:t>
      </w:r>
      <w:r w:rsidRPr="00BE4350">
        <w:rPr>
          <w:rFonts w:ascii="宋体" w:hAnsi="宋体" w:hint="eastAsia"/>
          <w:sz w:val="21"/>
          <w:szCs w:val="21"/>
        </w:rPr>
        <w:t>定义了本构件的构造函数，构造函数不需要名字，并且构造函数的参数只能是[in]参数。</w:t>
      </w:r>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注意：</w:t>
      </w:r>
    </w:p>
    <w:p w:rsidR="00207946" w:rsidRPr="00BE4350" w:rsidRDefault="00207946" w:rsidP="00207946">
      <w:pPr>
        <w:numPr>
          <w:ilvl w:val="0"/>
          <w:numId w:val="38"/>
        </w:numPr>
        <w:snapToGrid w:val="0"/>
        <w:spacing w:line="300" w:lineRule="auto"/>
        <w:rPr>
          <w:rFonts w:ascii="宋体" w:hAnsi="宋体" w:hint="eastAsia"/>
          <w:sz w:val="21"/>
          <w:szCs w:val="21"/>
        </w:rPr>
      </w:pPr>
      <w:r w:rsidRPr="00207946">
        <w:rPr>
          <w:rFonts w:ascii="宋体" w:hAnsi="宋体" w:hint="eastAsia"/>
          <w:sz w:val="21"/>
          <w:szCs w:val="21"/>
        </w:rPr>
        <w:t>两个构造函数参数个数和类型一样，其实是一个构造函数</w:t>
      </w:r>
      <w:r>
        <w:rPr>
          <w:rFonts w:ascii="宋体" w:hAnsi="宋体" w:hint="eastAsia"/>
          <w:sz w:val="21"/>
          <w:szCs w:val="21"/>
        </w:rPr>
        <w:t>。</w:t>
      </w:r>
    </w:p>
    <w:p w:rsidR="00244FDD" w:rsidRDefault="00A63A52" w:rsidP="00207946">
      <w:pPr>
        <w:numPr>
          <w:ilvl w:val="0"/>
          <w:numId w:val="38"/>
        </w:numPr>
        <w:snapToGrid w:val="0"/>
        <w:spacing w:line="300" w:lineRule="auto"/>
        <w:rPr>
          <w:rFonts w:ascii="宋体" w:hAnsi="宋体" w:hint="eastAsia"/>
          <w:sz w:val="21"/>
          <w:szCs w:val="21"/>
        </w:rPr>
      </w:pPr>
      <w:r w:rsidRPr="00BE4350">
        <w:rPr>
          <w:rFonts w:ascii="宋体" w:hAnsi="宋体" w:hint="eastAsia"/>
          <w:sz w:val="21"/>
          <w:szCs w:val="21"/>
        </w:rPr>
        <w:lastRenderedPageBreak/>
        <w:t>可以定义多个构造函数，构造函数和构造函数的参数不能完全一样</w:t>
      </w:r>
      <w:r w:rsidR="00BA3932">
        <w:rPr>
          <w:rFonts w:ascii="宋体" w:hAnsi="宋体" w:hint="eastAsia"/>
          <w:sz w:val="21"/>
          <w:szCs w:val="21"/>
        </w:rPr>
        <w:t>，也就是</w:t>
      </w:r>
      <w:r w:rsidR="00244FDD">
        <w:rPr>
          <w:rFonts w:ascii="宋体" w:hAnsi="宋体" w:hint="eastAsia"/>
          <w:sz w:val="21"/>
          <w:szCs w:val="21"/>
        </w:rPr>
        <w:t>“参数1字符串＋参数2字符串＋参数3字符串＋</w:t>
      </w:r>
      <w:r w:rsidR="00244FDD">
        <w:rPr>
          <w:rFonts w:ascii="宋体" w:hAnsi="宋体"/>
          <w:sz w:val="21"/>
          <w:szCs w:val="21"/>
        </w:rPr>
        <w:t>……</w:t>
      </w:r>
      <w:r w:rsidR="00244FDD">
        <w:rPr>
          <w:rFonts w:ascii="宋体" w:hAnsi="宋体" w:hint="eastAsia"/>
          <w:sz w:val="21"/>
          <w:szCs w:val="21"/>
        </w:rPr>
        <w:t>最后一个参数字符串”在一个构件类中不可以重复。</w:t>
      </w:r>
    </w:p>
    <w:p w:rsidR="00A63A52" w:rsidRDefault="00BA3932" w:rsidP="00207946">
      <w:pPr>
        <w:snapToGrid w:val="0"/>
        <w:spacing w:line="300" w:lineRule="auto"/>
        <w:ind w:left="420" w:firstLineChars="200" w:firstLine="420"/>
        <w:rPr>
          <w:rFonts w:ascii="宋体" w:hAnsi="宋体" w:hint="eastAsia"/>
          <w:sz w:val="21"/>
          <w:szCs w:val="21"/>
        </w:rPr>
      </w:pPr>
      <w:r>
        <w:rPr>
          <w:rFonts w:ascii="宋体" w:hAnsi="宋体" w:hint="eastAsia"/>
          <w:sz w:val="21"/>
          <w:szCs w:val="21"/>
        </w:rPr>
        <w:t>象下面这类构造函数同时定义在一个构件类中是</w:t>
      </w:r>
      <w:r w:rsidR="00244FDD">
        <w:rPr>
          <w:rFonts w:ascii="宋体" w:hAnsi="宋体" w:hint="eastAsia"/>
          <w:sz w:val="21"/>
          <w:szCs w:val="21"/>
        </w:rPr>
        <w:t>错</w:t>
      </w:r>
      <w:r>
        <w:rPr>
          <w:rFonts w:ascii="宋体" w:hAnsi="宋体" w:hint="eastAsia"/>
          <w:sz w:val="21"/>
          <w:szCs w:val="21"/>
        </w:rPr>
        <w:t>的：</w:t>
      </w:r>
    </w:p>
    <w:p w:rsidR="00BA3932" w:rsidRDefault="003F31D0" w:rsidP="004167C7">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constructor ([in] WString wstr</w:t>
      </w:r>
      <w:r>
        <w:rPr>
          <w:rFonts w:ascii="宋体" w:hAnsi="宋体" w:hint="eastAsia"/>
          <w:sz w:val="21"/>
          <w:szCs w:val="21"/>
        </w:rPr>
        <w:t xml:space="preserve">, </w:t>
      </w:r>
      <w:r w:rsidRPr="002157D1">
        <w:rPr>
          <w:rFonts w:ascii="宋体" w:hAnsi="宋体"/>
          <w:sz w:val="21"/>
          <w:szCs w:val="21"/>
        </w:rPr>
        <w:t>[in] WString wstr);</w:t>
      </w:r>
    </w:p>
    <w:p w:rsidR="003F31D0" w:rsidRDefault="009A1817" w:rsidP="004167C7">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constructor ([in] </w:t>
      </w:r>
      <w:r>
        <w:rPr>
          <w:rFonts w:ascii="宋体" w:hAnsi="宋体" w:hint="eastAsia"/>
          <w:sz w:val="21"/>
          <w:szCs w:val="21"/>
        </w:rPr>
        <w:t>A</w:t>
      </w:r>
      <w:r w:rsidR="00F90E64">
        <w:rPr>
          <w:rFonts w:ascii="宋体" w:hAnsi="宋体"/>
          <w:sz w:val="21"/>
          <w:szCs w:val="21"/>
        </w:rPr>
        <w:t>String wst</w:t>
      </w:r>
      <w:r w:rsidR="00A739F4">
        <w:rPr>
          <w:rFonts w:ascii="宋体" w:hAnsi="宋体" w:hint="eastAsia"/>
          <w:sz w:val="21"/>
          <w:szCs w:val="21"/>
        </w:rPr>
        <w:t>，</w:t>
      </w:r>
      <w:r>
        <w:rPr>
          <w:rFonts w:ascii="宋体" w:hAnsi="宋体"/>
          <w:sz w:val="21"/>
          <w:szCs w:val="21"/>
        </w:rPr>
        <w:t xml:space="preserve">[in] </w:t>
      </w:r>
      <w:r>
        <w:rPr>
          <w:rFonts w:ascii="宋体" w:hAnsi="宋体" w:hint="eastAsia"/>
          <w:sz w:val="21"/>
          <w:szCs w:val="21"/>
        </w:rPr>
        <w:t>A</w:t>
      </w:r>
      <w:r w:rsidR="00A739F4" w:rsidRPr="002157D1">
        <w:rPr>
          <w:rFonts w:ascii="宋体" w:hAnsi="宋体"/>
          <w:sz w:val="21"/>
          <w:szCs w:val="21"/>
        </w:rPr>
        <w:t xml:space="preserve">String </w:t>
      </w:r>
      <w:r w:rsidR="00F90E64">
        <w:rPr>
          <w:rFonts w:ascii="宋体" w:hAnsi="宋体" w:hint="eastAsia"/>
          <w:sz w:val="21"/>
          <w:szCs w:val="21"/>
        </w:rPr>
        <w:t>r</w:t>
      </w:r>
      <w:r w:rsidR="00A739F4" w:rsidRPr="002157D1">
        <w:rPr>
          <w:rFonts w:ascii="宋体" w:hAnsi="宋体"/>
          <w:sz w:val="21"/>
          <w:szCs w:val="21"/>
        </w:rPr>
        <w:t>wstr);</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参数只能是</w:t>
      </w:r>
      <w:r w:rsidRPr="00BE4350">
        <w:rPr>
          <w:rFonts w:ascii="宋体" w:hAnsi="宋体"/>
          <w:sz w:val="21"/>
          <w:szCs w:val="21"/>
        </w:rPr>
        <w:t>[in]</w:t>
      </w:r>
      <w:r w:rsidRPr="00BE4350">
        <w:rPr>
          <w:rFonts w:ascii="宋体" w:hAnsi="宋体" w:hint="eastAsia"/>
          <w:sz w:val="21"/>
          <w:szCs w:val="21"/>
        </w:rPr>
        <w:t>属性的，不能有</w:t>
      </w:r>
      <w:r w:rsidRPr="00BE4350">
        <w:rPr>
          <w:rFonts w:ascii="宋体" w:hAnsi="宋体"/>
          <w:sz w:val="21"/>
          <w:szCs w:val="21"/>
        </w:rPr>
        <w:t>[out]</w:t>
      </w:r>
      <w:r w:rsidRPr="00BE4350">
        <w:rPr>
          <w:rFonts w:ascii="宋体" w:hAnsi="宋体" w:hint="eastAsia"/>
          <w:sz w:val="21"/>
          <w:szCs w:val="21"/>
        </w:rPr>
        <w:t>属性的参数。</w:t>
      </w:r>
    </w:p>
    <w:p w:rsidR="00A63A52" w:rsidRPr="006A3075" w:rsidRDefault="00A63A52" w:rsidP="00D4487D">
      <w:pPr>
        <w:snapToGrid w:val="0"/>
        <w:spacing w:line="300" w:lineRule="auto"/>
        <w:ind w:firstLineChars="196" w:firstLine="472"/>
        <w:rPr>
          <w:rFonts w:ascii="宋体" w:hAnsi="宋体" w:hint="eastAsia"/>
          <w:b/>
          <w:szCs w:val="21"/>
        </w:rPr>
      </w:pPr>
      <w:r w:rsidRPr="006A3075">
        <w:rPr>
          <w:rFonts w:ascii="宋体" w:hAnsi="宋体" w:hint="eastAsia"/>
          <w:b/>
          <w:szCs w:val="21"/>
        </w:rPr>
        <w:t>构造函数有以下规则：</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1．在</w:t>
      </w:r>
      <w:r w:rsidRPr="00BE4350">
        <w:rPr>
          <w:rFonts w:ascii="宋体" w:hAnsi="宋体"/>
          <w:sz w:val="21"/>
          <w:szCs w:val="21"/>
        </w:rPr>
        <w:t>Server</w:t>
      </w:r>
      <w:r w:rsidRPr="00BE4350">
        <w:rPr>
          <w:rFonts w:ascii="宋体" w:hAnsi="宋体" w:hint="eastAsia"/>
          <w:sz w:val="21"/>
          <w:szCs w:val="21"/>
        </w:rPr>
        <w:t>端生成的代码框架中，会为</w:t>
      </w:r>
      <w:r w:rsidRPr="00BE4350">
        <w:rPr>
          <w:rFonts w:ascii="宋体" w:hAnsi="宋体"/>
          <w:sz w:val="21"/>
          <w:szCs w:val="21"/>
        </w:rPr>
        <w:t>C++</w:t>
      </w:r>
      <w:r w:rsidRPr="00BE4350">
        <w:rPr>
          <w:rFonts w:ascii="宋体" w:hAnsi="宋体" w:hint="eastAsia"/>
          <w:sz w:val="21"/>
          <w:szCs w:val="21"/>
        </w:rPr>
        <w:t>类（</w:t>
      </w:r>
      <w:r w:rsidRPr="00BE4350">
        <w:rPr>
          <w:rFonts w:ascii="宋体" w:hAnsi="宋体"/>
          <w:sz w:val="21"/>
          <w:szCs w:val="21"/>
        </w:rPr>
        <w:t>class C</w:t>
      </w:r>
      <w:r w:rsidRPr="00BE4350">
        <w:rPr>
          <w:rFonts w:ascii="宋体" w:hAnsi="宋体" w:hint="eastAsia"/>
          <w:sz w:val="21"/>
          <w:szCs w:val="21"/>
        </w:rPr>
        <w:t>Class）生成New方法，如CClass就有如下New方法：</w:t>
      </w:r>
    </w:p>
    <w:p w:rsidR="00A63A52" w:rsidRPr="00BE4350" w:rsidRDefault="00A63A52" w:rsidP="004167C7">
      <w:pPr>
        <w:shd w:val="clear" w:color="auto" w:fill="E6E6E6"/>
        <w:snapToGrid w:val="0"/>
        <w:spacing w:line="300" w:lineRule="auto"/>
        <w:ind w:firstLineChars="200" w:firstLine="420"/>
        <w:rPr>
          <w:rFonts w:ascii="宋体" w:hAnsi="宋体" w:hint="eastAsia"/>
          <w:sz w:val="21"/>
          <w:szCs w:val="21"/>
        </w:rPr>
      </w:pPr>
      <w:r w:rsidRPr="00BE4350">
        <w:rPr>
          <w:rFonts w:ascii="宋体" w:hAnsi="宋体"/>
          <w:sz w:val="21"/>
          <w:szCs w:val="21"/>
        </w:rPr>
        <w:t xml:space="preserve">Static </w:t>
      </w:r>
      <w:r w:rsidR="00666EC9">
        <w:rPr>
          <w:rFonts w:ascii="宋体" w:hAnsi="宋体"/>
          <w:sz w:val="21"/>
          <w:szCs w:val="21"/>
        </w:rPr>
        <w:t>ECode</w:t>
      </w:r>
      <w:r w:rsidRPr="00BE4350">
        <w:rPr>
          <w:rFonts w:ascii="宋体" w:hAnsi="宋体"/>
          <w:sz w:val="21"/>
          <w:szCs w:val="21"/>
        </w:rPr>
        <w:t xml:space="preserve"> C</w:t>
      </w:r>
      <w:r w:rsidRPr="00BE4350">
        <w:rPr>
          <w:rFonts w:ascii="宋体" w:hAnsi="宋体" w:hint="eastAsia"/>
          <w:sz w:val="21"/>
          <w:szCs w:val="21"/>
        </w:rPr>
        <w:t>Class</w:t>
      </w:r>
      <w:r w:rsidRPr="00BE4350">
        <w:rPr>
          <w:rFonts w:ascii="宋体" w:hAnsi="宋体"/>
          <w:sz w:val="21"/>
          <w:szCs w:val="21"/>
        </w:rPr>
        <w:t>::New(WString wstr, I</w:t>
      </w:r>
      <w:r w:rsidRPr="00BE4350">
        <w:rPr>
          <w:rFonts w:ascii="宋体" w:hAnsi="宋体" w:hint="eastAsia"/>
          <w:sz w:val="21"/>
          <w:szCs w:val="21"/>
        </w:rPr>
        <w:t>Interface</w:t>
      </w:r>
      <w:r w:rsidRPr="00BE4350">
        <w:rPr>
          <w:rFonts w:ascii="宋体" w:hAnsi="宋体"/>
          <w:sz w:val="21"/>
          <w:szCs w:val="21"/>
        </w:rPr>
        <w:t xml:space="preserve"> **pI</w:t>
      </w:r>
      <w:r w:rsidRPr="00BE4350">
        <w:rPr>
          <w:rFonts w:ascii="宋体" w:hAnsi="宋体" w:hint="eastAsia"/>
          <w:sz w:val="21"/>
          <w:szCs w:val="21"/>
        </w:rPr>
        <w:t>Interface</w:t>
      </w:r>
      <w:r w:rsidRPr="00BE4350">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如果没有构造函数就只有：</w:t>
      </w:r>
    </w:p>
    <w:p w:rsidR="00A63A52" w:rsidRPr="00BE4350" w:rsidRDefault="00A63A52" w:rsidP="004167C7">
      <w:pPr>
        <w:shd w:val="clear" w:color="auto" w:fill="E6E6E6"/>
        <w:snapToGrid w:val="0"/>
        <w:spacing w:line="300" w:lineRule="auto"/>
        <w:ind w:firstLineChars="200" w:firstLine="420"/>
        <w:rPr>
          <w:rFonts w:ascii="宋体" w:hAnsi="宋体" w:hint="eastAsia"/>
          <w:sz w:val="21"/>
          <w:szCs w:val="21"/>
        </w:rPr>
      </w:pPr>
      <w:r w:rsidRPr="00BE4350">
        <w:rPr>
          <w:rFonts w:ascii="宋体" w:hAnsi="宋体"/>
          <w:sz w:val="21"/>
          <w:szCs w:val="21"/>
        </w:rPr>
        <w:t xml:space="preserve">Static </w:t>
      </w:r>
      <w:r w:rsidR="00666EC9">
        <w:rPr>
          <w:rFonts w:ascii="宋体" w:hAnsi="宋体"/>
          <w:sz w:val="21"/>
          <w:szCs w:val="21"/>
        </w:rPr>
        <w:t>ECode</w:t>
      </w:r>
      <w:r w:rsidRPr="00BE4350">
        <w:rPr>
          <w:rFonts w:ascii="宋体" w:hAnsi="宋体"/>
          <w:sz w:val="21"/>
          <w:szCs w:val="21"/>
        </w:rPr>
        <w:t xml:space="preserve"> C</w:t>
      </w:r>
      <w:r w:rsidRPr="00BE4350">
        <w:rPr>
          <w:rFonts w:ascii="宋体" w:hAnsi="宋体" w:hint="eastAsia"/>
          <w:sz w:val="21"/>
          <w:szCs w:val="21"/>
        </w:rPr>
        <w:t>Class</w:t>
      </w:r>
      <w:r w:rsidRPr="00BE4350">
        <w:rPr>
          <w:rFonts w:ascii="宋体" w:hAnsi="宋体"/>
          <w:sz w:val="21"/>
          <w:szCs w:val="21"/>
        </w:rPr>
        <w:t>::New(I</w:t>
      </w:r>
      <w:r w:rsidRPr="00BE4350">
        <w:rPr>
          <w:rFonts w:ascii="宋体" w:hAnsi="宋体" w:hint="eastAsia"/>
          <w:sz w:val="21"/>
          <w:szCs w:val="21"/>
        </w:rPr>
        <w:t>Interface</w:t>
      </w:r>
      <w:r w:rsidRPr="00BE4350">
        <w:rPr>
          <w:rFonts w:ascii="宋体" w:hAnsi="宋体"/>
          <w:sz w:val="21"/>
          <w:szCs w:val="21"/>
        </w:rPr>
        <w:t xml:space="preserve"> **pI</w:t>
      </w:r>
      <w:r w:rsidRPr="00BE4350">
        <w:rPr>
          <w:rFonts w:ascii="宋体" w:hAnsi="宋体" w:hint="eastAsia"/>
          <w:sz w:val="21"/>
          <w:szCs w:val="21"/>
        </w:rPr>
        <w:t>Interface</w:t>
      </w:r>
      <w:r w:rsidRPr="00BE4350">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如果一个构件类有</w:t>
      </w:r>
      <w:r w:rsidRPr="00BE4350">
        <w:rPr>
          <w:rFonts w:ascii="宋体" w:hAnsi="宋体"/>
          <w:sz w:val="21"/>
          <w:szCs w:val="21"/>
        </w:rPr>
        <w:t>m</w:t>
      </w:r>
      <w:r w:rsidRPr="00BE4350">
        <w:rPr>
          <w:rFonts w:ascii="宋体" w:hAnsi="宋体" w:hint="eastAsia"/>
          <w:sz w:val="21"/>
          <w:szCs w:val="21"/>
        </w:rPr>
        <w:t>个构造方法和n个接口（目前不包括事件接口），那么就有</w:t>
      </w:r>
      <w:r w:rsidRPr="00BE4350">
        <w:rPr>
          <w:rFonts w:ascii="宋体" w:hAnsi="宋体"/>
          <w:sz w:val="21"/>
          <w:szCs w:val="21"/>
        </w:rPr>
        <w:t>m*n</w:t>
      </w:r>
      <w:r w:rsidRPr="00BE4350">
        <w:rPr>
          <w:rFonts w:ascii="宋体" w:hAnsi="宋体" w:hint="eastAsia"/>
          <w:sz w:val="21"/>
          <w:szCs w:val="21"/>
        </w:rPr>
        <w:t>个New方法，用户可用任意的构造函数来创建出改类任意的接口</w:t>
      </w:r>
      <w:r w:rsidRPr="00BE4350">
        <w:rPr>
          <w:rFonts w:ascii="宋体" w:hAnsi="宋体"/>
          <w:sz w:val="21"/>
          <w:szCs w:val="21"/>
        </w:rPr>
        <w:t xml:space="preserve">, </w:t>
      </w:r>
      <w:r w:rsidRPr="00BE4350">
        <w:rPr>
          <w:rFonts w:ascii="宋体" w:hAnsi="宋体" w:hint="eastAsia"/>
          <w:sz w:val="21"/>
          <w:szCs w:val="21"/>
        </w:rPr>
        <w:t>如果没有构造函数，那么New方法中就只有接口参数。</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在New方法里实际调用顺序是先创建对象，然后调用服务端相应的</w:t>
      </w:r>
      <w:r w:rsidRPr="00BE4350">
        <w:rPr>
          <w:rFonts w:ascii="宋体" w:hAnsi="宋体"/>
          <w:sz w:val="21"/>
          <w:szCs w:val="21"/>
        </w:rPr>
        <w:t>constructor</w:t>
      </w:r>
      <w:r w:rsidRPr="00BE4350">
        <w:rPr>
          <w:rFonts w:ascii="宋体" w:hAnsi="宋体" w:hint="eastAsia"/>
          <w:sz w:val="21"/>
          <w:szCs w:val="21"/>
        </w:rPr>
        <w:t>。</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hint="eastAsia"/>
          <w:sz w:val="21"/>
          <w:szCs w:val="21"/>
        </w:rPr>
        <w:t>2．客户端可以直接调用New方法</w:t>
      </w:r>
    </w:p>
    <w:p w:rsidR="004167C7"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有构造函数的构件类：</w:t>
      </w:r>
    </w:p>
    <w:p w:rsidR="00A63A52" w:rsidRPr="00BE4350" w:rsidRDefault="00A63A52" w:rsidP="004167C7">
      <w:pPr>
        <w:shd w:val="clear" w:color="auto" w:fill="E6E6E6"/>
        <w:snapToGrid w:val="0"/>
        <w:spacing w:line="300" w:lineRule="auto"/>
        <w:ind w:firstLineChars="200" w:firstLine="420"/>
        <w:rPr>
          <w:rFonts w:ascii="宋体" w:hAnsi="宋体" w:hint="eastAsia"/>
          <w:sz w:val="21"/>
          <w:szCs w:val="21"/>
        </w:rPr>
      </w:pPr>
      <w:r w:rsidRPr="00BE4350">
        <w:rPr>
          <w:rFonts w:ascii="宋体" w:hAnsi="宋体"/>
          <w:sz w:val="21"/>
          <w:szCs w:val="21"/>
        </w:rPr>
        <w:t xml:space="preserve">ec = </w:t>
      </w:r>
      <w:r w:rsidR="007055F3" w:rsidRPr="00BE4350">
        <w:rPr>
          <w:rFonts w:ascii="宋体" w:hAnsi="宋体"/>
          <w:sz w:val="21"/>
          <w:szCs w:val="21"/>
        </w:rPr>
        <w:t>C</w:t>
      </w:r>
      <w:r w:rsidR="007055F3" w:rsidRPr="00BE4350">
        <w:rPr>
          <w:rFonts w:ascii="宋体" w:hAnsi="宋体" w:hint="eastAsia"/>
          <w:sz w:val="21"/>
          <w:szCs w:val="21"/>
        </w:rPr>
        <w:t>Class</w:t>
      </w:r>
      <w:r w:rsidR="007055F3" w:rsidRPr="00BE4350">
        <w:rPr>
          <w:rFonts w:ascii="宋体" w:hAnsi="宋体"/>
          <w:sz w:val="21"/>
          <w:szCs w:val="21"/>
        </w:rPr>
        <w:t>::New</w:t>
      </w:r>
      <w:r w:rsidRPr="00BE4350">
        <w:rPr>
          <w:rFonts w:ascii="宋体" w:hAnsi="宋体"/>
          <w:sz w:val="21"/>
          <w:szCs w:val="21"/>
        </w:rPr>
        <w:t>((L"Hello!", &amp;</w:t>
      </w:r>
      <w:r w:rsidRPr="00BE4350">
        <w:rPr>
          <w:rFonts w:ascii="宋体" w:hAnsi="宋体" w:hint="eastAsia"/>
          <w:sz w:val="21"/>
          <w:szCs w:val="21"/>
        </w:rPr>
        <w:t>pIInterface</w:t>
      </w:r>
      <w:r w:rsidRPr="00BE4350">
        <w:rPr>
          <w:rFonts w:ascii="宋体" w:hAnsi="宋体"/>
          <w:sz w:val="21"/>
          <w:szCs w:val="21"/>
        </w:rPr>
        <w:t>);</w:t>
      </w:r>
    </w:p>
    <w:p w:rsidR="004167C7"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没有构造函数的构件类：</w:t>
      </w:r>
      <w:r w:rsidRPr="00BE4350">
        <w:rPr>
          <w:rFonts w:ascii="宋体" w:hAnsi="宋体"/>
          <w:sz w:val="21"/>
          <w:szCs w:val="21"/>
        </w:rPr>
        <w:t> </w:t>
      </w:r>
    </w:p>
    <w:p w:rsidR="00A63A52" w:rsidRDefault="00A63A52" w:rsidP="004167C7">
      <w:pPr>
        <w:shd w:val="clear" w:color="auto" w:fill="E6E6E6"/>
        <w:snapToGrid w:val="0"/>
        <w:spacing w:line="300" w:lineRule="auto"/>
        <w:ind w:firstLineChars="200" w:firstLine="420"/>
        <w:rPr>
          <w:rFonts w:ascii="宋体" w:hAnsi="宋体" w:hint="eastAsia"/>
          <w:sz w:val="21"/>
          <w:szCs w:val="21"/>
        </w:rPr>
      </w:pPr>
      <w:r w:rsidRPr="00BE4350">
        <w:rPr>
          <w:rFonts w:ascii="宋体" w:hAnsi="宋体"/>
          <w:sz w:val="21"/>
          <w:szCs w:val="21"/>
        </w:rPr>
        <w:t xml:space="preserve">ec = </w:t>
      </w:r>
      <w:r w:rsidR="007055F3" w:rsidRPr="00BE4350">
        <w:rPr>
          <w:rFonts w:ascii="宋体" w:hAnsi="宋体"/>
          <w:sz w:val="21"/>
          <w:szCs w:val="21"/>
        </w:rPr>
        <w:t>C</w:t>
      </w:r>
      <w:r w:rsidR="007055F3" w:rsidRPr="00BE4350">
        <w:rPr>
          <w:rFonts w:ascii="宋体" w:hAnsi="宋体" w:hint="eastAsia"/>
          <w:sz w:val="21"/>
          <w:szCs w:val="21"/>
        </w:rPr>
        <w:t>Class</w:t>
      </w:r>
      <w:r w:rsidR="007055F3" w:rsidRPr="00BE4350">
        <w:rPr>
          <w:rFonts w:ascii="宋体" w:hAnsi="宋体"/>
          <w:sz w:val="21"/>
          <w:szCs w:val="21"/>
        </w:rPr>
        <w:t>::New</w:t>
      </w:r>
      <w:r w:rsidRPr="00BE4350">
        <w:rPr>
          <w:rFonts w:ascii="宋体" w:hAnsi="宋体"/>
          <w:sz w:val="21"/>
          <w:szCs w:val="21"/>
        </w:rPr>
        <w:t>((&amp;p</w:t>
      </w:r>
      <w:r w:rsidRPr="00BE4350">
        <w:rPr>
          <w:rFonts w:ascii="宋体" w:hAnsi="宋体" w:hint="eastAsia"/>
          <w:sz w:val="21"/>
          <w:szCs w:val="21"/>
        </w:rPr>
        <w:t>IInterface</w:t>
      </w:r>
      <w:r w:rsidRPr="00BE4350">
        <w:rPr>
          <w:rFonts w:ascii="宋体" w:hAnsi="宋体"/>
          <w:sz w:val="21"/>
          <w:szCs w:val="21"/>
        </w:rPr>
        <w:t xml:space="preserve"> );</w:t>
      </w:r>
    </w:p>
    <w:p w:rsidR="00D4487D" w:rsidRPr="004167C7" w:rsidRDefault="00D4487D" w:rsidP="00D4487D">
      <w:pPr>
        <w:snapToGrid w:val="0"/>
        <w:spacing w:line="300" w:lineRule="auto"/>
        <w:ind w:firstLineChars="200" w:firstLine="420"/>
        <w:rPr>
          <w:rFonts w:ascii="宋体" w:hAnsi="宋体" w:hint="eastAsia"/>
          <w:sz w:val="21"/>
          <w:szCs w:val="21"/>
        </w:rPr>
      </w:pPr>
    </w:p>
    <w:p w:rsidR="00A63A52" w:rsidRPr="00BC57E8" w:rsidRDefault="00D91EFE" w:rsidP="00BA4562">
      <w:pPr>
        <w:pStyle w:val="2"/>
        <w:snapToGrid w:val="0"/>
        <w:spacing w:line="300" w:lineRule="auto"/>
        <w:rPr>
          <w:rFonts w:ascii="宋体" w:eastAsia="宋体" w:hAnsi="宋体" w:hint="eastAsia"/>
        </w:rPr>
      </w:pPr>
      <w:bookmarkStart w:id="270" w:name="_Toc142300866"/>
      <w:bookmarkStart w:id="271" w:name="_Toc148261043"/>
      <w:bookmarkStart w:id="272" w:name="_Toc152754336"/>
      <w:bookmarkStart w:id="273" w:name="_Toc197919002"/>
      <w:r>
        <w:rPr>
          <w:rFonts w:ascii="宋体" w:eastAsia="宋体" w:hAnsi="宋体" w:hint="eastAsia"/>
        </w:rPr>
        <w:t>6.7</w:t>
      </w:r>
      <w:r w:rsidR="00A63A52" w:rsidRPr="00BC57E8">
        <w:rPr>
          <w:rFonts w:ascii="宋体" w:eastAsia="宋体" w:hAnsi="宋体" w:hint="eastAsia"/>
        </w:rPr>
        <w:t xml:space="preserve"> aspect</w:t>
      </w:r>
      <w:bookmarkEnd w:id="270"/>
      <w:bookmarkEnd w:id="271"/>
      <w:bookmarkEnd w:id="272"/>
      <w:bookmarkEnd w:id="273"/>
    </w:p>
    <w:p w:rsidR="00A63A52" w:rsidRPr="00BA6813" w:rsidRDefault="00A63A52" w:rsidP="0065395B">
      <w:pPr>
        <w:snapToGrid w:val="0"/>
        <w:spacing w:line="300" w:lineRule="auto"/>
        <w:ind w:firstLineChars="200" w:firstLine="420"/>
        <w:rPr>
          <w:rFonts w:ascii="宋体" w:hAnsi="宋体" w:hint="eastAsia"/>
          <w:color w:val="000000"/>
        </w:rPr>
      </w:pPr>
      <w:r w:rsidRPr="00BE4350">
        <w:rPr>
          <w:rFonts w:ascii="宋体" w:hAnsi="宋体" w:hint="eastAsia"/>
          <w:sz w:val="21"/>
          <w:szCs w:val="21"/>
        </w:rPr>
        <w:t>此关键字用来定义方面构件类</w:t>
      </w:r>
      <w:r w:rsidR="0065395B">
        <w:rPr>
          <w:rFonts w:ascii="宋体" w:hAnsi="宋体" w:hint="eastAsia"/>
          <w:sz w:val="21"/>
          <w:szCs w:val="21"/>
        </w:rPr>
        <w:t>。</w:t>
      </w:r>
    </w:p>
    <w:p w:rsidR="00A63A52" w:rsidRPr="00BC57E8" w:rsidRDefault="00D91EFE" w:rsidP="00FF179A">
      <w:pPr>
        <w:pStyle w:val="3"/>
        <w:snapToGrid w:val="0"/>
        <w:spacing w:line="300" w:lineRule="auto"/>
        <w:rPr>
          <w:rFonts w:hint="eastAsia"/>
          <w:sz w:val="28"/>
          <w:szCs w:val="28"/>
        </w:rPr>
      </w:pPr>
      <w:bookmarkStart w:id="274" w:name="_Toc142300867"/>
      <w:bookmarkStart w:id="275" w:name="_Toc148261044"/>
      <w:bookmarkStart w:id="276" w:name="_Toc152754337"/>
      <w:bookmarkStart w:id="277" w:name="_Toc197919003"/>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6.7</w:t>
        </w:r>
        <w:r w:rsidR="00A63A52" w:rsidRPr="00CA6AC6">
          <w:rPr>
            <w:rFonts w:ascii="宋体" w:hAnsi="宋体" w:hint="eastAsia"/>
            <w:sz w:val="28"/>
            <w:szCs w:val="28"/>
          </w:rPr>
          <w:t>.1 A</w:t>
        </w:r>
      </w:smartTag>
      <w:r w:rsidR="00A63A52" w:rsidRPr="00CA6AC6">
        <w:rPr>
          <w:rFonts w:ascii="宋体" w:hAnsi="宋体" w:hint="eastAsia"/>
          <w:sz w:val="28"/>
          <w:szCs w:val="28"/>
        </w:rPr>
        <w:t>OP(面向方面编程)概述</w:t>
      </w:r>
      <w:bookmarkEnd w:id="274"/>
      <w:bookmarkEnd w:id="275"/>
      <w:bookmarkEnd w:id="276"/>
      <w:bookmarkEnd w:id="277"/>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在COM里，聚合体现了</w:t>
      </w:r>
      <w:r w:rsidR="00666EC9">
        <w:rPr>
          <w:rFonts w:ascii="宋体" w:hAnsi="宋体" w:hint="eastAsia"/>
          <w:sz w:val="21"/>
          <w:szCs w:val="21"/>
        </w:rPr>
        <w:t>构件</w:t>
      </w:r>
      <w:r w:rsidRPr="00BE4350">
        <w:rPr>
          <w:rFonts w:ascii="宋体" w:hAnsi="宋体" w:hint="eastAsia"/>
          <w:sz w:val="21"/>
          <w:szCs w:val="21"/>
        </w:rPr>
        <w:t>软件的重用性，聚合的目的就是使两个</w:t>
      </w:r>
      <w:r w:rsidR="00666EC9">
        <w:rPr>
          <w:rFonts w:ascii="宋体" w:hAnsi="宋体" w:hint="eastAsia"/>
          <w:sz w:val="21"/>
          <w:szCs w:val="21"/>
        </w:rPr>
        <w:t>构件</w:t>
      </w:r>
      <w:r w:rsidRPr="00BE4350">
        <w:rPr>
          <w:rFonts w:ascii="宋体" w:hAnsi="宋体" w:hint="eastAsia"/>
          <w:sz w:val="21"/>
          <w:szCs w:val="21"/>
        </w:rPr>
        <w:t>对象特征成为一个</w:t>
      </w:r>
      <w:r w:rsidR="00666EC9">
        <w:rPr>
          <w:rFonts w:ascii="宋体" w:hAnsi="宋体" w:hint="eastAsia"/>
          <w:sz w:val="21"/>
          <w:szCs w:val="21"/>
        </w:rPr>
        <w:t>构件</w:t>
      </w:r>
      <w:r w:rsidRPr="00BE4350">
        <w:rPr>
          <w:rFonts w:ascii="宋体" w:hAnsi="宋体" w:hint="eastAsia"/>
          <w:sz w:val="21"/>
          <w:szCs w:val="21"/>
        </w:rPr>
        <w:t>对象(外部对象)的特征，而另外一个</w:t>
      </w:r>
      <w:r w:rsidR="00666EC9">
        <w:rPr>
          <w:rFonts w:ascii="宋体" w:hAnsi="宋体" w:hint="eastAsia"/>
          <w:sz w:val="21"/>
          <w:szCs w:val="21"/>
        </w:rPr>
        <w:t>构件</w:t>
      </w:r>
      <w:r w:rsidRPr="00BE4350">
        <w:rPr>
          <w:rFonts w:ascii="宋体" w:hAnsi="宋体" w:hint="eastAsia"/>
          <w:sz w:val="21"/>
          <w:szCs w:val="21"/>
        </w:rPr>
        <w:t xml:space="preserve">对象对客户透明. </w:t>
      </w:r>
      <w:r w:rsidRPr="00BE4350">
        <w:rPr>
          <w:rFonts w:ascii="宋体" w:hAnsi="宋体"/>
          <w:sz w:val="21"/>
          <w:szCs w:val="21"/>
        </w:rPr>
        <w:t>CAR</w:t>
      </w:r>
      <w:r w:rsidRPr="00BE4350">
        <w:rPr>
          <w:rFonts w:ascii="宋体" w:hAnsi="宋体" w:hint="eastAsia"/>
          <w:sz w:val="21"/>
          <w:szCs w:val="21"/>
        </w:rPr>
        <w:t>的</w:t>
      </w:r>
      <w:r w:rsidRPr="00BE4350">
        <w:rPr>
          <w:rFonts w:ascii="宋体" w:hAnsi="宋体"/>
          <w:sz w:val="21"/>
          <w:szCs w:val="21"/>
        </w:rPr>
        <w:t>AOP</w:t>
      </w:r>
      <w:r w:rsidRPr="00BE4350">
        <w:rPr>
          <w:rFonts w:ascii="宋体" w:hAnsi="宋体" w:hint="eastAsia"/>
          <w:sz w:val="21"/>
          <w:szCs w:val="21"/>
        </w:rPr>
        <w:t>机制使用户能够在完全不用修改源代码的情况下简单而方便的动态聚合两个</w:t>
      </w:r>
      <w:r w:rsidRPr="00BE4350">
        <w:rPr>
          <w:rFonts w:ascii="宋体" w:hAnsi="宋体"/>
          <w:sz w:val="21"/>
          <w:szCs w:val="21"/>
        </w:rPr>
        <w:t>CAR</w:t>
      </w:r>
      <w:r w:rsidRPr="00BE4350">
        <w:rPr>
          <w:rFonts w:ascii="宋体" w:hAnsi="宋体" w:hint="eastAsia"/>
          <w:sz w:val="21"/>
          <w:szCs w:val="21"/>
        </w:rPr>
        <w:t>构件类，从而生成一个具有两个</w:t>
      </w:r>
      <w:r w:rsidRPr="00BE4350">
        <w:rPr>
          <w:rFonts w:ascii="宋体" w:hAnsi="宋体"/>
          <w:sz w:val="21"/>
          <w:szCs w:val="21"/>
        </w:rPr>
        <w:t>CAR</w:t>
      </w:r>
      <w:r w:rsidRPr="00BE4350">
        <w:rPr>
          <w:rFonts w:ascii="宋体" w:hAnsi="宋体" w:hint="eastAsia"/>
          <w:sz w:val="21"/>
          <w:szCs w:val="21"/>
        </w:rPr>
        <w:t>构件类所有接口实现的新构件类。CAR的AOP技术是由aspect, 动态聚合，</w:t>
      </w:r>
      <w:r w:rsidR="00F60F90">
        <w:rPr>
          <w:rFonts w:ascii="宋体" w:hAnsi="宋体" w:hint="eastAsia"/>
          <w:sz w:val="21"/>
          <w:szCs w:val="21"/>
        </w:rPr>
        <w:t>语境</w:t>
      </w:r>
      <w:r w:rsidRPr="00BE4350">
        <w:rPr>
          <w:rFonts w:ascii="宋体" w:hAnsi="宋体" w:hint="eastAsia"/>
          <w:sz w:val="21"/>
          <w:szCs w:val="21"/>
        </w:rPr>
        <w:t>(context)组成。</w:t>
      </w:r>
    </w:p>
    <w:p w:rsidR="00A63A52" w:rsidRPr="00BC57E8" w:rsidRDefault="00A63A52" w:rsidP="00FF179A">
      <w:pPr>
        <w:pStyle w:val="3"/>
        <w:snapToGrid w:val="0"/>
        <w:spacing w:line="300" w:lineRule="auto"/>
        <w:rPr>
          <w:rFonts w:hint="eastAsia"/>
          <w:sz w:val="28"/>
          <w:szCs w:val="28"/>
        </w:rPr>
      </w:pPr>
      <w:bookmarkStart w:id="278" w:name="_Toc142300868"/>
      <w:bookmarkStart w:id="279" w:name="_Toc148261045"/>
      <w:bookmarkStart w:id="280" w:name="_Toc152754338"/>
      <w:bookmarkStart w:id="281" w:name="_Toc197919004"/>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6.</w:t>
        </w:r>
        <w:r w:rsidR="00D91EFE">
          <w:rPr>
            <w:rFonts w:ascii="宋体" w:hAnsi="宋体" w:hint="eastAsia"/>
            <w:sz w:val="28"/>
            <w:szCs w:val="28"/>
          </w:rPr>
          <w:t>7</w:t>
        </w:r>
        <w:r w:rsidRPr="00CA6AC6">
          <w:rPr>
            <w:rFonts w:ascii="宋体" w:hAnsi="宋体" w:hint="eastAsia"/>
            <w:sz w:val="28"/>
            <w:szCs w:val="28"/>
          </w:rPr>
          <w:t>.2 a</w:t>
        </w:r>
      </w:smartTag>
      <w:r w:rsidRPr="00CA6AC6">
        <w:rPr>
          <w:rFonts w:ascii="宋体" w:hAnsi="宋体" w:hint="eastAsia"/>
          <w:sz w:val="28"/>
          <w:szCs w:val="28"/>
        </w:rPr>
        <w:t>spect(方面)</w:t>
      </w:r>
      <w:bookmarkEnd w:id="278"/>
      <w:bookmarkEnd w:id="279"/>
      <w:bookmarkEnd w:id="280"/>
      <w:bookmarkEnd w:id="281"/>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aspect是一种特殊的构件类实现，aspect对象的特征是可以被其它构件对象聚合，该构件类必须实现IAspect接口，aspect对象就是实现了IAspect接口的构件对象。</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例如aspect.car文件中：</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lastRenderedPageBreak/>
        <w:t>m</w:t>
      </w:r>
      <w:r w:rsidRPr="002157D1">
        <w:rPr>
          <w:rFonts w:ascii="宋体" w:hAnsi="宋体"/>
          <w:sz w:val="21"/>
          <w:szCs w:val="21"/>
        </w:rPr>
        <w:t>odule</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382918">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IFoo{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 xml:space="preserve">    </w:t>
      </w:r>
      <w:r w:rsidRPr="002157D1">
        <w:rPr>
          <w:rFonts w:ascii="宋体" w:hAnsi="宋体" w:hint="eastAsia"/>
          <w:sz w:val="21"/>
          <w:szCs w:val="21"/>
        </w:rPr>
        <w:tab/>
        <w:t>FooHello();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interface IBar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BarHello();</w:t>
      </w:r>
    </w:p>
    <w:p w:rsidR="00A63A52" w:rsidRPr="002157D1" w:rsidRDefault="00A63A52" w:rsidP="00382918">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w:t>
      </w:r>
    </w:p>
    <w:p w:rsidR="00A63A52" w:rsidRPr="002157D1" w:rsidRDefault="007055F3" w:rsidP="007055F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ab/>
        <w:t>aspect A</w:t>
      </w:r>
      <w:r w:rsidR="00A63A52" w:rsidRPr="002157D1">
        <w:rPr>
          <w:rFonts w:ascii="宋体" w:hAnsi="宋体" w:hint="eastAsia"/>
          <w:sz w:val="21"/>
          <w:szCs w:val="21"/>
        </w:rPr>
        <w:t>Foo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IFoo;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class CBar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IBar;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示例AspectDemo构件中，aspect</w:t>
      </w:r>
      <w:r w:rsidRPr="00BE4350">
        <w:rPr>
          <w:rFonts w:ascii="宋体" w:hAnsi="宋体"/>
          <w:sz w:val="21"/>
          <w:szCs w:val="21"/>
        </w:rPr>
        <w:t>关键字后面是</w:t>
      </w:r>
      <w:r w:rsidRPr="00BE4350">
        <w:rPr>
          <w:rFonts w:ascii="宋体" w:hAnsi="宋体" w:hint="eastAsia"/>
          <w:sz w:val="21"/>
          <w:szCs w:val="21"/>
        </w:rPr>
        <w:t>aspect构件类类名，类名</w:t>
      </w:r>
      <w:r w:rsidRPr="00BE4350">
        <w:rPr>
          <w:rFonts w:ascii="宋体" w:hAnsi="宋体"/>
          <w:sz w:val="21"/>
          <w:szCs w:val="21"/>
        </w:rPr>
        <w:t>后面“{}”中，是该</w:t>
      </w:r>
      <w:r w:rsidRPr="00BE4350">
        <w:rPr>
          <w:rFonts w:ascii="宋体" w:hAnsi="宋体" w:hint="eastAsia"/>
          <w:sz w:val="21"/>
          <w:szCs w:val="21"/>
        </w:rPr>
        <w:t>类</w:t>
      </w:r>
      <w:r w:rsidRPr="00BE4350">
        <w:rPr>
          <w:rFonts w:ascii="宋体" w:hAnsi="宋体"/>
          <w:sz w:val="21"/>
          <w:szCs w:val="21"/>
        </w:rPr>
        <w:t>的定义。</w:t>
      </w:r>
      <w:r w:rsidR="007055F3">
        <w:rPr>
          <w:rFonts w:ascii="宋体" w:hAnsi="宋体" w:hint="eastAsia"/>
          <w:sz w:val="21"/>
          <w:szCs w:val="21"/>
        </w:rPr>
        <w:t>A</w:t>
      </w:r>
      <w:r w:rsidRPr="00BE4350">
        <w:rPr>
          <w:rFonts w:ascii="宋体" w:hAnsi="宋体" w:hint="eastAsia"/>
          <w:sz w:val="21"/>
          <w:szCs w:val="21"/>
        </w:rPr>
        <w:t>Foo被定义为apsect的构件类，类中又定义了 IFoo接口。</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 xml:space="preserve">注意： </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1. CAR构件技术里只有aspect构件对象可以被聚合。</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2. 不允许一个aspect构件类包含回调接口。</w:t>
      </w:r>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3. aspect对象可以被其他构件对象聚合，</w:t>
      </w:r>
      <w:r w:rsidR="002C5B43">
        <w:rPr>
          <w:rFonts w:ascii="宋体" w:hAnsi="宋体" w:hint="eastAsia"/>
          <w:sz w:val="21"/>
          <w:szCs w:val="21"/>
        </w:rPr>
        <w:t>但是它不</w:t>
      </w:r>
      <w:r w:rsidRPr="00BE4350">
        <w:rPr>
          <w:rFonts w:ascii="宋体" w:hAnsi="宋体" w:hint="eastAsia"/>
          <w:sz w:val="21"/>
          <w:szCs w:val="21"/>
        </w:rPr>
        <w:t>可以聚合其它aspect对象。</w:t>
      </w:r>
    </w:p>
    <w:p w:rsidR="00BD43E2" w:rsidRPr="00BE4350" w:rsidRDefault="00BD43E2" w:rsidP="00BE4350">
      <w:pPr>
        <w:snapToGrid w:val="0"/>
        <w:spacing w:line="300" w:lineRule="auto"/>
        <w:ind w:firstLineChars="200" w:firstLine="420"/>
        <w:rPr>
          <w:rFonts w:ascii="宋体" w:hAnsi="宋体" w:hint="eastAsia"/>
          <w:sz w:val="21"/>
          <w:szCs w:val="21"/>
        </w:rPr>
      </w:pPr>
      <w:r>
        <w:rPr>
          <w:rFonts w:ascii="宋体" w:hAnsi="宋体" w:hint="eastAsia"/>
          <w:sz w:val="21"/>
          <w:szCs w:val="21"/>
        </w:rPr>
        <w:t>4．</w:t>
      </w:r>
      <w:r w:rsidRPr="00BE4350">
        <w:rPr>
          <w:rFonts w:ascii="宋体" w:hAnsi="宋体" w:hint="eastAsia"/>
          <w:sz w:val="21"/>
          <w:szCs w:val="21"/>
        </w:rPr>
        <w:t>aspect</w:t>
      </w:r>
      <w:r>
        <w:rPr>
          <w:rFonts w:ascii="宋体" w:hAnsi="宋体" w:hint="eastAsia"/>
          <w:sz w:val="21"/>
          <w:szCs w:val="21"/>
        </w:rPr>
        <w:t>类中不允许定义带参数的constructor,也就是</w:t>
      </w:r>
      <w:r w:rsidRPr="00BE4350">
        <w:rPr>
          <w:rFonts w:ascii="宋体" w:hAnsi="宋体" w:hint="eastAsia"/>
          <w:sz w:val="21"/>
          <w:szCs w:val="21"/>
        </w:rPr>
        <w:t>aspect对象</w:t>
      </w:r>
      <w:r>
        <w:rPr>
          <w:rFonts w:ascii="宋体" w:hAnsi="宋体" w:hint="eastAsia"/>
          <w:sz w:val="21"/>
          <w:szCs w:val="21"/>
        </w:rPr>
        <w:t>不可以被单独的New出来。</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aspect构件类不但会实现自身定义的接口，还会实现IAspect接口。CAR自动代码工具会自动生成这部分代码。跟普通的CAR接口不一样，普通的CAR接口都继承于IObject， 而IAspect接口不从IObject继承，除了方法名与IObject不一样外，IAspect的接口其它定义与IObject完全相同。（IObject定义在动态聚合中介绍）</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在本示例中，</w:t>
      </w:r>
      <w:r w:rsidR="007055F3">
        <w:rPr>
          <w:rFonts w:ascii="宋体" w:hAnsi="宋体" w:hint="eastAsia"/>
          <w:sz w:val="21"/>
          <w:szCs w:val="21"/>
        </w:rPr>
        <w:t>AFoo</w:t>
      </w:r>
      <w:r w:rsidRPr="00BE4350">
        <w:rPr>
          <w:rFonts w:ascii="宋体" w:hAnsi="宋体" w:hint="eastAsia"/>
          <w:sz w:val="21"/>
          <w:szCs w:val="21"/>
        </w:rPr>
        <w:t>构件类不但会实现IFoo接口，也会实现IAspect接口。</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编译car文件之后，自动代码生成框架会生成</w:t>
      </w:r>
      <w:r w:rsidR="007055F3">
        <w:rPr>
          <w:rFonts w:ascii="宋体" w:hAnsi="宋体" w:hint="eastAsia"/>
          <w:sz w:val="21"/>
          <w:szCs w:val="21"/>
        </w:rPr>
        <w:t>AFoo</w:t>
      </w:r>
      <w:r w:rsidRPr="00BE4350">
        <w:rPr>
          <w:rFonts w:ascii="宋体" w:hAnsi="宋体" w:hint="eastAsia"/>
          <w:sz w:val="21"/>
          <w:szCs w:val="21"/>
        </w:rPr>
        <w:t>.cpp, CBar.cpp，分别改写如下：</w:t>
      </w:r>
    </w:p>
    <w:p w:rsidR="00A63A52" w:rsidRPr="002157D1" w:rsidRDefault="007055F3" w:rsidP="00685BF5">
      <w:pPr>
        <w:snapToGrid w:val="0"/>
        <w:spacing w:line="300" w:lineRule="auto"/>
        <w:ind w:firstLineChars="200" w:firstLine="420"/>
        <w:rPr>
          <w:rFonts w:ascii="宋体" w:hAnsi="宋体" w:hint="eastAsia"/>
          <w:sz w:val="21"/>
          <w:szCs w:val="21"/>
        </w:rPr>
      </w:pPr>
      <w:r>
        <w:rPr>
          <w:rFonts w:ascii="宋体" w:hAnsi="宋体" w:hint="eastAsia"/>
          <w:sz w:val="21"/>
          <w:szCs w:val="21"/>
        </w:rPr>
        <w:t>AFoo</w:t>
      </w:r>
      <w:r w:rsidR="00A63A52" w:rsidRPr="002157D1">
        <w:rPr>
          <w:rFonts w:ascii="宋体" w:hAnsi="宋体" w:hint="eastAsia"/>
          <w:sz w:val="21"/>
          <w:szCs w:val="21"/>
        </w:rPr>
        <w:t>.cpp：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w:t>
      </w:r>
      <w:r w:rsidR="007055F3">
        <w:rPr>
          <w:rFonts w:ascii="宋体" w:hAnsi="宋体"/>
          <w:sz w:val="21"/>
          <w:szCs w:val="21"/>
        </w:rPr>
        <w:t>AFoo</w:t>
      </w:r>
      <w:r w:rsidRPr="002157D1">
        <w:rPr>
          <w:rFonts w:ascii="宋体" w:hAnsi="宋体"/>
          <w:sz w:val="21"/>
          <w:szCs w:val="21"/>
        </w:rPr>
        <w:t>.h"</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"_</w:t>
      </w:r>
      <w:r w:rsidR="007055F3">
        <w:rPr>
          <w:rFonts w:ascii="宋体" w:hAnsi="宋体"/>
          <w:sz w:val="21"/>
          <w:szCs w:val="21"/>
        </w:rPr>
        <w:t>AFoo</w:t>
      </w:r>
      <w:r w:rsidRPr="002157D1">
        <w:rPr>
          <w:rFonts w:ascii="宋体" w:hAnsi="宋体"/>
          <w:sz w:val="21"/>
          <w:szCs w:val="21"/>
        </w:rPr>
        <w:t>.cpp"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w:t>
      </w:r>
      <w:r w:rsidR="007055F3">
        <w:rPr>
          <w:rFonts w:ascii="宋体" w:hAnsi="宋体"/>
          <w:sz w:val="21"/>
          <w:szCs w:val="21"/>
        </w:rPr>
        <w:t>AFoo</w:t>
      </w:r>
      <w:r w:rsidR="00A63A52" w:rsidRPr="002157D1">
        <w:rPr>
          <w:rFonts w:ascii="宋体" w:hAnsi="宋体"/>
          <w:sz w:val="21"/>
          <w:szCs w:val="21"/>
        </w:rPr>
        <w:t>::</w:t>
      </w:r>
      <w:r w:rsidR="00A63A52" w:rsidRPr="002157D1">
        <w:rPr>
          <w:rFonts w:ascii="宋体" w:hAnsi="宋体" w:hint="eastAsia"/>
          <w:sz w:val="21"/>
          <w:szCs w:val="21"/>
        </w:rPr>
        <w:t>Foo</w:t>
      </w:r>
      <w:r w:rsidR="00A63A52" w:rsidRPr="002157D1">
        <w:rPr>
          <w:rFonts w:ascii="宋体" w:hAnsi="宋体"/>
          <w:sz w:val="21"/>
          <w:szCs w:val="21"/>
        </w:rPr>
        <w: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printf("Hello, I am from </w:t>
      </w:r>
      <w:r w:rsidR="007055F3">
        <w:rPr>
          <w:rFonts w:ascii="宋体" w:hAnsi="宋体"/>
          <w:sz w:val="21"/>
          <w:szCs w:val="21"/>
        </w:rPr>
        <w:t>AFoo</w:t>
      </w:r>
      <w:r w:rsidRPr="002157D1">
        <w:rPr>
          <w:rFonts w:ascii="宋体" w:hAnsi="宋体"/>
          <w:sz w:val="21"/>
          <w:szCs w:val="21"/>
        </w:rPr>
        <w:t>!\n");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2157D1" w:rsidRDefault="00685BF5" w:rsidP="00685BF5">
      <w:pPr>
        <w:snapToGrid w:val="0"/>
        <w:spacing w:line="300" w:lineRule="auto"/>
        <w:ind w:firstLineChars="200" w:firstLine="420"/>
        <w:rPr>
          <w:rFonts w:ascii="宋体" w:hAnsi="宋体" w:hint="eastAsia"/>
          <w:sz w:val="21"/>
          <w:szCs w:val="21"/>
        </w:rPr>
      </w:pPr>
      <w:r>
        <w:rPr>
          <w:rFonts w:ascii="宋体" w:hAnsi="宋体" w:hint="eastAsia"/>
          <w:sz w:val="21"/>
          <w:szCs w:val="21"/>
        </w:rPr>
        <w:t>CBar.cpp: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#include "CBar.h"</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"_CBar.cpp"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CBar::</w:t>
      </w:r>
      <w:r w:rsidR="00A63A52" w:rsidRPr="002157D1">
        <w:rPr>
          <w:rFonts w:ascii="宋体" w:hAnsi="宋体" w:hint="eastAsia"/>
          <w:sz w:val="21"/>
          <w:szCs w:val="21"/>
        </w:rPr>
        <w:t>Bar</w:t>
      </w:r>
      <w:r w:rsidR="00A63A52" w:rsidRPr="002157D1">
        <w:rPr>
          <w:rFonts w:ascii="宋体" w:hAnsi="宋体"/>
          <w:sz w:val="21"/>
          <w:szCs w:val="21"/>
        </w:rPr>
        <w: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printf("Hello, I am from CBar</w:t>
      </w:r>
      <w:r w:rsidRPr="002157D1">
        <w:rPr>
          <w:rFonts w:ascii="宋体" w:hAnsi="宋体" w:hint="eastAsia"/>
          <w:sz w:val="21"/>
          <w:szCs w:val="21"/>
        </w:rPr>
        <w:t>!</w:t>
      </w:r>
      <w:r w:rsidRPr="002157D1">
        <w:rPr>
          <w:rFonts w:ascii="宋体" w:hAnsi="宋体"/>
          <w:sz w:val="21"/>
          <w:szCs w:val="21"/>
        </w:rPr>
        <w:t>\n");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BC57E8" w:rsidRDefault="00D91EFE" w:rsidP="00FF179A">
      <w:pPr>
        <w:pStyle w:val="3"/>
        <w:snapToGrid w:val="0"/>
        <w:spacing w:line="300" w:lineRule="auto"/>
        <w:rPr>
          <w:rFonts w:hint="eastAsia"/>
          <w:sz w:val="28"/>
          <w:szCs w:val="28"/>
        </w:rPr>
      </w:pPr>
      <w:bookmarkStart w:id="282" w:name="_Toc142300869"/>
      <w:bookmarkStart w:id="283" w:name="_Toc148261046"/>
      <w:bookmarkStart w:id="284" w:name="_Toc152754339"/>
      <w:bookmarkStart w:id="285" w:name="_Toc197919005"/>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6.7</w:t>
        </w:r>
        <w:r w:rsidR="00A63A52" w:rsidRPr="00CA6AC6">
          <w:rPr>
            <w:rFonts w:ascii="宋体" w:hAnsi="宋体" w:hint="eastAsia"/>
            <w:sz w:val="28"/>
            <w:szCs w:val="28"/>
          </w:rPr>
          <w:t>.3</w:t>
        </w:r>
      </w:smartTag>
      <w:r w:rsidR="00A63A52" w:rsidRPr="00CA6AC6">
        <w:rPr>
          <w:rFonts w:ascii="宋体" w:hAnsi="宋体" w:hint="eastAsia"/>
          <w:sz w:val="28"/>
          <w:szCs w:val="28"/>
        </w:rPr>
        <w:t xml:space="preserve"> 动态聚合</w:t>
      </w:r>
      <w:bookmarkEnd w:id="282"/>
      <w:bookmarkEnd w:id="283"/>
      <w:bookmarkEnd w:id="284"/>
      <w:bookmarkEnd w:id="285"/>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CAR构件的每个接口都是由IObject继承而来的，CAR中IObject接口的定义如下；</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IObject {</w:t>
      </w:r>
    </w:p>
    <w:p w:rsidR="00A63A52" w:rsidRPr="002157D1" w:rsidRDefault="00A63A52" w:rsidP="00DD582F">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virtual CARAPI QueryInterface(</w:t>
      </w:r>
      <w:r w:rsidRPr="002157D1">
        <w:rPr>
          <w:rFonts w:ascii="宋体" w:hAnsi="宋体" w:hint="eastAsia"/>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 [in] */ RIID riid,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 [out] */ </w:t>
      </w:r>
      <w:r w:rsidR="00B711E6">
        <w:rPr>
          <w:rFonts w:ascii="宋体" w:hAnsi="宋体"/>
          <w:sz w:val="21"/>
          <w:szCs w:val="21"/>
        </w:rPr>
        <w:t>PObject</w:t>
      </w:r>
      <w:r w:rsidRPr="002157D1">
        <w:rPr>
          <w:rFonts w:ascii="宋体" w:hAnsi="宋体"/>
          <w:sz w:val="21"/>
          <w:szCs w:val="21"/>
        </w:rPr>
        <w:t xml:space="preserve"> *ppObject) = 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DD582F">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virtual CARAPI_(ULONG) AddRef() = 0;</w:t>
      </w:r>
      <w:r w:rsidRPr="002157D1">
        <w:rPr>
          <w:rFonts w:ascii="宋体" w:hAnsi="宋体" w:hint="eastAsia"/>
          <w:sz w:val="21"/>
          <w:szCs w:val="21"/>
        </w:rPr>
        <w:t xml:space="preserve">               //增加引用计数</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DD582F">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virtual CARAPI_(ULONG) Release() = 0;</w:t>
      </w:r>
      <w:r w:rsidRPr="002157D1">
        <w:rPr>
          <w:rFonts w:ascii="宋体" w:hAnsi="宋体" w:hint="eastAsia"/>
          <w:sz w:val="21"/>
          <w:szCs w:val="21"/>
        </w:rPr>
        <w:t xml:space="preserve">               //减少引用计数</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r w:rsidRPr="002157D1">
        <w:rPr>
          <w:rFonts w:ascii="宋体" w:hAnsi="宋体" w:hint="eastAsia"/>
          <w:sz w:val="21"/>
          <w:szCs w:val="21"/>
        </w:rPr>
        <w:t xml:space="preserve">   </w:t>
      </w:r>
      <w:r w:rsidRPr="002157D1">
        <w:rPr>
          <w:rFonts w:ascii="宋体" w:hAnsi="宋体"/>
          <w:sz w:val="21"/>
          <w:szCs w:val="21"/>
        </w:rPr>
        <w:t>virtual CARAPI Aggregate(</w:t>
      </w:r>
      <w:r w:rsidR="00DD582F">
        <w:rPr>
          <w:rFonts w:ascii="宋体" w:hAnsi="宋体" w:hint="eastAsia"/>
          <w:sz w:val="21"/>
          <w:szCs w:val="21"/>
        </w:rPr>
        <w:t xml:space="preserve">         </w:t>
      </w:r>
      <w:r w:rsidRPr="002157D1">
        <w:rPr>
          <w:rFonts w:ascii="宋体" w:hAnsi="宋体" w:hint="eastAsia"/>
          <w:sz w:val="21"/>
          <w:szCs w:val="21"/>
        </w:rPr>
        <w:t>//动态聚合，一般用户不会直接调用该方法</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 [in] */ AggregateType type,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 [in] */ </w:t>
      </w:r>
      <w:r w:rsidR="00B711E6">
        <w:rPr>
          <w:rFonts w:ascii="宋体" w:hAnsi="宋体"/>
          <w:sz w:val="21"/>
          <w:szCs w:val="21"/>
        </w:rPr>
        <w:t>PObject</w:t>
      </w:r>
      <w:r w:rsidRPr="002157D1">
        <w:rPr>
          <w:rFonts w:ascii="宋体" w:hAnsi="宋体"/>
          <w:sz w:val="21"/>
          <w:szCs w:val="21"/>
        </w:rPr>
        <w:t xml:space="preserve"> pObject) = 0;</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以上每个方法的实现都在定义接口的类里，由自动代码生成框架生成。</w:t>
      </w:r>
    </w:p>
    <w:p w:rsidR="00083437"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动态聚合是通过IObject的Aggregate方法来完成的，因此构件编写者定义的每个构件对象都具有聚合其他aspect</w:t>
      </w:r>
      <w:r w:rsidR="00083437">
        <w:rPr>
          <w:rFonts w:ascii="宋体" w:hAnsi="宋体" w:hint="eastAsia"/>
          <w:sz w:val="21"/>
          <w:szCs w:val="21"/>
        </w:rPr>
        <w:t>对象的能力。一般实现</w:t>
      </w:r>
      <w:r w:rsidRPr="00BE4350">
        <w:rPr>
          <w:rFonts w:ascii="宋体" w:hAnsi="宋体" w:hint="eastAsia"/>
          <w:sz w:val="21"/>
          <w:szCs w:val="21"/>
        </w:rPr>
        <w:t>动态聚合都通过</w:t>
      </w:r>
      <w:r w:rsidR="00083437">
        <w:rPr>
          <w:rFonts w:ascii="宋体" w:hAnsi="宋体" w:hint="eastAsia"/>
          <w:sz w:val="21"/>
          <w:szCs w:val="21"/>
        </w:rPr>
        <w:t>方面构件类提供的静态方法</w:t>
      </w:r>
      <w:r w:rsidR="00083437" w:rsidRPr="00C46F73">
        <w:rPr>
          <w:rFonts w:ascii="宋体" w:hAnsi="宋体" w:hint="eastAsia"/>
          <w:sz w:val="21"/>
          <w:szCs w:val="21"/>
        </w:rPr>
        <w:t>Attach(IObject* pObj)</w:t>
      </w:r>
      <w:r w:rsidR="00083437">
        <w:rPr>
          <w:rFonts w:ascii="宋体" w:hAnsi="宋体" w:hint="eastAsia"/>
          <w:sz w:val="21"/>
          <w:szCs w:val="21"/>
        </w:rPr>
        <w:t>和</w:t>
      </w:r>
      <w:r w:rsidR="00083437" w:rsidRPr="009A4BA5">
        <w:rPr>
          <w:rFonts w:ascii="宋体" w:hAnsi="宋体" w:hint="eastAsia"/>
          <w:sz w:val="21"/>
          <w:szCs w:val="21"/>
        </w:rPr>
        <w:t>Detach(IObject* pObj)</w:t>
      </w:r>
      <w:r w:rsidRPr="00BE4350">
        <w:rPr>
          <w:rFonts w:ascii="宋体" w:hAnsi="宋体" w:hint="eastAsia"/>
          <w:sz w:val="21"/>
          <w:szCs w:val="21"/>
        </w:rPr>
        <w:t>方法</w:t>
      </w:r>
      <w:r w:rsidR="00083437">
        <w:rPr>
          <w:rFonts w:ascii="宋体" w:hAnsi="宋体" w:hint="eastAsia"/>
          <w:sz w:val="21"/>
          <w:szCs w:val="21"/>
        </w:rPr>
        <w:t>来完成。</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如有一个构件对象A(构件类为CA)和一个aspect对象B(构件类为</w:t>
      </w:r>
      <w:r w:rsidR="007055F3">
        <w:rPr>
          <w:rFonts w:ascii="宋体" w:hAnsi="宋体" w:hint="eastAsia"/>
          <w:sz w:val="21"/>
          <w:szCs w:val="21"/>
        </w:rPr>
        <w:t>AB</w:t>
      </w:r>
      <w:r w:rsidRPr="00BE4350">
        <w:rPr>
          <w:rFonts w:ascii="宋体" w:hAnsi="宋体" w:hint="eastAsia"/>
          <w:sz w:val="21"/>
          <w:szCs w:val="21"/>
        </w:rPr>
        <w:t>), 对于构件A的编写者来说，在构件对象A里如果要聚合aspect对象B，那么只要通过如下</w:t>
      </w:r>
      <w:r w:rsidR="003C181B">
        <w:rPr>
          <w:rFonts w:ascii="宋体" w:hAnsi="宋体" w:hint="eastAsia"/>
          <w:sz w:val="21"/>
          <w:szCs w:val="21"/>
        </w:rPr>
        <w:t>方法</w:t>
      </w:r>
      <w:r w:rsidRPr="00BE4350">
        <w:rPr>
          <w:rFonts w:ascii="宋体" w:hAnsi="宋体" w:hint="eastAsia"/>
          <w:sz w:val="21"/>
          <w:szCs w:val="21"/>
        </w:rPr>
        <w:t>就可完成聚合任务：</w:t>
      </w:r>
    </w:p>
    <w:p w:rsidR="00A63A52" w:rsidRPr="002157D1" w:rsidRDefault="006F0AE4" w:rsidP="002157D1">
      <w:pPr>
        <w:shd w:val="clear" w:color="auto" w:fill="E6E6E6"/>
        <w:snapToGrid w:val="0"/>
        <w:spacing w:line="300" w:lineRule="auto"/>
        <w:ind w:firstLineChars="200" w:firstLine="420"/>
        <w:rPr>
          <w:rFonts w:ascii="宋体" w:hAnsi="宋体" w:hint="eastAsia"/>
          <w:sz w:val="21"/>
          <w:szCs w:val="21"/>
        </w:rPr>
      </w:pPr>
      <w:r w:rsidRPr="009A4BA5">
        <w:rPr>
          <w:rFonts w:ascii="宋体" w:hAnsi="宋体"/>
          <w:sz w:val="21"/>
          <w:szCs w:val="21"/>
        </w:rPr>
        <w:t xml:space="preserve">ec = </w:t>
      </w:r>
      <w:r>
        <w:rPr>
          <w:rFonts w:ascii="宋体" w:hAnsi="宋体"/>
          <w:sz w:val="21"/>
          <w:szCs w:val="21"/>
        </w:rPr>
        <w:t>AAspect</w:t>
      </w:r>
      <w:r w:rsidRPr="009A4BA5">
        <w:rPr>
          <w:rFonts w:ascii="宋体" w:hAnsi="宋体"/>
          <w:sz w:val="21"/>
          <w:szCs w:val="21"/>
        </w:rPr>
        <w:t>::Attach(</w:t>
      </w:r>
      <w:r>
        <w:rPr>
          <w:rFonts w:ascii="宋体" w:hAnsi="宋体"/>
          <w:sz w:val="21"/>
          <w:szCs w:val="21"/>
        </w:rPr>
        <w:t>p</w:t>
      </w:r>
      <w:r>
        <w:rPr>
          <w:rFonts w:ascii="宋体" w:hAnsi="宋体" w:hint="eastAsia"/>
          <w:sz w:val="21"/>
          <w:szCs w:val="21"/>
        </w:rPr>
        <w:t>IA</w:t>
      </w:r>
      <w:r w:rsidR="007055F3">
        <w:rPr>
          <w:rFonts w:ascii="宋体" w:hAnsi="宋体" w:hint="eastAsia"/>
          <w:sz w:val="21"/>
          <w:szCs w:val="21"/>
        </w:rPr>
        <w:t>B</w:t>
      </w:r>
      <w:r w:rsidR="00A63A52" w:rsidRPr="002157D1">
        <w:rPr>
          <w:rFonts w:ascii="宋体" w:hAnsi="宋体"/>
          <w:sz w:val="21"/>
          <w:szCs w:val="21"/>
        </w:rPr>
        <w:t>);</w:t>
      </w:r>
    </w:p>
    <w:p w:rsidR="003C181B" w:rsidRDefault="003C181B" w:rsidP="00BE4350">
      <w:pPr>
        <w:snapToGrid w:val="0"/>
        <w:spacing w:line="300" w:lineRule="auto"/>
        <w:ind w:firstLineChars="200" w:firstLine="420"/>
        <w:rPr>
          <w:rFonts w:ascii="宋体" w:hAnsi="宋体" w:hint="eastAsia"/>
          <w:sz w:val="21"/>
          <w:szCs w:val="21"/>
        </w:rPr>
      </w:pPr>
      <w:r w:rsidRPr="009A4BA5">
        <w:rPr>
          <w:rFonts w:ascii="宋体" w:hAnsi="宋体"/>
          <w:sz w:val="21"/>
          <w:szCs w:val="21"/>
        </w:rPr>
        <w:t>Attach</w:t>
      </w:r>
      <w:r w:rsidR="00A63A52" w:rsidRPr="00BE4350">
        <w:rPr>
          <w:rFonts w:ascii="宋体" w:hAnsi="宋体" w:hint="eastAsia"/>
          <w:sz w:val="21"/>
          <w:szCs w:val="21"/>
        </w:rPr>
        <w:t>函数调用成功后，那么对象B里保存了外部对象A的指针，对象A则保存了内部对象B的IAspect指针，同时内部对象B的引用计数也转嫁到了外部对象A上了。</w:t>
      </w:r>
    </w:p>
    <w:p w:rsidR="00A63A52" w:rsidRPr="00BE4623" w:rsidRDefault="003C181B" w:rsidP="00BE4350">
      <w:pPr>
        <w:snapToGrid w:val="0"/>
        <w:spacing w:line="300" w:lineRule="auto"/>
        <w:ind w:firstLineChars="200" w:firstLine="420"/>
        <w:rPr>
          <w:rFonts w:ascii="宋体" w:hAnsi="宋体" w:hint="eastAsia"/>
          <w:szCs w:val="21"/>
        </w:rPr>
      </w:pPr>
      <w:r>
        <w:rPr>
          <w:rFonts w:ascii="宋体" w:hAnsi="宋体" w:hint="eastAsia"/>
          <w:sz w:val="21"/>
          <w:szCs w:val="21"/>
        </w:rPr>
        <w:t>在方面构件类</w:t>
      </w:r>
      <w:r>
        <w:rPr>
          <w:rFonts w:ascii="宋体" w:hAnsi="宋体"/>
          <w:sz w:val="21"/>
          <w:szCs w:val="21"/>
        </w:rPr>
        <w:t>AAspect</w:t>
      </w:r>
      <w:r>
        <w:rPr>
          <w:rFonts w:ascii="宋体" w:hAnsi="宋体" w:hint="eastAsia"/>
          <w:sz w:val="21"/>
          <w:szCs w:val="21"/>
        </w:rPr>
        <w:t>中，静态</w:t>
      </w:r>
      <w:r w:rsidR="00A63A52" w:rsidRPr="00BE4350">
        <w:rPr>
          <w:rFonts w:ascii="宋体" w:hAnsi="宋体" w:hint="eastAsia"/>
          <w:sz w:val="21"/>
          <w:szCs w:val="21"/>
        </w:rPr>
        <w:t>函数</w:t>
      </w:r>
      <w:r w:rsidRPr="009A4BA5">
        <w:rPr>
          <w:rFonts w:ascii="宋体" w:hAnsi="宋体"/>
          <w:sz w:val="21"/>
          <w:szCs w:val="21"/>
        </w:rPr>
        <w:t>Attach</w:t>
      </w:r>
      <w:r w:rsidR="00A63A52" w:rsidRPr="00BE4350">
        <w:rPr>
          <w:rFonts w:ascii="宋体" w:hAnsi="宋体" w:hint="eastAsia"/>
          <w:sz w:val="21"/>
          <w:szCs w:val="21"/>
        </w:rPr>
        <w:t>声明如下：</w:t>
      </w:r>
    </w:p>
    <w:p w:rsidR="00A63A52" w:rsidRPr="002157D1" w:rsidRDefault="003C181B" w:rsidP="003C181B">
      <w:pPr>
        <w:shd w:val="clear" w:color="auto" w:fill="E6E6E6"/>
        <w:snapToGrid w:val="0"/>
        <w:spacing w:line="300" w:lineRule="auto"/>
        <w:ind w:firstLineChars="200" w:firstLine="420"/>
        <w:rPr>
          <w:rFonts w:ascii="宋体" w:hAnsi="宋体"/>
          <w:sz w:val="21"/>
          <w:szCs w:val="21"/>
        </w:rPr>
      </w:pPr>
      <w:r w:rsidRPr="003C181B">
        <w:rPr>
          <w:rFonts w:ascii="宋体" w:hAnsi="宋体"/>
          <w:sz w:val="21"/>
          <w:szCs w:val="21"/>
        </w:rPr>
        <w:t xml:space="preserve">static ECode Attach(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r w:rsidR="003C181B" w:rsidRPr="003C181B">
        <w:rPr>
          <w:rFonts w:ascii="宋体" w:hAnsi="宋体"/>
          <w:sz w:val="21"/>
          <w:szCs w:val="21"/>
        </w:rPr>
        <w:t>/*[in]*/ IObject* pObj</w:t>
      </w:r>
      <w:r w:rsidRPr="002157D1">
        <w:rPr>
          <w:rFonts w:ascii="宋体" w:hAnsi="宋体"/>
          <w:sz w:val="21"/>
          <w:szCs w:val="21"/>
        </w:rPr>
        <w:t>)</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其中：pAggregator为外部对象指针，pAspect为内部对象(aspect对象指针)。</w:t>
      </w:r>
    </w:p>
    <w:p w:rsidR="00A63A52" w:rsidRPr="006A3075" w:rsidRDefault="00A63A52" w:rsidP="00BA4562">
      <w:pPr>
        <w:snapToGrid w:val="0"/>
        <w:spacing w:line="300" w:lineRule="auto"/>
        <w:ind w:firstLineChars="196" w:firstLine="472"/>
        <w:outlineLvl w:val="0"/>
        <w:rPr>
          <w:rFonts w:ascii="宋体" w:hAnsi="宋体" w:hint="eastAsia"/>
          <w:b/>
          <w:szCs w:val="21"/>
        </w:rPr>
      </w:pPr>
      <w:bookmarkStart w:id="286" w:name="_Toc142300870"/>
      <w:r w:rsidRPr="006A3075">
        <w:rPr>
          <w:rFonts w:ascii="宋体" w:hAnsi="宋体" w:hint="eastAsia"/>
          <w:b/>
          <w:szCs w:val="21"/>
        </w:rPr>
        <w:t>1.实例讲解</w:t>
      </w:r>
      <w:bookmarkEnd w:id="286"/>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lastRenderedPageBreak/>
        <w:t>以上面的AspectDemo为例，编写客户端程序client.cpp如下：</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8B2FF6" w:rsidP="008B2FF6">
      <w:pPr>
        <w:shd w:val="clear" w:color="auto" w:fill="E6E6E6"/>
        <w:snapToGrid w:val="0"/>
        <w:spacing w:line="300" w:lineRule="auto"/>
        <w:ind w:firstLineChars="200" w:firstLine="420"/>
        <w:rPr>
          <w:rFonts w:ascii="宋体" w:hAnsi="宋体" w:hint="eastAsia"/>
          <w:sz w:val="21"/>
          <w:szCs w:val="21"/>
        </w:rPr>
      </w:pPr>
      <w:r w:rsidRPr="008B2FF6">
        <w:rPr>
          <w:rFonts w:ascii="宋体" w:hAnsi="宋体" w:hint="eastAsia"/>
          <w:sz w:val="21"/>
          <w:szCs w:val="21"/>
        </w:rPr>
        <w:t>#import</w:t>
      </w:r>
      <w:r>
        <w:rPr>
          <w:rFonts w:ascii="宋体" w:hAnsi="宋体" w:hint="eastAsia"/>
          <w:sz w:val="21"/>
          <w:szCs w:val="21"/>
        </w:rPr>
        <w:t xml:space="preserve"> &lt;</w:t>
      </w:r>
      <w:r>
        <w:rPr>
          <w:rFonts w:ascii="宋体" w:hAnsi="宋体"/>
          <w:sz w:val="21"/>
          <w:szCs w:val="21"/>
        </w:rPr>
        <w:t>aspect.dll</w:t>
      </w:r>
      <w:r>
        <w:rPr>
          <w:rFonts w:ascii="宋体" w:hAnsi="宋体" w:hint="eastAsia"/>
          <w:sz w:val="21"/>
          <w:szCs w:val="21"/>
        </w:rPr>
        <w:t>&gt;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 main()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666EC9">
        <w:rPr>
          <w:rFonts w:ascii="宋体" w:hAnsi="宋体"/>
          <w:sz w:val="21"/>
          <w:szCs w:val="21"/>
        </w:rPr>
        <w:t>ECode</w:t>
      </w:r>
      <w:r w:rsidRPr="002157D1">
        <w:rPr>
          <w:rFonts w:ascii="宋体" w:hAnsi="宋体"/>
          <w:sz w:val="21"/>
          <w:szCs w:val="21"/>
        </w:rPr>
        <w:t xml:space="preserve">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IFoo* pIFoo;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IBar* pIBar;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//创建构件对象pIBar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CBar::New(&amp;pIBar);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pIFoo-&gt;Release();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w:t>
      </w:r>
      <w:r w:rsidR="00B44496">
        <w:rPr>
          <w:rFonts w:ascii="宋体" w:hAnsi="宋体" w:hint="eastAsia"/>
          <w:sz w:val="21"/>
          <w:szCs w:val="21"/>
        </w:rPr>
        <w:t>1</w:t>
      </w:r>
      <w:r w:rsidRPr="002157D1">
        <w:rPr>
          <w:rFonts w:ascii="宋体" w:hAnsi="宋体"/>
          <w:sz w:val="21"/>
          <w:szCs w:val="21"/>
        </w:rPr>
        <w:t>;</w:t>
      </w:r>
    </w:p>
    <w:p w:rsidR="00A63A52" w:rsidRPr="002157D1" w:rsidRDefault="00A63A52" w:rsidP="0044145D">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pIBar-&gt;</w:t>
      </w:r>
      <w:r w:rsidRPr="002157D1">
        <w:rPr>
          <w:rFonts w:ascii="宋体" w:hAnsi="宋体" w:hint="eastAsia"/>
          <w:sz w:val="21"/>
          <w:szCs w:val="21"/>
        </w:rPr>
        <w:t>Bar</w:t>
      </w:r>
      <w:r w:rsidRPr="002157D1">
        <w:rPr>
          <w:rFonts w:ascii="宋体" w:hAnsi="宋体"/>
          <w:sz w:val="21"/>
          <w:szCs w:val="21"/>
        </w:rPr>
        <w:t>Hello();</w:t>
      </w:r>
    </w:p>
    <w:p w:rsidR="00A63A52"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r w:rsidRPr="002157D1">
        <w:rPr>
          <w:rFonts w:ascii="宋体" w:hAnsi="宋体" w:hint="eastAsia"/>
          <w:sz w:val="21"/>
          <w:szCs w:val="21"/>
        </w:rPr>
        <w:t>//</w:t>
      </w:r>
      <w:r w:rsidRPr="002157D1">
        <w:rPr>
          <w:rFonts w:ascii="宋体" w:hAnsi="宋体"/>
          <w:sz w:val="21"/>
          <w:szCs w:val="21"/>
        </w:rPr>
        <w:t xml:space="preserve"> pIBar</w:t>
      </w:r>
      <w:r w:rsidRPr="002157D1">
        <w:rPr>
          <w:rFonts w:ascii="宋体" w:hAnsi="宋体" w:hint="eastAsia"/>
          <w:sz w:val="21"/>
          <w:szCs w:val="21"/>
        </w:rPr>
        <w:t>聚合构件对象</w:t>
      </w:r>
      <w:r w:rsidR="0081537C">
        <w:rPr>
          <w:rFonts w:ascii="宋体" w:hAnsi="宋体"/>
          <w:sz w:val="21"/>
          <w:szCs w:val="21"/>
        </w:rPr>
        <w:t>AFoo</w:t>
      </w:r>
    </w:p>
    <w:p w:rsidR="00B77E90" w:rsidRPr="002157D1" w:rsidRDefault="00B77E90" w:rsidP="00B77E90">
      <w:pPr>
        <w:shd w:val="clear" w:color="auto" w:fill="E6E6E6"/>
        <w:snapToGrid w:val="0"/>
        <w:spacing w:line="300" w:lineRule="auto"/>
        <w:ind w:firstLineChars="400" w:firstLine="840"/>
        <w:rPr>
          <w:rFonts w:ascii="宋体" w:hAnsi="宋体" w:hint="eastAsia"/>
          <w:sz w:val="21"/>
          <w:szCs w:val="21"/>
        </w:rPr>
      </w:pPr>
      <w:r w:rsidRPr="009A4BA5">
        <w:rPr>
          <w:rFonts w:ascii="宋体" w:hAnsi="宋体"/>
          <w:sz w:val="21"/>
          <w:szCs w:val="21"/>
        </w:rPr>
        <w:t xml:space="preserve">ec = </w:t>
      </w:r>
      <w:r>
        <w:rPr>
          <w:rFonts w:ascii="宋体" w:hAnsi="宋体"/>
          <w:sz w:val="21"/>
          <w:szCs w:val="21"/>
        </w:rPr>
        <w:t>AFoo</w:t>
      </w:r>
      <w:r w:rsidRPr="009A4BA5">
        <w:rPr>
          <w:rFonts w:ascii="宋体" w:hAnsi="宋体"/>
          <w:sz w:val="21"/>
          <w:szCs w:val="21"/>
        </w:rPr>
        <w:t>::Attach(</w:t>
      </w:r>
      <w:r w:rsidRPr="002157D1">
        <w:rPr>
          <w:rFonts w:ascii="宋体" w:hAnsi="宋体"/>
          <w:sz w:val="21"/>
          <w:szCs w:val="21"/>
        </w:rPr>
        <w:t>pIBar);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w:t>
      </w:r>
      <w:r w:rsidR="00B77E90">
        <w:rPr>
          <w:rFonts w:ascii="宋体" w:hAnsi="宋体"/>
          <w:sz w:val="21"/>
          <w:szCs w:val="21"/>
        </w:rPr>
        <w:t>AFoo</w:t>
      </w:r>
      <w:r w:rsidR="00B77E90" w:rsidRPr="009A4BA5">
        <w:rPr>
          <w:rFonts w:ascii="宋体" w:hAnsi="宋体"/>
          <w:sz w:val="21"/>
          <w:szCs w:val="21"/>
        </w:rPr>
        <w:t>::Attach</w:t>
      </w:r>
      <w:r w:rsidR="00B77E90" w:rsidRPr="002157D1">
        <w:rPr>
          <w:rFonts w:ascii="宋体" w:hAnsi="宋体"/>
          <w:sz w:val="21"/>
          <w:szCs w:val="21"/>
        </w:rPr>
        <w:t xml:space="preserve"> </w:t>
      </w:r>
      <w:r w:rsidRPr="002157D1">
        <w:rPr>
          <w:rFonts w:ascii="宋体" w:hAnsi="宋体"/>
          <w:sz w:val="21"/>
          <w:szCs w:val="21"/>
        </w:rPr>
        <w:t>failed!\n");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goto _exit1;</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765652" w:rsidP="003701B1">
      <w:pPr>
        <w:shd w:val="clear" w:color="auto" w:fill="E6E6E6"/>
        <w:snapToGrid w:val="0"/>
        <w:spacing w:line="300" w:lineRule="auto"/>
        <w:rPr>
          <w:rFonts w:ascii="宋体" w:hAnsi="宋体" w:hint="eastAsia"/>
          <w:sz w:val="21"/>
          <w:szCs w:val="21"/>
        </w:rPr>
      </w:pPr>
      <w:r>
        <w:rPr>
          <w:rFonts w:ascii="宋体" w:hAnsi="宋体" w:hint="eastAsia"/>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//pIBar查询出被聚合的构件对象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IFoo::Query(pIBar, &amp;pIFoo);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printf("Query failed!\n");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goto _exit2;</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pIFoo-&gt;</w:t>
      </w:r>
      <w:r w:rsidRPr="002157D1">
        <w:rPr>
          <w:rFonts w:ascii="宋体" w:hAnsi="宋体" w:hint="eastAsia"/>
          <w:sz w:val="21"/>
          <w:szCs w:val="21"/>
        </w:rPr>
        <w:t>Foo</w:t>
      </w:r>
      <w:r w:rsidRPr="002157D1">
        <w:rPr>
          <w:rFonts w:ascii="宋体" w:hAnsi="宋体"/>
          <w:sz w:val="21"/>
          <w:szCs w:val="21"/>
        </w:rPr>
        <w: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pIFoo-&gt;Release();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//拆卸聚合</w:t>
      </w:r>
    </w:p>
    <w:p w:rsidR="00A63A52" w:rsidRPr="002157D1" w:rsidRDefault="001D41BD" w:rsidP="001D41BD">
      <w:pPr>
        <w:shd w:val="clear" w:color="auto" w:fill="E6E6E6"/>
        <w:snapToGrid w:val="0"/>
        <w:spacing w:line="300" w:lineRule="auto"/>
        <w:ind w:firstLineChars="400" w:firstLine="840"/>
        <w:rPr>
          <w:rFonts w:ascii="宋体" w:hAnsi="宋体" w:hint="eastAsia"/>
          <w:sz w:val="21"/>
          <w:szCs w:val="21"/>
        </w:rPr>
      </w:pPr>
      <w:r w:rsidRPr="009A4BA5">
        <w:rPr>
          <w:rFonts w:ascii="宋体" w:hAnsi="宋体"/>
          <w:sz w:val="21"/>
          <w:szCs w:val="21"/>
        </w:rPr>
        <w:t xml:space="preserve">ec = </w:t>
      </w:r>
      <w:r>
        <w:rPr>
          <w:rFonts w:ascii="宋体" w:hAnsi="宋体"/>
          <w:sz w:val="21"/>
          <w:szCs w:val="21"/>
        </w:rPr>
        <w:t>AFoo</w:t>
      </w:r>
      <w:r w:rsidRPr="009A4BA5">
        <w:rPr>
          <w:rFonts w:ascii="宋体" w:hAnsi="宋体"/>
          <w:sz w:val="21"/>
          <w:szCs w:val="21"/>
        </w:rPr>
        <w:t>::</w:t>
      </w:r>
      <w:r w:rsidR="00B5797B" w:rsidRPr="00B5797B">
        <w:t xml:space="preserve"> </w:t>
      </w:r>
      <w:r w:rsidR="00B5797B" w:rsidRPr="00B5797B">
        <w:rPr>
          <w:rFonts w:ascii="宋体" w:hAnsi="宋体"/>
          <w:sz w:val="21"/>
          <w:szCs w:val="21"/>
        </w:rPr>
        <w:t>Detach</w:t>
      </w:r>
      <w:r w:rsidRPr="009A4BA5">
        <w:rPr>
          <w:rFonts w:ascii="宋体" w:hAnsi="宋体"/>
          <w:sz w:val="21"/>
          <w:szCs w:val="21"/>
        </w:rPr>
        <w:t>(</w:t>
      </w:r>
      <w:r w:rsidRPr="002157D1">
        <w:rPr>
          <w:rFonts w:ascii="宋体" w:hAnsi="宋体"/>
          <w:sz w:val="21"/>
          <w:szCs w:val="21"/>
        </w:rPr>
        <w:t>pIBar);</w:t>
      </w:r>
    </w:p>
    <w:p w:rsidR="00A63A52"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if (FAILED(ec)) {</w:t>
      </w:r>
    </w:p>
    <w:p w:rsidR="00667007" w:rsidRPr="002157D1" w:rsidRDefault="00667007" w:rsidP="00667007">
      <w:pPr>
        <w:shd w:val="clear" w:color="auto" w:fill="E6E6E6"/>
        <w:snapToGrid w:val="0"/>
        <w:spacing w:line="300" w:lineRule="auto"/>
        <w:ind w:firstLineChars="600" w:firstLine="1260"/>
        <w:rPr>
          <w:rFonts w:ascii="宋体" w:hAnsi="宋体" w:hint="eastAsia"/>
          <w:sz w:val="21"/>
          <w:szCs w:val="21"/>
        </w:rPr>
      </w:pPr>
      <w:r w:rsidRPr="002157D1">
        <w:rPr>
          <w:rFonts w:ascii="宋体" w:hAnsi="宋体"/>
          <w:sz w:val="21"/>
          <w:szCs w:val="21"/>
        </w:rPr>
        <w:t>printf("</w:t>
      </w:r>
      <w:r>
        <w:rPr>
          <w:rFonts w:ascii="宋体" w:hAnsi="宋体"/>
          <w:sz w:val="21"/>
          <w:szCs w:val="21"/>
        </w:rPr>
        <w:t>AFoo</w:t>
      </w:r>
      <w:r w:rsidRPr="009A4BA5">
        <w:rPr>
          <w:rFonts w:ascii="宋体" w:hAnsi="宋体"/>
          <w:sz w:val="21"/>
          <w:szCs w:val="21"/>
        </w:rPr>
        <w:t>::</w:t>
      </w:r>
      <w:r w:rsidRPr="00B5797B">
        <w:rPr>
          <w:rFonts w:ascii="宋体" w:hAnsi="宋体"/>
          <w:sz w:val="21"/>
          <w:szCs w:val="21"/>
        </w:rPr>
        <w:t>Detach</w:t>
      </w:r>
      <w:r w:rsidRPr="002157D1">
        <w:rPr>
          <w:rFonts w:ascii="宋体" w:hAnsi="宋体"/>
          <w:sz w:val="21"/>
          <w:szCs w:val="21"/>
        </w:rPr>
        <w:t xml:space="preserve"> failed!\n");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goto _exit2;</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//拆卸聚合再次查询聚合的对象将失败</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IFoo::Query(pIBar, &amp;pIFoo);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printf("Unaggregated!\n");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pIBar-&gt;Release();</w:t>
      </w:r>
    </w:p>
    <w:p w:rsidR="00A63A52" w:rsidRPr="002157D1" w:rsidRDefault="00A63A52" w:rsidP="00B44496">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return </w:t>
      </w:r>
      <w:r w:rsidR="00B44496">
        <w:rPr>
          <w:rFonts w:ascii="宋体" w:hAnsi="宋体" w:hint="eastAsia"/>
          <w:sz w:val="21"/>
          <w:szCs w:val="21"/>
        </w:rPr>
        <w:t>0</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_exit1:</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pIFoo-&gt;Release();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_exit2:</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pIBar-&gt;Release();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w:t>
      </w:r>
      <w:r w:rsidR="00B44496">
        <w:rPr>
          <w:rFonts w:ascii="宋体" w:hAnsi="宋体" w:hint="eastAsia"/>
          <w:sz w:val="21"/>
          <w:szCs w:val="21"/>
        </w:rPr>
        <w:t>1</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编译运行程序之后的结果为：</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Hello, I am from CBar</w:t>
      </w: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Hello, I am from </w:t>
      </w:r>
      <w:r w:rsidR="007055F3">
        <w:rPr>
          <w:rFonts w:ascii="宋体" w:hAnsi="宋体"/>
          <w:sz w:val="21"/>
          <w:szCs w:val="21"/>
        </w:rPr>
        <w:t>AFoo</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U</w:t>
      </w:r>
      <w:r w:rsidRPr="002157D1">
        <w:rPr>
          <w:rFonts w:ascii="宋体" w:hAnsi="宋体"/>
          <w:sz w:val="21"/>
          <w:szCs w:val="21"/>
        </w:rPr>
        <w:t>naggregated!</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通过上例，可以看出，在完成聚合之后，可以调用Query方法来查询出所聚合的构件对象。Query方法也是由自动代码生成框架生成，是相应构件接口的静态方法，上例中I</w:t>
      </w:r>
      <w:r w:rsidR="00724441">
        <w:rPr>
          <w:rFonts w:ascii="宋体" w:hAnsi="宋体" w:hint="eastAsia"/>
          <w:sz w:val="21"/>
          <w:szCs w:val="21"/>
        </w:rPr>
        <w:t>F</w:t>
      </w:r>
      <w:r w:rsidRPr="00BE4350">
        <w:rPr>
          <w:rFonts w:ascii="宋体" w:hAnsi="宋体" w:hint="eastAsia"/>
          <w:sz w:val="21"/>
          <w:szCs w:val="21"/>
        </w:rPr>
        <w:t>oo接口生成的Query方法的定义如下：</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static CARAPI Query(IObject* pObj, IFoo** ppIFoo)</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第一个参数pObj是构件对象，第二个参数是要query出的对象。实际上Query方法是对QueryInterface方法的一层包装，内部调用了QueryInterface方法。在编写代码时尽量使用Query方法，而不是QueryInterface。</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因此在聚合之后，通过该方法，聚合者pIBar可以查询到聚合了</w:t>
      </w:r>
      <w:r w:rsidR="007B684D">
        <w:rPr>
          <w:rFonts w:ascii="宋体" w:hAnsi="宋体" w:hint="eastAsia"/>
          <w:sz w:val="21"/>
          <w:szCs w:val="21"/>
        </w:rPr>
        <w:t>的</w:t>
      </w:r>
      <w:r w:rsidR="007B684D" w:rsidRPr="002157D1">
        <w:rPr>
          <w:rFonts w:ascii="宋体" w:hAnsi="宋体"/>
          <w:sz w:val="21"/>
          <w:szCs w:val="21"/>
        </w:rPr>
        <w:t>pIFoo</w:t>
      </w:r>
      <w:r w:rsidR="007B684D">
        <w:rPr>
          <w:rFonts w:ascii="宋体" w:hAnsi="宋体" w:hint="eastAsia"/>
          <w:sz w:val="21"/>
          <w:szCs w:val="21"/>
        </w:rPr>
        <w:t>接口</w:t>
      </w:r>
      <w:r w:rsidRPr="00BE4350">
        <w:rPr>
          <w:rFonts w:ascii="宋体" w:hAnsi="宋体" w:hint="eastAsia"/>
          <w:sz w:val="21"/>
          <w:szCs w:val="21"/>
        </w:rPr>
        <w:t>并使用。</w:t>
      </w:r>
    </w:p>
    <w:p w:rsidR="007B684D" w:rsidRPr="00BE4623" w:rsidRDefault="007B684D" w:rsidP="007B684D">
      <w:pPr>
        <w:snapToGrid w:val="0"/>
        <w:spacing w:line="300" w:lineRule="auto"/>
        <w:ind w:firstLineChars="200" w:firstLine="420"/>
        <w:rPr>
          <w:rFonts w:ascii="宋体" w:hAnsi="宋体" w:hint="eastAsia"/>
          <w:szCs w:val="21"/>
        </w:rPr>
      </w:pPr>
      <w:r>
        <w:rPr>
          <w:rFonts w:ascii="宋体" w:hAnsi="宋体" w:hint="eastAsia"/>
          <w:sz w:val="21"/>
          <w:szCs w:val="21"/>
        </w:rPr>
        <w:t>在方面构件类中，</w:t>
      </w:r>
      <w:r w:rsidRPr="00BE4350">
        <w:rPr>
          <w:rFonts w:ascii="宋体" w:hAnsi="宋体" w:hint="eastAsia"/>
          <w:sz w:val="21"/>
          <w:szCs w:val="21"/>
        </w:rPr>
        <w:t>提供了</w:t>
      </w:r>
      <w:r>
        <w:rPr>
          <w:rFonts w:ascii="宋体" w:hAnsi="宋体" w:hint="eastAsia"/>
          <w:sz w:val="21"/>
          <w:szCs w:val="21"/>
        </w:rPr>
        <w:t>静态</w:t>
      </w:r>
      <w:r w:rsidRPr="00BE4350">
        <w:rPr>
          <w:rFonts w:ascii="宋体" w:hAnsi="宋体" w:hint="eastAsia"/>
          <w:sz w:val="21"/>
          <w:szCs w:val="21"/>
        </w:rPr>
        <w:t>函数</w:t>
      </w:r>
      <w:r w:rsidRPr="009A4BA5">
        <w:rPr>
          <w:rFonts w:ascii="宋体" w:hAnsi="宋体"/>
          <w:sz w:val="21"/>
          <w:szCs w:val="21"/>
        </w:rPr>
        <w:t>Detach</w:t>
      </w:r>
      <w:r w:rsidRPr="00BE4350">
        <w:rPr>
          <w:rFonts w:ascii="宋体" w:hAnsi="宋体" w:hint="eastAsia"/>
          <w:sz w:val="21"/>
          <w:szCs w:val="21"/>
        </w:rPr>
        <w:t>来拆卸聚合</w:t>
      </w:r>
      <w:r>
        <w:rPr>
          <w:rFonts w:ascii="宋体" w:hAnsi="宋体" w:hint="eastAsia"/>
          <w:sz w:val="21"/>
          <w:szCs w:val="21"/>
        </w:rPr>
        <w:t>，</w:t>
      </w:r>
      <w:r w:rsidRPr="00BE4350">
        <w:rPr>
          <w:rFonts w:ascii="宋体" w:hAnsi="宋体" w:hint="eastAsia"/>
          <w:sz w:val="21"/>
          <w:szCs w:val="21"/>
        </w:rPr>
        <w:t>声明如下：</w:t>
      </w:r>
    </w:p>
    <w:p w:rsidR="007B684D" w:rsidRPr="002157D1" w:rsidRDefault="007B684D" w:rsidP="007B684D">
      <w:pPr>
        <w:shd w:val="clear" w:color="auto" w:fill="E6E6E6"/>
        <w:snapToGrid w:val="0"/>
        <w:spacing w:line="300" w:lineRule="auto"/>
        <w:ind w:firstLineChars="200" w:firstLine="420"/>
        <w:rPr>
          <w:rFonts w:ascii="宋体" w:hAnsi="宋体"/>
          <w:sz w:val="21"/>
          <w:szCs w:val="21"/>
        </w:rPr>
      </w:pPr>
      <w:r w:rsidRPr="003C181B">
        <w:rPr>
          <w:rFonts w:ascii="宋体" w:hAnsi="宋体"/>
          <w:sz w:val="21"/>
          <w:szCs w:val="21"/>
        </w:rPr>
        <w:t xml:space="preserve">static ECode </w:t>
      </w:r>
      <w:r w:rsidRPr="009A4BA5">
        <w:rPr>
          <w:rFonts w:ascii="宋体" w:hAnsi="宋体"/>
          <w:sz w:val="21"/>
          <w:szCs w:val="21"/>
        </w:rPr>
        <w:t>Detach</w:t>
      </w:r>
      <w:r w:rsidRPr="003C181B">
        <w:rPr>
          <w:rFonts w:ascii="宋体" w:hAnsi="宋体"/>
          <w:sz w:val="21"/>
          <w:szCs w:val="21"/>
        </w:rPr>
        <w:t xml:space="preserve"> ( </w:t>
      </w:r>
    </w:p>
    <w:p w:rsidR="007B684D" w:rsidRPr="002157D1" w:rsidRDefault="007B684D" w:rsidP="007B684D">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r w:rsidRPr="003C181B">
        <w:rPr>
          <w:rFonts w:ascii="宋体" w:hAnsi="宋体"/>
          <w:sz w:val="21"/>
          <w:szCs w:val="21"/>
        </w:rPr>
        <w:t>/*[in]*/ IObject* pObj</w:t>
      </w:r>
      <w:r w:rsidRPr="002157D1">
        <w:rPr>
          <w:rFonts w:ascii="宋体" w:hAnsi="宋体"/>
          <w:sz w:val="21"/>
          <w:szCs w:val="21"/>
        </w:rPr>
        <w:t>)</w:t>
      </w:r>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参数</w:t>
      </w:r>
      <w:r w:rsidR="00D12386" w:rsidRPr="003C181B">
        <w:rPr>
          <w:rFonts w:ascii="宋体" w:hAnsi="宋体"/>
          <w:sz w:val="21"/>
          <w:szCs w:val="21"/>
        </w:rPr>
        <w:t>pObj</w:t>
      </w:r>
      <w:r w:rsidRPr="00BE4350">
        <w:rPr>
          <w:rFonts w:ascii="宋体" w:hAnsi="宋体" w:hint="eastAsia"/>
          <w:sz w:val="21"/>
          <w:szCs w:val="21"/>
        </w:rPr>
        <w:t>为外部对象表示聚合者，调用这个方法就撤销了已经聚合的对象功能。拆卸聚合之后再进行Query就会失败。</w:t>
      </w:r>
    </w:p>
    <w:p w:rsidR="00D12386" w:rsidRPr="00BE4350" w:rsidRDefault="00D12386" w:rsidP="00BE4350">
      <w:pPr>
        <w:snapToGrid w:val="0"/>
        <w:spacing w:line="300" w:lineRule="auto"/>
        <w:ind w:firstLineChars="200" w:firstLine="420"/>
        <w:rPr>
          <w:rFonts w:ascii="宋体" w:hAnsi="宋体" w:hint="eastAsia"/>
          <w:sz w:val="21"/>
          <w:szCs w:val="21"/>
        </w:rPr>
      </w:pPr>
    </w:p>
    <w:p w:rsidR="00A63A52" w:rsidRPr="006A3075" w:rsidRDefault="00A63A52" w:rsidP="00BA4562">
      <w:pPr>
        <w:snapToGrid w:val="0"/>
        <w:spacing w:line="300" w:lineRule="auto"/>
        <w:ind w:firstLineChars="196" w:firstLine="472"/>
        <w:outlineLvl w:val="0"/>
        <w:rPr>
          <w:rFonts w:ascii="宋体" w:hAnsi="宋体" w:hint="eastAsia"/>
          <w:b/>
          <w:szCs w:val="21"/>
        </w:rPr>
      </w:pPr>
      <w:bookmarkStart w:id="287" w:name="_Toc142300871"/>
      <w:r w:rsidRPr="006A3075">
        <w:rPr>
          <w:rFonts w:ascii="宋体" w:hAnsi="宋体" w:hint="eastAsia"/>
          <w:b/>
          <w:szCs w:val="21"/>
        </w:rPr>
        <w:t>2. 可重载的虚函数及实例讲解</w:t>
      </w:r>
      <w:bookmarkEnd w:id="287"/>
      <w:r w:rsidRPr="006A3075">
        <w:rPr>
          <w:rFonts w:ascii="宋体" w:hAnsi="宋体" w:hint="eastAsia"/>
          <w:b/>
          <w:szCs w:val="21"/>
        </w:rPr>
        <w:t xml:space="preserve"> </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对于每个CAR构件类，可重载如下几个函数来满足该构件类对象在聚合aspect对象时自己的需要：</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virtual </w:t>
      </w:r>
      <w:r w:rsidRPr="002157D1">
        <w:rPr>
          <w:rFonts w:ascii="宋体" w:hAnsi="宋体" w:hint="eastAsia"/>
          <w:sz w:val="21"/>
          <w:szCs w:val="21"/>
        </w:rPr>
        <w:t xml:space="preserve">CARAPI </w:t>
      </w:r>
      <w:r w:rsidRPr="002157D1">
        <w:rPr>
          <w:rFonts w:ascii="宋体" w:hAnsi="宋体"/>
          <w:sz w:val="21"/>
          <w:szCs w:val="21"/>
        </w:rPr>
        <w:t>OnAspectAttaching(</w:t>
      </w:r>
      <w:r w:rsidR="00B711E6">
        <w:rPr>
          <w:rFonts w:ascii="宋体" w:hAnsi="宋体"/>
          <w:sz w:val="21"/>
          <w:szCs w:val="21"/>
        </w:rPr>
        <w:t>PObject</w:t>
      </w:r>
      <w:r w:rsidRPr="002157D1">
        <w:rPr>
          <w:rFonts w:ascii="宋体" w:hAnsi="宋体"/>
          <w:sz w:val="21"/>
          <w:szCs w:val="21"/>
        </w:rPr>
        <w:t xml:space="preserve"> pAspect)</w:t>
      </w:r>
      <w:r w:rsidRPr="002157D1">
        <w:rPr>
          <w:rFonts w:ascii="宋体" w:hAnsi="宋体" w:hint="eastAsia"/>
          <w:sz w:val="21"/>
          <w:szCs w:val="21"/>
        </w:rPr>
        <w:t>；</w:t>
      </w:r>
      <w:r w:rsidRPr="002157D1">
        <w:rPr>
          <w:rFonts w:ascii="宋体" w:hAnsi="宋体"/>
          <w:sz w:val="21"/>
          <w:szCs w:val="21"/>
        </w:rPr>
        <w:t xml:space="preserve"> // 对象</w:t>
      </w:r>
      <w:r w:rsidR="00E31C76">
        <w:rPr>
          <w:rFonts w:ascii="宋体" w:hAnsi="宋体" w:hint="eastAsia"/>
          <w:sz w:val="21"/>
          <w:szCs w:val="21"/>
        </w:rPr>
        <w:t>聚合</w:t>
      </w:r>
      <w:r w:rsidR="00DB7079">
        <w:rPr>
          <w:rFonts w:ascii="宋体" w:hAnsi="宋体" w:hint="eastAsia"/>
          <w:sz w:val="21"/>
          <w:szCs w:val="21"/>
        </w:rPr>
        <w:t>前</w:t>
      </w:r>
      <w:r w:rsidR="00E31C76">
        <w:rPr>
          <w:rFonts w:ascii="宋体" w:hAnsi="宋体" w:hint="eastAsia"/>
          <w:sz w:val="21"/>
          <w:szCs w:val="21"/>
        </w:rPr>
        <w:t>调用</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virtual </w:t>
      </w:r>
      <w:r w:rsidRPr="002157D1">
        <w:rPr>
          <w:rFonts w:ascii="宋体" w:hAnsi="宋体" w:hint="eastAsia"/>
          <w:sz w:val="21"/>
          <w:szCs w:val="21"/>
        </w:rPr>
        <w:t>CARAPI</w:t>
      </w:r>
      <w:r w:rsidRPr="002157D1">
        <w:rPr>
          <w:rFonts w:ascii="宋体" w:hAnsi="宋体"/>
          <w:sz w:val="21"/>
          <w:szCs w:val="21"/>
        </w:rPr>
        <w:t xml:space="preserve"> OnAspectDetach</w:t>
      </w:r>
      <w:r w:rsidR="00E31C76">
        <w:rPr>
          <w:rFonts w:ascii="宋体" w:hAnsi="宋体" w:hint="eastAsia"/>
          <w:sz w:val="21"/>
          <w:szCs w:val="21"/>
        </w:rPr>
        <w:t>ing</w:t>
      </w:r>
      <w:r w:rsidRPr="002157D1">
        <w:rPr>
          <w:rFonts w:ascii="宋体" w:hAnsi="宋体"/>
          <w:sz w:val="21"/>
          <w:szCs w:val="21"/>
        </w:rPr>
        <w:t>(</w:t>
      </w:r>
      <w:r w:rsidR="00B711E6">
        <w:rPr>
          <w:rFonts w:ascii="宋体" w:hAnsi="宋体"/>
          <w:sz w:val="21"/>
          <w:szCs w:val="21"/>
        </w:rPr>
        <w:t>PObject</w:t>
      </w:r>
      <w:r w:rsidRPr="002157D1">
        <w:rPr>
          <w:rFonts w:ascii="宋体" w:hAnsi="宋体"/>
          <w:sz w:val="21"/>
          <w:szCs w:val="21"/>
        </w:rPr>
        <w:t xml:space="preserve"> pAspect)</w:t>
      </w:r>
      <w:r w:rsidRPr="002157D1">
        <w:rPr>
          <w:rFonts w:ascii="宋体" w:hAnsi="宋体" w:hint="eastAsia"/>
          <w:sz w:val="21"/>
          <w:szCs w:val="21"/>
        </w:rPr>
        <w:t>；//对象拆卸</w:t>
      </w:r>
      <w:r w:rsidR="00E31C76">
        <w:rPr>
          <w:rFonts w:ascii="宋体" w:hAnsi="宋体" w:hint="eastAsia"/>
          <w:sz w:val="21"/>
          <w:szCs w:val="21"/>
        </w:rPr>
        <w:t>聚合</w:t>
      </w:r>
      <w:r w:rsidR="00DB7079">
        <w:rPr>
          <w:rFonts w:ascii="宋体" w:hAnsi="宋体" w:hint="eastAsia"/>
          <w:sz w:val="21"/>
          <w:szCs w:val="21"/>
        </w:rPr>
        <w:t>前</w:t>
      </w:r>
      <w:r w:rsidRPr="002157D1">
        <w:rPr>
          <w:rFonts w:ascii="宋体" w:hAnsi="宋体" w:hint="eastAsia"/>
          <w:sz w:val="21"/>
          <w:szCs w:val="21"/>
        </w:rPr>
        <w:t>调用</w:t>
      </w: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另外，</w:t>
      </w:r>
      <w:r w:rsidRPr="00BE4350">
        <w:rPr>
          <w:rFonts w:ascii="宋体" w:hAnsi="宋体"/>
          <w:sz w:val="21"/>
          <w:szCs w:val="21"/>
        </w:rPr>
        <w:t>由于aspect总是处于被动角色（受context或object控制），它不应该有控制的能力，因</w:t>
      </w:r>
      <w:r w:rsidRPr="00BE4350">
        <w:rPr>
          <w:rFonts w:ascii="宋体" w:hAnsi="宋体" w:hint="eastAsia"/>
          <w:sz w:val="21"/>
          <w:szCs w:val="21"/>
        </w:rPr>
        <w:t>此对于每个aspect构件类可以重载如下两个虚函数：</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virtual </w:t>
      </w:r>
      <w:r w:rsidRPr="002157D1">
        <w:rPr>
          <w:rFonts w:ascii="宋体" w:hAnsi="宋体" w:hint="eastAsia"/>
          <w:sz w:val="21"/>
          <w:szCs w:val="21"/>
        </w:rPr>
        <w:t>CARAPI</w:t>
      </w:r>
      <w:r w:rsidRPr="002157D1">
        <w:rPr>
          <w:rFonts w:ascii="宋体" w:hAnsi="宋体"/>
          <w:sz w:val="21"/>
          <w:szCs w:val="21"/>
        </w:rPr>
        <w:t xml:space="preserve"> </w:t>
      </w:r>
      <w:r w:rsidR="0005029A" w:rsidRPr="002157D1">
        <w:rPr>
          <w:rFonts w:ascii="宋体" w:hAnsi="宋体"/>
          <w:sz w:val="21"/>
          <w:szCs w:val="21"/>
        </w:rPr>
        <w:t>OnAspectAttaching</w:t>
      </w:r>
      <w:r w:rsidRPr="002157D1">
        <w:rPr>
          <w:rFonts w:ascii="宋体" w:hAnsi="宋体"/>
          <w:sz w:val="21"/>
          <w:szCs w:val="21"/>
        </w:rPr>
        <w:t>(</w:t>
      </w:r>
      <w:r w:rsidR="00B711E6">
        <w:rPr>
          <w:rFonts w:ascii="宋体" w:hAnsi="宋体"/>
          <w:sz w:val="21"/>
          <w:szCs w:val="21"/>
        </w:rPr>
        <w:t>PObject</w:t>
      </w:r>
      <w:r w:rsidRPr="002157D1">
        <w:rPr>
          <w:rFonts w:ascii="宋体" w:hAnsi="宋体"/>
          <w:sz w:val="21"/>
          <w:szCs w:val="21"/>
        </w:rPr>
        <w:t xml:space="preserve"> pOuter)</w:t>
      </w:r>
      <w:r w:rsidRPr="002157D1">
        <w:rPr>
          <w:rFonts w:ascii="宋体" w:hAnsi="宋体" w:hint="eastAsia"/>
          <w:sz w:val="21"/>
          <w:szCs w:val="21"/>
        </w:rPr>
        <w:t>；</w:t>
      </w:r>
      <w:r w:rsidR="003C2D0C" w:rsidRPr="002157D1">
        <w:rPr>
          <w:rFonts w:ascii="宋体" w:hAnsi="宋体"/>
          <w:sz w:val="21"/>
          <w:szCs w:val="21"/>
        </w:rPr>
        <w:t>// 对象</w:t>
      </w:r>
      <w:r w:rsidR="003C2D0C">
        <w:rPr>
          <w:rFonts w:ascii="宋体" w:hAnsi="宋体" w:hint="eastAsia"/>
          <w:sz w:val="21"/>
          <w:szCs w:val="21"/>
        </w:rPr>
        <w:t>被聚合</w:t>
      </w:r>
      <w:r w:rsidR="00DB7079">
        <w:rPr>
          <w:rFonts w:ascii="宋体" w:hAnsi="宋体" w:hint="eastAsia"/>
          <w:sz w:val="21"/>
          <w:szCs w:val="21"/>
        </w:rPr>
        <w:t>前</w:t>
      </w:r>
      <w:r w:rsidR="003C2D0C">
        <w:rPr>
          <w:rFonts w:ascii="宋体" w:hAnsi="宋体" w:hint="eastAsia"/>
          <w:sz w:val="21"/>
          <w:szCs w:val="21"/>
        </w:rPr>
        <w:t>调用</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virtual </w:t>
      </w:r>
      <w:r w:rsidRPr="002157D1">
        <w:rPr>
          <w:rFonts w:ascii="宋体" w:hAnsi="宋体" w:hint="eastAsia"/>
          <w:sz w:val="21"/>
          <w:szCs w:val="21"/>
        </w:rPr>
        <w:t>CARAPI</w:t>
      </w:r>
      <w:r w:rsidRPr="002157D1">
        <w:rPr>
          <w:rFonts w:ascii="宋体" w:hAnsi="宋体"/>
          <w:sz w:val="21"/>
          <w:szCs w:val="21"/>
        </w:rPr>
        <w:t xml:space="preserve"> </w:t>
      </w:r>
      <w:r w:rsidR="0005029A" w:rsidRPr="002157D1">
        <w:rPr>
          <w:rFonts w:ascii="宋体" w:hAnsi="宋体"/>
          <w:sz w:val="21"/>
          <w:szCs w:val="21"/>
        </w:rPr>
        <w:t>OnAspectDetach</w:t>
      </w:r>
      <w:r w:rsidR="0005029A">
        <w:rPr>
          <w:rFonts w:ascii="宋体" w:hAnsi="宋体" w:hint="eastAsia"/>
          <w:sz w:val="21"/>
          <w:szCs w:val="21"/>
        </w:rPr>
        <w:t>ing</w:t>
      </w:r>
      <w:r w:rsidRPr="002157D1">
        <w:rPr>
          <w:rFonts w:ascii="宋体" w:hAnsi="宋体"/>
          <w:sz w:val="21"/>
          <w:szCs w:val="21"/>
        </w:rPr>
        <w:t>(</w:t>
      </w:r>
      <w:r w:rsidR="00B711E6">
        <w:rPr>
          <w:rFonts w:ascii="宋体" w:hAnsi="宋体"/>
          <w:sz w:val="21"/>
          <w:szCs w:val="21"/>
        </w:rPr>
        <w:t>PObject</w:t>
      </w:r>
      <w:r w:rsidRPr="002157D1">
        <w:rPr>
          <w:rFonts w:ascii="宋体" w:hAnsi="宋体"/>
          <w:sz w:val="21"/>
          <w:szCs w:val="21"/>
        </w:rPr>
        <w:t xml:space="preserve"> pOuter)</w:t>
      </w:r>
      <w:r w:rsidRPr="002157D1">
        <w:rPr>
          <w:rFonts w:ascii="宋体" w:hAnsi="宋体" w:hint="eastAsia"/>
          <w:sz w:val="21"/>
          <w:szCs w:val="21"/>
        </w:rPr>
        <w:t>；</w:t>
      </w:r>
      <w:r w:rsidR="003C2D0C" w:rsidRPr="002157D1">
        <w:rPr>
          <w:rFonts w:ascii="宋体" w:hAnsi="宋体" w:hint="eastAsia"/>
          <w:sz w:val="21"/>
          <w:szCs w:val="21"/>
        </w:rPr>
        <w:t>//对象</w:t>
      </w:r>
      <w:r w:rsidR="003C2D0C">
        <w:rPr>
          <w:rFonts w:ascii="宋体" w:hAnsi="宋体" w:hint="eastAsia"/>
          <w:sz w:val="21"/>
          <w:szCs w:val="21"/>
        </w:rPr>
        <w:t>被</w:t>
      </w:r>
      <w:r w:rsidR="003C2D0C" w:rsidRPr="002157D1">
        <w:rPr>
          <w:rFonts w:ascii="宋体" w:hAnsi="宋体" w:hint="eastAsia"/>
          <w:sz w:val="21"/>
          <w:szCs w:val="21"/>
        </w:rPr>
        <w:t>拆卸</w:t>
      </w:r>
      <w:r w:rsidR="003C2D0C">
        <w:rPr>
          <w:rFonts w:ascii="宋体" w:hAnsi="宋体" w:hint="eastAsia"/>
          <w:sz w:val="21"/>
          <w:szCs w:val="21"/>
        </w:rPr>
        <w:t>聚合</w:t>
      </w:r>
      <w:r w:rsidR="00DB7079">
        <w:rPr>
          <w:rFonts w:ascii="宋体" w:hAnsi="宋体" w:hint="eastAsia"/>
          <w:sz w:val="21"/>
          <w:szCs w:val="21"/>
        </w:rPr>
        <w:t>前</w:t>
      </w:r>
      <w:r w:rsidR="003C2D0C" w:rsidRPr="002157D1">
        <w:rPr>
          <w:rFonts w:ascii="宋体" w:hAnsi="宋体" w:hint="eastAsia"/>
          <w:sz w:val="21"/>
          <w:szCs w:val="21"/>
        </w:rPr>
        <w:t>调用</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用户可以根据自己的需要重载以上的</w:t>
      </w:r>
      <w:r w:rsidR="00707C58">
        <w:rPr>
          <w:rFonts w:ascii="宋体" w:hAnsi="宋体" w:hint="eastAsia"/>
          <w:sz w:val="21"/>
          <w:szCs w:val="21"/>
        </w:rPr>
        <w:t>4</w:t>
      </w:r>
      <w:r w:rsidRPr="00BE4350">
        <w:rPr>
          <w:rFonts w:ascii="宋体" w:hAnsi="宋体" w:hint="eastAsia"/>
          <w:sz w:val="21"/>
          <w:szCs w:val="21"/>
        </w:rPr>
        <w:t>个虚函数实现自己期望的操作。在上例中，我们重载相应的虚函数，cpp文件内容如下；</w:t>
      </w:r>
    </w:p>
    <w:p w:rsidR="00A63A52" w:rsidRPr="00BE4350" w:rsidRDefault="007055F3" w:rsidP="00BE4350">
      <w:pPr>
        <w:snapToGrid w:val="0"/>
        <w:spacing w:line="300" w:lineRule="auto"/>
        <w:ind w:firstLineChars="200" w:firstLine="420"/>
        <w:rPr>
          <w:rFonts w:ascii="宋体" w:hAnsi="宋体" w:hint="eastAsia"/>
          <w:sz w:val="21"/>
          <w:szCs w:val="21"/>
        </w:rPr>
      </w:pPr>
      <w:r>
        <w:rPr>
          <w:rFonts w:ascii="宋体" w:hAnsi="宋体" w:hint="eastAsia"/>
          <w:sz w:val="21"/>
          <w:szCs w:val="21"/>
        </w:rPr>
        <w:t>AFoo</w:t>
      </w:r>
      <w:r w:rsidR="00A63A52" w:rsidRPr="00BE4350">
        <w:rPr>
          <w:rFonts w:ascii="宋体" w:hAnsi="宋体" w:hint="eastAsia"/>
          <w:sz w:val="21"/>
          <w:szCs w:val="21"/>
        </w:rPr>
        <w:t>.cpp：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#include "</w:t>
      </w:r>
      <w:r w:rsidR="007055F3">
        <w:rPr>
          <w:rFonts w:ascii="宋体" w:hAnsi="宋体"/>
          <w:sz w:val="21"/>
          <w:szCs w:val="21"/>
        </w:rPr>
        <w:t>AFoo</w:t>
      </w:r>
      <w:r w:rsidRPr="002157D1">
        <w:rPr>
          <w:rFonts w:ascii="宋体" w:hAnsi="宋体"/>
          <w:sz w:val="21"/>
          <w:szCs w:val="21"/>
        </w:rPr>
        <w:t>.h"</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"_</w:t>
      </w:r>
      <w:r w:rsidR="007055F3">
        <w:rPr>
          <w:rFonts w:ascii="宋体" w:hAnsi="宋体"/>
          <w:sz w:val="21"/>
          <w:szCs w:val="21"/>
        </w:rPr>
        <w:t>AFoo</w:t>
      </w:r>
      <w:r w:rsidRPr="002157D1">
        <w:rPr>
          <w:rFonts w:ascii="宋体" w:hAnsi="宋体"/>
          <w:sz w:val="21"/>
          <w:szCs w:val="21"/>
        </w:rPr>
        <w:t>.cpp"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w:t>
      </w:r>
      <w:r w:rsidR="007055F3">
        <w:rPr>
          <w:rFonts w:ascii="宋体" w:hAnsi="宋体"/>
          <w:sz w:val="21"/>
          <w:szCs w:val="21"/>
        </w:rPr>
        <w:t>AFoo</w:t>
      </w:r>
      <w:r w:rsidR="00A63A52" w:rsidRPr="002157D1">
        <w:rPr>
          <w:rFonts w:ascii="宋体" w:hAnsi="宋体"/>
          <w:sz w:val="21"/>
          <w:szCs w:val="21"/>
        </w:rPr>
        <w:t>::</w:t>
      </w:r>
      <w:r w:rsidR="00A63A52" w:rsidRPr="002157D1">
        <w:rPr>
          <w:rFonts w:ascii="宋体" w:hAnsi="宋体" w:hint="eastAsia"/>
          <w:sz w:val="21"/>
          <w:szCs w:val="21"/>
        </w:rPr>
        <w:t>Foo</w:t>
      </w:r>
      <w:r w:rsidR="00A63A52" w:rsidRPr="002157D1">
        <w:rPr>
          <w:rFonts w:ascii="宋体" w:hAnsi="宋体"/>
          <w:sz w:val="21"/>
          <w:szCs w:val="21"/>
        </w:rPr>
        <w: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printf("Hello, I am from </w:t>
      </w:r>
      <w:r w:rsidR="007055F3">
        <w:rPr>
          <w:rFonts w:ascii="宋体" w:hAnsi="宋体"/>
          <w:sz w:val="21"/>
          <w:szCs w:val="21"/>
        </w:rPr>
        <w:t>AFoo</w:t>
      </w:r>
      <w:r w:rsidRPr="002157D1">
        <w:rPr>
          <w:rFonts w:ascii="宋体" w:hAnsi="宋体"/>
          <w:sz w:val="21"/>
          <w:szCs w:val="21"/>
        </w:rPr>
        <w:t>!\n");</w:t>
      </w:r>
    </w:p>
    <w:p w:rsidR="00A63A52" w:rsidRPr="002157D1" w:rsidRDefault="00A63A52" w:rsidP="007C6071">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//被聚合</w:t>
      </w:r>
      <w:r w:rsidR="00DB7079">
        <w:rPr>
          <w:rFonts w:ascii="宋体" w:hAnsi="宋体" w:hint="eastAsia"/>
          <w:sz w:val="21"/>
          <w:szCs w:val="21"/>
        </w:rPr>
        <w:t>前</w:t>
      </w:r>
      <w:r w:rsidRPr="002157D1">
        <w:rPr>
          <w:rFonts w:ascii="宋体" w:hAnsi="宋体" w:hint="eastAsia"/>
          <w:sz w:val="21"/>
          <w:szCs w:val="21"/>
        </w:rPr>
        <w:t>自动调用</w:t>
      </w: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w:t>
      </w:r>
      <w:r w:rsidR="007055F3">
        <w:rPr>
          <w:rFonts w:ascii="宋体" w:hAnsi="宋体"/>
          <w:sz w:val="21"/>
          <w:szCs w:val="21"/>
        </w:rPr>
        <w:t>AFoo</w:t>
      </w:r>
      <w:r w:rsidR="00A63A52" w:rsidRPr="002157D1">
        <w:rPr>
          <w:rFonts w:ascii="宋体" w:hAnsi="宋体"/>
          <w:sz w:val="21"/>
          <w:szCs w:val="21"/>
        </w:rPr>
        <w:t>::</w:t>
      </w:r>
      <w:r w:rsidR="0056237D" w:rsidRPr="002157D1">
        <w:rPr>
          <w:rFonts w:ascii="宋体" w:hAnsi="宋体"/>
          <w:sz w:val="21"/>
          <w:szCs w:val="21"/>
        </w:rPr>
        <w:t>OnAspectAttaching</w:t>
      </w:r>
      <w:r w:rsidR="00A63A52" w:rsidRPr="002157D1">
        <w:rPr>
          <w:rFonts w:ascii="宋体" w:hAnsi="宋体"/>
          <w:sz w:val="21"/>
          <w:szCs w:val="21"/>
        </w:rPr>
        <w:t>(</w:t>
      </w:r>
      <w:r w:rsidR="00B711E6">
        <w:rPr>
          <w:rFonts w:ascii="宋体" w:hAnsi="宋体"/>
          <w:sz w:val="21"/>
          <w:szCs w:val="21"/>
        </w:rPr>
        <w:t>PObject</w:t>
      </w:r>
      <w:r w:rsidR="00A63A52" w:rsidRPr="002157D1">
        <w:rPr>
          <w:rFonts w:ascii="宋体" w:hAnsi="宋体"/>
          <w:sz w:val="21"/>
          <w:szCs w:val="21"/>
        </w:rPr>
        <w:t xml:space="preserve"> pOuter)</w:t>
      </w:r>
    </w:p>
    <w:p w:rsidR="00A63A52" w:rsidRPr="002157D1" w:rsidRDefault="00A63A52" w:rsidP="005615B7">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56237D" w:rsidP="005615B7">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printf("</w:t>
      </w:r>
      <w:r w:rsidR="005615B7">
        <w:rPr>
          <w:rFonts w:ascii="宋体" w:hAnsi="宋体"/>
          <w:sz w:val="21"/>
          <w:szCs w:val="21"/>
        </w:rPr>
        <w:t>AFoo</w:t>
      </w:r>
      <w:r w:rsidR="005615B7" w:rsidRPr="002157D1">
        <w:rPr>
          <w:rFonts w:ascii="宋体" w:hAnsi="宋体"/>
          <w:sz w:val="21"/>
          <w:szCs w:val="21"/>
        </w:rPr>
        <w:t>::OnAspectAttaching</w:t>
      </w:r>
      <w:r w:rsidR="005615B7">
        <w:rPr>
          <w:rFonts w:ascii="宋体" w:hAnsi="宋体" w:hint="eastAsia"/>
          <w:sz w:val="21"/>
          <w:szCs w:val="21"/>
        </w:rPr>
        <w:t>\n</w:t>
      </w:r>
      <w:r w:rsidR="00A63A52"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hint="eastAsia"/>
          <w:sz w:val="21"/>
          <w:szCs w:val="21"/>
        </w:rPr>
        <w:t>//被拆卸聚合</w:t>
      </w:r>
      <w:r w:rsidR="00DB7079">
        <w:rPr>
          <w:rFonts w:ascii="宋体" w:hAnsi="宋体" w:hint="eastAsia"/>
          <w:sz w:val="21"/>
          <w:szCs w:val="21"/>
        </w:rPr>
        <w:t>前</w:t>
      </w:r>
      <w:r w:rsidRPr="002157D1">
        <w:rPr>
          <w:rFonts w:ascii="宋体" w:hAnsi="宋体" w:hint="eastAsia"/>
          <w:sz w:val="21"/>
          <w:szCs w:val="21"/>
        </w:rPr>
        <w:t>自动调用</w:t>
      </w: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w:t>
      </w:r>
      <w:r w:rsidR="007055F3">
        <w:rPr>
          <w:rFonts w:ascii="宋体" w:hAnsi="宋体"/>
          <w:sz w:val="21"/>
          <w:szCs w:val="21"/>
        </w:rPr>
        <w:t>AFoo</w:t>
      </w:r>
      <w:r w:rsidR="00A63A52" w:rsidRPr="002157D1">
        <w:rPr>
          <w:rFonts w:ascii="宋体" w:hAnsi="宋体"/>
          <w:sz w:val="21"/>
          <w:szCs w:val="21"/>
        </w:rPr>
        <w:t>::</w:t>
      </w:r>
      <w:r w:rsidR="0056237D" w:rsidRPr="002157D1">
        <w:rPr>
          <w:rFonts w:ascii="宋体" w:hAnsi="宋体"/>
          <w:sz w:val="21"/>
          <w:szCs w:val="21"/>
        </w:rPr>
        <w:t>OnAspectDetach</w:t>
      </w:r>
      <w:r w:rsidR="0056237D">
        <w:rPr>
          <w:rFonts w:ascii="宋体" w:hAnsi="宋体" w:hint="eastAsia"/>
          <w:sz w:val="21"/>
          <w:szCs w:val="21"/>
        </w:rPr>
        <w:t>ing</w:t>
      </w:r>
      <w:r w:rsidR="00A63A52" w:rsidRPr="002157D1">
        <w:rPr>
          <w:rFonts w:ascii="宋体" w:hAnsi="宋体"/>
          <w:sz w:val="21"/>
          <w:szCs w:val="21"/>
        </w:rPr>
        <w:t>(</w:t>
      </w:r>
      <w:r w:rsidR="00B711E6">
        <w:rPr>
          <w:rFonts w:ascii="宋体" w:hAnsi="宋体"/>
          <w:sz w:val="21"/>
          <w:szCs w:val="21"/>
        </w:rPr>
        <w:t>PObject</w:t>
      </w:r>
      <w:r w:rsidR="00A63A52" w:rsidRPr="002157D1">
        <w:rPr>
          <w:rFonts w:ascii="宋体" w:hAnsi="宋体"/>
          <w:sz w:val="21"/>
          <w:szCs w:val="21"/>
        </w:rPr>
        <w:t xml:space="preserve"> pOuter)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w:t>
      </w:r>
      <w:r w:rsidR="00E10727">
        <w:rPr>
          <w:rFonts w:ascii="宋体" w:hAnsi="宋体"/>
          <w:sz w:val="21"/>
          <w:szCs w:val="21"/>
        </w:rPr>
        <w:t>AFoo</w:t>
      </w:r>
      <w:r w:rsidR="00E10727" w:rsidRPr="002157D1">
        <w:rPr>
          <w:rFonts w:ascii="宋体" w:hAnsi="宋体"/>
          <w:sz w:val="21"/>
          <w:szCs w:val="21"/>
        </w:rPr>
        <w:t>::OnAspectDetach</w:t>
      </w:r>
      <w:r w:rsidR="00E10727">
        <w:rPr>
          <w:rFonts w:ascii="宋体" w:hAnsi="宋体" w:hint="eastAsia"/>
          <w:sz w:val="21"/>
          <w:szCs w:val="21"/>
        </w:rPr>
        <w:t>ing</w:t>
      </w:r>
      <w:r w:rsidRPr="002157D1">
        <w:rPr>
          <w:rFonts w:ascii="宋体" w:hAnsi="宋体"/>
          <w:sz w:val="21"/>
          <w:szCs w:val="21"/>
        </w:rPr>
        <w:t>,bye-bye!\n");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765F43" w:rsidRPr="002157D1" w:rsidRDefault="00765F43" w:rsidP="002157D1">
      <w:pPr>
        <w:shd w:val="clear" w:color="auto" w:fill="E6E6E6"/>
        <w:snapToGrid w:val="0"/>
        <w:spacing w:line="300" w:lineRule="auto"/>
        <w:ind w:firstLineChars="200" w:firstLine="420"/>
        <w:rPr>
          <w:rFonts w:ascii="宋体" w:hAnsi="宋体" w:hint="eastAsia"/>
          <w:sz w:val="21"/>
          <w:szCs w:val="21"/>
        </w:rPr>
      </w:pPr>
    </w:p>
    <w:p w:rsidR="00A63A52" w:rsidRPr="00BE4350" w:rsidRDefault="003A3711" w:rsidP="003A3711">
      <w:pPr>
        <w:snapToGrid w:val="0"/>
        <w:spacing w:line="300" w:lineRule="auto"/>
        <w:ind w:firstLineChars="200" w:firstLine="420"/>
        <w:rPr>
          <w:rFonts w:ascii="宋体" w:hAnsi="宋体" w:hint="eastAsia"/>
          <w:sz w:val="21"/>
          <w:szCs w:val="21"/>
        </w:rPr>
      </w:pPr>
      <w:r>
        <w:rPr>
          <w:rFonts w:ascii="宋体" w:hAnsi="宋体" w:hint="eastAsia"/>
          <w:sz w:val="21"/>
          <w:szCs w:val="21"/>
        </w:rPr>
        <w:t>CBar.cpp：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"CBar.h"</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"_CBar.cpp"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CBar::</w:t>
      </w:r>
      <w:r w:rsidR="00A63A52" w:rsidRPr="002157D1">
        <w:rPr>
          <w:rFonts w:ascii="宋体" w:hAnsi="宋体" w:hint="eastAsia"/>
          <w:sz w:val="21"/>
          <w:szCs w:val="21"/>
        </w:rPr>
        <w:t>Bar</w:t>
      </w:r>
      <w:r w:rsidR="00A63A52" w:rsidRPr="002157D1">
        <w:rPr>
          <w:rFonts w:ascii="宋体" w:hAnsi="宋体"/>
          <w:sz w:val="21"/>
          <w:szCs w:val="21"/>
        </w:rPr>
        <w: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printf("Hello, I am from CBar</w:t>
      </w:r>
      <w:r w:rsidRPr="002157D1">
        <w:rPr>
          <w:rFonts w:ascii="宋体" w:hAnsi="宋体" w:hint="eastAsia"/>
          <w:sz w:val="21"/>
          <w:szCs w:val="21"/>
        </w:rPr>
        <w:t>!</w:t>
      </w:r>
      <w:r w:rsidRPr="002157D1">
        <w:rPr>
          <w:rFonts w:ascii="宋体" w:hAnsi="宋体"/>
          <w:sz w:val="21"/>
          <w:szCs w:val="21"/>
        </w:rPr>
        <w:t>\n");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//聚合</w:t>
      </w:r>
      <w:r w:rsidR="00DB7079">
        <w:rPr>
          <w:rFonts w:ascii="宋体" w:hAnsi="宋体" w:hint="eastAsia"/>
          <w:sz w:val="21"/>
          <w:szCs w:val="21"/>
        </w:rPr>
        <w:t>前</w:t>
      </w:r>
      <w:r w:rsidRPr="002157D1">
        <w:rPr>
          <w:rFonts w:ascii="宋体" w:hAnsi="宋体" w:hint="eastAsia"/>
          <w:sz w:val="21"/>
          <w:szCs w:val="21"/>
        </w:rPr>
        <w:t>自动调用</w:t>
      </w: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CBar::</w:t>
      </w:r>
      <w:r w:rsidR="003A3711" w:rsidRPr="002157D1">
        <w:rPr>
          <w:rFonts w:ascii="宋体" w:hAnsi="宋体"/>
          <w:sz w:val="21"/>
          <w:szCs w:val="21"/>
        </w:rPr>
        <w:t>OnAspectAttaching</w:t>
      </w:r>
      <w:r w:rsidR="00A63A52" w:rsidRPr="002157D1">
        <w:rPr>
          <w:rFonts w:ascii="宋体" w:hAnsi="宋体"/>
          <w:sz w:val="21"/>
          <w:szCs w:val="21"/>
        </w:rPr>
        <w:t>(</w:t>
      </w:r>
      <w:r w:rsidR="00B711E6">
        <w:rPr>
          <w:rFonts w:ascii="宋体" w:hAnsi="宋体"/>
          <w:sz w:val="21"/>
          <w:szCs w:val="21"/>
        </w:rPr>
        <w:t>PObject</w:t>
      </w:r>
      <w:r w:rsidR="00A63A52" w:rsidRPr="002157D1">
        <w:rPr>
          <w:rFonts w:ascii="宋体" w:hAnsi="宋体"/>
          <w:sz w:val="21"/>
          <w:szCs w:val="21"/>
        </w:rPr>
        <w:t xml:space="preserve"> pAspect)</w:t>
      </w:r>
    </w:p>
    <w:p w:rsidR="00A63A52" w:rsidRPr="002157D1" w:rsidRDefault="00A63A52" w:rsidP="00F21932">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035D45">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w:t>
      </w:r>
      <w:r w:rsidR="005615B7" w:rsidRPr="002157D1">
        <w:rPr>
          <w:rFonts w:ascii="宋体" w:hAnsi="宋体"/>
          <w:sz w:val="21"/>
          <w:szCs w:val="21"/>
        </w:rPr>
        <w:t>CBar::OnAspectAttaching</w:t>
      </w:r>
      <w:r w:rsidR="005615B7">
        <w:rPr>
          <w:rFonts w:ascii="宋体" w:hAnsi="宋体" w:hint="eastAsia"/>
          <w:sz w:val="21"/>
          <w:szCs w:val="21"/>
        </w:rPr>
        <w:t>\n</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hint="eastAsia"/>
          <w:sz w:val="21"/>
          <w:szCs w:val="21"/>
        </w:rPr>
        <w:lastRenderedPageBreak/>
        <w:t>//拆卸聚合</w:t>
      </w:r>
      <w:r w:rsidR="00DB7079">
        <w:rPr>
          <w:rFonts w:ascii="宋体" w:hAnsi="宋体" w:hint="eastAsia"/>
          <w:sz w:val="21"/>
          <w:szCs w:val="21"/>
        </w:rPr>
        <w:t>前</w:t>
      </w:r>
      <w:r w:rsidRPr="002157D1">
        <w:rPr>
          <w:rFonts w:ascii="宋体" w:hAnsi="宋体" w:hint="eastAsia"/>
          <w:sz w:val="21"/>
          <w:szCs w:val="21"/>
        </w:rPr>
        <w:t>自动调用</w:t>
      </w: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CBar::</w:t>
      </w:r>
      <w:r w:rsidR="003A3711" w:rsidRPr="002157D1">
        <w:rPr>
          <w:rFonts w:ascii="宋体" w:hAnsi="宋体"/>
          <w:sz w:val="21"/>
          <w:szCs w:val="21"/>
        </w:rPr>
        <w:t>OnAspectDetach</w:t>
      </w:r>
      <w:r w:rsidR="003A3711">
        <w:rPr>
          <w:rFonts w:ascii="宋体" w:hAnsi="宋体" w:hint="eastAsia"/>
          <w:sz w:val="21"/>
          <w:szCs w:val="21"/>
        </w:rPr>
        <w:t>ing</w:t>
      </w:r>
      <w:r w:rsidR="00A63A52" w:rsidRPr="002157D1">
        <w:rPr>
          <w:rFonts w:ascii="宋体" w:hAnsi="宋体"/>
          <w:sz w:val="21"/>
          <w:szCs w:val="21"/>
        </w:rPr>
        <w:t>(</w:t>
      </w:r>
      <w:r w:rsidR="00B711E6">
        <w:rPr>
          <w:rFonts w:ascii="宋体" w:hAnsi="宋体"/>
          <w:sz w:val="21"/>
          <w:szCs w:val="21"/>
        </w:rPr>
        <w:t>PObject</w:t>
      </w:r>
      <w:r w:rsidR="00A63A52" w:rsidRPr="002157D1">
        <w:rPr>
          <w:rFonts w:ascii="宋体" w:hAnsi="宋体"/>
          <w:sz w:val="21"/>
          <w:szCs w:val="21"/>
        </w:rPr>
        <w:t xml:space="preserve"> pAspect)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w:t>
      </w:r>
      <w:r w:rsidR="00035D45" w:rsidRPr="002157D1">
        <w:rPr>
          <w:rFonts w:ascii="宋体" w:hAnsi="宋体"/>
          <w:sz w:val="21"/>
          <w:szCs w:val="21"/>
        </w:rPr>
        <w:t>CBar::OnAspectDetach</w:t>
      </w:r>
      <w:r w:rsidR="00035D45">
        <w:rPr>
          <w:rFonts w:ascii="宋体" w:hAnsi="宋体" w:hint="eastAsia"/>
          <w:sz w:val="21"/>
          <w:szCs w:val="21"/>
        </w:rPr>
        <w:t>ing</w:t>
      </w:r>
      <w:r w:rsidRPr="002157D1">
        <w:rPr>
          <w:rFonts w:ascii="宋体" w:hAnsi="宋体"/>
          <w:sz w:val="21"/>
          <w:szCs w:val="21"/>
        </w:rPr>
        <w:t xml:space="preserve"> bye-bye!\n");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p>
    <w:p w:rsidR="00DB7079" w:rsidRDefault="00DB7079" w:rsidP="006F6ABA">
      <w:pPr>
        <w:snapToGrid w:val="0"/>
        <w:spacing w:line="300" w:lineRule="auto"/>
        <w:rPr>
          <w:rFonts w:ascii="宋体" w:hAnsi="宋体" w:hint="eastAsia"/>
          <w:sz w:val="21"/>
          <w:szCs w:val="21"/>
        </w:rPr>
      </w:pPr>
    </w:p>
    <w:p w:rsidR="00A63A52" w:rsidRPr="00BE4623" w:rsidRDefault="00A63A52" w:rsidP="00BE4350">
      <w:pPr>
        <w:snapToGrid w:val="0"/>
        <w:spacing w:line="300" w:lineRule="auto"/>
        <w:ind w:firstLineChars="200" w:firstLine="420"/>
        <w:rPr>
          <w:rFonts w:ascii="宋体" w:hAnsi="宋体" w:hint="eastAsia"/>
          <w:szCs w:val="21"/>
        </w:rPr>
      </w:pPr>
      <w:r w:rsidRPr="00BE4350">
        <w:rPr>
          <w:rFonts w:ascii="宋体" w:hAnsi="宋体" w:hint="eastAsia"/>
          <w:sz w:val="21"/>
          <w:szCs w:val="21"/>
        </w:rPr>
        <w:t>这样编译后重新运行client.exe就会得到如下结果：</w:t>
      </w:r>
    </w:p>
    <w:p w:rsidR="00AD3311" w:rsidRPr="00AD3311" w:rsidRDefault="00AD3311" w:rsidP="00AD3311">
      <w:pPr>
        <w:shd w:val="clear" w:color="auto" w:fill="E6E6E6"/>
        <w:snapToGrid w:val="0"/>
        <w:spacing w:line="300" w:lineRule="auto"/>
        <w:ind w:firstLineChars="200" w:firstLine="420"/>
        <w:rPr>
          <w:rFonts w:ascii="宋体" w:hAnsi="宋体"/>
          <w:sz w:val="21"/>
          <w:szCs w:val="21"/>
        </w:rPr>
      </w:pPr>
      <w:bookmarkStart w:id="288" w:name="_Toc142300872"/>
      <w:r w:rsidRPr="00AD3311">
        <w:rPr>
          <w:rFonts w:ascii="宋体" w:hAnsi="宋体"/>
          <w:sz w:val="21"/>
          <w:szCs w:val="21"/>
        </w:rPr>
        <w:t>Hello, I am from CBar!</w:t>
      </w:r>
    </w:p>
    <w:p w:rsidR="00AD3311" w:rsidRPr="00AD3311" w:rsidRDefault="00AD3311" w:rsidP="00AD3311">
      <w:pPr>
        <w:shd w:val="clear" w:color="auto" w:fill="E6E6E6"/>
        <w:snapToGrid w:val="0"/>
        <w:spacing w:line="300" w:lineRule="auto"/>
        <w:ind w:firstLineChars="200" w:firstLine="420"/>
        <w:rPr>
          <w:rFonts w:ascii="宋体" w:hAnsi="宋体"/>
          <w:sz w:val="21"/>
          <w:szCs w:val="21"/>
        </w:rPr>
      </w:pPr>
      <w:r>
        <w:rPr>
          <w:rFonts w:ascii="宋体" w:hAnsi="宋体"/>
          <w:sz w:val="21"/>
          <w:szCs w:val="21"/>
        </w:rPr>
        <w:t>CBar::</w:t>
      </w:r>
      <w:r w:rsidRPr="00AD3311">
        <w:rPr>
          <w:rFonts w:ascii="宋体" w:hAnsi="宋体"/>
          <w:sz w:val="21"/>
          <w:szCs w:val="21"/>
        </w:rPr>
        <w:t>OnAspectAttaching</w:t>
      </w:r>
    </w:p>
    <w:p w:rsidR="00AD3311" w:rsidRPr="00AD3311" w:rsidRDefault="00AD3311" w:rsidP="00AD3311">
      <w:pPr>
        <w:shd w:val="clear" w:color="auto" w:fill="E6E6E6"/>
        <w:snapToGrid w:val="0"/>
        <w:spacing w:line="300" w:lineRule="auto"/>
        <w:ind w:firstLineChars="200" w:firstLine="420"/>
        <w:rPr>
          <w:rFonts w:ascii="宋体" w:hAnsi="宋体"/>
          <w:sz w:val="21"/>
          <w:szCs w:val="21"/>
        </w:rPr>
      </w:pPr>
      <w:r>
        <w:rPr>
          <w:rFonts w:ascii="宋体" w:hAnsi="宋体"/>
          <w:sz w:val="21"/>
          <w:szCs w:val="21"/>
        </w:rPr>
        <w:t>AFoo::</w:t>
      </w:r>
      <w:r w:rsidRPr="00AD3311">
        <w:rPr>
          <w:rFonts w:ascii="宋体" w:hAnsi="宋体"/>
          <w:sz w:val="21"/>
          <w:szCs w:val="21"/>
        </w:rPr>
        <w:t>OnAspectAttaching</w:t>
      </w:r>
    </w:p>
    <w:p w:rsidR="00AD3311" w:rsidRPr="00AD3311" w:rsidRDefault="00AD3311" w:rsidP="00AD3311">
      <w:pPr>
        <w:shd w:val="clear" w:color="auto" w:fill="E6E6E6"/>
        <w:snapToGrid w:val="0"/>
        <w:spacing w:line="300" w:lineRule="auto"/>
        <w:ind w:firstLineChars="200" w:firstLine="420"/>
        <w:rPr>
          <w:rFonts w:ascii="宋体" w:hAnsi="宋体"/>
          <w:sz w:val="21"/>
          <w:szCs w:val="21"/>
        </w:rPr>
      </w:pPr>
      <w:r w:rsidRPr="00AD3311">
        <w:rPr>
          <w:rFonts w:ascii="宋体" w:hAnsi="宋体"/>
          <w:sz w:val="21"/>
          <w:szCs w:val="21"/>
        </w:rPr>
        <w:t>Hello, I am from AFoo!</w:t>
      </w:r>
    </w:p>
    <w:p w:rsidR="00AD3311" w:rsidRPr="00AD3311" w:rsidRDefault="00AD3311" w:rsidP="00AD3311">
      <w:pPr>
        <w:shd w:val="clear" w:color="auto" w:fill="E6E6E6"/>
        <w:snapToGrid w:val="0"/>
        <w:spacing w:line="300" w:lineRule="auto"/>
        <w:ind w:firstLineChars="200" w:firstLine="420"/>
        <w:rPr>
          <w:rFonts w:ascii="宋体" w:hAnsi="宋体"/>
          <w:sz w:val="21"/>
          <w:szCs w:val="21"/>
        </w:rPr>
      </w:pPr>
      <w:r w:rsidRPr="00AD3311">
        <w:rPr>
          <w:rFonts w:ascii="宋体" w:hAnsi="宋体"/>
          <w:sz w:val="21"/>
          <w:szCs w:val="21"/>
        </w:rPr>
        <w:t>CBar::OnAspectDetaching bye-bye!</w:t>
      </w:r>
    </w:p>
    <w:p w:rsidR="00AD3311" w:rsidRPr="00AD3311" w:rsidRDefault="00AD3311" w:rsidP="00AD3311">
      <w:pPr>
        <w:shd w:val="clear" w:color="auto" w:fill="E6E6E6"/>
        <w:snapToGrid w:val="0"/>
        <w:spacing w:line="300" w:lineRule="auto"/>
        <w:ind w:firstLineChars="200" w:firstLine="420"/>
        <w:rPr>
          <w:rFonts w:ascii="宋体" w:hAnsi="宋体"/>
          <w:sz w:val="21"/>
          <w:szCs w:val="21"/>
        </w:rPr>
      </w:pPr>
      <w:r>
        <w:rPr>
          <w:rFonts w:ascii="宋体" w:hAnsi="宋体"/>
          <w:sz w:val="21"/>
          <w:szCs w:val="21"/>
        </w:rPr>
        <w:t>AFoo::</w:t>
      </w:r>
      <w:r w:rsidRPr="00AD3311">
        <w:rPr>
          <w:rFonts w:ascii="宋体" w:hAnsi="宋体"/>
          <w:sz w:val="21"/>
          <w:szCs w:val="21"/>
        </w:rPr>
        <w:t>OnAspectDetaching,bye-bye!</w:t>
      </w:r>
    </w:p>
    <w:p w:rsidR="00AD3311" w:rsidRDefault="00AD3311" w:rsidP="00AD3311">
      <w:pPr>
        <w:shd w:val="clear" w:color="auto" w:fill="E6E6E6"/>
        <w:snapToGrid w:val="0"/>
        <w:spacing w:line="300" w:lineRule="auto"/>
        <w:ind w:firstLineChars="200" w:firstLine="420"/>
        <w:rPr>
          <w:rFonts w:ascii="宋体" w:hAnsi="宋体" w:hint="eastAsia"/>
          <w:sz w:val="21"/>
          <w:szCs w:val="21"/>
        </w:rPr>
      </w:pPr>
      <w:r w:rsidRPr="00AD3311">
        <w:rPr>
          <w:rFonts w:ascii="宋体" w:hAnsi="宋体"/>
          <w:sz w:val="21"/>
          <w:szCs w:val="21"/>
        </w:rPr>
        <w:t>Unaggregated!</w:t>
      </w:r>
    </w:p>
    <w:p w:rsidR="00FA2508" w:rsidRDefault="00FA2508" w:rsidP="00AD3311">
      <w:pPr>
        <w:snapToGrid w:val="0"/>
        <w:spacing w:line="300" w:lineRule="auto"/>
        <w:rPr>
          <w:rFonts w:ascii="宋体" w:hAnsi="宋体" w:hint="eastAsia"/>
          <w:b/>
          <w:szCs w:val="21"/>
        </w:rPr>
      </w:pPr>
    </w:p>
    <w:p w:rsidR="00A63A52" w:rsidRPr="006A3075" w:rsidRDefault="00A63A52" w:rsidP="001D7B3F">
      <w:pPr>
        <w:snapToGrid w:val="0"/>
        <w:spacing w:line="300" w:lineRule="auto"/>
        <w:ind w:firstLineChars="196" w:firstLine="472"/>
        <w:rPr>
          <w:rFonts w:ascii="宋体" w:hAnsi="宋体" w:hint="eastAsia"/>
          <w:b/>
          <w:szCs w:val="21"/>
        </w:rPr>
      </w:pPr>
      <w:r w:rsidRPr="006A3075">
        <w:rPr>
          <w:rFonts w:ascii="宋体" w:hAnsi="宋体" w:hint="eastAsia"/>
          <w:b/>
          <w:szCs w:val="21"/>
        </w:rPr>
        <w:t>3.多面聚合</w:t>
      </w:r>
      <w:bookmarkEnd w:id="288"/>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上面我们介绍的只是两个对象的聚合，普通构件对象只聚合了一个aspect对象，但实际上，在面向方面编程时，往往需要一个对象聚合多个aspect对象，这就是多面聚合。在完成多面聚合时，实现上并没有多大的变化，就是创建多个aspect对象，多次调用</w:t>
      </w:r>
      <w:r w:rsidRPr="00BE4350">
        <w:rPr>
          <w:rFonts w:ascii="宋体" w:hAnsi="宋体"/>
          <w:sz w:val="21"/>
          <w:szCs w:val="21"/>
        </w:rPr>
        <w:t>A</w:t>
      </w:r>
      <w:r w:rsidR="00FA2508">
        <w:rPr>
          <w:rFonts w:ascii="宋体" w:hAnsi="宋体" w:hint="eastAsia"/>
          <w:sz w:val="21"/>
          <w:szCs w:val="21"/>
        </w:rPr>
        <w:t>ttach</w:t>
      </w:r>
      <w:r w:rsidRPr="00BE4350">
        <w:rPr>
          <w:rFonts w:ascii="宋体" w:hAnsi="宋体" w:hint="eastAsia"/>
          <w:sz w:val="21"/>
          <w:szCs w:val="21"/>
        </w:rPr>
        <w:t>方法使一个对象聚合多个aspect对象。在此就不累述。</w:t>
      </w:r>
    </w:p>
    <w:p w:rsidR="00D91EFE" w:rsidRPr="00BE4350" w:rsidRDefault="00D91EFE" w:rsidP="00BE4350">
      <w:pPr>
        <w:snapToGrid w:val="0"/>
        <w:spacing w:line="300" w:lineRule="auto"/>
        <w:ind w:firstLineChars="200" w:firstLine="420"/>
        <w:rPr>
          <w:rFonts w:ascii="宋体" w:hAnsi="宋体" w:hint="eastAsia"/>
          <w:sz w:val="21"/>
          <w:szCs w:val="21"/>
        </w:rPr>
      </w:pPr>
    </w:p>
    <w:p w:rsidR="00A63A52" w:rsidRPr="00BC57E8" w:rsidRDefault="00A63A52" w:rsidP="00BA4562">
      <w:pPr>
        <w:pStyle w:val="2"/>
        <w:snapToGrid w:val="0"/>
        <w:spacing w:line="300" w:lineRule="auto"/>
        <w:rPr>
          <w:rFonts w:ascii="宋体" w:eastAsia="宋体" w:hAnsi="宋体" w:hint="eastAsia"/>
        </w:rPr>
      </w:pPr>
      <w:bookmarkStart w:id="289" w:name="_Toc142300873"/>
      <w:bookmarkStart w:id="290" w:name="_Toc148261047"/>
      <w:bookmarkStart w:id="291" w:name="_Toc152754340"/>
      <w:bookmarkStart w:id="292" w:name="_Toc197919006"/>
      <w:r w:rsidRPr="00BC57E8">
        <w:rPr>
          <w:rFonts w:ascii="宋体" w:eastAsia="宋体" w:hAnsi="宋体" w:hint="eastAsia"/>
        </w:rPr>
        <w:t>6.</w:t>
      </w:r>
      <w:r w:rsidR="00D91EFE">
        <w:rPr>
          <w:rFonts w:ascii="宋体" w:eastAsia="宋体" w:hAnsi="宋体" w:hint="eastAsia"/>
        </w:rPr>
        <w:t>8</w:t>
      </w:r>
      <w:r w:rsidRPr="00BC57E8">
        <w:rPr>
          <w:rFonts w:ascii="宋体" w:eastAsia="宋体" w:hAnsi="宋体" w:hint="eastAsia"/>
        </w:rPr>
        <w:t xml:space="preserve"> context</w:t>
      </w:r>
      <w:bookmarkEnd w:id="289"/>
      <w:bookmarkEnd w:id="290"/>
      <w:bookmarkEnd w:id="291"/>
      <w:bookmarkEnd w:id="292"/>
    </w:p>
    <w:p w:rsidR="00A63A52" w:rsidRPr="00CA6AC6" w:rsidRDefault="00D91EFE" w:rsidP="00FF179A">
      <w:pPr>
        <w:pStyle w:val="3"/>
        <w:snapToGrid w:val="0"/>
        <w:spacing w:line="300" w:lineRule="auto"/>
        <w:rPr>
          <w:rFonts w:ascii="宋体" w:hAnsi="宋体" w:hint="eastAsia"/>
          <w:sz w:val="28"/>
          <w:szCs w:val="28"/>
        </w:rPr>
      </w:pPr>
      <w:bookmarkStart w:id="293" w:name="_Toc142300874"/>
      <w:bookmarkStart w:id="294" w:name="_Toc148261048"/>
      <w:bookmarkStart w:id="295" w:name="_Toc152754341"/>
      <w:bookmarkStart w:id="296" w:name="_Toc197919007"/>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6.8</w:t>
        </w:r>
        <w:r w:rsidR="00A63A52" w:rsidRPr="00CA6AC6">
          <w:rPr>
            <w:rFonts w:ascii="宋体" w:hAnsi="宋体" w:hint="eastAsia"/>
            <w:sz w:val="28"/>
            <w:szCs w:val="28"/>
          </w:rPr>
          <w:t>.1</w:t>
        </w:r>
      </w:smartTag>
      <w:r w:rsidR="00A63A52" w:rsidRPr="00CA6AC6">
        <w:rPr>
          <w:rFonts w:ascii="宋体" w:hAnsi="宋体" w:hint="eastAsia"/>
          <w:sz w:val="28"/>
          <w:szCs w:val="28"/>
        </w:rPr>
        <w:t xml:space="preserve"> 什么是</w:t>
      </w:r>
      <w:r w:rsidR="00F60F90">
        <w:rPr>
          <w:rFonts w:ascii="宋体" w:hAnsi="宋体" w:hint="eastAsia"/>
          <w:sz w:val="28"/>
          <w:szCs w:val="28"/>
        </w:rPr>
        <w:t>语境</w:t>
      </w:r>
      <w:bookmarkEnd w:id="293"/>
      <w:bookmarkEnd w:id="294"/>
      <w:bookmarkEnd w:id="295"/>
      <w:bookmarkEnd w:id="296"/>
    </w:p>
    <w:p w:rsidR="00FF239F" w:rsidRPr="00FF239F" w:rsidRDefault="00FF239F" w:rsidP="00FF239F">
      <w:pPr>
        <w:snapToGrid w:val="0"/>
        <w:spacing w:line="300" w:lineRule="auto"/>
        <w:ind w:firstLineChars="200" w:firstLine="420"/>
        <w:rPr>
          <w:rFonts w:ascii="宋体" w:hAnsi="宋体"/>
          <w:sz w:val="21"/>
          <w:szCs w:val="21"/>
        </w:rPr>
      </w:pPr>
      <w:bookmarkStart w:id="297" w:name="OLE_LINK2"/>
      <w:r w:rsidRPr="00FF239F">
        <w:rPr>
          <w:rFonts w:ascii="宋体" w:hAnsi="宋体" w:hint="eastAsia"/>
          <w:sz w:val="21"/>
          <w:szCs w:val="21"/>
        </w:rPr>
        <w:t>语境是对象运行时的环境，一个对象如果进入了语境，那么该对象将具有此语境的特征，一旦对象离开了语境，环境特征就会失去（但该对象很有可能又进入了另外一个语境，拥有新的环境特征）。这里环境特征就是方面aspect．</w:t>
      </w:r>
    </w:p>
    <w:p w:rsidR="00FF239F" w:rsidRPr="00FF239F" w:rsidRDefault="00FF239F" w:rsidP="00FF239F">
      <w:pPr>
        <w:snapToGrid w:val="0"/>
        <w:spacing w:line="300" w:lineRule="auto"/>
        <w:ind w:firstLineChars="200" w:firstLine="420"/>
        <w:rPr>
          <w:rFonts w:ascii="宋体" w:hAnsi="宋体" w:hint="eastAsia"/>
          <w:szCs w:val="21"/>
        </w:rPr>
      </w:pPr>
      <w:r w:rsidRPr="00FF239F">
        <w:rPr>
          <w:rFonts w:ascii="宋体" w:hAnsi="宋体" w:hint="eastAsia"/>
          <w:sz w:val="21"/>
          <w:szCs w:val="21"/>
        </w:rPr>
        <w:t>语境是基于动态聚合实现的一种技术，所谓的具有环境特征或失去环境特征，就是语境会为对象动态的聚合或拆卸聚合一个或多个aspect对象。这些aspect对象是语境在car文件中定义时指定的。</w:t>
      </w:r>
      <w:bookmarkEnd w:id="297"/>
    </w:p>
    <w:p w:rsidR="00FF239F" w:rsidRPr="00BE4623" w:rsidRDefault="00FF239F" w:rsidP="00FF239F">
      <w:pPr>
        <w:snapToGrid w:val="0"/>
        <w:spacing w:line="300" w:lineRule="auto"/>
        <w:ind w:firstLineChars="200" w:firstLine="480"/>
        <w:rPr>
          <w:rFonts w:ascii="宋体" w:hAnsi="宋体" w:hint="eastAsia"/>
          <w:szCs w:val="21"/>
        </w:rPr>
      </w:pPr>
    </w:p>
    <w:p w:rsidR="00A63A52" w:rsidRPr="00BC57E8" w:rsidRDefault="00D91EFE" w:rsidP="00BA4562">
      <w:pPr>
        <w:pStyle w:val="3"/>
        <w:snapToGrid w:val="0"/>
        <w:spacing w:line="300" w:lineRule="auto"/>
        <w:rPr>
          <w:rFonts w:hint="eastAsia"/>
          <w:sz w:val="28"/>
          <w:szCs w:val="28"/>
        </w:rPr>
      </w:pPr>
      <w:bookmarkStart w:id="298" w:name="_Toc142300875"/>
      <w:bookmarkStart w:id="299" w:name="_Toc148261049"/>
      <w:bookmarkStart w:id="300" w:name="_Toc152754342"/>
      <w:bookmarkStart w:id="301" w:name="_Toc197919008"/>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6.8</w:t>
        </w:r>
        <w:r w:rsidR="00A63A52" w:rsidRPr="00CA6AC6">
          <w:rPr>
            <w:rFonts w:ascii="宋体" w:hAnsi="宋体" w:hint="eastAsia"/>
            <w:sz w:val="28"/>
            <w:szCs w:val="28"/>
          </w:rPr>
          <w:t>.2</w:t>
        </w:r>
      </w:smartTag>
      <w:bookmarkStart w:id="302" w:name="_Toc142300876"/>
      <w:bookmarkEnd w:id="298"/>
      <w:r w:rsidR="00CA6AC6">
        <w:rPr>
          <w:rFonts w:ascii="宋体" w:hAnsi="宋体" w:hint="eastAsia"/>
          <w:sz w:val="28"/>
          <w:szCs w:val="28"/>
        </w:rPr>
        <w:t xml:space="preserve"> </w:t>
      </w:r>
      <w:r w:rsidR="00A63A52" w:rsidRPr="00CA6AC6">
        <w:rPr>
          <w:rFonts w:ascii="宋体" w:hAnsi="宋体" w:hint="eastAsia"/>
          <w:sz w:val="28"/>
          <w:szCs w:val="28"/>
        </w:rPr>
        <w:t>context语义及实例讲解</w:t>
      </w:r>
      <w:bookmarkEnd w:id="299"/>
      <w:bookmarkEnd w:id="300"/>
      <w:bookmarkEnd w:id="301"/>
      <w:bookmarkEnd w:id="302"/>
    </w:p>
    <w:p w:rsidR="00EC6736" w:rsidRPr="00EC6736" w:rsidRDefault="00A32813" w:rsidP="007E4806">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在CAR中，</w:t>
      </w:r>
      <w:r>
        <w:rPr>
          <w:rFonts w:ascii="宋体" w:hAnsi="宋体" w:hint="eastAsia"/>
          <w:sz w:val="21"/>
          <w:szCs w:val="21"/>
        </w:rPr>
        <w:t>实现了语境技术，通过</w:t>
      </w:r>
      <w:r w:rsidR="00555B89">
        <w:rPr>
          <w:rFonts w:ascii="宋体" w:hAnsi="宋体" w:hint="eastAsia"/>
          <w:sz w:val="21"/>
          <w:szCs w:val="21"/>
        </w:rPr>
        <w:t>系统</w:t>
      </w:r>
      <w:r>
        <w:rPr>
          <w:rFonts w:ascii="宋体" w:hAnsi="宋体" w:hint="eastAsia"/>
          <w:sz w:val="21"/>
          <w:szCs w:val="21"/>
        </w:rPr>
        <w:t>语境构件类CContext来实现普通类对象CClass进出</w:t>
      </w:r>
      <w:r w:rsidR="00555B89">
        <w:rPr>
          <w:rFonts w:ascii="宋体" w:hAnsi="宋体" w:hint="eastAsia"/>
          <w:sz w:val="21"/>
          <w:szCs w:val="21"/>
        </w:rPr>
        <w:t>普通</w:t>
      </w:r>
      <w:r>
        <w:rPr>
          <w:rFonts w:ascii="宋体" w:hAnsi="宋体" w:hint="eastAsia"/>
          <w:sz w:val="21"/>
          <w:szCs w:val="21"/>
        </w:rPr>
        <w:t>语境类对象KContext</w:t>
      </w:r>
      <w:r w:rsidR="00EC6736">
        <w:rPr>
          <w:rFonts w:ascii="宋体" w:hAnsi="宋体" w:hint="eastAsia"/>
          <w:sz w:val="21"/>
          <w:szCs w:val="21"/>
        </w:rPr>
        <w:t>，</w:t>
      </w:r>
      <w:r>
        <w:rPr>
          <w:rFonts w:ascii="宋体" w:hAnsi="宋体" w:hint="eastAsia"/>
          <w:sz w:val="21"/>
          <w:szCs w:val="21"/>
        </w:rPr>
        <w:t>以及对已经进入KContext的多个普通类对象进行管理</w:t>
      </w:r>
      <w:r w:rsidR="00EC6736">
        <w:rPr>
          <w:rFonts w:ascii="宋体" w:hAnsi="宋体" w:hint="eastAsia"/>
          <w:sz w:val="21"/>
          <w:szCs w:val="21"/>
        </w:rPr>
        <w:t>，</w:t>
      </w:r>
      <w:r>
        <w:rPr>
          <w:rFonts w:ascii="宋体" w:hAnsi="宋体" w:hint="eastAsia"/>
          <w:sz w:val="21"/>
          <w:szCs w:val="21"/>
        </w:rPr>
        <w:t>并实现</w:t>
      </w:r>
      <w:r w:rsidR="00EC6736">
        <w:rPr>
          <w:rFonts w:ascii="宋体" w:hAnsi="宋体" w:hint="eastAsia"/>
          <w:sz w:val="21"/>
          <w:szCs w:val="21"/>
        </w:rPr>
        <w:t>了</w:t>
      </w:r>
      <w:r>
        <w:rPr>
          <w:rFonts w:ascii="宋体" w:hAnsi="宋体" w:hint="eastAsia"/>
          <w:sz w:val="21"/>
          <w:szCs w:val="21"/>
        </w:rPr>
        <w:t>一些通用的接口。</w:t>
      </w:r>
    </w:p>
    <w:p w:rsidR="00A63A52" w:rsidRPr="00BA6813" w:rsidRDefault="00A63A52" w:rsidP="00A32813">
      <w:pPr>
        <w:snapToGrid w:val="0"/>
        <w:spacing w:line="300" w:lineRule="auto"/>
        <w:ind w:firstLineChars="200" w:firstLine="420"/>
        <w:rPr>
          <w:rFonts w:ascii="宋体" w:hAnsi="宋体" w:hint="eastAsia"/>
          <w:color w:val="000000"/>
        </w:rPr>
      </w:pPr>
      <w:r w:rsidRPr="00BE4350">
        <w:rPr>
          <w:rFonts w:ascii="宋体" w:hAnsi="宋体" w:hint="eastAsia"/>
          <w:sz w:val="21"/>
          <w:szCs w:val="21"/>
        </w:rPr>
        <w:lastRenderedPageBreak/>
        <w:t>在CAR中，</w:t>
      </w:r>
      <w:r w:rsidR="00555B89">
        <w:rPr>
          <w:rFonts w:ascii="宋体" w:hAnsi="宋体" w:hint="eastAsia"/>
          <w:sz w:val="21"/>
          <w:szCs w:val="21"/>
        </w:rPr>
        <w:t>用户定义的KContext</w:t>
      </w:r>
      <w:r w:rsidRPr="00BE4350">
        <w:rPr>
          <w:rFonts w:ascii="宋体" w:hAnsi="宋体" w:hint="eastAsia"/>
          <w:sz w:val="21"/>
          <w:szCs w:val="21"/>
        </w:rPr>
        <w:t>也是一个构件类，它所具有的</w:t>
      </w:r>
      <w:r w:rsidR="00F60F90">
        <w:rPr>
          <w:rFonts w:ascii="宋体" w:hAnsi="宋体" w:hint="eastAsia"/>
          <w:sz w:val="21"/>
          <w:szCs w:val="21"/>
        </w:rPr>
        <w:t>语境</w:t>
      </w:r>
      <w:r w:rsidRPr="00BE4350">
        <w:rPr>
          <w:rFonts w:ascii="宋体" w:hAnsi="宋体" w:hint="eastAsia"/>
          <w:sz w:val="21"/>
          <w:szCs w:val="21"/>
        </w:rPr>
        <w:t>特征由其属性aspect来决定</w:t>
      </w:r>
      <w:r w:rsidR="008420A4">
        <w:rPr>
          <w:rFonts w:ascii="宋体" w:hAnsi="宋体" w:hint="eastAsia"/>
          <w:sz w:val="21"/>
          <w:szCs w:val="21"/>
        </w:rPr>
        <w:t>，并且</w:t>
      </w:r>
      <w:r w:rsidR="008420A4" w:rsidRPr="008420A4">
        <w:rPr>
          <w:rFonts w:ascii="宋体" w:hAnsi="宋体" w:hint="eastAsia"/>
          <w:sz w:val="21"/>
          <w:szCs w:val="21"/>
        </w:rPr>
        <w:t>context一般情况下要带属性aspect</w:t>
      </w:r>
      <w:r w:rsidRPr="00BE4350">
        <w:rPr>
          <w:rFonts w:ascii="宋体" w:hAnsi="宋体" w:hint="eastAsia"/>
          <w:sz w:val="21"/>
          <w:szCs w:val="21"/>
        </w:rPr>
        <w:t>。在编写CAR文件时，context作为关键字用来定义一个</w:t>
      </w:r>
      <w:r w:rsidR="00555B89">
        <w:rPr>
          <w:rFonts w:ascii="宋体" w:hAnsi="宋体" w:hint="eastAsia"/>
          <w:sz w:val="21"/>
          <w:szCs w:val="21"/>
        </w:rPr>
        <w:t>普通</w:t>
      </w:r>
      <w:r w:rsidR="00F60F90">
        <w:rPr>
          <w:rFonts w:ascii="宋体" w:hAnsi="宋体" w:hint="eastAsia"/>
          <w:sz w:val="21"/>
          <w:szCs w:val="21"/>
        </w:rPr>
        <w:t>语境</w:t>
      </w:r>
      <w:r w:rsidRPr="00BE4350">
        <w:rPr>
          <w:rFonts w:ascii="宋体" w:hAnsi="宋体" w:hint="eastAsia"/>
          <w:sz w:val="21"/>
          <w:szCs w:val="21"/>
        </w:rPr>
        <w:t>构件类。</w:t>
      </w:r>
      <w:r w:rsidR="00555B89">
        <w:rPr>
          <w:rFonts w:ascii="宋体" w:hAnsi="宋体" w:hint="eastAsia"/>
          <w:sz w:val="21"/>
          <w:szCs w:val="21"/>
        </w:rPr>
        <w:t>普通语境</w:t>
      </w:r>
      <w:r w:rsidR="00555B89" w:rsidRPr="00BE4350">
        <w:rPr>
          <w:rFonts w:ascii="宋体" w:hAnsi="宋体" w:hint="eastAsia"/>
          <w:sz w:val="21"/>
          <w:szCs w:val="21"/>
        </w:rPr>
        <w:t>构件类</w:t>
      </w:r>
      <w:r w:rsidR="00555B89">
        <w:rPr>
          <w:rFonts w:ascii="宋体" w:hAnsi="宋体" w:hint="eastAsia"/>
          <w:sz w:val="21"/>
          <w:szCs w:val="21"/>
        </w:rPr>
        <w:t>的名字必须以K打头</w:t>
      </w:r>
      <w:r w:rsidR="008420A4">
        <w:rPr>
          <w:rFonts w:ascii="宋体" w:hAnsi="宋体" w:hint="eastAsia"/>
          <w:sz w:val="21"/>
          <w:szCs w:val="21"/>
        </w:rPr>
        <w:t>。</w:t>
      </w:r>
      <w:r w:rsidRPr="00BE4350">
        <w:rPr>
          <w:rFonts w:ascii="宋体" w:hAnsi="宋体" w:hint="eastAsia"/>
          <w:sz w:val="21"/>
          <w:szCs w:val="21"/>
        </w:rPr>
        <w:t>例如：</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w:t>
      </w:r>
      <w:r w:rsidRPr="002157D1">
        <w:rPr>
          <w:rFonts w:ascii="宋体" w:hAnsi="宋体"/>
          <w:sz w:val="21"/>
          <w:szCs w:val="21"/>
        </w:rPr>
        <w:t>odule</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765F56" w:rsidRPr="002157D1" w:rsidRDefault="00765F56" w:rsidP="00765F56">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 xml:space="preserve">interface </w:t>
      </w:r>
      <w:r>
        <w:rPr>
          <w:rFonts w:ascii="宋体" w:hAnsi="宋体" w:hint="eastAsia"/>
          <w:sz w:val="21"/>
          <w:szCs w:val="21"/>
        </w:rPr>
        <w:t>IAspect</w:t>
      </w:r>
      <w:r w:rsidRPr="002157D1">
        <w:rPr>
          <w:rFonts w:ascii="宋体" w:hAnsi="宋体" w:hint="eastAsia"/>
          <w:sz w:val="21"/>
          <w:szCs w:val="21"/>
        </w:rPr>
        <w:t xml:space="preserve"> {</w:t>
      </w:r>
    </w:p>
    <w:p w:rsidR="00765F56" w:rsidRPr="002157D1" w:rsidRDefault="00765F56" w:rsidP="00765F56">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sidR="00F16DF7">
        <w:rPr>
          <w:rFonts w:ascii="宋体" w:hAnsi="宋体" w:hint="eastAsia"/>
          <w:sz w:val="21"/>
          <w:szCs w:val="21"/>
        </w:rPr>
        <w:t>Foo</w:t>
      </w:r>
      <w:r w:rsidRPr="002157D1">
        <w:rPr>
          <w:rFonts w:ascii="宋体" w:hAnsi="宋体" w:hint="eastAsia"/>
          <w:sz w:val="21"/>
          <w:szCs w:val="21"/>
        </w:rPr>
        <w:t>();</w:t>
      </w:r>
    </w:p>
    <w:p w:rsidR="00765F56" w:rsidRDefault="00765F56" w:rsidP="00765F56">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7C6071">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IHello {</w:t>
      </w:r>
    </w:p>
    <w:p w:rsidR="00A63A52" w:rsidRPr="002157D1" w:rsidRDefault="007C6071" w:rsidP="002157D1">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sidR="003D0D67" w:rsidRPr="002157D1">
        <w:rPr>
          <w:rFonts w:ascii="宋体" w:hAnsi="宋体" w:hint="eastAsia"/>
          <w:sz w:val="21"/>
          <w:szCs w:val="21"/>
        </w:rPr>
        <w:t>Hello</w:t>
      </w:r>
      <w:r w:rsidR="00A63A52" w:rsidRPr="002157D1">
        <w:rPr>
          <w:rFonts w:ascii="宋体" w:hAnsi="宋体" w:hint="eastAsia"/>
          <w:sz w:val="21"/>
          <w:szCs w:val="21"/>
        </w:rPr>
        <w:t>();</w:t>
      </w:r>
    </w:p>
    <w:p w:rsidR="00A63A52"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39162F" w:rsidRDefault="0039162F" w:rsidP="002157D1">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aspect A</w:t>
      </w:r>
      <w:r w:rsidR="004D4AF5">
        <w:rPr>
          <w:rFonts w:ascii="宋体" w:hAnsi="宋体" w:hint="eastAsia"/>
          <w:sz w:val="21"/>
          <w:szCs w:val="21"/>
        </w:rPr>
        <w:t>Aspect</w:t>
      </w:r>
      <w:r>
        <w:rPr>
          <w:rFonts w:ascii="宋体" w:hAnsi="宋体" w:hint="eastAsia"/>
          <w:sz w:val="21"/>
          <w:szCs w:val="21"/>
        </w:rPr>
        <w:t xml:space="preserve"> {</w:t>
      </w:r>
    </w:p>
    <w:p w:rsidR="0039162F" w:rsidRDefault="0039162F" w:rsidP="002157D1">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interface I</w:t>
      </w:r>
      <w:r w:rsidR="004D4AF5">
        <w:rPr>
          <w:rFonts w:ascii="宋体" w:hAnsi="宋体" w:hint="eastAsia"/>
          <w:sz w:val="21"/>
          <w:szCs w:val="21"/>
        </w:rPr>
        <w:t>Aspect</w:t>
      </w:r>
      <w:r>
        <w:rPr>
          <w:rFonts w:ascii="宋体" w:hAnsi="宋体" w:hint="eastAsia"/>
          <w:sz w:val="21"/>
          <w:szCs w:val="21"/>
        </w:rPr>
        <w:t>;</w:t>
      </w:r>
    </w:p>
    <w:p w:rsidR="0039162F" w:rsidRDefault="0039162F" w:rsidP="0039162F">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39162F" w:rsidRPr="002157D1" w:rsidRDefault="00504AEC" w:rsidP="0039162F">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r w:rsidR="0039162F">
        <w:rPr>
          <w:rFonts w:ascii="宋体" w:hAnsi="宋体" w:hint="eastAsia"/>
          <w:sz w:val="21"/>
          <w:szCs w:val="21"/>
        </w:rPr>
        <w:t>aspect</w:t>
      </w:r>
      <w:r>
        <w:rPr>
          <w:rFonts w:ascii="宋体" w:hAnsi="宋体" w:hint="eastAsia"/>
          <w:sz w:val="21"/>
          <w:szCs w:val="21"/>
        </w:rPr>
        <w:t>(</w:t>
      </w:r>
      <w:r w:rsidR="0039162F">
        <w:rPr>
          <w:rFonts w:ascii="宋体" w:hAnsi="宋体" w:hint="eastAsia"/>
          <w:sz w:val="21"/>
          <w:szCs w:val="21"/>
        </w:rPr>
        <w:t>A</w:t>
      </w:r>
      <w:r w:rsidR="004D4AF5">
        <w:rPr>
          <w:rFonts w:ascii="宋体" w:hAnsi="宋体" w:hint="eastAsia"/>
          <w:sz w:val="21"/>
          <w:szCs w:val="21"/>
        </w:rPr>
        <w:t>Aspect</w:t>
      </w:r>
      <w:r>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sz w:val="21"/>
          <w:szCs w:val="21"/>
        </w:rPr>
        <w:t>context</w:t>
      </w:r>
      <w:r w:rsidRPr="002157D1">
        <w:rPr>
          <w:rFonts w:ascii="宋体" w:hAnsi="宋体" w:hint="eastAsia"/>
          <w:sz w:val="21"/>
          <w:szCs w:val="21"/>
        </w:rPr>
        <w:t xml:space="preserve"> </w:t>
      </w:r>
      <w:r w:rsidR="004D4AF5">
        <w:rPr>
          <w:rFonts w:ascii="宋体" w:hAnsi="宋体" w:hint="eastAsia"/>
          <w:sz w:val="21"/>
          <w:szCs w:val="21"/>
        </w:rPr>
        <w:t>KContext</w:t>
      </w: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w:t>
      </w:r>
      <w:r w:rsidR="00893544" w:rsidRPr="002157D1">
        <w:rPr>
          <w:rFonts w:ascii="宋体" w:hAnsi="宋体" w:hint="eastAsia"/>
          <w:sz w:val="21"/>
          <w:szCs w:val="21"/>
        </w:rPr>
        <w:t>Hello</w:t>
      </w: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r w:rsidR="007C6071" w:rsidRPr="002157D1">
        <w:rPr>
          <w:rFonts w:ascii="宋体" w:hAnsi="宋体" w:hint="eastAsia"/>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示例中定义了一个名为</w:t>
      </w:r>
      <w:r w:rsidR="0025350C">
        <w:rPr>
          <w:rFonts w:ascii="宋体" w:hAnsi="宋体" w:hint="eastAsia"/>
          <w:sz w:val="21"/>
          <w:szCs w:val="21"/>
        </w:rPr>
        <w:t>K</w:t>
      </w:r>
      <w:r w:rsidRPr="00BE4350">
        <w:rPr>
          <w:rFonts w:ascii="宋体" w:hAnsi="宋体" w:hint="eastAsia"/>
          <w:sz w:val="21"/>
          <w:szCs w:val="21"/>
        </w:rPr>
        <w:t>Foo</w:t>
      </w:r>
      <w:r w:rsidR="00F60F90">
        <w:rPr>
          <w:rFonts w:ascii="宋体" w:hAnsi="宋体" w:hint="eastAsia"/>
          <w:sz w:val="21"/>
          <w:szCs w:val="21"/>
        </w:rPr>
        <w:t>语境</w:t>
      </w:r>
      <w:r w:rsidRPr="00BE4350">
        <w:rPr>
          <w:rFonts w:ascii="宋体" w:hAnsi="宋体" w:hint="eastAsia"/>
          <w:sz w:val="21"/>
          <w:szCs w:val="21"/>
        </w:rPr>
        <w:t>构件类，类中定义了一个普通的接口。</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在一个</w:t>
      </w:r>
      <w:r w:rsidR="00F60F90">
        <w:rPr>
          <w:rFonts w:ascii="宋体" w:hAnsi="宋体" w:hint="eastAsia"/>
          <w:sz w:val="21"/>
          <w:szCs w:val="21"/>
        </w:rPr>
        <w:t>语境</w:t>
      </w:r>
      <w:r w:rsidRPr="00BE4350">
        <w:rPr>
          <w:rFonts w:ascii="宋体" w:hAnsi="宋体" w:hint="eastAsia"/>
          <w:sz w:val="21"/>
          <w:szCs w:val="21"/>
        </w:rPr>
        <w:t>构件类的定义之前可以指定其属性：aspect, aggregate,</w:t>
      </w:r>
      <w:r w:rsidR="00E879F5">
        <w:rPr>
          <w:rFonts w:ascii="宋体" w:hAnsi="宋体" w:hint="eastAsia"/>
          <w:sz w:val="21"/>
          <w:szCs w:val="21"/>
        </w:rPr>
        <w:t>一般情况下</w:t>
      </w:r>
      <w:r w:rsidR="00E879F5" w:rsidRPr="00BE4350">
        <w:rPr>
          <w:rFonts w:ascii="宋体" w:hAnsi="宋体" w:hint="eastAsia"/>
          <w:sz w:val="21"/>
          <w:szCs w:val="21"/>
        </w:rPr>
        <w:t>aspect</w:t>
      </w:r>
      <w:r w:rsidR="00E879F5">
        <w:rPr>
          <w:rFonts w:ascii="宋体" w:hAnsi="宋体" w:hint="eastAsia"/>
          <w:sz w:val="21"/>
          <w:szCs w:val="21"/>
        </w:rPr>
        <w:t>一定要有，要不然就失去context存在的价值</w:t>
      </w:r>
      <w:r w:rsidRPr="00BE4350">
        <w:rPr>
          <w:rFonts w:ascii="宋体" w:hAnsi="宋体" w:hint="eastAsia"/>
          <w:sz w:val="21"/>
          <w:szCs w:val="21"/>
        </w:rPr>
        <w:t>，也可以同时指定。格式如下：</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 xml:space="preserve">aspect（aspect对象1， aspect对象2, </w:t>
      </w:r>
      <w:r w:rsidRPr="00BE4350">
        <w:rPr>
          <w:rFonts w:ascii="宋体" w:hAnsi="宋体"/>
          <w:sz w:val="21"/>
          <w:szCs w:val="21"/>
        </w:rPr>
        <w:t>…</w:t>
      </w:r>
      <w:r w:rsidRPr="00BE4350">
        <w:rPr>
          <w:rFonts w:ascii="宋体" w:hAnsi="宋体" w:hint="eastAsia"/>
          <w:sz w:val="21"/>
          <w:szCs w:val="21"/>
        </w:rPr>
        <w:t>）来描述一个</w:t>
      </w:r>
      <w:r w:rsidR="00F60F90">
        <w:rPr>
          <w:rFonts w:ascii="宋体" w:hAnsi="宋体" w:hint="eastAsia"/>
          <w:sz w:val="21"/>
          <w:szCs w:val="21"/>
        </w:rPr>
        <w:t>语境</w:t>
      </w:r>
      <w:r w:rsidRPr="00BE4350">
        <w:rPr>
          <w:rFonts w:ascii="宋体" w:hAnsi="宋体" w:hint="eastAsia"/>
          <w:sz w:val="21"/>
          <w:szCs w:val="21"/>
        </w:rPr>
        <w:t>的特征。</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 xml:space="preserve">aggregate（aspect对象1， aspect对象2, </w:t>
      </w:r>
      <w:r w:rsidRPr="00BE4350">
        <w:rPr>
          <w:rFonts w:ascii="宋体" w:hAnsi="宋体"/>
          <w:sz w:val="21"/>
          <w:szCs w:val="21"/>
        </w:rPr>
        <w:t>…</w:t>
      </w:r>
      <w:r w:rsidRPr="00BE4350">
        <w:rPr>
          <w:rFonts w:ascii="宋体" w:hAnsi="宋体" w:hint="eastAsia"/>
          <w:sz w:val="21"/>
          <w:szCs w:val="21"/>
        </w:rPr>
        <w:t>）描述一个</w:t>
      </w:r>
      <w:r w:rsidR="00F60F90">
        <w:rPr>
          <w:rFonts w:ascii="宋体" w:hAnsi="宋体" w:hint="eastAsia"/>
          <w:sz w:val="21"/>
          <w:szCs w:val="21"/>
        </w:rPr>
        <w:t>语境</w:t>
      </w:r>
      <w:r w:rsidRPr="00BE4350">
        <w:rPr>
          <w:rFonts w:ascii="宋体" w:hAnsi="宋体" w:hint="eastAsia"/>
          <w:sz w:val="21"/>
          <w:szCs w:val="21"/>
        </w:rPr>
        <w:t>自身聚合的方面。</w:t>
      </w:r>
    </w:p>
    <w:p w:rsidR="00164493" w:rsidRPr="00164493" w:rsidRDefault="00164493" w:rsidP="00164493">
      <w:pPr>
        <w:snapToGrid w:val="0"/>
        <w:spacing w:line="300" w:lineRule="auto"/>
        <w:ind w:firstLineChars="200" w:firstLine="420"/>
        <w:rPr>
          <w:rFonts w:ascii="宋体" w:hAnsi="宋体" w:cs="宋体" w:hint="eastAsia"/>
          <w:szCs w:val="21"/>
        </w:rPr>
      </w:pPr>
      <w:r w:rsidRPr="00164493">
        <w:rPr>
          <w:rFonts w:ascii="宋体" w:hAnsi="宋体" w:hint="eastAsia"/>
          <w:sz w:val="21"/>
          <w:szCs w:val="21"/>
        </w:rPr>
        <w:t>在下面的代码示例是一个Child进入school（语境）变成student（语境特征）的例子。</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module</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interface IChild{</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Play();</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GetName([out] </w:t>
      </w:r>
      <w:r w:rsidR="00CC4D00">
        <w:rPr>
          <w:rFonts w:ascii="宋体" w:hAnsi="宋体" w:cs="宋体" w:hint="eastAsia"/>
          <w:sz w:val="21"/>
          <w:szCs w:val="21"/>
        </w:rPr>
        <w:t>AStringBuf</w:t>
      </w:r>
      <w:r w:rsidRPr="00164493">
        <w:rPr>
          <w:rFonts w:ascii="宋体" w:hAnsi="宋体" w:cs="宋体" w:hint="eastAsia"/>
          <w:sz w:val="21"/>
          <w:szCs w:val="21"/>
        </w:rPr>
        <w:t xml:space="preserve"> name);</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interface IStudent{</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Study();</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SetNO([in] Int32 no);</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GetNO([out] Int32* pNo);</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interface ISchool{</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Teach();</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aspect AStudent{</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interface IStudent;</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lastRenderedPageBreak/>
        <w:t xml:space="preserve">    }</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 aspect(AStudent) ]</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context KSchool{</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interface ISchool;</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class CChild{</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constructor([in] AString name);</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interface IChild;</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 xml:space="preserve">    }</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r w:rsidRPr="00164493">
        <w:rPr>
          <w:rFonts w:ascii="宋体" w:hAnsi="宋体" w:cs="宋体" w:hint="eastAsia"/>
          <w:sz w:val="21"/>
          <w:szCs w:val="21"/>
        </w:rPr>
        <w:t>}</w:t>
      </w:r>
    </w:p>
    <w:p w:rsidR="00164493" w:rsidRPr="00164493" w:rsidRDefault="00164493" w:rsidP="00164493">
      <w:pPr>
        <w:shd w:val="clear" w:color="auto" w:fill="E6E6E6"/>
        <w:snapToGrid w:val="0"/>
        <w:spacing w:line="300" w:lineRule="auto"/>
        <w:ind w:firstLineChars="200" w:firstLine="420"/>
        <w:rPr>
          <w:rFonts w:ascii="宋体" w:hAnsi="宋体" w:cs="宋体" w:hint="eastAsia"/>
          <w:sz w:val="21"/>
          <w:szCs w:val="21"/>
        </w:rPr>
      </w:pPr>
    </w:p>
    <w:p w:rsidR="00164493" w:rsidRPr="00DA1A8D" w:rsidRDefault="00164493" w:rsidP="00164493">
      <w:pPr>
        <w:snapToGrid w:val="0"/>
        <w:spacing w:line="300" w:lineRule="auto"/>
        <w:ind w:firstLineChars="200" w:firstLine="420"/>
        <w:rPr>
          <w:rFonts w:ascii="宋体" w:hAnsi="宋体" w:hint="eastAsia"/>
          <w:sz w:val="21"/>
          <w:szCs w:val="21"/>
        </w:rPr>
      </w:pPr>
      <w:r w:rsidRPr="00DA1A8D">
        <w:rPr>
          <w:rFonts w:ascii="宋体" w:hAnsi="宋体" w:hint="eastAsia"/>
          <w:sz w:val="21"/>
          <w:szCs w:val="21"/>
        </w:rPr>
        <w:t>在该示例中定义了一个方面构件类（AStudent）和一个</w:t>
      </w:r>
      <w:r w:rsidR="00850489">
        <w:rPr>
          <w:rFonts w:ascii="宋体" w:hAnsi="宋体" w:hint="eastAsia"/>
          <w:sz w:val="21"/>
          <w:szCs w:val="21"/>
        </w:rPr>
        <w:t>普通</w:t>
      </w:r>
      <w:r w:rsidRPr="00DA1A8D">
        <w:rPr>
          <w:rFonts w:ascii="宋体" w:hAnsi="宋体" w:hint="eastAsia"/>
          <w:sz w:val="21"/>
          <w:szCs w:val="21"/>
        </w:rPr>
        <w:t>语境构件类（KSchool）。KSchool语境拥有特征AStudent.</w:t>
      </w:r>
    </w:p>
    <w:p w:rsidR="00164493" w:rsidRPr="00DA1A8D" w:rsidRDefault="00164493" w:rsidP="00164493">
      <w:pPr>
        <w:snapToGrid w:val="0"/>
        <w:spacing w:line="300" w:lineRule="auto"/>
        <w:ind w:firstLineChars="200" w:firstLine="420"/>
        <w:rPr>
          <w:rFonts w:ascii="宋体" w:hAnsi="宋体" w:hint="eastAsia"/>
          <w:sz w:val="21"/>
          <w:szCs w:val="21"/>
        </w:rPr>
      </w:pPr>
      <w:r w:rsidRPr="00DA1A8D">
        <w:rPr>
          <w:rFonts w:ascii="宋体" w:hAnsi="宋体" w:hint="eastAsia"/>
          <w:sz w:val="21"/>
          <w:szCs w:val="21"/>
        </w:rPr>
        <w:t>当一个CChild对象被创建时，他是一个“小孩”，具有小孩的行为“玩”（Play），而把“小孩”送到学校，他就变成了学生，具有了学生的行为“学习”（Study），而当他从学校毕业，在进入新的环境（语境context）前他又变成了“小孩”。</w:t>
      </w:r>
    </w:p>
    <w:p w:rsidR="00164493" w:rsidRDefault="00164493" w:rsidP="00164493">
      <w:pPr>
        <w:snapToGrid w:val="0"/>
        <w:spacing w:line="300" w:lineRule="auto"/>
        <w:ind w:firstLineChars="200" w:firstLine="420"/>
        <w:rPr>
          <w:rFonts w:ascii="宋体" w:hAnsi="宋体" w:hint="eastAsia"/>
          <w:sz w:val="21"/>
          <w:szCs w:val="21"/>
        </w:rPr>
      </w:pPr>
      <w:r w:rsidRPr="00DA1A8D">
        <w:rPr>
          <w:rFonts w:ascii="宋体" w:hAnsi="宋体" w:hint="eastAsia"/>
          <w:sz w:val="21"/>
          <w:szCs w:val="21"/>
        </w:rPr>
        <w:t>换成代码描述就是：一个构件对象（CChild）被创建，它只具有</w:t>
      </w:r>
      <w:r w:rsidR="00DA1A8D" w:rsidRPr="00DA1A8D">
        <w:rPr>
          <w:rFonts w:ascii="宋体" w:hAnsi="宋体" w:hint="eastAsia"/>
          <w:sz w:val="21"/>
          <w:szCs w:val="21"/>
        </w:rPr>
        <w:t>Pla</w:t>
      </w:r>
      <w:r w:rsidRPr="00DA1A8D">
        <w:rPr>
          <w:rFonts w:ascii="宋体" w:hAnsi="宋体" w:hint="eastAsia"/>
          <w:sz w:val="21"/>
          <w:szCs w:val="21"/>
        </w:rPr>
        <w:t>y()方法，在它进入了一个语境（KSchool），那么该对象会聚合语境的特征（AStudent），也就是聚合了语境属性里的aspect对象（AStudent），从而具有了Study()方法；如果该对象离开此语境，那么会拆卸聚合该语境属性里的aspect对象。</w:t>
      </w:r>
    </w:p>
    <w:p w:rsidR="00DA1A8D" w:rsidRDefault="00DA1A8D" w:rsidP="00164493">
      <w:pPr>
        <w:snapToGrid w:val="0"/>
        <w:spacing w:line="300" w:lineRule="auto"/>
        <w:ind w:firstLineChars="200" w:firstLine="420"/>
        <w:rPr>
          <w:rFonts w:ascii="宋体" w:hAnsi="宋体" w:hint="eastAsia"/>
          <w:sz w:val="21"/>
          <w:szCs w:val="21"/>
        </w:rPr>
      </w:pPr>
    </w:p>
    <w:p w:rsidR="00DA1A8D" w:rsidRPr="00DA1A8D" w:rsidRDefault="00DA1A8D" w:rsidP="00DA1A8D">
      <w:pPr>
        <w:snapToGrid w:val="0"/>
        <w:spacing w:line="300" w:lineRule="auto"/>
        <w:rPr>
          <w:rFonts w:ascii="宋体" w:hAnsi="宋体" w:cs="宋体"/>
          <w:b/>
          <w:szCs w:val="21"/>
        </w:rPr>
      </w:pPr>
      <w:r w:rsidRPr="00DA1A8D">
        <w:rPr>
          <w:rFonts w:ascii="宋体" w:hAnsi="宋体" w:cs="宋体" w:hint="eastAsia"/>
          <w:b/>
          <w:szCs w:val="21"/>
        </w:rPr>
        <w:t>服务端</w:t>
      </w:r>
    </w:p>
    <w:p w:rsidR="00DA1A8D" w:rsidRPr="00DA1A8D" w:rsidRDefault="00DA1A8D" w:rsidP="00DA1A8D">
      <w:pPr>
        <w:snapToGrid w:val="0"/>
        <w:spacing w:line="300" w:lineRule="auto"/>
        <w:ind w:firstLineChars="200" w:firstLine="420"/>
        <w:rPr>
          <w:rFonts w:ascii="宋体" w:hAnsi="宋体" w:cs="宋体" w:hint="eastAsia"/>
          <w:sz w:val="21"/>
          <w:szCs w:val="21"/>
        </w:rPr>
      </w:pPr>
    </w:p>
    <w:p w:rsidR="00DA1A8D" w:rsidRPr="00DA1A8D" w:rsidRDefault="00DA1A8D" w:rsidP="00DA1A8D">
      <w:pPr>
        <w:snapToGrid w:val="0"/>
        <w:spacing w:line="300" w:lineRule="auto"/>
        <w:ind w:firstLineChars="200" w:firstLine="420"/>
        <w:rPr>
          <w:rFonts w:ascii="宋体" w:hAnsi="宋体" w:cs="宋体" w:hint="eastAsia"/>
          <w:szCs w:val="21"/>
        </w:rPr>
      </w:pPr>
      <w:r w:rsidRPr="00DA1A8D">
        <w:rPr>
          <w:rFonts w:ascii="宋体" w:hAnsi="宋体" w:cs="宋体" w:hint="eastAsia"/>
          <w:sz w:val="21"/>
          <w:szCs w:val="21"/>
        </w:rPr>
        <w:t>对于每个context构件类，可重载如下几个函数来满足它的对象进行控制:</w:t>
      </w:r>
      <w:r w:rsidRPr="00DA1A8D">
        <w:rPr>
          <w:rFonts w:ascii="宋体" w:hAnsi="宋体" w:cs="宋体" w:hint="eastAsia"/>
          <w:szCs w:val="21"/>
        </w:rPr>
        <w:t xml:space="preserve"> </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virtual CARAPI OnObjectEntering(</w:t>
      </w:r>
      <w:r w:rsidR="00B711E6">
        <w:rPr>
          <w:rFonts w:ascii="宋体" w:hAnsi="宋体" w:cs="宋体" w:hint="eastAsia"/>
          <w:sz w:val="21"/>
          <w:szCs w:val="21"/>
        </w:rPr>
        <w:t>PObject</w:t>
      </w:r>
      <w:r w:rsidRPr="00DA1A8D">
        <w:rPr>
          <w:rFonts w:ascii="宋体" w:hAnsi="宋体" w:cs="宋体" w:hint="eastAsia"/>
          <w:sz w:val="21"/>
          <w:szCs w:val="21"/>
        </w:rPr>
        <w:t xml:space="preserve"> pObj) // 对象进入前调用，可以在这里检查对象是否满足要求。比如是否达到入学成绩或年龄。</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virtual CARAPI OnObjectEntered(</w:t>
      </w:r>
      <w:r w:rsidR="00B711E6">
        <w:rPr>
          <w:rFonts w:ascii="宋体" w:hAnsi="宋体" w:cs="宋体" w:hint="eastAsia"/>
          <w:sz w:val="21"/>
          <w:szCs w:val="21"/>
        </w:rPr>
        <w:t>PObject</w:t>
      </w:r>
      <w:r w:rsidRPr="00DA1A8D">
        <w:rPr>
          <w:rFonts w:ascii="宋体" w:hAnsi="宋体" w:cs="宋体" w:hint="eastAsia"/>
          <w:sz w:val="21"/>
          <w:szCs w:val="21"/>
        </w:rPr>
        <w:t xml:space="preserve"> pObj) // 对象进入后（已经聚合上context定义的aspects）调用。比如为学生分班级和学号。</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virtual CARAPI OnObjectLeaving(</w:t>
      </w:r>
      <w:r w:rsidR="00B711E6">
        <w:rPr>
          <w:rFonts w:ascii="宋体" w:hAnsi="宋体" w:cs="宋体" w:hint="eastAsia"/>
          <w:sz w:val="21"/>
          <w:szCs w:val="21"/>
        </w:rPr>
        <w:t>PObject</w:t>
      </w:r>
      <w:r w:rsidRPr="00DA1A8D">
        <w:rPr>
          <w:rFonts w:ascii="宋体" w:hAnsi="宋体" w:cs="宋体" w:hint="eastAsia"/>
          <w:sz w:val="21"/>
          <w:szCs w:val="21"/>
        </w:rPr>
        <w:t xml:space="preserve"> pObj) // 对象离开前调用，context可以在这里控制是否允许对象离开。比如判断其是否毕业成绩达标。</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virtual CARAPI OnObjectLeft(</w:t>
      </w:r>
      <w:r w:rsidR="00B711E6">
        <w:rPr>
          <w:rFonts w:ascii="宋体" w:hAnsi="宋体" w:cs="宋体" w:hint="eastAsia"/>
          <w:sz w:val="21"/>
          <w:szCs w:val="21"/>
        </w:rPr>
        <w:t>PObject</w:t>
      </w:r>
      <w:r w:rsidRPr="00DA1A8D">
        <w:rPr>
          <w:rFonts w:ascii="宋体" w:hAnsi="宋体" w:cs="宋体" w:hint="eastAsia"/>
          <w:sz w:val="21"/>
          <w:szCs w:val="21"/>
        </w:rPr>
        <w:t xml:space="preserve"> pObj)  // 对象离开后调用，在这里做善后工作。比如要张榜公告一下毕业名单之类的。</w:t>
      </w:r>
    </w:p>
    <w:p w:rsidR="00DA1A8D" w:rsidRPr="00F44558" w:rsidRDefault="00DA1A8D" w:rsidP="00F44558">
      <w:pPr>
        <w:snapToGrid w:val="0"/>
        <w:spacing w:line="300" w:lineRule="auto"/>
        <w:ind w:firstLineChars="200" w:firstLine="420"/>
        <w:rPr>
          <w:rFonts w:ascii="宋体" w:hAnsi="宋体" w:hint="eastAsia"/>
          <w:sz w:val="21"/>
          <w:szCs w:val="21"/>
        </w:rPr>
      </w:pPr>
      <w:r w:rsidRPr="00F44558">
        <w:rPr>
          <w:rFonts w:ascii="宋体" w:hAnsi="宋体" w:hint="eastAsia"/>
          <w:sz w:val="21"/>
          <w:szCs w:val="21"/>
        </w:rPr>
        <w:t>继续上面的“小孩”“学生”和“学校”的例子，</w:t>
      </w:r>
    </w:p>
    <w:p w:rsidR="00DA1A8D" w:rsidRPr="00DA1A8D" w:rsidRDefault="00DA1A8D" w:rsidP="00DA1A8D">
      <w:pPr>
        <w:snapToGrid w:val="0"/>
        <w:spacing w:line="300" w:lineRule="auto"/>
        <w:ind w:firstLineChars="200" w:firstLine="420"/>
        <w:rPr>
          <w:rFonts w:ascii="宋体" w:hAnsi="宋体" w:cs="宋体" w:hint="eastAsia"/>
          <w:sz w:val="21"/>
          <w:szCs w:val="21"/>
        </w:rPr>
      </w:pPr>
    </w:p>
    <w:p w:rsidR="00DA1A8D" w:rsidRPr="000D0B08" w:rsidRDefault="00DA1A8D" w:rsidP="00BA4562">
      <w:pPr>
        <w:snapToGrid w:val="0"/>
        <w:spacing w:line="300" w:lineRule="auto"/>
        <w:ind w:firstLineChars="200" w:firstLine="420"/>
        <w:outlineLvl w:val="0"/>
        <w:rPr>
          <w:rFonts w:ascii="宋体" w:hAnsi="宋体" w:hint="eastAsia"/>
          <w:sz w:val="21"/>
          <w:szCs w:val="21"/>
        </w:rPr>
      </w:pPr>
      <w:bookmarkStart w:id="303" w:name="_Toc152754343"/>
      <w:bookmarkStart w:id="304" w:name="_Toc152754729"/>
      <w:r w:rsidRPr="005B53F6">
        <w:rPr>
          <w:rFonts w:ascii="宋体" w:hAnsi="宋体" w:hint="eastAsia"/>
          <w:sz w:val="21"/>
          <w:szCs w:val="21"/>
        </w:rPr>
        <w:t>KSchool.cpp对应语境（context）KSchool的实现代码</w:t>
      </w:r>
      <w:bookmarkEnd w:id="303"/>
      <w:bookmarkEnd w:id="304"/>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"KSchool.h"</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"_KSchool.cpp"</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&lt;stdio.h&gt;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KSchool::Teach()</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 </w:t>
      </w:r>
      <w:r w:rsidRPr="00DA1A8D">
        <w:rPr>
          <w:rFonts w:ascii="宋体" w:hAnsi="宋体" w:cs="宋体" w:hint="eastAsia"/>
          <w:i/>
          <w:sz w:val="21"/>
          <w:szCs w:val="21"/>
        </w:rPr>
        <w:t>学校的行为“教学”</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lastRenderedPageBreak/>
        <w:t xml:space="preserve">    printf("Teaching ...\n");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KSchool::OnObjectEntering(IObject * pObj)</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 </w:t>
      </w:r>
      <w:r w:rsidRPr="00DA1A8D">
        <w:rPr>
          <w:rFonts w:ascii="宋体" w:hAnsi="宋体" w:cs="宋体" w:hint="eastAsia"/>
          <w:i/>
          <w:sz w:val="21"/>
          <w:szCs w:val="21"/>
        </w:rPr>
        <w:t>对象进入学校之前</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printf("OnObjectEntering()... \n");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KSchool::OnObjectEntered(IObject * pObj)</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 </w:t>
      </w:r>
      <w:r w:rsidRPr="00DA1A8D">
        <w:rPr>
          <w:rFonts w:ascii="宋体" w:hAnsi="宋体" w:cs="宋体" w:hint="eastAsia"/>
          <w:i/>
          <w:sz w:val="21"/>
          <w:szCs w:val="21"/>
        </w:rPr>
        <w:t>进入以后为学生分配学号，以及输出提示信息</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static int NO = 10;</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IStudent * pStudent = NULL;</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IChild * pChild = NULL;</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w:t>
      </w:r>
      <w:r w:rsidR="00CC4D00">
        <w:rPr>
          <w:rFonts w:ascii="宋体" w:hAnsi="宋体" w:cs="宋体" w:hint="eastAsia"/>
          <w:sz w:val="21"/>
          <w:szCs w:val="21"/>
        </w:rPr>
        <w:t>AStringBuf</w:t>
      </w:r>
      <w:r w:rsidRPr="00DA1A8D">
        <w:rPr>
          <w:rFonts w:ascii="宋体" w:hAnsi="宋体" w:cs="宋体" w:hint="eastAsia"/>
          <w:sz w:val="21"/>
          <w:szCs w:val="21"/>
        </w:rPr>
        <w:t>_&lt;12&gt; aName;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ECode ec;</w:t>
      </w:r>
    </w:p>
    <w:p w:rsidR="00DA1A8D" w:rsidRPr="005B53F6" w:rsidRDefault="00DA1A8D" w:rsidP="00BA4562">
      <w:pPr>
        <w:shd w:val="clear" w:color="auto" w:fill="E6E6E6"/>
        <w:snapToGrid w:val="0"/>
        <w:spacing w:line="300" w:lineRule="auto"/>
        <w:ind w:firstLineChars="200" w:firstLine="420"/>
        <w:outlineLvl w:val="0"/>
        <w:rPr>
          <w:rFonts w:ascii="宋体" w:hAnsi="宋体" w:hint="eastAsia"/>
          <w:sz w:val="21"/>
          <w:szCs w:val="21"/>
        </w:rPr>
      </w:pPr>
      <w:r w:rsidRPr="005B53F6">
        <w:rPr>
          <w:rFonts w:ascii="宋体" w:hAnsi="宋体" w:hint="eastAsia"/>
          <w:sz w:val="21"/>
          <w:szCs w:val="21"/>
        </w:rPr>
        <w:t xml:space="preserve">    </w:t>
      </w:r>
      <w:bookmarkStart w:id="305" w:name="_Toc152754344"/>
      <w:bookmarkStart w:id="306" w:name="_Toc152754730"/>
      <w:r w:rsidRPr="005B53F6">
        <w:rPr>
          <w:rFonts w:ascii="宋体" w:hAnsi="宋体" w:hint="eastAsia"/>
          <w:sz w:val="21"/>
          <w:szCs w:val="21"/>
        </w:rPr>
        <w:t>NO++;</w:t>
      </w:r>
      <w:bookmarkEnd w:id="305"/>
      <w:bookmarkEnd w:id="306"/>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ec = IStudent::Query(pObj, &amp;pStudent);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if(FAILED(ec)) {</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printf("The IStudent interface couldn't be queried..\n");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goto EXIT;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w:t>
      </w:r>
    </w:p>
    <w:p w:rsidR="00DA1A8D" w:rsidRPr="00DA1A8D" w:rsidRDefault="00DA1A8D" w:rsidP="00DA1A8D">
      <w:pPr>
        <w:shd w:val="clear" w:color="auto" w:fill="E6E6E6"/>
        <w:snapToGrid w:val="0"/>
        <w:spacing w:line="300" w:lineRule="auto"/>
        <w:ind w:firstLineChars="200" w:firstLine="420"/>
        <w:rPr>
          <w:rFonts w:ascii="宋体" w:hAnsi="宋体" w:cs="宋体" w:hint="eastAsia"/>
          <w:i/>
          <w:sz w:val="21"/>
          <w:szCs w:val="21"/>
        </w:rPr>
      </w:pPr>
      <w:r w:rsidRPr="00DA1A8D">
        <w:rPr>
          <w:rFonts w:ascii="宋体" w:hAnsi="宋体" w:cs="宋体" w:hint="eastAsia"/>
          <w:sz w:val="21"/>
          <w:szCs w:val="21"/>
        </w:rPr>
        <w:t xml:space="preserve">    ec = IChild::Query(pObj, &amp;pChild); // </w:t>
      </w:r>
      <w:r w:rsidRPr="00DA1A8D">
        <w:rPr>
          <w:rFonts w:ascii="宋体" w:hAnsi="宋体" w:cs="宋体" w:hint="eastAsia"/>
          <w:i/>
          <w:sz w:val="21"/>
          <w:szCs w:val="21"/>
        </w:rPr>
        <w:t>已经聚合成功了，</w:t>
      </w:r>
    </w:p>
    <w:p w:rsidR="00DA1A8D" w:rsidRPr="00DA1A8D" w:rsidRDefault="00DA1A8D" w:rsidP="00DA1A8D">
      <w:pPr>
        <w:shd w:val="clear" w:color="auto" w:fill="E6E6E6"/>
        <w:snapToGrid w:val="0"/>
        <w:spacing w:line="300" w:lineRule="auto"/>
        <w:ind w:firstLineChars="2400" w:firstLine="5040"/>
        <w:rPr>
          <w:rFonts w:ascii="宋体" w:hAnsi="宋体" w:cs="宋体" w:hint="eastAsia"/>
          <w:sz w:val="21"/>
          <w:szCs w:val="21"/>
        </w:rPr>
      </w:pPr>
      <w:r w:rsidRPr="00DA1A8D">
        <w:rPr>
          <w:rFonts w:ascii="宋体" w:hAnsi="宋体" w:cs="宋体" w:hint="eastAsia"/>
          <w:sz w:val="21"/>
          <w:szCs w:val="21"/>
        </w:rPr>
        <w:t xml:space="preserve">// </w:t>
      </w:r>
      <w:r w:rsidRPr="00DA1A8D">
        <w:rPr>
          <w:rFonts w:ascii="宋体" w:hAnsi="宋体" w:cs="宋体" w:hint="eastAsia"/>
          <w:i/>
          <w:sz w:val="21"/>
          <w:szCs w:val="21"/>
        </w:rPr>
        <w:t>两个接口都可以被QI</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if(FAILED(ec)) {</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printf("The IChild interface couldn't be queried.\n");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goto EXIT;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pStudent-&gt;SetNO(NO);</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pChild-&gt;GetName(aName);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printf("%s entered school and student number is NO.%d ...\n", (char*)aName, NO);</w:t>
      </w:r>
    </w:p>
    <w:p w:rsidR="00DA1A8D" w:rsidRPr="005B53F6" w:rsidRDefault="00DA1A8D" w:rsidP="00BA4562">
      <w:pPr>
        <w:shd w:val="clear" w:color="auto" w:fill="E6E6E6"/>
        <w:snapToGrid w:val="0"/>
        <w:spacing w:line="300" w:lineRule="auto"/>
        <w:ind w:firstLineChars="200" w:firstLine="420"/>
        <w:outlineLvl w:val="0"/>
        <w:rPr>
          <w:rFonts w:ascii="宋体" w:hAnsi="宋体" w:hint="eastAsia"/>
          <w:sz w:val="21"/>
          <w:szCs w:val="21"/>
        </w:rPr>
      </w:pPr>
      <w:bookmarkStart w:id="307" w:name="_Toc152754345"/>
      <w:bookmarkStart w:id="308" w:name="_Toc152754731"/>
      <w:r w:rsidRPr="005B53F6">
        <w:rPr>
          <w:rFonts w:ascii="宋体" w:hAnsi="宋体" w:hint="eastAsia"/>
          <w:sz w:val="21"/>
          <w:szCs w:val="21"/>
        </w:rPr>
        <w:t>EXIT:</w:t>
      </w:r>
      <w:bookmarkEnd w:id="307"/>
      <w:bookmarkEnd w:id="308"/>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if(pStudent)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pStudent-&gt;Release();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if(pChild)</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pChild-&gt;Release();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KSchool::OnObjectLeaving(IObject * pObj)</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 </w:t>
      </w:r>
      <w:r w:rsidRPr="00DA1A8D">
        <w:rPr>
          <w:rFonts w:ascii="宋体" w:hAnsi="宋体" w:cs="宋体" w:hint="eastAsia"/>
          <w:i/>
          <w:sz w:val="21"/>
          <w:szCs w:val="21"/>
        </w:rPr>
        <w:t>离开学校之前</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printf("OnObjectLeaving()... \n");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lastRenderedPageBreak/>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KSchool::OnObjectLeft(IObject * pObj)</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 </w:t>
      </w:r>
      <w:r w:rsidRPr="00DA1A8D">
        <w:rPr>
          <w:rFonts w:ascii="宋体" w:hAnsi="宋体" w:cs="宋体" w:hint="eastAsia"/>
          <w:i/>
          <w:sz w:val="21"/>
          <w:szCs w:val="21"/>
        </w:rPr>
        <w:t>已经从学校毕业</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IChild * pChild = NULL;</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w:t>
      </w:r>
      <w:r w:rsidR="00CC4D00">
        <w:rPr>
          <w:rFonts w:ascii="宋体" w:hAnsi="宋体" w:cs="宋体" w:hint="eastAsia"/>
          <w:sz w:val="21"/>
          <w:szCs w:val="21"/>
        </w:rPr>
        <w:t>AStringBuf</w:t>
      </w:r>
      <w:r w:rsidRPr="00DA1A8D">
        <w:rPr>
          <w:rFonts w:ascii="宋体" w:hAnsi="宋体" w:cs="宋体" w:hint="eastAsia"/>
          <w:sz w:val="21"/>
          <w:szCs w:val="21"/>
        </w:rPr>
        <w:t>_&lt;12&gt; aName;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ECode ec;</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ec = IChild::Query(pObj, &amp;pChild); // 只能QI到IChild接口</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if(FAILED(ec)) {</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printf("The Child interface couldn't be queried.\n");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goto EXIT;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pChild-&gt;GetName(aName);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printf("%s graduated from school...\n", (char*)aName);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DA1A8D" w:rsidRPr="005B53F6" w:rsidRDefault="00DA1A8D" w:rsidP="00BA4562">
      <w:pPr>
        <w:shd w:val="clear" w:color="auto" w:fill="E6E6E6"/>
        <w:snapToGrid w:val="0"/>
        <w:spacing w:line="300" w:lineRule="auto"/>
        <w:ind w:firstLineChars="200" w:firstLine="420"/>
        <w:outlineLvl w:val="0"/>
        <w:rPr>
          <w:rFonts w:ascii="宋体" w:hAnsi="宋体" w:hint="eastAsia"/>
          <w:sz w:val="21"/>
          <w:szCs w:val="21"/>
        </w:rPr>
      </w:pPr>
      <w:bookmarkStart w:id="309" w:name="_Toc152754346"/>
      <w:bookmarkStart w:id="310" w:name="_Toc152754732"/>
      <w:r w:rsidRPr="005B53F6">
        <w:rPr>
          <w:rFonts w:ascii="宋体" w:hAnsi="宋体" w:hint="eastAsia"/>
          <w:sz w:val="21"/>
          <w:szCs w:val="21"/>
        </w:rPr>
        <w:t>EXIT:</w:t>
      </w:r>
      <w:bookmarkEnd w:id="309"/>
      <w:bookmarkEnd w:id="310"/>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if(pChild)</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pChild-&gt;Release();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napToGrid w:val="0"/>
        <w:spacing w:line="300" w:lineRule="auto"/>
        <w:ind w:firstLineChars="200" w:firstLine="420"/>
        <w:rPr>
          <w:rFonts w:ascii="宋体" w:hAnsi="宋体" w:cs="宋体" w:hint="eastAsia"/>
          <w:szCs w:val="21"/>
        </w:rPr>
      </w:pPr>
      <w:r w:rsidRPr="00DA1A8D">
        <w:rPr>
          <w:rFonts w:ascii="宋体" w:hAnsi="宋体" w:cs="宋体" w:hint="eastAsia"/>
          <w:sz w:val="21"/>
          <w:szCs w:val="21"/>
        </w:rPr>
        <w:t>对于aspect方面对象AStudent，我们希望在它被自动聚合时也能够做一些相应的工作，编写AStudent.cpp如下：</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"AStudent.h"</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"_AStudent.cpp"</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&lt;stdio.h&gt;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AStudent::Study()</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 学习的行为</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IChild * pChild = NULL;</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w:t>
      </w:r>
      <w:r w:rsidR="00CC4D00">
        <w:rPr>
          <w:rFonts w:ascii="宋体" w:hAnsi="宋体" w:cs="宋体" w:hint="eastAsia"/>
          <w:sz w:val="21"/>
          <w:szCs w:val="21"/>
        </w:rPr>
        <w:t>AStringBuf</w:t>
      </w:r>
      <w:r w:rsidRPr="00DA1A8D">
        <w:rPr>
          <w:rFonts w:ascii="宋体" w:hAnsi="宋体" w:cs="宋体" w:hint="eastAsia"/>
          <w:sz w:val="21"/>
          <w:szCs w:val="21"/>
        </w:rPr>
        <w:t>_&lt;12&gt; aName;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ECode ec;</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ec = IChild::Query(this, &amp;pChild); // </w:t>
      </w:r>
      <w:r w:rsidRPr="00DA1A8D">
        <w:rPr>
          <w:rFonts w:ascii="宋体" w:hAnsi="宋体" w:cs="宋体" w:hint="eastAsia"/>
          <w:i/>
          <w:sz w:val="21"/>
          <w:szCs w:val="21"/>
        </w:rPr>
        <w:t>获取IChild接口</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if(FAILED(ec)) {</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printf("The Child interface couldn't be queried.\n");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goto EXIT;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pChild-&gt;GetName(aName); // </w:t>
      </w:r>
      <w:r w:rsidRPr="00DA1A8D">
        <w:rPr>
          <w:rFonts w:ascii="宋体" w:hAnsi="宋体" w:cs="宋体" w:hint="eastAsia"/>
          <w:i/>
          <w:sz w:val="21"/>
          <w:szCs w:val="21"/>
        </w:rPr>
        <w:t>获取学生的姓名</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lastRenderedPageBreak/>
        <w:t xml:space="preserve">    printf("NO.%d, %s is studying ... \n", m_nStudentNO, (char*)aName);</w:t>
      </w:r>
    </w:p>
    <w:p w:rsidR="00DA1A8D" w:rsidRPr="005B53F6" w:rsidRDefault="00DA1A8D" w:rsidP="00BA4562">
      <w:pPr>
        <w:shd w:val="clear" w:color="auto" w:fill="E6E6E6"/>
        <w:snapToGrid w:val="0"/>
        <w:spacing w:line="300" w:lineRule="auto"/>
        <w:ind w:firstLineChars="200" w:firstLine="420"/>
        <w:outlineLvl w:val="0"/>
        <w:rPr>
          <w:rFonts w:ascii="宋体" w:hAnsi="宋体" w:hint="eastAsia"/>
          <w:sz w:val="21"/>
          <w:szCs w:val="21"/>
        </w:rPr>
      </w:pPr>
      <w:bookmarkStart w:id="311" w:name="_Toc152754347"/>
      <w:bookmarkStart w:id="312" w:name="_Toc152754733"/>
      <w:r w:rsidRPr="005B53F6">
        <w:rPr>
          <w:rFonts w:ascii="宋体" w:hAnsi="宋体" w:hint="eastAsia"/>
          <w:sz w:val="21"/>
          <w:szCs w:val="21"/>
        </w:rPr>
        <w:t>EXIT:</w:t>
      </w:r>
      <w:bookmarkEnd w:id="311"/>
      <w:bookmarkEnd w:id="312"/>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if(pChild)</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pChild-&gt;Release();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AStudent::</w:t>
      </w:r>
      <w:r w:rsidR="00784828" w:rsidRPr="00784828">
        <w:t xml:space="preserve"> </w:t>
      </w:r>
      <w:r w:rsidR="00784828" w:rsidRPr="00784828">
        <w:rPr>
          <w:rFonts w:ascii="宋体" w:hAnsi="宋体" w:cs="宋体"/>
          <w:sz w:val="21"/>
          <w:szCs w:val="21"/>
        </w:rPr>
        <w:t>OnAspectAttaching</w:t>
      </w:r>
      <w:r w:rsidRPr="00DA1A8D">
        <w:rPr>
          <w:rFonts w:ascii="宋体" w:hAnsi="宋体" w:cs="宋体" w:hint="eastAsia"/>
          <w:sz w:val="21"/>
          <w:szCs w:val="21"/>
        </w:rPr>
        <w:t>(IObject * pOuter)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 </w:t>
      </w:r>
      <w:r w:rsidRPr="00DA1A8D">
        <w:rPr>
          <w:rFonts w:ascii="宋体" w:hAnsi="宋体" w:cs="宋体" w:hint="eastAsia"/>
          <w:i/>
          <w:sz w:val="21"/>
          <w:szCs w:val="21"/>
        </w:rPr>
        <w:t>被聚合</w:t>
      </w:r>
      <w:r w:rsidR="00AF5D99">
        <w:rPr>
          <w:rFonts w:ascii="宋体" w:hAnsi="宋体" w:cs="宋体" w:hint="eastAsia"/>
          <w:i/>
          <w:sz w:val="21"/>
          <w:szCs w:val="21"/>
        </w:rPr>
        <w:t>时</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w:t>
      </w:r>
      <w:r w:rsidR="00C31113" w:rsidRPr="00DA1A8D">
        <w:rPr>
          <w:rFonts w:ascii="宋体" w:hAnsi="宋体" w:cs="宋体" w:hint="eastAsia"/>
          <w:sz w:val="21"/>
          <w:szCs w:val="21"/>
        </w:rPr>
        <w:t>AStudent::</w:t>
      </w:r>
      <w:r w:rsidR="00294FDC" w:rsidRPr="00784828">
        <w:rPr>
          <w:rFonts w:ascii="宋体" w:hAnsi="宋体" w:cs="宋体"/>
          <w:sz w:val="21"/>
          <w:szCs w:val="21"/>
        </w:rPr>
        <w:t>OnAspectAttaching</w:t>
      </w:r>
      <w:r w:rsidRPr="00DA1A8D">
        <w:rPr>
          <w:rFonts w:ascii="宋体" w:hAnsi="宋体" w:cs="宋体" w:hint="eastAsia"/>
          <w:sz w:val="21"/>
          <w:szCs w:val="21"/>
        </w:rPr>
        <w:t>()...\n");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AStudent::</w:t>
      </w:r>
      <w:r w:rsidR="00784828" w:rsidRPr="00784828">
        <w:t xml:space="preserve"> </w:t>
      </w:r>
      <w:r w:rsidR="00784828" w:rsidRPr="00784828">
        <w:rPr>
          <w:rFonts w:ascii="宋体" w:hAnsi="宋体" w:cs="宋体"/>
          <w:sz w:val="21"/>
          <w:szCs w:val="21"/>
        </w:rPr>
        <w:t>OnAspectDetaching</w:t>
      </w:r>
      <w:r w:rsidRPr="00DA1A8D">
        <w:rPr>
          <w:rFonts w:ascii="宋体" w:hAnsi="宋体" w:cs="宋体" w:hint="eastAsia"/>
          <w:sz w:val="21"/>
          <w:szCs w:val="21"/>
        </w:rPr>
        <w:t>(IObject * pOuter)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 </w:t>
      </w:r>
      <w:r w:rsidRPr="00DA1A8D">
        <w:rPr>
          <w:rFonts w:ascii="宋体" w:hAnsi="宋体" w:cs="宋体" w:hint="eastAsia"/>
          <w:i/>
          <w:sz w:val="21"/>
          <w:szCs w:val="21"/>
        </w:rPr>
        <w:t>被</w:t>
      </w:r>
      <w:r w:rsidR="00D003B5" w:rsidRPr="00DA1A8D">
        <w:rPr>
          <w:rFonts w:ascii="宋体" w:hAnsi="宋体" w:cs="宋体" w:hint="eastAsia"/>
          <w:i/>
          <w:sz w:val="21"/>
          <w:szCs w:val="21"/>
        </w:rPr>
        <w:t>拆卸</w:t>
      </w:r>
      <w:r w:rsidRPr="00DA1A8D">
        <w:rPr>
          <w:rFonts w:ascii="宋体" w:hAnsi="宋体" w:cs="宋体" w:hint="eastAsia"/>
          <w:i/>
          <w:sz w:val="21"/>
          <w:szCs w:val="21"/>
        </w:rPr>
        <w:t>聚合</w:t>
      </w:r>
      <w:r w:rsidR="00AF5D99">
        <w:rPr>
          <w:rFonts w:ascii="宋体" w:hAnsi="宋体" w:cs="宋体" w:hint="eastAsia"/>
          <w:i/>
          <w:sz w:val="21"/>
          <w:szCs w:val="21"/>
        </w:rPr>
        <w:t>时</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w:t>
      </w:r>
      <w:r w:rsidR="00C31113" w:rsidRPr="00DA1A8D">
        <w:rPr>
          <w:rFonts w:ascii="宋体" w:hAnsi="宋体" w:cs="宋体" w:hint="eastAsia"/>
          <w:sz w:val="21"/>
          <w:szCs w:val="21"/>
        </w:rPr>
        <w:t>AStudent::</w:t>
      </w:r>
      <w:r w:rsidR="00294FDC" w:rsidRPr="00294FDC">
        <w:rPr>
          <w:rFonts w:ascii="宋体" w:hAnsi="宋体" w:cs="宋体"/>
          <w:sz w:val="21"/>
          <w:szCs w:val="21"/>
        </w:rPr>
        <w:t>OnAspectDetaching</w:t>
      </w:r>
      <w:r w:rsidRPr="00DA1A8D">
        <w:rPr>
          <w:rFonts w:ascii="宋体" w:hAnsi="宋体" w:cs="宋体" w:hint="eastAsia"/>
          <w:sz w:val="21"/>
          <w:szCs w:val="21"/>
        </w:rPr>
        <w:t>()...\n");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AStudent::SetNO(Int32 no)</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m_nStudentNO = no;</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AStudent::GetNO(Int32* pNo)</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*pNo = m_nStudentNO;</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DA1A8D" w:rsidRPr="00DA1A8D" w:rsidRDefault="00DA1A8D" w:rsidP="00DA1A8D">
      <w:pPr>
        <w:snapToGrid w:val="0"/>
        <w:spacing w:line="300" w:lineRule="auto"/>
        <w:ind w:firstLineChars="200" w:firstLine="420"/>
        <w:rPr>
          <w:rFonts w:ascii="宋体" w:hAnsi="宋体" w:cs="宋体" w:hint="eastAsia"/>
          <w:sz w:val="21"/>
          <w:szCs w:val="21"/>
        </w:rPr>
      </w:pPr>
    </w:p>
    <w:p w:rsidR="00DA1A8D" w:rsidRPr="00DA1A8D" w:rsidRDefault="00DA1A8D" w:rsidP="00DA1A8D">
      <w:pPr>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最后，实现一个普通的构件对象CChild，希望这个构件对象进入KSchool这个context的时候能够自动的聚合AStudent这个方面对象，并在聚合了这个对象之后打印出一些信息：</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"CChild.h"</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"_CChild.cpp"</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&lt;stdio.h&gt;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CChild::constructor(AString 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strcpy(m_szName, 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CChild::Play()</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lastRenderedPageBreak/>
        <w:t xml:space="preserve">    printf("%s is playing ... \n", m_szName);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CChild::GetName(</w:t>
      </w:r>
      <w:r w:rsidR="00CC4D00">
        <w:rPr>
          <w:rFonts w:ascii="宋体" w:hAnsi="宋体" w:cs="宋体" w:hint="eastAsia"/>
          <w:sz w:val="21"/>
          <w:szCs w:val="21"/>
        </w:rPr>
        <w:t>AStringBuf</w:t>
      </w:r>
      <w:r w:rsidRPr="00DA1A8D">
        <w:rPr>
          <w:rFonts w:ascii="宋体" w:hAnsi="宋体" w:cs="宋体" w:hint="eastAsia"/>
          <w:sz w:val="21"/>
          <w:szCs w:val="21"/>
        </w:rPr>
        <w:t xml:space="preserve"> 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strcpy(name, m_szName);</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r>
        <w:t xml:space="preserve"> </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CChild::</w:t>
      </w:r>
      <w:r w:rsidR="00D003B5" w:rsidRPr="00D003B5">
        <w:t xml:space="preserve"> </w:t>
      </w:r>
      <w:r w:rsidR="00D003B5" w:rsidRPr="00D003B5">
        <w:rPr>
          <w:rFonts w:ascii="宋体" w:hAnsi="宋体" w:cs="宋体"/>
          <w:sz w:val="21"/>
          <w:szCs w:val="21"/>
        </w:rPr>
        <w:t>OnAspectAttaching</w:t>
      </w:r>
      <w:r w:rsidRPr="00DA1A8D">
        <w:rPr>
          <w:rFonts w:ascii="宋体" w:hAnsi="宋体" w:cs="宋体" w:hint="eastAsia"/>
          <w:sz w:val="21"/>
          <w:szCs w:val="21"/>
        </w:rPr>
        <w:t>(IObject* pAspect)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w:t>
      </w:r>
      <w:r w:rsidRPr="00DA1A8D">
        <w:rPr>
          <w:rFonts w:ascii="宋体" w:hAnsi="宋体" w:cs="宋体" w:hint="eastAsia"/>
          <w:i/>
          <w:sz w:val="21"/>
          <w:szCs w:val="21"/>
        </w:rPr>
        <w:t>聚合成功后自动调用</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w:t>
      </w:r>
      <w:r w:rsidR="00C31113" w:rsidRPr="00DA1A8D">
        <w:rPr>
          <w:rFonts w:ascii="宋体" w:hAnsi="宋体" w:cs="宋体" w:hint="eastAsia"/>
          <w:sz w:val="21"/>
          <w:szCs w:val="21"/>
        </w:rPr>
        <w:t>CChild::</w:t>
      </w:r>
      <w:r w:rsidR="00D003B5" w:rsidRPr="00D003B5">
        <w:rPr>
          <w:rFonts w:ascii="宋体" w:hAnsi="宋体" w:cs="宋体"/>
          <w:sz w:val="21"/>
          <w:szCs w:val="21"/>
        </w:rPr>
        <w:t>OnAspectAttaching</w:t>
      </w:r>
      <w:r w:rsidRPr="00DA1A8D">
        <w:rPr>
          <w:rFonts w:ascii="宋体" w:hAnsi="宋体" w:cs="宋体" w:hint="eastAsia"/>
          <w:sz w:val="21"/>
          <w:szCs w:val="21"/>
        </w:rPr>
        <w:t>()...\n");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ECode CChild::</w:t>
      </w:r>
      <w:r w:rsidR="00D003B5" w:rsidRPr="00D003B5">
        <w:t xml:space="preserve"> </w:t>
      </w:r>
      <w:r w:rsidR="00D003B5" w:rsidRPr="00D003B5">
        <w:rPr>
          <w:rFonts w:ascii="宋体" w:hAnsi="宋体" w:cs="宋体"/>
          <w:sz w:val="21"/>
          <w:szCs w:val="21"/>
        </w:rPr>
        <w:t>OnAspectDetaching</w:t>
      </w:r>
      <w:r w:rsidRPr="00DA1A8D">
        <w:rPr>
          <w:rFonts w:ascii="宋体" w:hAnsi="宋体" w:cs="宋体" w:hint="eastAsia"/>
          <w:sz w:val="21"/>
          <w:szCs w:val="21"/>
        </w:rPr>
        <w:t>(IObject* pAspect)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w:t>
      </w:r>
      <w:r w:rsidRPr="00DA1A8D">
        <w:rPr>
          <w:rFonts w:ascii="宋体" w:hAnsi="宋体" w:cs="宋体" w:hint="eastAsia"/>
          <w:i/>
          <w:sz w:val="21"/>
          <w:szCs w:val="21"/>
        </w:rPr>
        <w:t>拆卸聚合成功后自动调用</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printf("</w:t>
      </w:r>
      <w:r w:rsidR="00C31113" w:rsidRPr="00DA1A8D">
        <w:rPr>
          <w:rFonts w:ascii="宋体" w:hAnsi="宋体" w:cs="宋体" w:hint="eastAsia"/>
          <w:sz w:val="21"/>
          <w:szCs w:val="21"/>
        </w:rPr>
        <w:t>CChild::</w:t>
      </w:r>
      <w:r w:rsidR="00D003B5" w:rsidRPr="00D003B5">
        <w:rPr>
          <w:rFonts w:ascii="宋体" w:hAnsi="宋体" w:cs="宋体"/>
          <w:sz w:val="21"/>
          <w:szCs w:val="21"/>
        </w:rPr>
        <w:t>OnAspectDetaching</w:t>
      </w:r>
      <w:r w:rsidRPr="00DA1A8D">
        <w:rPr>
          <w:rFonts w:ascii="宋体" w:hAnsi="宋体" w:cs="宋体" w:hint="eastAsia"/>
          <w:sz w:val="21"/>
          <w:szCs w:val="21"/>
        </w:rPr>
        <w:t>()...\n");</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 xml:space="preserve">    return NOERROR;</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w:t>
      </w:r>
    </w:p>
    <w:p w:rsidR="00BD7B64" w:rsidRDefault="00BD7B64" w:rsidP="00DA1A8D">
      <w:pPr>
        <w:snapToGrid w:val="0"/>
        <w:spacing w:line="300" w:lineRule="auto"/>
        <w:rPr>
          <w:rFonts w:ascii="宋体" w:hAnsi="宋体" w:cs="宋体" w:hint="eastAsia"/>
          <w:b/>
          <w:bCs/>
          <w:color w:val="000000"/>
          <w:szCs w:val="21"/>
        </w:rPr>
      </w:pPr>
    </w:p>
    <w:p w:rsidR="00DA1A8D" w:rsidRPr="00DA1A8D" w:rsidRDefault="00DA1A8D" w:rsidP="00DA1A8D">
      <w:pPr>
        <w:snapToGrid w:val="0"/>
        <w:spacing w:line="300" w:lineRule="auto"/>
        <w:rPr>
          <w:rFonts w:ascii="宋体" w:hAnsi="宋体" w:cs="宋体" w:hint="eastAsia"/>
          <w:b/>
          <w:bCs/>
          <w:color w:val="000000"/>
          <w:szCs w:val="21"/>
        </w:rPr>
      </w:pPr>
      <w:r w:rsidRPr="00DA1A8D">
        <w:rPr>
          <w:rFonts w:ascii="宋体" w:hAnsi="宋体" w:cs="宋体" w:hint="eastAsia"/>
          <w:b/>
          <w:bCs/>
          <w:color w:val="000000"/>
          <w:szCs w:val="21"/>
        </w:rPr>
        <w:t>客户端</w:t>
      </w:r>
    </w:p>
    <w:p w:rsidR="0015660D" w:rsidRDefault="00DA1A8D" w:rsidP="0015660D">
      <w:pPr>
        <w:snapToGrid w:val="0"/>
        <w:spacing w:line="300" w:lineRule="auto"/>
        <w:ind w:firstLineChars="200" w:firstLine="420"/>
        <w:rPr>
          <w:rFonts w:ascii="宋体" w:hAnsi="宋体" w:hint="eastAsia"/>
          <w:sz w:val="21"/>
          <w:szCs w:val="21"/>
        </w:rPr>
      </w:pPr>
      <w:r w:rsidRPr="00DA1A8D">
        <w:rPr>
          <w:rFonts w:ascii="宋体" w:hAnsi="宋体" w:cs="宋体" w:hint="eastAsia"/>
          <w:sz w:val="21"/>
          <w:szCs w:val="21"/>
        </w:rPr>
        <w:t>CAR构件库提供</w:t>
      </w:r>
      <w:r w:rsidR="0015660D">
        <w:rPr>
          <w:rFonts w:ascii="宋体" w:hAnsi="宋体" w:hint="eastAsia"/>
          <w:sz w:val="21"/>
          <w:szCs w:val="21"/>
        </w:rPr>
        <w:t>系统</w:t>
      </w:r>
      <w:r w:rsidR="00AE7217">
        <w:rPr>
          <w:rFonts w:ascii="宋体" w:hAnsi="宋体" w:hint="eastAsia"/>
          <w:sz w:val="21"/>
          <w:szCs w:val="21"/>
        </w:rPr>
        <w:t>语境构件</w:t>
      </w:r>
      <w:r w:rsidR="00DC1DE0">
        <w:rPr>
          <w:rFonts w:ascii="宋体" w:hAnsi="宋体" w:hint="eastAsia"/>
          <w:sz w:val="21"/>
          <w:szCs w:val="21"/>
        </w:rPr>
        <w:t>c</w:t>
      </w:r>
      <w:r w:rsidR="0015660D">
        <w:rPr>
          <w:rFonts w:ascii="宋体" w:hAnsi="宋体" w:hint="eastAsia"/>
          <w:sz w:val="21"/>
          <w:szCs w:val="21"/>
        </w:rPr>
        <w:t>ontext</w:t>
      </w:r>
      <w:r w:rsidR="00DC1DE0">
        <w:rPr>
          <w:rFonts w:ascii="宋体" w:hAnsi="宋体" w:hint="eastAsia"/>
          <w:sz w:val="21"/>
          <w:szCs w:val="21"/>
        </w:rPr>
        <w:t>.lib</w:t>
      </w:r>
      <w:r w:rsidR="0015660D">
        <w:rPr>
          <w:rFonts w:ascii="宋体" w:hAnsi="宋体" w:hint="eastAsia"/>
          <w:sz w:val="21"/>
          <w:szCs w:val="21"/>
        </w:rPr>
        <w:t>来实现普通类对象CClass进出普通语境类对象KContext，以及对已经进入KContext的多个普通类对象进行管理，并实现了一些通用的接口。其中定义了一个接口，</w:t>
      </w:r>
      <w:r w:rsidR="0015660D" w:rsidRPr="00AB5DDD">
        <w:rPr>
          <w:rFonts w:ascii="宋体" w:hAnsi="宋体" w:hint="eastAsia"/>
          <w:sz w:val="21"/>
          <w:szCs w:val="21"/>
        </w:rPr>
        <w:t>包含了以下一组方法：</w:t>
      </w:r>
    </w:p>
    <w:p w:rsidR="0015660D" w:rsidRPr="002157D1" w:rsidRDefault="0015660D" w:rsidP="0015660D">
      <w:pPr>
        <w:shd w:val="clear" w:color="auto" w:fill="E6E6E6"/>
        <w:snapToGrid w:val="0"/>
        <w:spacing w:line="300" w:lineRule="auto"/>
        <w:ind w:firstLineChars="200" w:firstLine="420"/>
        <w:rPr>
          <w:rFonts w:ascii="宋体" w:hAnsi="宋体"/>
          <w:sz w:val="21"/>
          <w:szCs w:val="21"/>
        </w:rPr>
      </w:pPr>
      <w:r w:rsidRPr="00EC6736">
        <w:rPr>
          <w:rFonts w:ascii="宋体" w:hAnsi="宋体"/>
          <w:sz w:val="21"/>
          <w:szCs w:val="21"/>
        </w:rPr>
        <w:t>AddItem(PObject pObject);</w:t>
      </w:r>
      <w:r w:rsidRPr="002157D1">
        <w:rPr>
          <w:rFonts w:ascii="宋体" w:hAnsi="宋体" w:hint="eastAsia"/>
          <w:sz w:val="21"/>
          <w:szCs w:val="21"/>
        </w:rPr>
        <w:t xml:space="preserve">　//向</w:t>
      </w:r>
      <w:r>
        <w:rPr>
          <w:rFonts w:ascii="宋体" w:hAnsi="宋体" w:hint="eastAsia"/>
          <w:sz w:val="21"/>
          <w:szCs w:val="21"/>
        </w:rPr>
        <w:t>KContext</w:t>
      </w:r>
      <w:r w:rsidRPr="002157D1">
        <w:rPr>
          <w:rFonts w:ascii="宋体" w:hAnsi="宋体" w:hint="eastAsia"/>
          <w:sz w:val="21"/>
          <w:szCs w:val="21"/>
        </w:rPr>
        <w:t>中添加</w:t>
      </w:r>
      <w:r>
        <w:rPr>
          <w:rFonts w:ascii="宋体" w:hAnsi="宋体" w:hint="eastAsia"/>
          <w:sz w:val="21"/>
          <w:szCs w:val="21"/>
        </w:rPr>
        <w:t>普通类对象</w:t>
      </w:r>
    </w:p>
    <w:p w:rsidR="0015660D" w:rsidRPr="002157D1" w:rsidRDefault="0015660D" w:rsidP="0015660D">
      <w:pPr>
        <w:shd w:val="clear" w:color="auto" w:fill="E6E6E6"/>
        <w:snapToGrid w:val="0"/>
        <w:spacing w:line="300" w:lineRule="auto"/>
        <w:ind w:firstLineChars="200" w:firstLine="420"/>
        <w:rPr>
          <w:rFonts w:ascii="宋体" w:hAnsi="宋体"/>
          <w:sz w:val="21"/>
          <w:szCs w:val="21"/>
        </w:rPr>
      </w:pPr>
      <w:r w:rsidRPr="00EC6736">
        <w:rPr>
          <w:rFonts w:ascii="宋体" w:hAnsi="宋体"/>
          <w:sz w:val="21"/>
          <w:szCs w:val="21"/>
        </w:rPr>
        <w:t>RemoveItem(PObject pObject);</w:t>
      </w:r>
      <w:r w:rsidRPr="002157D1">
        <w:rPr>
          <w:rFonts w:ascii="宋体" w:hAnsi="宋体" w:hint="eastAsia"/>
          <w:sz w:val="21"/>
          <w:szCs w:val="21"/>
        </w:rPr>
        <w:t xml:space="preserve"> //从</w:t>
      </w:r>
      <w:r>
        <w:rPr>
          <w:rFonts w:ascii="宋体" w:hAnsi="宋体" w:hint="eastAsia"/>
          <w:sz w:val="21"/>
          <w:szCs w:val="21"/>
        </w:rPr>
        <w:t>KContext</w:t>
      </w:r>
      <w:r w:rsidRPr="002157D1">
        <w:rPr>
          <w:rFonts w:ascii="宋体" w:hAnsi="宋体" w:hint="eastAsia"/>
          <w:sz w:val="21"/>
          <w:szCs w:val="21"/>
        </w:rPr>
        <w:t>中移除</w:t>
      </w:r>
      <w:r>
        <w:rPr>
          <w:rFonts w:ascii="宋体" w:hAnsi="宋体" w:hint="eastAsia"/>
          <w:sz w:val="21"/>
          <w:szCs w:val="21"/>
        </w:rPr>
        <w:t>普通类对象</w:t>
      </w:r>
    </w:p>
    <w:p w:rsidR="0015660D" w:rsidRPr="002157D1" w:rsidRDefault="0015660D" w:rsidP="0015660D">
      <w:pPr>
        <w:shd w:val="clear" w:color="auto" w:fill="E6E6E6"/>
        <w:snapToGrid w:val="0"/>
        <w:spacing w:line="300" w:lineRule="auto"/>
        <w:ind w:firstLineChars="200" w:firstLine="420"/>
        <w:rPr>
          <w:rFonts w:ascii="宋体" w:hAnsi="宋体"/>
          <w:sz w:val="21"/>
          <w:szCs w:val="21"/>
        </w:rPr>
      </w:pPr>
      <w:r w:rsidRPr="00EC6736">
        <w:rPr>
          <w:rFonts w:ascii="宋体" w:hAnsi="宋体"/>
          <w:sz w:val="21"/>
          <w:szCs w:val="21"/>
        </w:rPr>
        <w:t>GetAllItems(IObjectEnumerator **enumerator);</w:t>
      </w:r>
      <w:r w:rsidRPr="002157D1">
        <w:rPr>
          <w:rFonts w:ascii="宋体" w:hAnsi="宋体" w:hint="eastAsia"/>
          <w:sz w:val="21"/>
          <w:szCs w:val="21"/>
        </w:rPr>
        <w:t xml:space="preserve"> //获得</w:t>
      </w:r>
      <w:r>
        <w:rPr>
          <w:rFonts w:ascii="宋体" w:hAnsi="宋体" w:hint="eastAsia"/>
          <w:sz w:val="21"/>
          <w:szCs w:val="21"/>
        </w:rPr>
        <w:t>KContext</w:t>
      </w:r>
      <w:r w:rsidRPr="002157D1">
        <w:rPr>
          <w:rFonts w:ascii="宋体" w:hAnsi="宋体" w:hint="eastAsia"/>
          <w:sz w:val="21"/>
          <w:szCs w:val="21"/>
        </w:rPr>
        <w:t>中</w:t>
      </w:r>
      <w:r>
        <w:rPr>
          <w:rFonts w:ascii="宋体" w:hAnsi="宋体" w:hint="eastAsia"/>
          <w:sz w:val="21"/>
          <w:szCs w:val="21"/>
        </w:rPr>
        <w:t>普通类对象</w:t>
      </w:r>
      <w:r w:rsidRPr="002157D1">
        <w:rPr>
          <w:rFonts w:ascii="宋体" w:hAnsi="宋体" w:hint="eastAsia"/>
          <w:sz w:val="21"/>
          <w:szCs w:val="21"/>
        </w:rPr>
        <w:t>的枚举</w:t>
      </w:r>
    </w:p>
    <w:p w:rsidR="0015660D" w:rsidRPr="00EC6736" w:rsidRDefault="0015660D" w:rsidP="0015660D">
      <w:pPr>
        <w:shd w:val="clear" w:color="auto" w:fill="E6E6E6"/>
        <w:snapToGrid w:val="0"/>
        <w:spacing w:line="300" w:lineRule="auto"/>
        <w:ind w:firstLineChars="200" w:firstLine="420"/>
        <w:rPr>
          <w:rFonts w:ascii="宋体" w:hAnsi="宋体" w:hint="eastAsia"/>
          <w:sz w:val="21"/>
          <w:szCs w:val="21"/>
        </w:rPr>
      </w:pPr>
      <w:r w:rsidRPr="00EC6736">
        <w:rPr>
          <w:rFonts w:ascii="宋体" w:hAnsi="宋体"/>
          <w:sz w:val="21"/>
          <w:szCs w:val="21"/>
        </w:rPr>
        <w:t>RemoveAllItems();</w:t>
      </w:r>
      <w:r w:rsidRPr="002157D1">
        <w:rPr>
          <w:rFonts w:ascii="宋体" w:hAnsi="宋体" w:hint="eastAsia"/>
          <w:sz w:val="21"/>
          <w:szCs w:val="21"/>
        </w:rPr>
        <w:t xml:space="preserve"> //获得</w:t>
      </w:r>
      <w:r>
        <w:rPr>
          <w:rFonts w:ascii="宋体" w:hAnsi="宋体" w:hint="eastAsia"/>
          <w:sz w:val="21"/>
          <w:szCs w:val="21"/>
        </w:rPr>
        <w:t>KContext</w:t>
      </w:r>
      <w:r w:rsidRPr="002157D1">
        <w:rPr>
          <w:rFonts w:ascii="宋体" w:hAnsi="宋体" w:hint="eastAsia"/>
          <w:sz w:val="21"/>
          <w:szCs w:val="21"/>
        </w:rPr>
        <w:t>中</w:t>
      </w:r>
      <w:r>
        <w:rPr>
          <w:rFonts w:ascii="宋体" w:hAnsi="宋体" w:hint="eastAsia"/>
          <w:sz w:val="21"/>
          <w:szCs w:val="21"/>
        </w:rPr>
        <w:t>普通类对象</w:t>
      </w:r>
      <w:r w:rsidRPr="002157D1">
        <w:rPr>
          <w:rFonts w:ascii="宋体" w:hAnsi="宋体" w:hint="eastAsia"/>
          <w:sz w:val="21"/>
          <w:szCs w:val="21"/>
        </w:rPr>
        <w:t>的个数</w:t>
      </w:r>
    </w:p>
    <w:p w:rsidR="00DA1A8D" w:rsidRPr="00DA1A8D" w:rsidRDefault="00DA1A8D" w:rsidP="00DA1A8D">
      <w:pPr>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其中</w:t>
      </w:r>
      <w:r w:rsidR="0015660D" w:rsidRPr="00EC6736">
        <w:rPr>
          <w:rFonts w:ascii="宋体" w:hAnsi="宋体"/>
          <w:sz w:val="21"/>
          <w:szCs w:val="21"/>
        </w:rPr>
        <w:t>pObject</w:t>
      </w:r>
      <w:r w:rsidRPr="00DA1A8D">
        <w:rPr>
          <w:rFonts w:ascii="宋体" w:hAnsi="宋体" w:cs="宋体" w:hint="eastAsia"/>
          <w:sz w:val="21"/>
          <w:szCs w:val="21"/>
        </w:rPr>
        <w:t>为进入或离开语境的</w:t>
      </w:r>
      <w:r w:rsidR="009A194C">
        <w:rPr>
          <w:rFonts w:ascii="宋体" w:hAnsi="宋体" w:hint="eastAsia"/>
          <w:sz w:val="21"/>
          <w:szCs w:val="21"/>
        </w:rPr>
        <w:t>普通类</w:t>
      </w:r>
      <w:r w:rsidRPr="00DA1A8D">
        <w:rPr>
          <w:rFonts w:ascii="宋体" w:hAnsi="宋体" w:cs="宋体" w:hint="eastAsia"/>
          <w:sz w:val="21"/>
          <w:szCs w:val="21"/>
        </w:rPr>
        <w:t>构件对象指针。</w:t>
      </w:r>
    </w:p>
    <w:p w:rsidR="00DA1A8D" w:rsidRPr="00DA1A8D" w:rsidRDefault="0015660D" w:rsidP="00DA1A8D">
      <w:pPr>
        <w:snapToGrid w:val="0"/>
        <w:spacing w:line="300" w:lineRule="auto"/>
        <w:ind w:firstLineChars="200" w:firstLine="420"/>
        <w:rPr>
          <w:rFonts w:ascii="宋体" w:hAnsi="宋体" w:cs="宋体" w:hint="eastAsia"/>
          <w:sz w:val="21"/>
          <w:szCs w:val="21"/>
        </w:rPr>
      </w:pPr>
      <w:r w:rsidRPr="00EC6736">
        <w:rPr>
          <w:rFonts w:ascii="宋体" w:hAnsi="宋体"/>
          <w:sz w:val="21"/>
          <w:szCs w:val="21"/>
        </w:rPr>
        <w:t>AddItem</w:t>
      </w:r>
      <w:r w:rsidR="00DA1A8D" w:rsidRPr="00DA1A8D">
        <w:rPr>
          <w:rFonts w:ascii="宋体" w:hAnsi="宋体" w:cs="宋体" w:hint="eastAsia"/>
          <w:sz w:val="21"/>
          <w:szCs w:val="21"/>
        </w:rPr>
        <w:t>函数完成的功能是：由语境创建其特征实例(aspect对象)，而语境进入者</w:t>
      </w:r>
      <w:r w:rsidRPr="00EC6736">
        <w:rPr>
          <w:rFonts w:ascii="宋体" w:hAnsi="宋体"/>
          <w:sz w:val="21"/>
          <w:szCs w:val="21"/>
        </w:rPr>
        <w:t>pObject</w:t>
      </w:r>
      <w:r w:rsidR="00DA1A8D" w:rsidRPr="00DA1A8D">
        <w:rPr>
          <w:rFonts w:ascii="宋体" w:hAnsi="宋体" w:cs="宋体" w:hint="eastAsia"/>
          <w:sz w:val="21"/>
          <w:szCs w:val="21"/>
        </w:rPr>
        <w:t>动态聚合这些aspect对象。</w:t>
      </w:r>
    </w:p>
    <w:p w:rsidR="00DA1A8D" w:rsidRPr="00DA1A8D" w:rsidRDefault="0015660D" w:rsidP="00DA1A8D">
      <w:pPr>
        <w:snapToGrid w:val="0"/>
        <w:spacing w:line="300" w:lineRule="auto"/>
        <w:ind w:firstLineChars="200" w:firstLine="420"/>
        <w:rPr>
          <w:rFonts w:ascii="宋体" w:hAnsi="宋体" w:cs="宋体" w:hint="eastAsia"/>
          <w:sz w:val="21"/>
          <w:szCs w:val="21"/>
        </w:rPr>
      </w:pPr>
      <w:r w:rsidRPr="00EC6736">
        <w:rPr>
          <w:rFonts w:ascii="宋体" w:hAnsi="宋体"/>
          <w:sz w:val="21"/>
          <w:szCs w:val="21"/>
        </w:rPr>
        <w:t>RemoveItem</w:t>
      </w:r>
      <w:r w:rsidR="00DA1A8D" w:rsidRPr="00DA1A8D">
        <w:rPr>
          <w:rFonts w:ascii="宋体" w:hAnsi="宋体" w:cs="宋体" w:hint="eastAsia"/>
          <w:sz w:val="21"/>
          <w:szCs w:val="21"/>
        </w:rPr>
        <w:t>实现的功能是对象进入者</w:t>
      </w:r>
      <w:r w:rsidRPr="00EC6736">
        <w:rPr>
          <w:rFonts w:ascii="宋体" w:hAnsi="宋体"/>
          <w:sz w:val="21"/>
          <w:szCs w:val="21"/>
        </w:rPr>
        <w:t>pObject</w:t>
      </w:r>
      <w:r w:rsidR="00DA1A8D" w:rsidRPr="00DA1A8D">
        <w:rPr>
          <w:rFonts w:ascii="宋体" w:hAnsi="宋体" w:cs="宋体" w:hint="eastAsia"/>
          <w:sz w:val="21"/>
          <w:szCs w:val="21"/>
        </w:rPr>
        <w:t>拆卸聚合语境的特征。</w:t>
      </w:r>
    </w:p>
    <w:p w:rsidR="00DA1A8D" w:rsidRPr="004D4AF5" w:rsidRDefault="00DA1A8D" w:rsidP="004D4AF5">
      <w:pPr>
        <w:snapToGrid w:val="0"/>
        <w:spacing w:line="300" w:lineRule="auto"/>
        <w:ind w:firstLineChars="200" w:firstLine="420"/>
        <w:rPr>
          <w:rFonts w:ascii="宋体" w:hAnsi="宋体" w:hint="eastAsia"/>
          <w:sz w:val="21"/>
          <w:szCs w:val="21"/>
        </w:rPr>
      </w:pPr>
      <w:r w:rsidRPr="00DA1A8D">
        <w:rPr>
          <w:rFonts w:ascii="宋体" w:hAnsi="宋体" w:cs="宋体" w:hint="eastAsia"/>
          <w:sz w:val="21"/>
          <w:szCs w:val="21"/>
        </w:rPr>
        <w:t>当客户端定义的构件对象调用这两个方法</w:t>
      </w:r>
      <w:r w:rsidR="00F1035B" w:rsidRPr="00DA1A8D">
        <w:rPr>
          <w:rFonts w:ascii="宋体" w:hAnsi="宋体" w:cs="宋体" w:hint="eastAsia"/>
          <w:sz w:val="21"/>
          <w:szCs w:val="21"/>
        </w:rPr>
        <w:t>，</w:t>
      </w:r>
      <w:r w:rsidRPr="00DA1A8D">
        <w:rPr>
          <w:rFonts w:ascii="宋体" w:hAnsi="宋体" w:cs="宋体" w:hint="eastAsia"/>
          <w:sz w:val="21"/>
          <w:szCs w:val="21"/>
        </w:rPr>
        <w:t>进入一个语境，就会自动聚合server端</w:t>
      </w:r>
      <w:r w:rsidR="004D4AF5">
        <w:rPr>
          <w:rFonts w:ascii="宋体" w:hAnsi="宋体" w:hint="eastAsia"/>
          <w:sz w:val="21"/>
          <w:szCs w:val="21"/>
        </w:rPr>
        <w:t>KContext</w:t>
      </w:r>
      <w:r w:rsidRPr="00DA1A8D">
        <w:rPr>
          <w:rFonts w:ascii="宋体" w:hAnsi="宋体" w:cs="宋体" w:hint="eastAsia"/>
          <w:sz w:val="21"/>
          <w:szCs w:val="21"/>
        </w:rPr>
        <w:t>构件类属性aspect中所指定要聚合的</w:t>
      </w:r>
      <w:r w:rsidR="007A1743">
        <w:rPr>
          <w:rFonts w:ascii="宋体" w:hAnsi="宋体" w:cs="宋体" w:hint="eastAsia"/>
          <w:sz w:val="21"/>
          <w:szCs w:val="21"/>
        </w:rPr>
        <w:t>A</w:t>
      </w:r>
      <w:r w:rsidRPr="00DA1A8D">
        <w:rPr>
          <w:rFonts w:ascii="宋体" w:hAnsi="宋体" w:cs="宋体" w:hint="eastAsia"/>
          <w:sz w:val="21"/>
          <w:szCs w:val="21"/>
        </w:rPr>
        <w:t>Aspect对象。离开这个语境时会自动拆卸聚合。</w:t>
      </w:r>
    </w:p>
    <w:p w:rsidR="00DA1A8D" w:rsidRPr="00DA1A8D" w:rsidRDefault="00DA1A8D" w:rsidP="00DA1A8D">
      <w:pPr>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具体客户端的实现如下：</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r w:rsidRPr="00DA1A8D">
        <w:rPr>
          <w:rFonts w:ascii="宋体" w:hAnsi="宋体" w:cs="宋体" w:hint="eastAsia"/>
          <w:sz w:val="21"/>
          <w:szCs w:val="21"/>
        </w:rPr>
        <w:t>#include &lt;stdio.h&gt;</w:t>
      </w:r>
    </w:p>
    <w:p w:rsidR="00DA1A8D" w:rsidRPr="00DA1A8D" w:rsidRDefault="007E390C" w:rsidP="00DA1A8D">
      <w:pPr>
        <w:shd w:val="clear" w:color="auto" w:fill="E6E6E6"/>
        <w:snapToGrid w:val="0"/>
        <w:spacing w:line="300" w:lineRule="auto"/>
        <w:ind w:firstLineChars="200" w:firstLine="420"/>
        <w:rPr>
          <w:rFonts w:ascii="宋体" w:hAnsi="宋体" w:cs="宋体" w:hint="eastAsia"/>
          <w:sz w:val="21"/>
          <w:szCs w:val="21"/>
        </w:rPr>
      </w:pPr>
      <w:r>
        <w:rPr>
          <w:rFonts w:ascii="宋体" w:hAnsi="宋体" w:cs="宋体" w:hint="eastAsia"/>
          <w:sz w:val="21"/>
          <w:szCs w:val="21"/>
        </w:rPr>
        <w:t>#import &lt;ContextDemo</w:t>
      </w:r>
      <w:r w:rsidR="00DA1A8D" w:rsidRPr="00DA1A8D">
        <w:rPr>
          <w:rFonts w:ascii="宋体" w:hAnsi="宋体" w:cs="宋体" w:hint="eastAsia"/>
          <w:sz w:val="21"/>
          <w:szCs w:val="21"/>
        </w:rPr>
        <w:t>.dll&gt;</w:t>
      </w:r>
    </w:p>
    <w:p w:rsidR="00DA1A8D" w:rsidRPr="00DA1A8D" w:rsidRDefault="00DA1A8D" w:rsidP="00DA1A8D">
      <w:pPr>
        <w:shd w:val="clear" w:color="auto" w:fill="E6E6E6"/>
        <w:snapToGrid w:val="0"/>
        <w:spacing w:line="300" w:lineRule="auto"/>
        <w:ind w:firstLineChars="200" w:firstLine="420"/>
        <w:rPr>
          <w:rFonts w:ascii="宋体" w:hAnsi="宋体" w:cs="宋体" w:hint="eastAsia"/>
          <w:sz w:val="21"/>
          <w:szCs w:val="21"/>
        </w:rPr>
      </w:pP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int main(int argc, char** argv)</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lastRenderedPageBreak/>
        <w: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IStudent * pStudent = NULL;</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IChild * pChild = NULL;</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IContext* pMyCxt = NULL;</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p>
    <w:p w:rsidR="007E390C" w:rsidRPr="000D0B08" w:rsidRDefault="007E390C" w:rsidP="00BA4562">
      <w:pPr>
        <w:shd w:val="clear" w:color="auto" w:fill="E6E6E6"/>
        <w:snapToGrid w:val="0"/>
        <w:spacing w:line="300" w:lineRule="auto"/>
        <w:ind w:firstLineChars="200" w:firstLine="420"/>
        <w:outlineLvl w:val="0"/>
        <w:rPr>
          <w:rFonts w:ascii="宋体" w:hAnsi="宋体"/>
          <w:sz w:val="21"/>
          <w:szCs w:val="21"/>
        </w:rPr>
      </w:pPr>
      <w:r w:rsidRPr="000D0B08">
        <w:rPr>
          <w:rFonts w:ascii="宋体" w:hAnsi="宋体"/>
          <w:sz w:val="21"/>
          <w:szCs w:val="21"/>
        </w:rPr>
        <w:t xml:space="preserve">    ECode ec = NOERROR;</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ec = CChild::New("LanLan", &amp;pChild);</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if(FAILED(ec))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printf("The CChild object couldn't be constructed.\n");</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goto Exit;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pChild-&gt;Play();</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ec = KSchool::New(&amp;pMyCxt);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if(FAILED(ec))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printf("The KSchool object couldn't be constructed.\n");</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goto Exit;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ec = pMyCxt-&gt;AddItem(pChild);</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if (FAILED(ec))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printf("The child failed to enter the school. Error, ec = %x\n", ec);</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goto Exit;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ec = IStudent::Query(pChild, &amp;pStudent);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if (FAILED(ec))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printf("The student interface couldn't be queried.Error, ec = %x\n", ec);</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goto Exit;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pStudent-&gt;Study();</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ec = pMyCxt-&gt;RemoveItem(pChild);</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if (FAILED(ec))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printf("The child failed to leave the school. Error, ec = %x\n", ec);</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goto Exit;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lastRenderedPageBreak/>
        <w:t>Exit: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if(pStudent)</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pStudent-&gt;Release();</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if(pChild)</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pChild-&gt;Release();</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if (pMyCxt)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pMyCxt-&gt;Release();</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w:t>
      </w:r>
    </w:p>
    <w:p w:rsidR="007E390C" w:rsidRPr="007E390C" w:rsidRDefault="007E390C" w:rsidP="007E390C">
      <w:pPr>
        <w:shd w:val="clear" w:color="auto" w:fill="E6E6E6"/>
        <w:snapToGrid w:val="0"/>
        <w:spacing w:line="300" w:lineRule="auto"/>
        <w:ind w:firstLineChars="200" w:firstLine="420"/>
        <w:rPr>
          <w:rFonts w:ascii="宋体" w:hAnsi="宋体" w:cs="宋体"/>
          <w:sz w:val="21"/>
          <w:szCs w:val="21"/>
        </w:rPr>
      </w:pPr>
      <w:r w:rsidRPr="007E390C">
        <w:rPr>
          <w:rFonts w:ascii="宋体" w:hAnsi="宋体" w:cs="宋体"/>
          <w:sz w:val="21"/>
          <w:szCs w:val="21"/>
        </w:rPr>
        <w:t xml:space="preserve">    return 0;</w:t>
      </w:r>
    </w:p>
    <w:p w:rsidR="007E390C" w:rsidRDefault="007E390C" w:rsidP="007E390C">
      <w:pPr>
        <w:shd w:val="clear" w:color="auto" w:fill="E6E6E6"/>
        <w:snapToGrid w:val="0"/>
        <w:spacing w:line="300" w:lineRule="auto"/>
        <w:ind w:firstLineChars="200" w:firstLine="420"/>
        <w:rPr>
          <w:rFonts w:ascii="宋体" w:hAnsi="宋体" w:cs="宋体" w:hint="eastAsia"/>
          <w:sz w:val="21"/>
          <w:szCs w:val="21"/>
        </w:rPr>
      </w:pPr>
      <w:r w:rsidRPr="007E390C">
        <w:rPr>
          <w:rFonts w:ascii="宋体" w:hAnsi="宋体" w:cs="宋体"/>
          <w:sz w:val="21"/>
          <w:szCs w:val="21"/>
        </w:rPr>
        <w:t>}</w:t>
      </w:r>
    </w:p>
    <w:p w:rsidR="00DA1A8D" w:rsidRPr="00DA1A8D" w:rsidRDefault="00DA1A8D" w:rsidP="007E390C">
      <w:pPr>
        <w:snapToGrid w:val="0"/>
        <w:spacing w:line="300" w:lineRule="auto"/>
        <w:ind w:firstLineChars="200" w:firstLine="420"/>
        <w:rPr>
          <w:rFonts w:ascii="宋体" w:hAnsi="宋体" w:cs="宋体" w:hint="eastAsia"/>
          <w:szCs w:val="21"/>
        </w:rPr>
      </w:pPr>
      <w:r w:rsidRPr="00DA1A8D">
        <w:rPr>
          <w:rFonts w:ascii="宋体" w:hAnsi="宋体" w:cs="宋体" w:hint="eastAsia"/>
          <w:sz w:val="21"/>
          <w:szCs w:val="21"/>
        </w:rPr>
        <w:t>编译后运行的结果为：</w:t>
      </w:r>
    </w:p>
    <w:p w:rsidR="00C17197" w:rsidRPr="00C17197" w:rsidRDefault="00C17197" w:rsidP="00C17197">
      <w:pPr>
        <w:shd w:val="clear" w:color="auto" w:fill="E6E6E6"/>
        <w:snapToGrid w:val="0"/>
        <w:spacing w:line="300" w:lineRule="auto"/>
        <w:ind w:firstLineChars="200" w:firstLine="420"/>
        <w:rPr>
          <w:rFonts w:ascii="宋体" w:hAnsi="宋体" w:cs="宋体"/>
          <w:sz w:val="21"/>
          <w:szCs w:val="21"/>
        </w:rPr>
      </w:pPr>
      <w:r w:rsidRPr="00C17197">
        <w:rPr>
          <w:rFonts w:ascii="宋体" w:hAnsi="宋体" w:cs="宋体"/>
          <w:sz w:val="21"/>
          <w:szCs w:val="21"/>
        </w:rPr>
        <w:t>LanLan is playing ...</w:t>
      </w:r>
    </w:p>
    <w:p w:rsidR="00C17197" w:rsidRPr="00C17197" w:rsidRDefault="00C17197" w:rsidP="00C17197">
      <w:pPr>
        <w:shd w:val="clear" w:color="auto" w:fill="E6E6E6"/>
        <w:snapToGrid w:val="0"/>
        <w:spacing w:line="300" w:lineRule="auto"/>
        <w:ind w:firstLineChars="200" w:firstLine="420"/>
        <w:rPr>
          <w:rFonts w:ascii="宋体" w:hAnsi="宋体" w:cs="宋体"/>
          <w:sz w:val="21"/>
          <w:szCs w:val="21"/>
        </w:rPr>
      </w:pPr>
      <w:r w:rsidRPr="00C17197">
        <w:rPr>
          <w:rFonts w:ascii="宋体" w:hAnsi="宋体" w:cs="宋体"/>
          <w:sz w:val="21"/>
          <w:szCs w:val="21"/>
        </w:rPr>
        <w:t>OnObjectEntering()...</w:t>
      </w:r>
    </w:p>
    <w:p w:rsidR="00C17197" w:rsidRPr="00C17197" w:rsidRDefault="00C17197" w:rsidP="00C17197">
      <w:pPr>
        <w:shd w:val="clear" w:color="auto" w:fill="E6E6E6"/>
        <w:snapToGrid w:val="0"/>
        <w:spacing w:line="300" w:lineRule="auto"/>
        <w:ind w:firstLineChars="200" w:firstLine="420"/>
        <w:rPr>
          <w:rFonts w:ascii="宋体" w:hAnsi="宋体" w:cs="宋体"/>
          <w:sz w:val="21"/>
          <w:szCs w:val="21"/>
        </w:rPr>
      </w:pPr>
      <w:r w:rsidRPr="00C17197">
        <w:rPr>
          <w:rFonts w:ascii="宋体" w:hAnsi="宋体" w:cs="宋体"/>
          <w:sz w:val="21"/>
          <w:szCs w:val="21"/>
        </w:rPr>
        <w:t>CChild::OnAspectAttaching()...</w:t>
      </w:r>
    </w:p>
    <w:p w:rsidR="00C17197" w:rsidRPr="00C17197" w:rsidRDefault="00C17197" w:rsidP="00C17197">
      <w:pPr>
        <w:shd w:val="clear" w:color="auto" w:fill="E6E6E6"/>
        <w:snapToGrid w:val="0"/>
        <w:spacing w:line="300" w:lineRule="auto"/>
        <w:ind w:firstLineChars="200" w:firstLine="420"/>
        <w:rPr>
          <w:rFonts w:ascii="宋体" w:hAnsi="宋体" w:cs="宋体"/>
          <w:sz w:val="21"/>
          <w:szCs w:val="21"/>
        </w:rPr>
      </w:pPr>
      <w:r w:rsidRPr="00C17197">
        <w:rPr>
          <w:rFonts w:ascii="宋体" w:hAnsi="宋体" w:cs="宋体"/>
          <w:sz w:val="21"/>
          <w:szCs w:val="21"/>
        </w:rPr>
        <w:t>AStudent::OnAspectAttaching()...</w:t>
      </w:r>
    </w:p>
    <w:p w:rsidR="00C17197" w:rsidRPr="00C17197" w:rsidRDefault="00C17197" w:rsidP="00C17197">
      <w:pPr>
        <w:shd w:val="clear" w:color="auto" w:fill="E6E6E6"/>
        <w:snapToGrid w:val="0"/>
        <w:spacing w:line="300" w:lineRule="auto"/>
        <w:ind w:firstLineChars="200" w:firstLine="420"/>
        <w:rPr>
          <w:rFonts w:ascii="宋体" w:hAnsi="宋体" w:cs="宋体"/>
          <w:sz w:val="21"/>
          <w:szCs w:val="21"/>
        </w:rPr>
      </w:pPr>
      <w:r w:rsidRPr="00C17197">
        <w:rPr>
          <w:rFonts w:ascii="宋体" w:hAnsi="宋体" w:cs="宋体"/>
          <w:sz w:val="21"/>
          <w:szCs w:val="21"/>
        </w:rPr>
        <w:t>LanLan entered school and student number is NO.11 ...</w:t>
      </w:r>
    </w:p>
    <w:p w:rsidR="00C17197" w:rsidRPr="00C17197" w:rsidRDefault="00C17197" w:rsidP="00C17197">
      <w:pPr>
        <w:shd w:val="clear" w:color="auto" w:fill="E6E6E6"/>
        <w:snapToGrid w:val="0"/>
        <w:spacing w:line="300" w:lineRule="auto"/>
        <w:ind w:firstLineChars="200" w:firstLine="420"/>
        <w:rPr>
          <w:rFonts w:ascii="宋体" w:hAnsi="宋体" w:cs="宋体"/>
          <w:sz w:val="21"/>
          <w:szCs w:val="21"/>
        </w:rPr>
      </w:pPr>
      <w:r w:rsidRPr="00C17197">
        <w:rPr>
          <w:rFonts w:ascii="宋体" w:hAnsi="宋体" w:cs="宋体"/>
          <w:sz w:val="21"/>
          <w:szCs w:val="21"/>
        </w:rPr>
        <w:t>NO.11, LanLan is studying ...</w:t>
      </w:r>
    </w:p>
    <w:p w:rsidR="00C17197" w:rsidRPr="00C17197" w:rsidRDefault="00C17197" w:rsidP="00C17197">
      <w:pPr>
        <w:shd w:val="clear" w:color="auto" w:fill="E6E6E6"/>
        <w:snapToGrid w:val="0"/>
        <w:spacing w:line="300" w:lineRule="auto"/>
        <w:ind w:firstLineChars="200" w:firstLine="420"/>
        <w:rPr>
          <w:rFonts w:ascii="宋体" w:hAnsi="宋体" w:cs="宋体"/>
          <w:sz w:val="21"/>
          <w:szCs w:val="21"/>
        </w:rPr>
      </w:pPr>
      <w:r w:rsidRPr="00C17197">
        <w:rPr>
          <w:rFonts w:ascii="宋体" w:hAnsi="宋体" w:cs="宋体"/>
          <w:sz w:val="21"/>
          <w:szCs w:val="21"/>
        </w:rPr>
        <w:t>OnObjectLeaving()...</w:t>
      </w:r>
    </w:p>
    <w:p w:rsidR="00C17197" w:rsidRPr="00C17197" w:rsidRDefault="00C17197" w:rsidP="00C17197">
      <w:pPr>
        <w:shd w:val="clear" w:color="auto" w:fill="E6E6E6"/>
        <w:snapToGrid w:val="0"/>
        <w:spacing w:line="300" w:lineRule="auto"/>
        <w:ind w:firstLineChars="200" w:firstLine="420"/>
        <w:rPr>
          <w:rFonts w:ascii="宋体" w:hAnsi="宋体" w:cs="宋体"/>
          <w:sz w:val="21"/>
          <w:szCs w:val="21"/>
        </w:rPr>
      </w:pPr>
      <w:r w:rsidRPr="00C17197">
        <w:rPr>
          <w:rFonts w:ascii="宋体" w:hAnsi="宋体" w:cs="宋体"/>
          <w:sz w:val="21"/>
          <w:szCs w:val="21"/>
        </w:rPr>
        <w:t>CChild::OnAspectDetaching()...</w:t>
      </w:r>
    </w:p>
    <w:p w:rsidR="00C17197" w:rsidRPr="00C17197" w:rsidRDefault="00C17197" w:rsidP="00C17197">
      <w:pPr>
        <w:shd w:val="clear" w:color="auto" w:fill="E6E6E6"/>
        <w:snapToGrid w:val="0"/>
        <w:spacing w:line="300" w:lineRule="auto"/>
        <w:ind w:firstLineChars="200" w:firstLine="420"/>
        <w:rPr>
          <w:rFonts w:ascii="宋体" w:hAnsi="宋体" w:cs="宋体"/>
          <w:sz w:val="21"/>
          <w:szCs w:val="21"/>
        </w:rPr>
      </w:pPr>
      <w:r w:rsidRPr="00C17197">
        <w:rPr>
          <w:rFonts w:ascii="宋体" w:hAnsi="宋体" w:cs="宋体"/>
          <w:sz w:val="21"/>
          <w:szCs w:val="21"/>
        </w:rPr>
        <w:t>AStudent::OnAspectDetaching()...</w:t>
      </w:r>
    </w:p>
    <w:p w:rsidR="00DA1A8D" w:rsidRPr="00C17197" w:rsidRDefault="00C17197" w:rsidP="00C17197">
      <w:pPr>
        <w:shd w:val="clear" w:color="auto" w:fill="E6E6E6"/>
        <w:snapToGrid w:val="0"/>
        <w:spacing w:line="300" w:lineRule="auto"/>
        <w:ind w:firstLineChars="200" w:firstLine="420"/>
        <w:rPr>
          <w:rFonts w:ascii="宋体" w:hAnsi="宋体" w:cs="宋体" w:hint="eastAsia"/>
          <w:sz w:val="21"/>
          <w:szCs w:val="21"/>
        </w:rPr>
      </w:pPr>
      <w:r w:rsidRPr="00C17197">
        <w:rPr>
          <w:rFonts w:ascii="宋体" w:hAnsi="宋体" w:cs="宋体"/>
          <w:sz w:val="21"/>
          <w:szCs w:val="21"/>
        </w:rPr>
        <w:t>LanLan graduated from school...</w:t>
      </w:r>
    </w:p>
    <w:p w:rsidR="00DA1A8D" w:rsidRPr="00DA1A8D" w:rsidRDefault="00DA1A8D" w:rsidP="00DA1A8D">
      <w:pPr>
        <w:snapToGrid w:val="0"/>
        <w:spacing w:line="300" w:lineRule="auto"/>
        <w:rPr>
          <w:rFonts w:ascii="宋体" w:hAnsi="宋体" w:cs="宋体" w:hint="eastAsia"/>
          <w:sz w:val="21"/>
          <w:szCs w:val="21"/>
        </w:rPr>
      </w:pPr>
    </w:p>
    <w:p w:rsidR="00DA006D" w:rsidRDefault="00D91EFE" w:rsidP="00BA4562">
      <w:pPr>
        <w:pStyle w:val="2"/>
        <w:snapToGrid w:val="0"/>
        <w:spacing w:line="300" w:lineRule="auto"/>
        <w:rPr>
          <w:rFonts w:ascii="宋体" w:eastAsia="宋体" w:hAnsi="宋体" w:hint="eastAsia"/>
        </w:rPr>
      </w:pPr>
      <w:bookmarkStart w:id="313" w:name="_Toc142300877"/>
      <w:bookmarkStart w:id="314" w:name="_Toc148261050"/>
      <w:bookmarkStart w:id="315" w:name="_Toc152754349"/>
      <w:bookmarkStart w:id="316" w:name="_Toc197919009"/>
      <w:r>
        <w:rPr>
          <w:rFonts w:ascii="宋体" w:eastAsia="宋体" w:hAnsi="宋体" w:hint="eastAsia"/>
        </w:rPr>
        <w:t>6.9</w:t>
      </w:r>
      <w:r w:rsidR="00DA006D">
        <w:rPr>
          <w:rFonts w:ascii="宋体" w:eastAsia="宋体" w:hAnsi="宋体" w:hint="eastAsia"/>
        </w:rPr>
        <w:t xml:space="preserve"> generic</w:t>
      </w:r>
      <w:bookmarkEnd w:id="315"/>
      <w:bookmarkEnd w:id="316"/>
    </w:p>
    <w:p w:rsidR="00DA006D" w:rsidRPr="00A16DD2" w:rsidRDefault="00DA006D" w:rsidP="00A16DD2">
      <w:pPr>
        <w:snapToGrid w:val="0"/>
        <w:spacing w:line="300" w:lineRule="auto"/>
        <w:ind w:firstLineChars="200" w:firstLine="420"/>
        <w:rPr>
          <w:rFonts w:hint="eastAsia"/>
        </w:rPr>
      </w:pPr>
      <w:r>
        <w:rPr>
          <w:rFonts w:ascii="宋体" w:hAnsi="宋体" w:hint="eastAsia"/>
          <w:sz w:val="21"/>
          <w:szCs w:val="21"/>
        </w:rPr>
        <w:t>此关键字</w:t>
      </w:r>
      <w:r w:rsidRPr="00A16DD2">
        <w:rPr>
          <w:rFonts w:ascii="宋体" w:hAnsi="宋体" w:hint="eastAsia"/>
          <w:sz w:val="21"/>
          <w:szCs w:val="21"/>
        </w:rPr>
        <w:t>的基本意图是给类定一些类别，同时提供开发者一个该类别下所有类的默认构件接口New。</w:t>
      </w:r>
    </w:p>
    <w:p w:rsidR="00DA006D" w:rsidRDefault="00DA006D" w:rsidP="00BA4562">
      <w:pPr>
        <w:pStyle w:val="3"/>
        <w:snapToGrid w:val="0"/>
        <w:spacing w:line="300" w:lineRule="auto"/>
        <w:rPr>
          <w:rFonts w:ascii="宋体" w:hAnsi="宋体" w:hint="eastAsia"/>
          <w:sz w:val="28"/>
          <w:szCs w:val="28"/>
        </w:rPr>
      </w:pPr>
      <w:bookmarkStart w:id="317" w:name="_Toc152754350"/>
      <w:bookmarkStart w:id="318" w:name="_Toc197919010"/>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6.</w:t>
        </w:r>
        <w:r w:rsidR="00D91EFE">
          <w:rPr>
            <w:rFonts w:ascii="宋体" w:hAnsi="宋体" w:hint="eastAsia"/>
            <w:sz w:val="28"/>
            <w:szCs w:val="28"/>
          </w:rPr>
          <w:t>9</w:t>
        </w:r>
        <w:r w:rsidRPr="00CA6AC6">
          <w:rPr>
            <w:rFonts w:ascii="宋体" w:hAnsi="宋体" w:hint="eastAsia"/>
            <w:sz w:val="28"/>
            <w:szCs w:val="28"/>
          </w:rPr>
          <w:t>.1</w:t>
        </w:r>
      </w:smartTag>
      <w:r>
        <w:rPr>
          <w:rFonts w:ascii="宋体" w:hAnsi="宋体" w:hint="eastAsia"/>
          <w:sz w:val="28"/>
          <w:szCs w:val="28"/>
        </w:rPr>
        <w:t xml:space="preserve"> generic</w:t>
      </w:r>
      <w:r w:rsidRPr="00CA6AC6">
        <w:rPr>
          <w:rFonts w:ascii="宋体" w:hAnsi="宋体" w:hint="eastAsia"/>
          <w:sz w:val="28"/>
          <w:szCs w:val="28"/>
        </w:rPr>
        <w:t>机制</w:t>
      </w:r>
      <w:bookmarkEnd w:id="317"/>
      <w:bookmarkEnd w:id="318"/>
    </w:p>
    <w:p w:rsidR="00250E22" w:rsidRDefault="00250E22" w:rsidP="00250E22">
      <w:pPr>
        <w:snapToGrid w:val="0"/>
        <w:spacing w:line="300" w:lineRule="auto"/>
        <w:ind w:firstLineChars="200" w:firstLine="420"/>
        <w:rPr>
          <w:rFonts w:ascii="宋体" w:hAnsi="宋体" w:hint="eastAsia"/>
          <w:sz w:val="21"/>
          <w:szCs w:val="21"/>
        </w:rPr>
      </w:pPr>
      <w:r w:rsidRPr="00E944CA">
        <w:rPr>
          <w:rFonts w:ascii="宋体" w:hAnsi="宋体" w:hint="eastAsia"/>
          <w:sz w:val="21"/>
          <w:szCs w:val="21"/>
        </w:rPr>
        <w:t>我们一般由CAR里面定义的类别，用CAR编译器生成C++代码的实现框架，同时生成“类厂”的实现。用户一般没有办法更改“类厂”的实现，除非他用“Generic”来定义一个“泛型”的类。</w:t>
      </w:r>
    </w:p>
    <w:p w:rsidR="00250E22" w:rsidRDefault="00250E22" w:rsidP="00250E22">
      <w:pPr>
        <w:snapToGrid w:val="0"/>
        <w:spacing w:line="300" w:lineRule="auto"/>
        <w:ind w:firstLineChars="200" w:firstLine="420"/>
        <w:rPr>
          <w:rFonts w:ascii="宋体" w:hAnsi="宋体" w:hint="eastAsia"/>
          <w:sz w:val="21"/>
          <w:szCs w:val="21"/>
        </w:rPr>
      </w:pPr>
      <w:r w:rsidRPr="00250E22">
        <w:rPr>
          <w:rFonts w:ascii="宋体" w:hAnsi="宋体" w:hint="eastAsia"/>
          <w:sz w:val="21"/>
          <w:szCs w:val="21"/>
        </w:rPr>
        <w:t>泛型技术源于需要用一种一般的方法处理对象各种可能的类型，而不需要关心他们具体的类型。泛型编程和面向对象编程不同,它并不要求你通过额外的间接层来调用函数,它让你编写完全一般化并可重复使用的算法,其效率与针对某特定数据类型而设计的算法相同。</w:t>
      </w:r>
    </w:p>
    <w:p w:rsidR="00250E22" w:rsidRDefault="00250E22" w:rsidP="00195F95">
      <w:pPr>
        <w:snapToGrid w:val="0"/>
        <w:spacing w:line="300" w:lineRule="auto"/>
        <w:ind w:firstLineChars="200" w:firstLine="420"/>
        <w:rPr>
          <w:rFonts w:ascii="宋体" w:hAnsi="宋体" w:hint="eastAsia"/>
          <w:sz w:val="21"/>
          <w:szCs w:val="21"/>
        </w:rPr>
      </w:pPr>
      <w:r>
        <w:rPr>
          <w:rFonts w:ascii="宋体" w:hAnsi="宋体" w:hint="eastAsia"/>
          <w:sz w:val="21"/>
          <w:szCs w:val="21"/>
        </w:rPr>
        <w:t>在CAR中，</w:t>
      </w:r>
      <w:r w:rsidRPr="00250E22">
        <w:rPr>
          <w:rFonts w:ascii="宋体" w:hAnsi="宋体" w:hint="eastAsia"/>
          <w:sz w:val="21"/>
          <w:szCs w:val="21"/>
        </w:rPr>
        <w:t>generic</w:t>
      </w:r>
      <w:r>
        <w:rPr>
          <w:rFonts w:ascii="宋体" w:hAnsi="宋体" w:hint="eastAsia"/>
          <w:sz w:val="21"/>
          <w:szCs w:val="21"/>
        </w:rPr>
        <w:t>被称为“泛类”，</w:t>
      </w:r>
      <w:r w:rsidR="00195F95">
        <w:rPr>
          <w:rFonts w:ascii="宋体" w:hAnsi="宋体" w:hint="eastAsia"/>
          <w:sz w:val="21"/>
          <w:szCs w:val="21"/>
        </w:rPr>
        <w:t>定义这样一种类的目的是为了抽象出各个一般类所具有的共同的类或接口特性，并且在定义这个泛类的New函数时，可以</w:t>
      </w:r>
      <w:r w:rsidR="0002580B">
        <w:rPr>
          <w:rFonts w:ascii="宋体" w:hAnsi="宋体" w:hint="eastAsia"/>
          <w:sz w:val="21"/>
          <w:szCs w:val="21"/>
        </w:rPr>
        <w:t>根据硬件条件的变化</w:t>
      </w:r>
      <w:r w:rsidR="00195F95">
        <w:rPr>
          <w:rFonts w:ascii="宋体" w:hAnsi="宋体" w:hint="eastAsia"/>
          <w:sz w:val="21"/>
          <w:szCs w:val="21"/>
        </w:rPr>
        <w:t>自动选择</w:t>
      </w:r>
      <w:r w:rsidR="0002580B">
        <w:rPr>
          <w:rFonts w:ascii="宋体" w:hAnsi="宋体" w:hint="eastAsia"/>
          <w:sz w:val="21"/>
          <w:szCs w:val="21"/>
        </w:rPr>
        <w:t>创建</w:t>
      </w:r>
      <w:r w:rsidR="00195F95">
        <w:rPr>
          <w:rFonts w:ascii="宋体" w:hAnsi="宋体" w:hint="eastAsia"/>
          <w:sz w:val="21"/>
          <w:szCs w:val="21"/>
        </w:rPr>
        <w:t>不同的具体的类。只要这些具体的类都是从这个泛类继承而来，创建这些具体的类时直接使用泛类的New函数就能完成，客户端不需要关心到底是创建哪个具体的类。</w:t>
      </w:r>
    </w:p>
    <w:p w:rsidR="00250E22" w:rsidRPr="00250E22" w:rsidRDefault="00250E22" w:rsidP="00250E22">
      <w:pPr>
        <w:snapToGrid w:val="0"/>
        <w:spacing w:line="300" w:lineRule="auto"/>
        <w:ind w:firstLineChars="200" w:firstLine="420"/>
        <w:rPr>
          <w:rFonts w:ascii="宋体" w:hAnsi="宋体" w:hint="eastAsia"/>
          <w:sz w:val="21"/>
          <w:szCs w:val="21"/>
        </w:rPr>
      </w:pPr>
    </w:p>
    <w:p w:rsidR="00DA006D" w:rsidRDefault="00DA006D" w:rsidP="00FF179A">
      <w:pPr>
        <w:pStyle w:val="3"/>
        <w:snapToGrid w:val="0"/>
        <w:spacing w:line="300" w:lineRule="auto"/>
        <w:rPr>
          <w:rFonts w:ascii="宋体" w:hAnsi="宋体" w:hint="eastAsia"/>
          <w:sz w:val="28"/>
          <w:szCs w:val="28"/>
        </w:rPr>
      </w:pPr>
      <w:bookmarkStart w:id="319" w:name="_Toc152754351"/>
      <w:bookmarkStart w:id="320" w:name="_Toc197919011"/>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lastRenderedPageBreak/>
          <w:t>6.</w:t>
        </w:r>
        <w:r w:rsidR="00D91EFE">
          <w:rPr>
            <w:rFonts w:ascii="宋体" w:hAnsi="宋体" w:hint="eastAsia"/>
            <w:sz w:val="28"/>
            <w:szCs w:val="28"/>
          </w:rPr>
          <w:t>9</w:t>
        </w:r>
        <w:r w:rsidRPr="00CA6AC6">
          <w:rPr>
            <w:rFonts w:ascii="宋体" w:hAnsi="宋体" w:hint="eastAsia"/>
            <w:sz w:val="28"/>
            <w:szCs w:val="28"/>
          </w:rPr>
          <w:t>.2</w:t>
        </w:r>
      </w:smartTag>
      <w:r>
        <w:rPr>
          <w:rFonts w:ascii="宋体" w:hAnsi="宋体" w:hint="eastAsia"/>
          <w:sz w:val="28"/>
          <w:szCs w:val="28"/>
        </w:rPr>
        <w:t xml:space="preserve"> generic</w:t>
      </w:r>
      <w:r w:rsidRPr="00CA6AC6">
        <w:rPr>
          <w:rFonts w:ascii="宋体" w:hAnsi="宋体" w:hint="eastAsia"/>
          <w:sz w:val="28"/>
          <w:szCs w:val="28"/>
        </w:rPr>
        <w:t>语义及实例讲解</w:t>
      </w:r>
      <w:bookmarkEnd w:id="319"/>
      <w:bookmarkEnd w:id="320"/>
    </w:p>
    <w:p w:rsidR="00DA006D" w:rsidRPr="00B81569" w:rsidRDefault="00DA006D" w:rsidP="00B81569">
      <w:pPr>
        <w:snapToGrid w:val="0"/>
        <w:spacing w:line="300" w:lineRule="auto"/>
        <w:ind w:firstLineChars="200" w:firstLine="420"/>
        <w:rPr>
          <w:rFonts w:hint="eastAsia"/>
        </w:rPr>
      </w:pPr>
      <w:r w:rsidRPr="00B81569">
        <w:rPr>
          <w:rFonts w:ascii="宋体" w:hAnsi="宋体" w:hint="eastAsia"/>
          <w:sz w:val="21"/>
          <w:szCs w:val="21"/>
        </w:rPr>
        <w:t>编写</w:t>
      </w:r>
      <w:r>
        <w:rPr>
          <w:rFonts w:ascii="宋体" w:hAnsi="宋体"/>
          <w:sz w:val="21"/>
          <w:szCs w:val="21"/>
        </w:rPr>
        <w:t>genericDemo</w:t>
      </w:r>
      <w:r w:rsidRPr="00B81569">
        <w:rPr>
          <w:rFonts w:ascii="宋体" w:hAnsi="宋体" w:hint="eastAsia"/>
          <w:sz w:val="21"/>
          <w:szCs w:val="21"/>
        </w:rPr>
        <w:t>.car文件如下：</w:t>
      </w:r>
    </w:p>
    <w:p w:rsidR="00DA006D" w:rsidRPr="008304CC" w:rsidRDefault="00DA006D" w:rsidP="008304CC">
      <w:pPr>
        <w:shd w:val="clear" w:color="auto" w:fill="E6E6E6"/>
        <w:snapToGrid w:val="0"/>
        <w:spacing w:line="300" w:lineRule="auto"/>
        <w:ind w:firstLineChars="200" w:firstLine="420"/>
        <w:rPr>
          <w:rFonts w:ascii="宋体" w:hAnsi="宋体" w:hint="eastAsia"/>
          <w:sz w:val="21"/>
          <w:szCs w:val="21"/>
        </w:rPr>
      </w:pPr>
      <w:r w:rsidRPr="008304CC">
        <w:rPr>
          <w:rFonts w:ascii="宋体" w:hAnsi="宋体"/>
          <w:sz w:val="21"/>
          <w:szCs w:val="21"/>
        </w:rPr>
        <w:t>module</w:t>
      </w:r>
    </w:p>
    <w:p w:rsidR="00DA006D" w:rsidRPr="008304CC" w:rsidRDefault="00DA006D" w:rsidP="008304CC">
      <w:pPr>
        <w:shd w:val="clear" w:color="auto" w:fill="E6E6E6"/>
        <w:snapToGrid w:val="0"/>
        <w:spacing w:line="300" w:lineRule="auto"/>
        <w:ind w:firstLineChars="200" w:firstLine="420"/>
        <w:rPr>
          <w:rFonts w:ascii="宋体" w:hAnsi="宋体" w:hint="eastAsia"/>
          <w:sz w:val="21"/>
          <w:szCs w:val="21"/>
        </w:rPr>
      </w:pPr>
      <w:r w:rsidRPr="008304CC">
        <w:rPr>
          <w:rFonts w:ascii="宋体" w:hAnsi="宋体" w:hint="eastAsia"/>
          <w:sz w:val="21"/>
          <w:szCs w:val="21"/>
        </w:rPr>
        <w:t>{</w:t>
      </w:r>
    </w:p>
    <w:p w:rsidR="00DA006D" w:rsidRPr="008304CC" w:rsidRDefault="00DA006D" w:rsidP="0084710F">
      <w:pPr>
        <w:shd w:val="clear" w:color="auto" w:fill="E6E6E6"/>
        <w:snapToGrid w:val="0"/>
        <w:spacing w:line="300" w:lineRule="auto"/>
        <w:ind w:firstLineChars="400" w:firstLine="840"/>
        <w:rPr>
          <w:rFonts w:ascii="宋体" w:hAnsi="宋体"/>
          <w:sz w:val="21"/>
          <w:szCs w:val="21"/>
        </w:rPr>
      </w:pPr>
      <w:r w:rsidRPr="008304CC">
        <w:rPr>
          <w:rFonts w:ascii="宋体" w:hAnsi="宋体"/>
          <w:sz w:val="21"/>
          <w:szCs w:val="21"/>
        </w:rPr>
        <w:t>interface IMouse{</w:t>
      </w:r>
    </w:p>
    <w:p w:rsidR="00DA006D" w:rsidRDefault="00DA006D" w:rsidP="008304CC">
      <w:pPr>
        <w:shd w:val="clear" w:color="auto" w:fill="E6E6E6"/>
        <w:snapToGrid w:val="0"/>
        <w:spacing w:line="300" w:lineRule="auto"/>
        <w:ind w:firstLineChars="200" w:firstLine="420"/>
        <w:rPr>
          <w:rFonts w:ascii="宋体" w:hAnsi="宋体" w:hint="eastAsia"/>
          <w:sz w:val="21"/>
          <w:szCs w:val="21"/>
        </w:rPr>
      </w:pPr>
      <w:r w:rsidRPr="008304CC">
        <w:rPr>
          <w:rFonts w:ascii="宋体" w:hAnsi="宋体"/>
          <w:sz w:val="21"/>
          <w:szCs w:val="21"/>
        </w:rPr>
        <w:t xml:space="preserve"> </w:t>
      </w:r>
      <w:r w:rsidRPr="008304CC">
        <w:rPr>
          <w:rFonts w:ascii="宋体" w:hAnsi="宋体" w:hint="eastAsia"/>
          <w:sz w:val="21"/>
          <w:szCs w:val="21"/>
        </w:rPr>
        <w:t xml:space="preserve">      </w:t>
      </w:r>
      <w:r w:rsidR="00BD395F">
        <w:rPr>
          <w:rFonts w:ascii="宋体" w:hAnsi="宋体" w:hint="eastAsia"/>
          <w:sz w:val="21"/>
          <w:szCs w:val="21"/>
        </w:rPr>
        <w:t xml:space="preserve"> C</w:t>
      </w:r>
      <w:r w:rsidR="00BD395F" w:rsidRPr="00760A74">
        <w:rPr>
          <w:rFonts w:ascii="宋体" w:hAnsi="宋体"/>
          <w:sz w:val="21"/>
          <w:szCs w:val="21"/>
        </w:rPr>
        <w:t>onnect()</w:t>
      </w:r>
      <w:r w:rsidRPr="008304CC">
        <w:rPr>
          <w:rFonts w:ascii="宋体" w:hAnsi="宋体"/>
          <w:sz w:val="21"/>
          <w:szCs w:val="21"/>
        </w:rPr>
        <w:t>;</w:t>
      </w:r>
    </w:p>
    <w:p w:rsidR="00BD395F" w:rsidRPr="008304CC" w:rsidRDefault="00BD395F" w:rsidP="008304CC">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D</w:t>
      </w:r>
      <w:r w:rsidRPr="00760A74">
        <w:rPr>
          <w:rFonts w:ascii="宋体" w:hAnsi="宋体"/>
          <w:sz w:val="21"/>
          <w:szCs w:val="21"/>
        </w:rPr>
        <w:t>isconnect()</w:t>
      </w:r>
    </w:p>
    <w:p w:rsidR="00DA006D" w:rsidRDefault="00DA006D" w:rsidP="008304CC">
      <w:pPr>
        <w:shd w:val="clear" w:color="auto" w:fill="E6E6E6"/>
        <w:snapToGrid w:val="0"/>
        <w:spacing w:line="300" w:lineRule="auto"/>
        <w:ind w:firstLineChars="400" w:firstLine="840"/>
        <w:rPr>
          <w:rFonts w:ascii="宋体" w:hAnsi="宋体" w:hint="eastAsia"/>
          <w:sz w:val="21"/>
          <w:szCs w:val="21"/>
        </w:rPr>
      </w:pPr>
      <w:r w:rsidRPr="008304CC">
        <w:rPr>
          <w:rFonts w:ascii="宋体" w:hAnsi="宋体"/>
          <w:sz w:val="21"/>
          <w:szCs w:val="21"/>
        </w:rPr>
        <w:t>}</w:t>
      </w:r>
    </w:p>
    <w:p w:rsidR="00DA006D" w:rsidRDefault="00DA006D" w:rsidP="0084710F">
      <w:pPr>
        <w:shd w:val="clear" w:color="auto" w:fill="E6E6E6"/>
        <w:snapToGrid w:val="0"/>
        <w:spacing w:line="300" w:lineRule="auto"/>
        <w:ind w:firstLineChars="400" w:firstLine="840"/>
        <w:rPr>
          <w:rFonts w:ascii="宋体" w:hAnsi="宋体" w:hint="eastAsia"/>
          <w:sz w:val="21"/>
          <w:szCs w:val="21"/>
        </w:rPr>
      </w:pPr>
      <w:r w:rsidRPr="008304CC">
        <w:rPr>
          <w:rFonts w:ascii="宋体" w:hAnsi="宋体"/>
          <w:sz w:val="21"/>
          <w:szCs w:val="21"/>
        </w:rPr>
        <w:t xml:space="preserve">interface </w:t>
      </w:r>
      <w:r>
        <w:rPr>
          <w:rFonts w:ascii="宋体" w:hAnsi="宋体" w:hint="eastAsia"/>
          <w:sz w:val="21"/>
          <w:szCs w:val="21"/>
        </w:rPr>
        <w:t>I</w:t>
      </w:r>
      <w:r w:rsidRPr="008304CC">
        <w:rPr>
          <w:rFonts w:ascii="宋体" w:hAnsi="宋体"/>
          <w:sz w:val="21"/>
          <w:szCs w:val="21"/>
        </w:rPr>
        <w:t>Usbmouse</w:t>
      </w:r>
      <w:r>
        <w:rPr>
          <w:rFonts w:ascii="宋体" w:hAnsi="宋体" w:hint="eastAsia"/>
          <w:sz w:val="21"/>
          <w:szCs w:val="21"/>
        </w:rPr>
        <w:t>{</w:t>
      </w:r>
    </w:p>
    <w:p w:rsidR="00DA006D" w:rsidRDefault="00DA006D" w:rsidP="008304CC">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 xml:space="preserve">    Ummethod();</w:t>
      </w:r>
    </w:p>
    <w:p w:rsidR="00DA006D" w:rsidRDefault="00DA006D" w:rsidP="008304CC">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DA006D" w:rsidRDefault="00DA006D" w:rsidP="0084710F">
      <w:pPr>
        <w:shd w:val="clear" w:color="auto" w:fill="E6E6E6"/>
        <w:snapToGrid w:val="0"/>
        <w:spacing w:line="300" w:lineRule="auto"/>
        <w:ind w:firstLineChars="400" w:firstLine="840"/>
        <w:rPr>
          <w:rFonts w:ascii="宋体" w:hAnsi="宋体" w:hint="eastAsia"/>
          <w:sz w:val="21"/>
          <w:szCs w:val="21"/>
        </w:rPr>
      </w:pPr>
      <w:r w:rsidRPr="008304CC">
        <w:rPr>
          <w:rFonts w:ascii="宋体" w:hAnsi="宋体"/>
          <w:sz w:val="21"/>
          <w:szCs w:val="21"/>
        </w:rPr>
        <w:t xml:space="preserve">interface </w:t>
      </w:r>
      <w:r>
        <w:rPr>
          <w:rFonts w:ascii="宋体" w:hAnsi="宋体" w:hint="eastAsia"/>
          <w:sz w:val="21"/>
          <w:szCs w:val="21"/>
        </w:rPr>
        <w:t>IPs2</w:t>
      </w:r>
      <w:r w:rsidRPr="008304CC">
        <w:rPr>
          <w:rFonts w:ascii="宋体" w:hAnsi="宋体"/>
          <w:sz w:val="21"/>
          <w:szCs w:val="21"/>
        </w:rPr>
        <w:t>mouse</w:t>
      </w:r>
      <w:r>
        <w:rPr>
          <w:rFonts w:ascii="宋体" w:hAnsi="宋体" w:hint="eastAsia"/>
          <w:sz w:val="21"/>
          <w:szCs w:val="21"/>
        </w:rPr>
        <w:t>{</w:t>
      </w:r>
    </w:p>
    <w:p w:rsidR="00DA006D" w:rsidRDefault="00DA006D" w:rsidP="008304CC">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 xml:space="preserve">    Pmmethod();</w:t>
      </w:r>
    </w:p>
    <w:p w:rsidR="00DA006D" w:rsidRDefault="00DA006D" w:rsidP="00B81569">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DA006D" w:rsidRPr="008304CC" w:rsidRDefault="00DA006D" w:rsidP="00B81569">
      <w:pPr>
        <w:shd w:val="clear" w:color="auto" w:fill="E6E6E6"/>
        <w:snapToGrid w:val="0"/>
        <w:spacing w:line="300" w:lineRule="auto"/>
        <w:ind w:firstLineChars="400" w:firstLine="840"/>
        <w:rPr>
          <w:rFonts w:ascii="宋体" w:hAnsi="宋体" w:hint="eastAsia"/>
          <w:sz w:val="21"/>
          <w:szCs w:val="21"/>
        </w:rPr>
      </w:pPr>
    </w:p>
    <w:p w:rsidR="00DA006D" w:rsidRPr="008304CC" w:rsidRDefault="00DA006D" w:rsidP="0084710F">
      <w:pPr>
        <w:shd w:val="clear" w:color="auto" w:fill="E6E6E6"/>
        <w:snapToGrid w:val="0"/>
        <w:spacing w:line="300" w:lineRule="auto"/>
        <w:ind w:firstLineChars="400" w:firstLine="840"/>
        <w:rPr>
          <w:rFonts w:ascii="宋体" w:hAnsi="宋体"/>
          <w:sz w:val="21"/>
          <w:szCs w:val="21"/>
        </w:rPr>
      </w:pPr>
      <w:r w:rsidRPr="008304CC">
        <w:rPr>
          <w:rFonts w:ascii="宋体" w:hAnsi="宋体"/>
          <w:sz w:val="21"/>
          <w:szCs w:val="21"/>
        </w:rPr>
        <w:t>generic GMouse{</w:t>
      </w:r>
    </w:p>
    <w:p w:rsidR="00DA006D" w:rsidRPr="008304CC" w:rsidRDefault="00DA006D" w:rsidP="008304CC">
      <w:pPr>
        <w:shd w:val="clear" w:color="auto" w:fill="E6E6E6"/>
        <w:snapToGrid w:val="0"/>
        <w:spacing w:line="300" w:lineRule="auto"/>
        <w:ind w:firstLineChars="200" w:firstLine="420"/>
        <w:rPr>
          <w:rFonts w:ascii="宋体" w:hAnsi="宋体"/>
          <w:sz w:val="21"/>
          <w:szCs w:val="21"/>
        </w:rPr>
      </w:pPr>
      <w:r w:rsidRPr="008304CC">
        <w:rPr>
          <w:rFonts w:ascii="宋体" w:hAnsi="宋体"/>
          <w:sz w:val="21"/>
          <w:szCs w:val="21"/>
        </w:rPr>
        <w:t xml:space="preserve"> </w:t>
      </w:r>
      <w:r>
        <w:rPr>
          <w:rFonts w:ascii="宋体" w:hAnsi="宋体" w:hint="eastAsia"/>
          <w:sz w:val="21"/>
          <w:szCs w:val="21"/>
        </w:rPr>
        <w:t xml:space="preserve">       </w:t>
      </w:r>
      <w:r w:rsidRPr="008304CC">
        <w:rPr>
          <w:rFonts w:ascii="宋体" w:hAnsi="宋体"/>
          <w:sz w:val="21"/>
          <w:szCs w:val="21"/>
        </w:rPr>
        <w:t>interface IMouse;</w:t>
      </w:r>
    </w:p>
    <w:p w:rsidR="00DA006D" w:rsidRPr="008304CC" w:rsidRDefault="00DA006D" w:rsidP="008304CC">
      <w:pPr>
        <w:shd w:val="clear" w:color="auto" w:fill="E6E6E6"/>
        <w:snapToGrid w:val="0"/>
        <w:spacing w:line="300" w:lineRule="auto"/>
        <w:ind w:firstLineChars="400" w:firstLine="840"/>
        <w:rPr>
          <w:rFonts w:ascii="宋体" w:hAnsi="宋体" w:hint="eastAsia"/>
          <w:sz w:val="21"/>
          <w:szCs w:val="21"/>
        </w:rPr>
      </w:pPr>
      <w:r w:rsidRPr="008304CC">
        <w:rPr>
          <w:rFonts w:ascii="宋体" w:hAnsi="宋体"/>
          <w:sz w:val="21"/>
          <w:szCs w:val="21"/>
        </w:rPr>
        <w:t>}</w:t>
      </w:r>
    </w:p>
    <w:p w:rsidR="00DA006D" w:rsidRPr="008304CC" w:rsidRDefault="00DA006D" w:rsidP="008304CC">
      <w:pPr>
        <w:shd w:val="clear" w:color="auto" w:fill="E6E6E6"/>
        <w:snapToGrid w:val="0"/>
        <w:spacing w:line="300" w:lineRule="auto"/>
        <w:ind w:firstLineChars="200" w:firstLine="420"/>
        <w:rPr>
          <w:rFonts w:ascii="宋体" w:hAnsi="宋体" w:hint="eastAsia"/>
          <w:sz w:val="21"/>
          <w:szCs w:val="21"/>
        </w:rPr>
      </w:pPr>
    </w:p>
    <w:p w:rsidR="00DA006D" w:rsidRPr="008304CC" w:rsidRDefault="00DA006D" w:rsidP="0084710F">
      <w:pPr>
        <w:shd w:val="clear" w:color="auto" w:fill="E6E6E6"/>
        <w:snapToGrid w:val="0"/>
        <w:spacing w:line="300" w:lineRule="auto"/>
        <w:ind w:firstLineChars="400" w:firstLine="840"/>
        <w:rPr>
          <w:rFonts w:ascii="宋体" w:hAnsi="宋体"/>
          <w:sz w:val="21"/>
          <w:szCs w:val="21"/>
        </w:rPr>
      </w:pPr>
      <w:r w:rsidRPr="008304CC">
        <w:rPr>
          <w:rFonts w:ascii="宋体" w:hAnsi="宋体"/>
          <w:sz w:val="21"/>
          <w:szCs w:val="21"/>
        </w:rPr>
        <w:t>class CUsbmouse : GMouse{</w:t>
      </w:r>
    </w:p>
    <w:p w:rsidR="00DA006D" w:rsidRPr="008304CC" w:rsidRDefault="00DA006D" w:rsidP="008304CC">
      <w:pPr>
        <w:shd w:val="clear" w:color="auto" w:fill="E6E6E6"/>
        <w:snapToGrid w:val="0"/>
        <w:spacing w:line="300" w:lineRule="auto"/>
        <w:ind w:firstLineChars="200" w:firstLine="420"/>
        <w:rPr>
          <w:rFonts w:ascii="宋体" w:hAnsi="宋体"/>
          <w:sz w:val="21"/>
          <w:szCs w:val="21"/>
        </w:rPr>
      </w:pPr>
      <w:r w:rsidRPr="008304CC">
        <w:rPr>
          <w:rFonts w:ascii="宋体" w:hAnsi="宋体"/>
          <w:sz w:val="21"/>
          <w:szCs w:val="21"/>
        </w:rPr>
        <w:t xml:space="preserve"> </w:t>
      </w:r>
      <w:r>
        <w:rPr>
          <w:rFonts w:ascii="宋体" w:hAnsi="宋体" w:hint="eastAsia"/>
          <w:sz w:val="21"/>
          <w:szCs w:val="21"/>
        </w:rPr>
        <w:t xml:space="preserve">       </w:t>
      </w:r>
      <w:r w:rsidRPr="008304CC">
        <w:rPr>
          <w:rFonts w:ascii="宋体" w:hAnsi="宋体"/>
          <w:sz w:val="21"/>
          <w:szCs w:val="21"/>
        </w:rPr>
        <w:t xml:space="preserve">interface </w:t>
      </w:r>
      <w:r>
        <w:rPr>
          <w:rFonts w:ascii="宋体" w:hAnsi="宋体" w:hint="eastAsia"/>
          <w:sz w:val="21"/>
          <w:szCs w:val="21"/>
        </w:rPr>
        <w:t>I</w:t>
      </w:r>
      <w:r w:rsidRPr="008304CC">
        <w:rPr>
          <w:rFonts w:ascii="宋体" w:hAnsi="宋体"/>
          <w:sz w:val="21"/>
          <w:szCs w:val="21"/>
        </w:rPr>
        <w:t>Usbmouse;</w:t>
      </w:r>
    </w:p>
    <w:p w:rsidR="00DA006D" w:rsidRPr="008304CC" w:rsidRDefault="00DA006D" w:rsidP="008304CC">
      <w:pPr>
        <w:shd w:val="clear" w:color="auto" w:fill="E6E6E6"/>
        <w:snapToGrid w:val="0"/>
        <w:spacing w:line="300" w:lineRule="auto"/>
        <w:ind w:firstLineChars="400" w:firstLine="840"/>
        <w:rPr>
          <w:rFonts w:ascii="宋体" w:hAnsi="宋体"/>
          <w:sz w:val="21"/>
          <w:szCs w:val="21"/>
        </w:rPr>
      </w:pPr>
      <w:r w:rsidRPr="008304CC">
        <w:rPr>
          <w:rFonts w:ascii="宋体" w:hAnsi="宋体"/>
          <w:sz w:val="21"/>
          <w:szCs w:val="21"/>
        </w:rPr>
        <w:t>}</w:t>
      </w:r>
    </w:p>
    <w:p w:rsidR="00DA006D" w:rsidRPr="008304CC" w:rsidRDefault="00DA006D" w:rsidP="008304CC">
      <w:pPr>
        <w:shd w:val="clear" w:color="auto" w:fill="E6E6E6"/>
        <w:snapToGrid w:val="0"/>
        <w:spacing w:line="300" w:lineRule="auto"/>
        <w:ind w:firstLineChars="200" w:firstLine="420"/>
        <w:rPr>
          <w:rFonts w:ascii="宋体" w:hAnsi="宋体" w:hint="eastAsia"/>
          <w:sz w:val="21"/>
          <w:szCs w:val="21"/>
        </w:rPr>
      </w:pPr>
    </w:p>
    <w:p w:rsidR="00DA006D" w:rsidRPr="008304CC" w:rsidRDefault="00DA006D" w:rsidP="0084710F">
      <w:pPr>
        <w:shd w:val="clear" w:color="auto" w:fill="E6E6E6"/>
        <w:snapToGrid w:val="0"/>
        <w:spacing w:line="300" w:lineRule="auto"/>
        <w:ind w:firstLineChars="400" w:firstLine="840"/>
        <w:rPr>
          <w:rFonts w:ascii="宋体" w:hAnsi="宋体"/>
          <w:sz w:val="21"/>
          <w:szCs w:val="21"/>
        </w:rPr>
      </w:pPr>
      <w:r w:rsidRPr="008304CC">
        <w:rPr>
          <w:rFonts w:ascii="宋体" w:hAnsi="宋体"/>
          <w:sz w:val="21"/>
          <w:szCs w:val="21"/>
        </w:rPr>
        <w:t>class C</w:t>
      </w:r>
      <w:r>
        <w:rPr>
          <w:rFonts w:ascii="宋体" w:hAnsi="宋体" w:hint="eastAsia"/>
          <w:sz w:val="21"/>
          <w:szCs w:val="21"/>
        </w:rPr>
        <w:t>Ps2</w:t>
      </w:r>
      <w:r w:rsidRPr="008304CC">
        <w:rPr>
          <w:rFonts w:ascii="宋体" w:hAnsi="宋体"/>
          <w:sz w:val="21"/>
          <w:szCs w:val="21"/>
        </w:rPr>
        <w:t>mouse : GMouse{</w:t>
      </w:r>
    </w:p>
    <w:p w:rsidR="00DA006D" w:rsidRPr="008304CC" w:rsidRDefault="00DA006D" w:rsidP="008304CC">
      <w:pPr>
        <w:shd w:val="clear" w:color="auto" w:fill="E6E6E6"/>
        <w:snapToGrid w:val="0"/>
        <w:spacing w:line="300" w:lineRule="auto"/>
        <w:ind w:firstLineChars="200" w:firstLine="420"/>
        <w:rPr>
          <w:rFonts w:ascii="宋体" w:hAnsi="宋体"/>
          <w:sz w:val="21"/>
          <w:szCs w:val="21"/>
        </w:rPr>
      </w:pPr>
      <w:r w:rsidRPr="008304CC">
        <w:rPr>
          <w:rFonts w:ascii="宋体" w:hAnsi="宋体"/>
          <w:sz w:val="21"/>
          <w:szCs w:val="21"/>
        </w:rPr>
        <w:t xml:space="preserve"> </w:t>
      </w:r>
      <w:r>
        <w:rPr>
          <w:rFonts w:ascii="宋体" w:hAnsi="宋体" w:hint="eastAsia"/>
          <w:sz w:val="21"/>
          <w:szCs w:val="21"/>
        </w:rPr>
        <w:t xml:space="preserve">       </w:t>
      </w:r>
      <w:r w:rsidRPr="008304CC">
        <w:rPr>
          <w:rFonts w:ascii="宋体" w:hAnsi="宋体"/>
          <w:sz w:val="21"/>
          <w:szCs w:val="21"/>
        </w:rPr>
        <w:t xml:space="preserve">interface </w:t>
      </w:r>
      <w:r>
        <w:rPr>
          <w:rFonts w:ascii="宋体" w:hAnsi="宋体" w:hint="eastAsia"/>
          <w:sz w:val="21"/>
          <w:szCs w:val="21"/>
        </w:rPr>
        <w:t>IPs2</w:t>
      </w:r>
      <w:r w:rsidRPr="008304CC">
        <w:rPr>
          <w:rFonts w:ascii="宋体" w:hAnsi="宋体"/>
          <w:sz w:val="21"/>
          <w:szCs w:val="21"/>
        </w:rPr>
        <w:t>mouse;</w:t>
      </w:r>
    </w:p>
    <w:p w:rsidR="00DA006D" w:rsidRPr="008304CC" w:rsidRDefault="00DA006D" w:rsidP="008304CC">
      <w:pPr>
        <w:shd w:val="clear" w:color="auto" w:fill="E6E6E6"/>
        <w:snapToGrid w:val="0"/>
        <w:spacing w:line="300" w:lineRule="auto"/>
        <w:ind w:firstLineChars="400" w:firstLine="840"/>
        <w:rPr>
          <w:rFonts w:ascii="宋体" w:hAnsi="宋体" w:hint="eastAsia"/>
          <w:sz w:val="21"/>
          <w:szCs w:val="21"/>
        </w:rPr>
      </w:pPr>
      <w:r w:rsidRPr="008304CC">
        <w:rPr>
          <w:rFonts w:ascii="宋体" w:hAnsi="宋体"/>
          <w:sz w:val="21"/>
          <w:szCs w:val="21"/>
        </w:rPr>
        <w:t>}</w:t>
      </w:r>
    </w:p>
    <w:p w:rsidR="00DA006D" w:rsidRPr="008304CC" w:rsidRDefault="00DA006D" w:rsidP="008304CC">
      <w:pPr>
        <w:shd w:val="clear" w:color="auto" w:fill="E6E6E6"/>
        <w:snapToGrid w:val="0"/>
        <w:spacing w:line="300" w:lineRule="auto"/>
        <w:ind w:firstLineChars="200" w:firstLine="420"/>
        <w:rPr>
          <w:rFonts w:ascii="宋体" w:hAnsi="宋体" w:hint="eastAsia"/>
          <w:sz w:val="21"/>
          <w:szCs w:val="21"/>
        </w:rPr>
      </w:pPr>
      <w:r w:rsidRPr="008304CC">
        <w:rPr>
          <w:rFonts w:ascii="宋体" w:hAnsi="宋体" w:hint="eastAsia"/>
          <w:sz w:val="21"/>
          <w:szCs w:val="21"/>
        </w:rPr>
        <w:t>}</w:t>
      </w:r>
    </w:p>
    <w:p w:rsidR="00DA006D" w:rsidRDefault="00DA006D" w:rsidP="00B81569">
      <w:pPr>
        <w:snapToGrid w:val="0"/>
        <w:spacing w:line="300" w:lineRule="auto"/>
        <w:ind w:firstLineChars="200" w:firstLine="420"/>
        <w:rPr>
          <w:rFonts w:ascii="宋体" w:hAnsi="宋体" w:hint="eastAsia"/>
          <w:sz w:val="21"/>
          <w:szCs w:val="21"/>
        </w:rPr>
      </w:pPr>
      <w:r>
        <w:rPr>
          <w:rFonts w:ascii="宋体" w:hAnsi="宋体" w:hint="eastAsia"/>
          <w:sz w:val="21"/>
          <w:szCs w:val="21"/>
        </w:rPr>
        <w:t>定义一个generic类别</w:t>
      </w:r>
      <w:r w:rsidRPr="008304CC">
        <w:rPr>
          <w:rFonts w:ascii="宋体" w:hAnsi="宋体"/>
          <w:sz w:val="21"/>
          <w:szCs w:val="21"/>
        </w:rPr>
        <w:t>GMouse</w:t>
      </w:r>
      <w:r>
        <w:rPr>
          <w:rFonts w:ascii="宋体" w:hAnsi="宋体" w:hint="eastAsia"/>
          <w:sz w:val="21"/>
          <w:szCs w:val="21"/>
        </w:rPr>
        <w:t>，提供接口</w:t>
      </w:r>
      <w:r w:rsidRPr="008304CC">
        <w:rPr>
          <w:rFonts w:ascii="宋体" w:hAnsi="宋体"/>
          <w:sz w:val="21"/>
          <w:szCs w:val="21"/>
        </w:rPr>
        <w:t>IMouse</w:t>
      </w:r>
      <w:r>
        <w:rPr>
          <w:rFonts w:ascii="宋体" w:hAnsi="宋体" w:hint="eastAsia"/>
          <w:sz w:val="21"/>
          <w:szCs w:val="21"/>
        </w:rPr>
        <w:t>。</w:t>
      </w:r>
    </w:p>
    <w:p w:rsidR="00DA006D" w:rsidRDefault="00DA006D" w:rsidP="00B81569">
      <w:pPr>
        <w:snapToGrid w:val="0"/>
        <w:spacing w:line="300" w:lineRule="auto"/>
        <w:ind w:firstLineChars="200" w:firstLine="420"/>
        <w:rPr>
          <w:rFonts w:ascii="宋体" w:hAnsi="宋体" w:hint="eastAsia"/>
          <w:sz w:val="21"/>
          <w:szCs w:val="21"/>
        </w:rPr>
      </w:pPr>
      <w:r>
        <w:rPr>
          <w:rFonts w:ascii="宋体" w:hAnsi="宋体" w:hint="eastAsia"/>
          <w:sz w:val="21"/>
          <w:szCs w:val="21"/>
        </w:rPr>
        <w:t>类</w:t>
      </w:r>
      <w:r w:rsidRPr="008304CC">
        <w:rPr>
          <w:rFonts w:ascii="宋体" w:hAnsi="宋体"/>
          <w:sz w:val="21"/>
          <w:szCs w:val="21"/>
        </w:rPr>
        <w:t>CUsbmouse</w:t>
      </w:r>
      <w:r>
        <w:rPr>
          <w:rFonts w:ascii="宋体" w:hAnsi="宋体" w:hint="eastAsia"/>
          <w:sz w:val="21"/>
          <w:szCs w:val="21"/>
        </w:rPr>
        <w:t>和</w:t>
      </w:r>
      <w:r w:rsidRPr="008304CC">
        <w:rPr>
          <w:rFonts w:ascii="宋体" w:hAnsi="宋体"/>
          <w:sz w:val="21"/>
          <w:szCs w:val="21"/>
        </w:rPr>
        <w:t>C</w:t>
      </w:r>
      <w:r>
        <w:rPr>
          <w:rFonts w:ascii="宋体" w:hAnsi="宋体" w:hint="eastAsia"/>
          <w:sz w:val="21"/>
          <w:szCs w:val="21"/>
        </w:rPr>
        <w:t>Ps2</w:t>
      </w:r>
      <w:r w:rsidRPr="008304CC">
        <w:rPr>
          <w:rFonts w:ascii="宋体" w:hAnsi="宋体"/>
          <w:sz w:val="21"/>
          <w:szCs w:val="21"/>
        </w:rPr>
        <w:t>mous</w:t>
      </w:r>
      <w:r>
        <w:rPr>
          <w:rFonts w:ascii="宋体" w:hAnsi="宋体" w:hint="eastAsia"/>
          <w:sz w:val="21"/>
          <w:szCs w:val="21"/>
        </w:rPr>
        <w:t>e都继承类别</w:t>
      </w:r>
      <w:r w:rsidRPr="008304CC">
        <w:rPr>
          <w:rFonts w:ascii="宋体" w:hAnsi="宋体"/>
          <w:sz w:val="21"/>
          <w:szCs w:val="21"/>
        </w:rPr>
        <w:t>GMouse</w:t>
      </w:r>
      <w:r>
        <w:rPr>
          <w:rFonts w:ascii="宋体" w:hAnsi="宋体" w:hint="eastAsia"/>
          <w:sz w:val="21"/>
          <w:szCs w:val="21"/>
        </w:rPr>
        <w:t>，所以这两个类也都提供接口</w:t>
      </w:r>
      <w:r w:rsidRPr="008304CC">
        <w:rPr>
          <w:rFonts w:ascii="宋体" w:hAnsi="宋体"/>
          <w:sz w:val="21"/>
          <w:szCs w:val="21"/>
        </w:rPr>
        <w:t>IMouse</w:t>
      </w:r>
      <w:r>
        <w:rPr>
          <w:rFonts w:ascii="宋体" w:hAnsi="宋体" w:hint="eastAsia"/>
          <w:sz w:val="21"/>
          <w:szCs w:val="21"/>
        </w:rPr>
        <w:t>，同时，它们分别提供各自的接口I</w:t>
      </w:r>
      <w:r w:rsidRPr="008304CC">
        <w:rPr>
          <w:rFonts w:ascii="宋体" w:hAnsi="宋体"/>
          <w:sz w:val="21"/>
          <w:szCs w:val="21"/>
        </w:rPr>
        <w:t>Usbmouse</w:t>
      </w:r>
      <w:r>
        <w:rPr>
          <w:rFonts w:ascii="宋体" w:hAnsi="宋体" w:hint="eastAsia"/>
          <w:sz w:val="21"/>
          <w:szCs w:val="21"/>
        </w:rPr>
        <w:t>和IPs2</w:t>
      </w:r>
      <w:r w:rsidRPr="008304CC">
        <w:rPr>
          <w:rFonts w:ascii="宋体" w:hAnsi="宋体"/>
          <w:sz w:val="21"/>
          <w:szCs w:val="21"/>
        </w:rPr>
        <w:t>mouse</w:t>
      </w:r>
      <w:r>
        <w:rPr>
          <w:rFonts w:ascii="宋体" w:hAnsi="宋体" w:hint="eastAsia"/>
          <w:sz w:val="21"/>
          <w:szCs w:val="21"/>
        </w:rPr>
        <w:t>。</w:t>
      </w:r>
    </w:p>
    <w:p w:rsidR="00DA006D" w:rsidRDefault="00DA006D" w:rsidP="00B81569">
      <w:pPr>
        <w:snapToGrid w:val="0"/>
        <w:spacing w:line="300" w:lineRule="auto"/>
        <w:ind w:firstLineChars="200" w:firstLine="420"/>
        <w:rPr>
          <w:rFonts w:ascii="宋体" w:hAnsi="宋体" w:hint="eastAsia"/>
          <w:sz w:val="21"/>
          <w:szCs w:val="21"/>
        </w:rPr>
      </w:pPr>
      <w:r>
        <w:rPr>
          <w:rFonts w:ascii="宋体" w:hAnsi="宋体" w:hint="eastAsia"/>
          <w:sz w:val="21"/>
          <w:szCs w:val="21"/>
        </w:rPr>
        <w:t>编译</w:t>
      </w:r>
      <w:r>
        <w:rPr>
          <w:rFonts w:ascii="宋体" w:hAnsi="宋体"/>
          <w:sz w:val="21"/>
          <w:szCs w:val="21"/>
        </w:rPr>
        <w:t>genericDemo</w:t>
      </w:r>
      <w:r>
        <w:rPr>
          <w:rFonts w:ascii="宋体" w:hAnsi="宋体" w:hint="eastAsia"/>
          <w:sz w:val="21"/>
          <w:szCs w:val="21"/>
        </w:rPr>
        <w:t>.car文件以后会生成文件框架</w:t>
      </w:r>
      <w:r w:rsidRPr="00834C11">
        <w:rPr>
          <w:rFonts w:ascii="宋体" w:hAnsi="宋体"/>
          <w:sz w:val="21"/>
          <w:szCs w:val="21"/>
        </w:rPr>
        <w:t>GMouse.cpp</w:t>
      </w:r>
      <w:r>
        <w:rPr>
          <w:rFonts w:ascii="宋体" w:hAnsi="宋体" w:hint="eastAsia"/>
          <w:sz w:val="21"/>
          <w:szCs w:val="21"/>
        </w:rPr>
        <w:t>，</w:t>
      </w:r>
      <w:r w:rsidRPr="00D21F82">
        <w:rPr>
          <w:rFonts w:ascii="宋体" w:hAnsi="宋体"/>
          <w:sz w:val="21"/>
          <w:szCs w:val="21"/>
        </w:rPr>
        <w:t>CUsbmouse.h</w:t>
      </w:r>
      <w:r>
        <w:rPr>
          <w:rFonts w:ascii="宋体" w:hAnsi="宋体" w:hint="eastAsia"/>
          <w:sz w:val="21"/>
          <w:szCs w:val="21"/>
        </w:rPr>
        <w:t>，</w:t>
      </w:r>
      <w:r w:rsidRPr="008304CC">
        <w:rPr>
          <w:rFonts w:ascii="宋体" w:hAnsi="宋体"/>
          <w:sz w:val="21"/>
          <w:szCs w:val="21"/>
        </w:rPr>
        <w:t>CUsbmouse</w:t>
      </w:r>
      <w:r>
        <w:rPr>
          <w:rFonts w:ascii="宋体" w:hAnsi="宋体" w:hint="eastAsia"/>
          <w:sz w:val="21"/>
          <w:szCs w:val="21"/>
        </w:rPr>
        <w:t>.cpp，</w:t>
      </w:r>
      <w:r w:rsidRPr="00D21F82">
        <w:rPr>
          <w:rFonts w:ascii="宋体" w:hAnsi="宋体"/>
          <w:sz w:val="21"/>
          <w:szCs w:val="21"/>
        </w:rPr>
        <w:t>CPs2mouse.h</w:t>
      </w:r>
      <w:r>
        <w:rPr>
          <w:rFonts w:ascii="宋体" w:hAnsi="宋体" w:hint="eastAsia"/>
          <w:sz w:val="21"/>
          <w:szCs w:val="21"/>
        </w:rPr>
        <w:t>，</w:t>
      </w:r>
      <w:r w:rsidRPr="008304CC">
        <w:rPr>
          <w:rFonts w:ascii="宋体" w:hAnsi="宋体"/>
          <w:sz w:val="21"/>
          <w:szCs w:val="21"/>
        </w:rPr>
        <w:t>C</w:t>
      </w:r>
      <w:r>
        <w:rPr>
          <w:rFonts w:ascii="宋体" w:hAnsi="宋体" w:hint="eastAsia"/>
          <w:sz w:val="21"/>
          <w:szCs w:val="21"/>
        </w:rPr>
        <w:t>Ps2</w:t>
      </w:r>
      <w:r w:rsidRPr="008304CC">
        <w:rPr>
          <w:rFonts w:ascii="宋体" w:hAnsi="宋体"/>
          <w:sz w:val="21"/>
          <w:szCs w:val="21"/>
        </w:rPr>
        <w:t>mouse</w:t>
      </w:r>
      <w:r>
        <w:rPr>
          <w:rFonts w:ascii="宋体" w:hAnsi="宋体" w:hint="eastAsia"/>
          <w:sz w:val="21"/>
          <w:szCs w:val="21"/>
        </w:rPr>
        <w:t>.cpp。</w:t>
      </w:r>
    </w:p>
    <w:p w:rsidR="00DA006D" w:rsidRDefault="00DA006D" w:rsidP="00B81569">
      <w:pPr>
        <w:snapToGrid w:val="0"/>
        <w:spacing w:line="300" w:lineRule="auto"/>
        <w:ind w:firstLineChars="200" w:firstLine="420"/>
        <w:rPr>
          <w:rFonts w:ascii="宋体" w:hAnsi="宋体" w:hint="eastAsia"/>
          <w:sz w:val="21"/>
          <w:szCs w:val="21"/>
        </w:rPr>
      </w:pPr>
      <w:r w:rsidRPr="00D21F82">
        <w:rPr>
          <w:rFonts w:ascii="宋体" w:hAnsi="宋体"/>
          <w:sz w:val="21"/>
          <w:szCs w:val="21"/>
        </w:rPr>
        <w:t>CUsbmouse.h</w:t>
      </w:r>
      <w:r>
        <w:rPr>
          <w:rFonts w:ascii="宋体" w:hAnsi="宋体" w:hint="eastAsia"/>
          <w:sz w:val="21"/>
          <w:szCs w:val="21"/>
        </w:rPr>
        <w:t>文件如下：</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#ifndef __CUSBMOUSE_H__</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#define __CUSBMOUSE_H__</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#include "_CUsbmouse.h"</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CarClass(CUsbmouse)</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lastRenderedPageBreak/>
        <w:t>public:</w:t>
      </w:r>
    </w:p>
    <w:p w:rsidR="00BD395F" w:rsidRPr="00BD395F" w:rsidRDefault="00BD395F" w:rsidP="00BD395F">
      <w:pPr>
        <w:shd w:val="clear" w:color="auto" w:fill="E6E6E6"/>
        <w:snapToGrid w:val="0"/>
        <w:spacing w:line="300" w:lineRule="auto"/>
        <w:ind w:firstLineChars="200" w:firstLine="420"/>
        <w:rPr>
          <w:rFonts w:ascii="宋体" w:hAnsi="宋体" w:hint="eastAsia"/>
          <w:sz w:val="21"/>
          <w:szCs w:val="21"/>
        </w:rPr>
      </w:pPr>
      <w:r w:rsidRPr="00BD395F">
        <w:rPr>
          <w:rFonts w:ascii="宋体" w:hAnsi="宋体"/>
          <w:sz w:val="21"/>
          <w:szCs w:val="21"/>
        </w:rPr>
        <w:t xml:space="preserve">    CARAPI Connect();</w:t>
      </w:r>
    </w:p>
    <w:p w:rsidR="00BD395F" w:rsidRDefault="00BD395F" w:rsidP="00BD395F">
      <w:pPr>
        <w:shd w:val="clear" w:color="auto" w:fill="E6E6E6"/>
        <w:snapToGrid w:val="0"/>
        <w:spacing w:line="300" w:lineRule="auto"/>
        <w:ind w:firstLineChars="200" w:firstLine="420"/>
        <w:rPr>
          <w:rFonts w:ascii="宋体" w:hAnsi="宋体" w:hint="eastAsia"/>
          <w:sz w:val="21"/>
          <w:szCs w:val="21"/>
        </w:rPr>
      </w:pPr>
      <w:r w:rsidRPr="00BD395F">
        <w:rPr>
          <w:rFonts w:ascii="宋体" w:hAnsi="宋体"/>
          <w:sz w:val="21"/>
          <w:szCs w:val="21"/>
        </w:rPr>
        <w:t xml:space="preserve">    CARAPI Disconnect();</w:t>
      </w:r>
    </w:p>
    <w:p w:rsidR="00DA006D" w:rsidRPr="00361CEE" w:rsidRDefault="00DA006D" w:rsidP="00BD395F">
      <w:pPr>
        <w:shd w:val="clear" w:color="auto" w:fill="E6E6E6"/>
        <w:snapToGrid w:val="0"/>
        <w:spacing w:line="300" w:lineRule="auto"/>
        <w:ind w:firstLineChars="200" w:firstLine="420"/>
        <w:rPr>
          <w:rFonts w:ascii="宋体" w:hAnsi="宋体" w:hint="eastAsia"/>
          <w:sz w:val="21"/>
          <w:szCs w:val="21"/>
        </w:rPr>
      </w:pPr>
      <w:r w:rsidRPr="00361CEE">
        <w:rPr>
          <w:rFonts w:ascii="宋体" w:hAnsi="宋体"/>
          <w:sz w:val="21"/>
          <w:szCs w:val="21"/>
        </w:rPr>
        <w:t xml:space="preserve">    CARAPI Ummethod();</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 xml:space="preserve">    CARAPI constructor();</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private:</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 xml:space="preserve">    // TODO: Add your private member variables here.</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p>
    <w:p w:rsidR="00DA006D" w:rsidRPr="00361CEE" w:rsidRDefault="00DA006D" w:rsidP="00361CEE">
      <w:pPr>
        <w:shd w:val="clear" w:color="auto" w:fill="E6E6E6"/>
        <w:snapToGrid w:val="0"/>
        <w:spacing w:line="300" w:lineRule="auto"/>
        <w:ind w:firstLineChars="200" w:firstLine="420"/>
        <w:rPr>
          <w:rFonts w:ascii="宋体" w:hAnsi="宋体" w:hint="eastAsia"/>
          <w:sz w:val="21"/>
          <w:szCs w:val="21"/>
        </w:rPr>
      </w:pPr>
      <w:r w:rsidRPr="00361CEE">
        <w:rPr>
          <w:rFonts w:ascii="宋体" w:hAnsi="宋体"/>
          <w:sz w:val="21"/>
          <w:szCs w:val="21"/>
        </w:rPr>
        <w:t>#endif // __CUSBMOUSE_H__</w:t>
      </w:r>
    </w:p>
    <w:p w:rsidR="00DA006D" w:rsidRDefault="00DA006D" w:rsidP="00B81569">
      <w:pPr>
        <w:snapToGrid w:val="0"/>
        <w:spacing w:line="300" w:lineRule="auto"/>
        <w:ind w:firstLineChars="200" w:firstLine="420"/>
        <w:rPr>
          <w:rFonts w:ascii="宋体" w:hAnsi="宋体" w:hint="eastAsia"/>
          <w:sz w:val="21"/>
          <w:szCs w:val="21"/>
        </w:rPr>
      </w:pPr>
      <w:r w:rsidRPr="008304CC">
        <w:rPr>
          <w:rFonts w:ascii="宋体" w:hAnsi="宋体"/>
          <w:sz w:val="21"/>
          <w:szCs w:val="21"/>
        </w:rPr>
        <w:t>CUsbmouse</w:t>
      </w:r>
      <w:r>
        <w:rPr>
          <w:rFonts w:ascii="宋体" w:hAnsi="宋体" w:hint="eastAsia"/>
          <w:sz w:val="21"/>
          <w:szCs w:val="21"/>
        </w:rPr>
        <w:t>.cpp文件如下：</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#include "CUsbmouse.h"</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#include "_CUsbmouse.cpp"</w:t>
      </w:r>
    </w:p>
    <w:p w:rsidR="00DA006D" w:rsidRPr="00361CEE" w:rsidRDefault="00DA006D" w:rsidP="00361CEE">
      <w:pPr>
        <w:shd w:val="clear" w:color="auto" w:fill="E6E6E6"/>
        <w:snapToGrid w:val="0"/>
        <w:spacing w:line="300" w:lineRule="auto"/>
        <w:rPr>
          <w:rFonts w:ascii="宋体" w:hAnsi="宋体" w:hint="eastAsia"/>
          <w:sz w:val="21"/>
          <w:szCs w:val="21"/>
        </w:rPr>
      </w:pPr>
    </w:p>
    <w:p w:rsidR="00BD395F" w:rsidRPr="00BD395F" w:rsidRDefault="00666EC9" w:rsidP="00BD395F">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BD395F" w:rsidRPr="00BD395F">
        <w:rPr>
          <w:rFonts w:ascii="宋体" w:hAnsi="宋体"/>
          <w:sz w:val="21"/>
          <w:szCs w:val="21"/>
        </w:rPr>
        <w:t xml:space="preserve"> CUsbmouse::Connect()</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r w:rsidRPr="00BD395F">
        <w:rPr>
          <w:rFonts w:ascii="宋体" w:hAnsi="宋体"/>
          <w:sz w:val="21"/>
          <w:szCs w:val="21"/>
        </w:rPr>
        <w:t>{</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r w:rsidRPr="00BD395F">
        <w:rPr>
          <w:rFonts w:ascii="宋体" w:hAnsi="宋体"/>
          <w:sz w:val="21"/>
          <w:szCs w:val="21"/>
        </w:rPr>
        <w:t xml:space="preserve">    // TODO: Add your code here</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r w:rsidRPr="00BD395F">
        <w:rPr>
          <w:rFonts w:ascii="宋体" w:hAnsi="宋体"/>
          <w:sz w:val="21"/>
          <w:szCs w:val="21"/>
        </w:rPr>
        <w:t xml:space="preserve">    return E_NOT_IMPLEMENTED;</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r w:rsidRPr="00BD395F">
        <w:rPr>
          <w:rFonts w:ascii="宋体" w:hAnsi="宋体"/>
          <w:sz w:val="21"/>
          <w:szCs w:val="21"/>
        </w:rPr>
        <w:t>}</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p>
    <w:p w:rsidR="00BD395F" w:rsidRPr="00BD395F" w:rsidRDefault="00666EC9" w:rsidP="00BD395F">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BD395F" w:rsidRPr="00BD395F">
        <w:rPr>
          <w:rFonts w:ascii="宋体" w:hAnsi="宋体"/>
          <w:sz w:val="21"/>
          <w:szCs w:val="21"/>
        </w:rPr>
        <w:t xml:space="preserve"> CUsbmouse::Disconnect()</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r w:rsidRPr="00BD395F">
        <w:rPr>
          <w:rFonts w:ascii="宋体" w:hAnsi="宋体"/>
          <w:sz w:val="21"/>
          <w:szCs w:val="21"/>
        </w:rPr>
        <w:t>{</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r w:rsidRPr="00BD395F">
        <w:rPr>
          <w:rFonts w:ascii="宋体" w:hAnsi="宋体"/>
          <w:sz w:val="21"/>
          <w:szCs w:val="21"/>
        </w:rPr>
        <w:t xml:space="preserve">    // TODO: Add your code here</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r w:rsidRPr="00BD395F">
        <w:rPr>
          <w:rFonts w:ascii="宋体" w:hAnsi="宋体"/>
          <w:sz w:val="21"/>
          <w:szCs w:val="21"/>
        </w:rPr>
        <w:t xml:space="preserve">    return E_NOT_IMPLEMENTED;</w:t>
      </w:r>
    </w:p>
    <w:p w:rsidR="00DA006D" w:rsidRPr="00BD395F" w:rsidRDefault="00BD395F" w:rsidP="00BD395F">
      <w:pPr>
        <w:shd w:val="clear" w:color="auto" w:fill="E6E6E6"/>
        <w:snapToGrid w:val="0"/>
        <w:spacing w:line="300" w:lineRule="auto"/>
        <w:ind w:firstLineChars="200" w:firstLine="420"/>
        <w:rPr>
          <w:rFonts w:ascii="宋体" w:hAnsi="宋体" w:hint="eastAsia"/>
          <w:sz w:val="21"/>
          <w:szCs w:val="21"/>
        </w:rPr>
      </w:pPr>
      <w:r w:rsidRPr="00BD395F">
        <w:rPr>
          <w:rFonts w:ascii="宋体" w:hAnsi="宋体"/>
          <w:sz w:val="21"/>
          <w:szCs w:val="21"/>
        </w:rPr>
        <w:t>}</w:t>
      </w:r>
    </w:p>
    <w:p w:rsidR="00DA006D" w:rsidRPr="00361CEE" w:rsidRDefault="00666EC9" w:rsidP="00361CEE">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DA006D" w:rsidRPr="00361CEE">
        <w:rPr>
          <w:rFonts w:ascii="宋体" w:hAnsi="宋体"/>
          <w:sz w:val="21"/>
          <w:szCs w:val="21"/>
        </w:rPr>
        <w:t xml:space="preserve"> CUsbmouse::Ummethod()</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 xml:space="preserve">    // TODO: Add your code here</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 xml:space="preserve">    return E_NOT_IMPLEMENTED;</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p>
    <w:p w:rsidR="00DA006D" w:rsidRPr="00361CEE" w:rsidRDefault="00666EC9" w:rsidP="00361CEE">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DA006D" w:rsidRPr="00361CEE">
        <w:rPr>
          <w:rFonts w:ascii="宋体" w:hAnsi="宋体"/>
          <w:sz w:val="21"/>
          <w:szCs w:val="21"/>
        </w:rPr>
        <w:t xml:space="preserve"> CUsbmouse::constructor()</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 xml:space="preserve">    // TODO: Add your code here</w:t>
      </w:r>
    </w:p>
    <w:p w:rsidR="00DA006D" w:rsidRPr="00361CEE" w:rsidRDefault="00DA006D" w:rsidP="00361CEE">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 xml:space="preserve">    return E_NOT_IMPLEMENTED;</w:t>
      </w:r>
    </w:p>
    <w:p w:rsidR="00DA006D" w:rsidRPr="00361CEE" w:rsidRDefault="00DA006D" w:rsidP="00361CEE">
      <w:pPr>
        <w:shd w:val="clear" w:color="auto" w:fill="E6E6E6"/>
        <w:snapToGrid w:val="0"/>
        <w:spacing w:line="300" w:lineRule="auto"/>
        <w:ind w:firstLineChars="200" w:firstLine="420"/>
        <w:rPr>
          <w:rFonts w:ascii="宋体" w:hAnsi="宋体" w:hint="eastAsia"/>
          <w:sz w:val="21"/>
          <w:szCs w:val="21"/>
        </w:rPr>
      </w:pPr>
      <w:r w:rsidRPr="00361CEE">
        <w:rPr>
          <w:rFonts w:ascii="宋体" w:hAnsi="宋体"/>
          <w:sz w:val="21"/>
          <w:szCs w:val="21"/>
        </w:rPr>
        <w:t>}</w:t>
      </w:r>
    </w:p>
    <w:p w:rsidR="00BD395F" w:rsidRDefault="00BD395F" w:rsidP="00B81569">
      <w:pPr>
        <w:snapToGrid w:val="0"/>
        <w:spacing w:line="300" w:lineRule="auto"/>
        <w:ind w:firstLineChars="200" w:firstLine="420"/>
        <w:rPr>
          <w:rFonts w:ascii="宋体" w:hAnsi="宋体" w:hint="eastAsia"/>
          <w:sz w:val="21"/>
          <w:szCs w:val="21"/>
        </w:rPr>
      </w:pPr>
      <w:r>
        <w:rPr>
          <w:rFonts w:ascii="宋体" w:hAnsi="宋体" w:hint="eastAsia"/>
          <w:sz w:val="21"/>
          <w:szCs w:val="21"/>
        </w:rPr>
        <w:t>添加代码后的</w:t>
      </w:r>
      <w:r w:rsidRPr="008304CC">
        <w:rPr>
          <w:rFonts w:ascii="宋体" w:hAnsi="宋体"/>
          <w:sz w:val="21"/>
          <w:szCs w:val="21"/>
        </w:rPr>
        <w:t>CUsbmouse</w:t>
      </w:r>
      <w:r>
        <w:rPr>
          <w:rFonts w:ascii="宋体" w:hAnsi="宋体" w:hint="eastAsia"/>
          <w:sz w:val="21"/>
          <w:szCs w:val="21"/>
        </w:rPr>
        <w:t>.cpp文件如下：</w:t>
      </w:r>
    </w:p>
    <w:p w:rsidR="00BD395F" w:rsidRPr="00361CEE" w:rsidRDefault="00BD395F" w:rsidP="00BD395F">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#include "CUsbmouse.h"</w:t>
      </w:r>
    </w:p>
    <w:p w:rsidR="00BD395F" w:rsidRPr="00361CEE" w:rsidRDefault="00BD395F" w:rsidP="00BD395F">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#include "_CUsbmouse.cpp"</w:t>
      </w:r>
    </w:p>
    <w:p w:rsidR="00BD395F" w:rsidRPr="00361CEE" w:rsidRDefault="00BD395F" w:rsidP="00BD395F">
      <w:pPr>
        <w:shd w:val="clear" w:color="auto" w:fill="E6E6E6"/>
        <w:snapToGrid w:val="0"/>
        <w:spacing w:line="300" w:lineRule="auto"/>
        <w:rPr>
          <w:rFonts w:ascii="宋体" w:hAnsi="宋体" w:hint="eastAsia"/>
          <w:sz w:val="21"/>
          <w:szCs w:val="21"/>
        </w:rPr>
      </w:pPr>
    </w:p>
    <w:p w:rsidR="00BD395F" w:rsidRPr="00BD395F" w:rsidRDefault="00666EC9" w:rsidP="00BD395F">
      <w:pPr>
        <w:shd w:val="clear" w:color="auto" w:fill="E6E6E6"/>
        <w:snapToGrid w:val="0"/>
        <w:spacing w:line="300" w:lineRule="auto"/>
        <w:ind w:firstLineChars="200" w:firstLine="420"/>
        <w:rPr>
          <w:rFonts w:ascii="宋体" w:hAnsi="宋体"/>
          <w:sz w:val="21"/>
          <w:szCs w:val="21"/>
        </w:rPr>
      </w:pPr>
      <w:r>
        <w:rPr>
          <w:rFonts w:ascii="宋体" w:hAnsi="宋体"/>
          <w:sz w:val="21"/>
          <w:szCs w:val="21"/>
        </w:rPr>
        <w:lastRenderedPageBreak/>
        <w:t>ECode</w:t>
      </w:r>
      <w:r w:rsidR="00BD395F" w:rsidRPr="00BD395F">
        <w:rPr>
          <w:rFonts w:ascii="宋体" w:hAnsi="宋体"/>
          <w:sz w:val="21"/>
          <w:szCs w:val="21"/>
        </w:rPr>
        <w:t xml:space="preserve"> CUsbmouse::Connect()</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r w:rsidRPr="00BD395F">
        <w:rPr>
          <w:rFonts w:ascii="宋体" w:hAnsi="宋体"/>
          <w:sz w:val="21"/>
          <w:szCs w:val="21"/>
        </w:rPr>
        <w:t>{</w:t>
      </w:r>
    </w:p>
    <w:p w:rsidR="00AC5DA4" w:rsidRPr="00AC5DA4" w:rsidRDefault="00AC5DA4" w:rsidP="00AC5DA4">
      <w:pPr>
        <w:shd w:val="clear" w:color="auto" w:fill="E6E6E6"/>
        <w:snapToGrid w:val="0"/>
        <w:spacing w:line="300" w:lineRule="auto"/>
        <w:ind w:firstLineChars="200" w:firstLine="420"/>
        <w:rPr>
          <w:rFonts w:ascii="宋体" w:hAnsi="宋体"/>
          <w:sz w:val="21"/>
          <w:szCs w:val="21"/>
        </w:rPr>
      </w:pPr>
      <w:r w:rsidRPr="00AC5DA4">
        <w:rPr>
          <w:rFonts w:ascii="宋体" w:hAnsi="宋体"/>
          <w:sz w:val="21"/>
          <w:szCs w:val="21"/>
        </w:rPr>
        <w:t xml:space="preserve">    printf("</w:t>
      </w:r>
      <w:r>
        <w:rPr>
          <w:rFonts w:ascii="宋体" w:hAnsi="宋体" w:hint="eastAsia"/>
          <w:sz w:val="21"/>
          <w:szCs w:val="21"/>
        </w:rPr>
        <w:t>C</w:t>
      </w:r>
      <w:r w:rsidRPr="00AC5DA4">
        <w:rPr>
          <w:rFonts w:ascii="宋体" w:hAnsi="宋体"/>
          <w:sz w:val="21"/>
          <w:szCs w:val="21"/>
        </w:rPr>
        <w:t>onnected\n");</w:t>
      </w:r>
    </w:p>
    <w:p w:rsidR="00BD395F" w:rsidRPr="00BD395F" w:rsidRDefault="00AC5DA4" w:rsidP="00AC5DA4">
      <w:pPr>
        <w:shd w:val="clear" w:color="auto" w:fill="E6E6E6"/>
        <w:snapToGrid w:val="0"/>
        <w:spacing w:line="300" w:lineRule="auto"/>
        <w:ind w:firstLineChars="200" w:firstLine="420"/>
        <w:rPr>
          <w:rFonts w:ascii="宋体" w:hAnsi="宋体"/>
          <w:sz w:val="21"/>
          <w:szCs w:val="21"/>
        </w:rPr>
      </w:pPr>
      <w:r w:rsidRPr="00AC5DA4">
        <w:rPr>
          <w:rFonts w:ascii="宋体" w:hAnsi="宋体"/>
          <w:sz w:val="21"/>
          <w:szCs w:val="21"/>
        </w:rPr>
        <w:t xml:space="preserve">    return NOERROR;</w:t>
      </w:r>
      <w:r w:rsidR="00BD395F" w:rsidRPr="00BD395F">
        <w:rPr>
          <w:rFonts w:ascii="宋体" w:hAnsi="宋体"/>
          <w:sz w:val="21"/>
          <w:szCs w:val="21"/>
        </w:rPr>
        <w:t>}</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p>
    <w:p w:rsidR="00BD395F" w:rsidRPr="00BD395F" w:rsidRDefault="00666EC9" w:rsidP="00BD395F">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BD395F" w:rsidRPr="00BD395F">
        <w:rPr>
          <w:rFonts w:ascii="宋体" w:hAnsi="宋体"/>
          <w:sz w:val="21"/>
          <w:szCs w:val="21"/>
        </w:rPr>
        <w:t xml:space="preserve"> CUsbmouse::Disconnect()</w:t>
      </w:r>
    </w:p>
    <w:p w:rsidR="00BD395F" w:rsidRPr="00BD395F" w:rsidRDefault="00BD395F" w:rsidP="00BD395F">
      <w:pPr>
        <w:shd w:val="clear" w:color="auto" w:fill="E6E6E6"/>
        <w:snapToGrid w:val="0"/>
        <w:spacing w:line="300" w:lineRule="auto"/>
        <w:ind w:firstLineChars="200" w:firstLine="420"/>
        <w:rPr>
          <w:rFonts w:ascii="宋体" w:hAnsi="宋体"/>
          <w:sz w:val="21"/>
          <w:szCs w:val="21"/>
        </w:rPr>
      </w:pPr>
      <w:r w:rsidRPr="00BD395F">
        <w:rPr>
          <w:rFonts w:ascii="宋体" w:hAnsi="宋体"/>
          <w:sz w:val="21"/>
          <w:szCs w:val="21"/>
        </w:rPr>
        <w:t>{</w:t>
      </w:r>
    </w:p>
    <w:p w:rsidR="00AC5DA4" w:rsidRPr="00AC5DA4" w:rsidRDefault="00AC5DA4" w:rsidP="00AC5DA4">
      <w:pPr>
        <w:shd w:val="clear" w:color="auto" w:fill="E6E6E6"/>
        <w:snapToGrid w:val="0"/>
        <w:spacing w:line="300" w:lineRule="auto"/>
        <w:ind w:firstLineChars="200" w:firstLine="420"/>
        <w:rPr>
          <w:rFonts w:ascii="宋体" w:hAnsi="宋体"/>
          <w:sz w:val="21"/>
          <w:szCs w:val="21"/>
        </w:rPr>
      </w:pPr>
      <w:r w:rsidRPr="00AC5DA4">
        <w:rPr>
          <w:rFonts w:ascii="宋体" w:hAnsi="宋体"/>
          <w:sz w:val="21"/>
          <w:szCs w:val="21"/>
        </w:rPr>
        <w:t xml:space="preserve">    printf("</w:t>
      </w:r>
      <w:r>
        <w:rPr>
          <w:rFonts w:ascii="宋体" w:hAnsi="宋体" w:hint="eastAsia"/>
          <w:sz w:val="21"/>
          <w:szCs w:val="21"/>
        </w:rPr>
        <w:t>D</w:t>
      </w:r>
      <w:r w:rsidRPr="00AC5DA4">
        <w:rPr>
          <w:rFonts w:ascii="宋体" w:hAnsi="宋体"/>
          <w:sz w:val="21"/>
          <w:szCs w:val="21"/>
        </w:rPr>
        <w:t>isconnected\n");</w:t>
      </w:r>
    </w:p>
    <w:p w:rsidR="00AC5DA4" w:rsidRDefault="00AC5DA4" w:rsidP="00AC5DA4">
      <w:pPr>
        <w:shd w:val="clear" w:color="auto" w:fill="E6E6E6"/>
        <w:snapToGrid w:val="0"/>
        <w:spacing w:line="300" w:lineRule="auto"/>
        <w:ind w:firstLineChars="200" w:firstLine="420"/>
        <w:rPr>
          <w:rFonts w:ascii="宋体" w:hAnsi="宋体" w:hint="eastAsia"/>
          <w:sz w:val="21"/>
          <w:szCs w:val="21"/>
        </w:rPr>
      </w:pPr>
      <w:r w:rsidRPr="00AC5DA4">
        <w:rPr>
          <w:rFonts w:ascii="宋体" w:hAnsi="宋体"/>
          <w:sz w:val="21"/>
          <w:szCs w:val="21"/>
        </w:rPr>
        <w:t xml:space="preserve">    return NOERROR;</w:t>
      </w:r>
    </w:p>
    <w:p w:rsidR="00BD395F" w:rsidRPr="00BD395F" w:rsidRDefault="00BD395F" w:rsidP="00AC5DA4">
      <w:pPr>
        <w:shd w:val="clear" w:color="auto" w:fill="E6E6E6"/>
        <w:snapToGrid w:val="0"/>
        <w:spacing w:line="300" w:lineRule="auto"/>
        <w:ind w:firstLineChars="200" w:firstLine="420"/>
        <w:rPr>
          <w:rFonts w:ascii="宋体" w:hAnsi="宋体" w:hint="eastAsia"/>
          <w:sz w:val="21"/>
          <w:szCs w:val="21"/>
        </w:rPr>
      </w:pPr>
      <w:r w:rsidRPr="00BD395F">
        <w:rPr>
          <w:rFonts w:ascii="宋体" w:hAnsi="宋体"/>
          <w:sz w:val="21"/>
          <w:szCs w:val="21"/>
        </w:rPr>
        <w:t>}</w:t>
      </w:r>
    </w:p>
    <w:p w:rsidR="00BD395F" w:rsidRPr="00361CEE" w:rsidRDefault="00666EC9" w:rsidP="00BD395F">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BD395F" w:rsidRPr="00361CEE">
        <w:rPr>
          <w:rFonts w:ascii="宋体" w:hAnsi="宋体"/>
          <w:sz w:val="21"/>
          <w:szCs w:val="21"/>
        </w:rPr>
        <w:t xml:space="preserve"> CUsbmouse::Ummethod()</w:t>
      </w:r>
    </w:p>
    <w:p w:rsidR="00BD395F" w:rsidRPr="00361CEE" w:rsidRDefault="00BD395F" w:rsidP="00BD395F">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w:t>
      </w:r>
    </w:p>
    <w:p w:rsidR="00AC5DA4" w:rsidRPr="00AC5DA4" w:rsidRDefault="00AC5DA4" w:rsidP="00AC5DA4">
      <w:pPr>
        <w:shd w:val="clear" w:color="auto" w:fill="E6E6E6"/>
        <w:snapToGrid w:val="0"/>
        <w:spacing w:line="300" w:lineRule="auto"/>
        <w:ind w:firstLineChars="200" w:firstLine="420"/>
        <w:rPr>
          <w:rFonts w:ascii="宋体" w:hAnsi="宋体"/>
          <w:sz w:val="21"/>
          <w:szCs w:val="21"/>
        </w:rPr>
      </w:pPr>
      <w:r w:rsidRPr="00AC5DA4">
        <w:rPr>
          <w:rFonts w:ascii="宋体" w:hAnsi="宋体"/>
          <w:sz w:val="21"/>
          <w:szCs w:val="21"/>
        </w:rPr>
        <w:t xml:space="preserve">    printf("</w:t>
      </w:r>
      <w:r w:rsidR="00933232">
        <w:rPr>
          <w:rFonts w:ascii="宋体" w:hAnsi="宋体" w:hint="eastAsia"/>
          <w:sz w:val="21"/>
          <w:szCs w:val="21"/>
        </w:rPr>
        <w:t>Use usb</w:t>
      </w:r>
      <w:r w:rsidR="00933232" w:rsidRPr="00361CEE">
        <w:rPr>
          <w:rFonts w:ascii="宋体" w:hAnsi="宋体"/>
          <w:sz w:val="21"/>
          <w:szCs w:val="21"/>
        </w:rPr>
        <w:t>mouse</w:t>
      </w:r>
      <w:r w:rsidRPr="00AC5DA4">
        <w:rPr>
          <w:rFonts w:ascii="宋体" w:hAnsi="宋体"/>
          <w:sz w:val="21"/>
          <w:szCs w:val="21"/>
        </w:rPr>
        <w:t>\n");</w:t>
      </w:r>
    </w:p>
    <w:p w:rsidR="00AC5DA4" w:rsidRDefault="00AC5DA4" w:rsidP="00AC5DA4">
      <w:pPr>
        <w:shd w:val="clear" w:color="auto" w:fill="E6E6E6"/>
        <w:snapToGrid w:val="0"/>
        <w:spacing w:line="300" w:lineRule="auto"/>
        <w:ind w:firstLineChars="200" w:firstLine="420"/>
        <w:rPr>
          <w:rFonts w:ascii="宋体" w:hAnsi="宋体" w:hint="eastAsia"/>
          <w:sz w:val="21"/>
          <w:szCs w:val="21"/>
        </w:rPr>
      </w:pPr>
      <w:r w:rsidRPr="00AC5DA4">
        <w:rPr>
          <w:rFonts w:ascii="宋体" w:hAnsi="宋体"/>
          <w:sz w:val="21"/>
          <w:szCs w:val="21"/>
        </w:rPr>
        <w:t xml:space="preserve">    return NOERROR;</w:t>
      </w:r>
    </w:p>
    <w:p w:rsidR="00BD395F" w:rsidRPr="00361CEE" w:rsidRDefault="00BD395F" w:rsidP="00AC5DA4">
      <w:pPr>
        <w:shd w:val="clear" w:color="auto" w:fill="E6E6E6"/>
        <w:snapToGrid w:val="0"/>
        <w:spacing w:line="300" w:lineRule="auto"/>
        <w:ind w:firstLineChars="200" w:firstLine="420"/>
        <w:rPr>
          <w:rFonts w:ascii="宋体" w:hAnsi="宋体" w:hint="eastAsia"/>
          <w:sz w:val="21"/>
          <w:szCs w:val="21"/>
        </w:rPr>
      </w:pPr>
      <w:r w:rsidRPr="00361CEE">
        <w:rPr>
          <w:rFonts w:ascii="宋体" w:hAnsi="宋体"/>
          <w:sz w:val="21"/>
          <w:szCs w:val="21"/>
        </w:rPr>
        <w:t>}</w:t>
      </w:r>
    </w:p>
    <w:p w:rsidR="00BD395F" w:rsidRPr="00361CEE" w:rsidRDefault="00666EC9" w:rsidP="00BD395F">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BD395F" w:rsidRPr="00361CEE">
        <w:rPr>
          <w:rFonts w:ascii="宋体" w:hAnsi="宋体"/>
          <w:sz w:val="21"/>
          <w:szCs w:val="21"/>
        </w:rPr>
        <w:t xml:space="preserve"> CUsbmouse::constructor()</w:t>
      </w:r>
    </w:p>
    <w:p w:rsidR="00BD395F" w:rsidRPr="00361CEE" w:rsidRDefault="00BD395F" w:rsidP="00BD395F">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w:t>
      </w:r>
    </w:p>
    <w:p w:rsidR="00BD395F" w:rsidRPr="00361CEE" w:rsidRDefault="00BD395F" w:rsidP="00BD395F">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 xml:space="preserve">    // TODO: Add your code here</w:t>
      </w:r>
    </w:p>
    <w:p w:rsidR="00BD395F" w:rsidRPr="00361CEE" w:rsidRDefault="00BD395F" w:rsidP="00BD395F">
      <w:pPr>
        <w:shd w:val="clear" w:color="auto" w:fill="E6E6E6"/>
        <w:snapToGrid w:val="0"/>
        <w:spacing w:line="300" w:lineRule="auto"/>
        <w:ind w:firstLineChars="200" w:firstLine="420"/>
        <w:rPr>
          <w:rFonts w:ascii="宋体" w:hAnsi="宋体"/>
          <w:sz w:val="21"/>
          <w:szCs w:val="21"/>
        </w:rPr>
      </w:pPr>
      <w:r w:rsidRPr="00361CEE">
        <w:rPr>
          <w:rFonts w:ascii="宋体" w:hAnsi="宋体"/>
          <w:sz w:val="21"/>
          <w:szCs w:val="21"/>
        </w:rPr>
        <w:t xml:space="preserve">    return E_NOT_IMPLEMENTED;</w:t>
      </w:r>
    </w:p>
    <w:p w:rsidR="00BD395F" w:rsidRPr="00361CEE" w:rsidRDefault="00BD395F" w:rsidP="00BD395F">
      <w:pPr>
        <w:shd w:val="clear" w:color="auto" w:fill="E6E6E6"/>
        <w:snapToGrid w:val="0"/>
        <w:spacing w:line="300" w:lineRule="auto"/>
        <w:ind w:firstLineChars="200" w:firstLine="420"/>
        <w:rPr>
          <w:rFonts w:ascii="宋体" w:hAnsi="宋体" w:hint="eastAsia"/>
          <w:sz w:val="21"/>
          <w:szCs w:val="21"/>
        </w:rPr>
      </w:pPr>
      <w:r w:rsidRPr="00361CEE">
        <w:rPr>
          <w:rFonts w:ascii="宋体" w:hAnsi="宋体"/>
          <w:sz w:val="21"/>
          <w:szCs w:val="21"/>
        </w:rPr>
        <w:t>}</w:t>
      </w:r>
    </w:p>
    <w:p w:rsidR="00BD395F" w:rsidRDefault="00BD395F" w:rsidP="00BD395F">
      <w:pPr>
        <w:snapToGrid w:val="0"/>
        <w:spacing w:line="300" w:lineRule="auto"/>
        <w:rPr>
          <w:rFonts w:ascii="宋体" w:hAnsi="宋体" w:hint="eastAsia"/>
          <w:sz w:val="21"/>
          <w:szCs w:val="21"/>
        </w:rPr>
      </w:pPr>
    </w:p>
    <w:p w:rsidR="00DA006D" w:rsidRDefault="00DA006D" w:rsidP="00B81569">
      <w:pPr>
        <w:snapToGrid w:val="0"/>
        <w:spacing w:line="300" w:lineRule="auto"/>
        <w:ind w:firstLineChars="200" w:firstLine="420"/>
        <w:rPr>
          <w:rFonts w:ascii="宋体" w:hAnsi="宋体" w:hint="eastAsia"/>
          <w:sz w:val="21"/>
          <w:szCs w:val="21"/>
        </w:rPr>
      </w:pPr>
      <w:r w:rsidRPr="00D21F82">
        <w:rPr>
          <w:rFonts w:ascii="宋体" w:hAnsi="宋体"/>
          <w:sz w:val="21"/>
          <w:szCs w:val="21"/>
        </w:rPr>
        <w:t>CPs2mouse.h</w:t>
      </w:r>
      <w:r>
        <w:rPr>
          <w:rFonts w:ascii="宋体" w:hAnsi="宋体" w:hint="eastAsia"/>
          <w:sz w:val="21"/>
          <w:szCs w:val="21"/>
        </w:rPr>
        <w:t>和</w:t>
      </w:r>
      <w:r w:rsidRPr="008304CC">
        <w:rPr>
          <w:rFonts w:ascii="宋体" w:hAnsi="宋体"/>
          <w:sz w:val="21"/>
          <w:szCs w:val="21"/>
        </w:rPr>
        <w:t>C</w:t>
      </w:r>
      <w:r>
        <w:rPr>
          <w:rFonts w:ascii="宋体" w:hAnsi="宋体" w:hint="eastAsia"/>
          <w:sz w:val="21"/>
          <w:szCs w:val="21"/>
        </w:rPr>
        <w:t>Ps2</w:t>
      </w:r>
      <w:r w:rsidRPr="008304CC">
        <w:rPr>
          <w:rFonts w:ascii="宋体" w:hAnsi="宋体"/>
          <w:sz w:val="21"/>
          <w:szCs w:val="21"/>
        </w:rPr>
        <w:t>mouse</w:t>
      </w:r>
      <w:r>
        <w:rPr>
          <w:rFonts w:ascii="宋体" w:hAnsi="宋体" w:hint="eastAsia"/>
          <w:sz w:val="21"/>
          <w:szCs w:val="21"/>
        </w:rPr>
        <w:t>.cpp类似，在此不列出程序框架。</w:t>
      </w:r>
    </w:p>
    <w:p w:rsidR="00DA006D" w:rsidRDefault="00DA006D" w:rsidP="00B81569">
      <w:pPr>
        <w:snapToGrid w:val="0"/>
        <w:spacing w:line="300" w:lineRule="auto"/>
        <w:ind w:firstLineChars="200" w:firstLine="420"/>
        <w:rPr>
          <w:rFonts w:ascii="宋体" w:hAnsi="宋体" w:hint="eastAsia"/>
          <w:sz w:val="21"/>
          <w:szCs w:val="21"/>
        </w:rPr>
      </w:pPr>
      <w:r w:rsidRPr="00834C11">
        <w:rPr>
          <w:rFonts w:ascii="宋体" w:hAnsi="宋体"/>
          <w:sz w:val="21"/>
          <w:szCs w:val="21"/>
        </w:rPr>
        <w:t>GMouse.cpp</w:t>
      </w:r>
      <w:r>
        <w:rPr>
          <w:rFonts w:ascii="宋体" w:hAnsi="宋体" w:hint="eastAsia"/>
          <w:sz w:val="21"/>
          <w:szCs w:val="21"/>
        </w:rPr>
        <w:t>文件如下：</w:t>
      </w:r>
    </w:p>
    <w:p w:rsidR="00DA006D" w:rsidRPr="00BE6BB2" w:rsidRDefault="00DA006D" w:rsidP="00BE6BB2">
      <w:pPr>
        <w:shd w:val="clear" w:color="auto" w:fill="E6E6E6"/>
        <w:snapToGrid w:val="0"/>
        <w:spacing w:line="300" w:lineRule="auto"/>
        <w:ind w:firstLineChars="200" w:firstLine="420"/>
        <w:rPr>
          <w:rFonts w:ascii="宋体" w:hAnsi="宋体"/>
          <w:sz w:val="21"/>
          <w:szCs w:val="21"/>
        </w:rPr>
      </w:pPr>
      <w:r w:rsidRPr="00BE6BB2">
        <w:rPr>
          <w:rFonts w:ascii="宋体" w:hAnsi="宋体"/>
          <w:sz w:val="21"/>
          <w:szCs w:val="21"/>
        </w:rPr>
        <w:t>#include "GMouse.h"</w:t>
      </w:r>
    </w:p>
    <w:p w:rsidR="00DA006D" w:rsidRPr="00BE6BB2" w:rsidRDefault="00DA006D" w:rsidP="00BE6BB2">
      <w:pPr>
        <w:shd w:val="clear" w:color="auto" w:fill="E6E6E6"/>
        <w:snapToGrid w:val="0"/>
        <w:spacing w:line="300" w:lineRule="auto"/>
        <w:ind w:firstLineChars="200" w:firstLine="420"/>
        <w:rPr>
          <w:rFonts w:ascii="宋体" w:hAnsi="宋体"/>
          <w:sz w:val="21"/>
          <w:szCs w:val="21"/>
        </w:rPr>
      </w:pPr>
      <w:r w:rsidRPr="00BE6BB2">
        <w:rPr>
          <w:rFonts w:ascii="宋体" w:hAnsi="宋体"/>
          <w:sz w:val="21"/>
          <w:szCs w:val="21"/>
        </w:rPr>
        <w:t>#include "_GMouse.cpp"</w:t>
      </w:r>
    </w:p>
    <w:p w:rsidR="00DA006D" w:rsidRPr="00BE6BB2" w:rsidRDefault="00DA006D" w:rsidP="00BE6BB2">
      <w:pPr>
        <w:shd w:val="clear" w:color="auto" w:fill="E6E6E6"/>
        <w:snapToGrid w:val="0"/>
        <w:spacing w:line="300" w:lineRule="auto"/>
        <w:ind w:firstLineChars="200" w:firstLine="420"/>
        <w:rPr>
          <w:rFonts w:ascii="宋体" w:hAnsi="宋体"/>
          <w:sz w:val="21"/>
          <w:szCs w:val="21"/>
        </w:rPr>
      </w:pPr>
    </w:p>
    <w:p w:rsidR="00DA006D" w:rsidRPr="00BE6BB2" w:rsidRDefault="00666EC9" w:rsidP="00BA4562">
      <w:pPr>
        <w:shd w:val="clear" w:color="auto" w:fill="E6E6E6"/>
        <w:snapToGrid w:val="0"/>
        <w:spacing w:line="300" w:lineRule="auto"/>
        <w:ind w:firstLineChars="200" w:firstLine="420"/>
        <w:outlineLvl w:val="0"/>
        <w:rPr>
          <w:rFonts w:ascii="宋体" w:hAnsi="宋体"/>
          <w:sz w:val="21"/>
          <w:szCs w:val="21"/>
        </w:rPr>
      </w:pPr>
      <w:bookmarkStart w:id="321" w:name="_Toc152754352"/>
      <w:bookmarkStart w:id="322" w:name="_Toc152754738"/>
      <w:r>
        <w:rPr>
          <w:rFonts w:ascii="宋体" w:hAnsi="宋体"/>
          <w:sz w:val="21"/>
          <w:szCs w:val="21"/>
        </w:rPr>
        <w:t>ECode</w:t>
      </w:r>
      <w:r w:rsidR="00DA006D" w:rsidRPr="00BE6BB2">
        <w:rPr>
          <w:rFonts w:ascii="宋体" w:hAnsi="宋体"/>
          <w:sz w:val="21"/>
          <w:szCs w:val="21"/>
        </w:rPr>
        <w:t xml:space="preserve"> GMouse::New(</w:t>
      </w:r>
      <w:bookmarkEnd w:id="321"/>
      <w:bookmarkEnd w:id="322"/>
    </w:p>
    <w:p w:rsidR="00DA006D" w:rsidRPr="00BE6BB2" w:rsidRDefault="00DA006D" w:rsidP="00BE6BB2">
      <w:pPr>
        <w:shd w:val="clear" w:color="auto" w:fill="E6E6E6"/>
        <w:snapToGrid w:val="0"/>
        <w:spacing w:line="300" w:lineRule="auto"/>
        <w:ind w:firstLineChars="200" w:firstLine="420"/>
        <w:rPr>
          <w:rFonts w:ascii="宋体" w:hAnsi="宋体"/>
          <w:sz w:val="21"/>
          <w:szCs w:val="21"/>
        </w:rPr>
      </w:pPr>
      <w:r w:rsidRPr="00BE6BB2">
        <w:rPr>
          <w:rFonts w:ascii="宋体" w:hAnsi="宋体"/>
          <w:sz w:val="21"/>
          <w:szCs w:val="21"/>
        </w:rPr>
        <w:t xml:space="preserve">    /*[out]*/ IMouse **pIMouse)</w:t>
      </w:r>
    </w:p>
    <w:p w:rsidR="00DA006D" w:rsidRPr="00BE6BB2" w:rsidRDefault="00DA006D" w:rsidP="00BE6BB2">
      <w:pPr>
        <w:shd w:val="clear" w:color="auto" w:fill="E6E6E6"/>
        <w:snapToGrid w:val="0"/>
        <w:spacing w:line="300" w:lineRule="auto"/>
        <w:ind w:firstLineChars="200" w:firstLine="420"/>
        <w:rPr>
          <w:rFonts w:ascii="宋体" w:hAnsi="宋体"/>
          <w:sz w:val="21"/>
          <w:szCs w:val="21"/>
        </w:rPr>
      </w:pPr>
      <w:r w:rsidRPr="00BE6BB2">
        <w:rPr>
          <w:rFonts w:ascii="宋体" w:hAnsi="宋体"/>
          <w:sz w:val="21"/>
          <w:szCs w:val="21"/>
        </w:rPr>
        <w:t>{</w:t>
      </w:r>
    </w:p>
    <w:p w:rsidR="00DA006D" w:rsidRPr="00BE6BB2" w:rsidRDefault="00DA006D" w:rsidP="00BE6BB2">
      <w:pPr>
        <w:shd w:val="clear" w:color="auto" w:fill="E6E6E6"/>
        <w:snapToGrid w:val="0"/>
        <w:spacing w:line="300" w:lineRule="auto"/>
        <w:ind w:firstLineChars="200" w:firstLine="420"/>
        <w:rPr>
          <w:rFonts w:ascii="宋体" w:hAnsi="宋体"/>
          <w:sz w:val="21"/>
          <w:szCs w:val="21"/>
        </w:rPr>
      </w:pPr>
      <w:r w:rsidRPr="00BE6BB2">
        <w:rPr>
          <w:rFonts w:ascii="宋体" w:hAnsi="宋体"/>
          <w:sz w:val="21"/>
          <w:szCs w:val="21"/>
        </w:rPr>
        <w:t xml:space="preserve">    // TODO: Add your code here</w:t>
      </w:r>
    </w:p>
    <w:p w:rsidR="00DA006D" w:rsidRPr="00BE6BB2" w:rsidRDefault="00DA006D" w:rsidP="00BE6BB2">
      <w:pPr>
        <w:shd w:val="clear" w:color="auto" w:fill="E6E6E6"/>
        <w:snapToGrid w:val="0"/>
        <w:spacing w:line="300" w:lineRule="auto"/>
        <w:ind w:firstLineChars="200" w:firstLine="420"/>
        <w:rPr>
          <w:rFonts w:ascii="宋体" w:hAnsi="宋体"/>
          <w:sz w:val="21"/>
          <w:szCs w:val="21"/>
        </w:rPr>
      </w:pPr>
      <w:r w:rsidRPr="00BE6BB2">
        <w:rPr>
          <w:rFonts w:ascii="宋体" w:hAnsi="宋体"/>
          <w:sz w:val="21"/>
          <w:szCs w:val="21"/>
        </w:rPr>
        <w:t xml:space="preserve">    return E_NOT_IMPLEMENTED;</w:t>
      </w:r>
    </w:p>
    <w:p w:rsidR="00DA006D" w:rsidRPr="00BE6BB2" w:rsidRDefault="00DA006D" w:rsidP="00BE6BB2">
      <w:pPr>
        <w:shd w:val="clear" w:color="auto" w:fill="E6E6E6"/>
        <w:snapToGrid w:val="0"/>
        <w:spacing w:line="300" w:lineRule="auto"/>
        <w:ind w:firstLineChars="200" w:firstLine="420"/>
        <w:rPr>
          <w:rFonts w:ascii="宋体" w:hAnsi="宋体" w:hint="eastAsia"/>
          <w:sz w:val="21"/>
          <w:szCs w:val="21"/>
        </w:rPr>
      </w:pPr>
      <w:r w:rsidRPr="00BE6BB2">
        <w:rPr>
          <w:rFonts w:ascii="宋体" w:hAnsi="宋体"/>
          <w:sz w:val="21"/>
          <w:szCs w:val="21"/>
        </w:rPr>
        <w:t>}</w:t>
      </w:r>
    </w:p>
    <w:p w:rsidR="00DA006D" w:rsidRDefault="00DA006D" w:rsidP="000E7BD6">
      <w:pPr>
        <w:snapToGrid w:val="0"/>
        <w:spacing w:line="300" w:lineRule="auto"/>
        <w:ind w:firstLineChars="200" w:firstLine="420"/>
        <w:rPr>
          <w:rFonts w:ascii="宋体" w:hAnsi="宋体" w:hint="eastAsia"/>
          <w:sz w:val="21"/>
          <w:szCs w:val="21"/>
        </w:rPr>
      </w:pPr>
      <w:r>
        <w:rPr>
          <w:rFonts w:ascii="宋体" w:hAnsi="宋体" w:hint="eastAsia"/>
          <w:sz w:val="21"/>
          <w:szCs w:val="21"/>
        </w:rPr>
        <w:t>添加代码后的</w:t>
      </w:r>
      <w:r w:rsidR="00943470" w:rsidRPr="00834C11">
        <w:rPr>
          <w:rFonts w:ascii="宋体" w:hAnsi="宋体"/>
          <w:sz w:val="21"/>
          <w:szCs w:val="21"/>
        </w:rPr>
        <w:t>GMouse.cpp</w:t>
      </w:r>
      <w:r w:rsidR="00943470">
        <w:rPr>
          <w:rFonts w:ascii="宋体" w:hAnsi="宋体" w:hint="eastAsia"/>
          <w:sz w:val="21"/>
          <w:szCs w:val="21"/>
        </w:rPr>
        <w:t>文件如下：</w:t>
      </w:r>
    </w:p>
    <w:p w:rsidR="00943470" w:rsidRPr="00BE6BB2" w:rsidRDefault="00943470" w:rsidP="00943470">
      <w:pPr>
        <w:shd w:val="clear" w:color="auto" w:fill="E6E6E6"/>
        <w:snapToGrid w:val="0"/>
        <w:spacing w:line="300" w:lineRule="auto"/>
        <w:ind w:firstLineChars="200" w:firstLine="420"/>
        <w:rPr>
          <w:rFonts w:ascii="宋体" w:hAnsi="宋体"/>
          <w:sz w:val="21"/>
          <w:szCs w:val="21"/>
        </w:rPr>
      </w:pPr>
      <w:r w:rsidRPr="00BE6BB2">
        <w:rPr>
          <w:rFonts w:ascii="宋体" w:hAnsi="宋体"/>
          <w:sz w:val="21"/>
          <w:szCs w:val="21"/>
        </w:rPr>
        <w:t>#include "GMouse.h"</w:t>
      </w:r>
    </w:p>
    <w:p w:rsidR="00943470" w:rsidRDefault="00943470" w:rsidP="00943470">
      <w:pPr>
        <w:shd w:val="clear" w:color="auto" w:fill="E6E6E6"/>
        <w:snapToGrid w:val="0"/>
        <w:spacing w:line="300" w:lineRule="auto"/>
        <w:ind w:firstLineChars="200" w:firstLine="420"/>
        <w:rPr>
          <w:rFonts w:ascii="宋体" w:hAnsi="宋体" w:hint="eastAsia"/>
          <w:sz w:val="21"/>
          <w:szCs w:val="21"/>
        </w:rPr>
      </w:pPr>
      <w:r w:rsidRPr="00BE6BB2">
        <w:rPr>
          <w:rFonts w:ascii="宋体" w:hAnsi="宋体"/>
          <w:sz w:val="21"/>
          <w:szCs w:val="21"/>
        </w:rPr>
        <w:t>#include "_GMouse.cpp"</w:t>
      </w:r>
    </w:p>
    <w:p w:rsidR="00E524AD" w:rsidRPr="00BE6BB2" w:rsidRDefault="00E524AD" w:rsidP="00E524AD">
      <w:pPr>
        <w:shd w:val="clear" w:color="auto" w:fill="E6E6E6"/>
        <w:snapToGrid w:val="0"/>
        <w:spacing w:line="300" w:lineRule="auto"/>
        <w:ind w:firstLineChars="200" w:firstLine="420"/>
        <w:rPr>
          <w:rFonts w:ascii="宋体" w:hAnsi="宋体" w:hint="eastAsia"/>
          <w:sz w:val="21"/>
          <w:szCs w:val="21"/>
        </w:rPr>
      </w:pPr>
      <w:r w:rsidRPr="00BE6BB2">
        <w:rPr>
          <w:rFonts w:ascii="宋体" w:hAnsi="宋体"/>
          <w:sz w:val="21"/>
          <w:szCs w:val="21"/>
        </w:rPr>
        <w:t>#include</w:t>
      </w:r>
      <w:r w:rsidRPr="00E524AD">
        <w:rPr>
          <w:rFonts w:ascii="宋体" w:hAnsi="宋体"/>
          <w:sz w:val="21"/>
          <w:szCs w:val="21"/>
        </w:rPr>
        <w:t xml:space="preserve"> &lt;stdlib.h&gt;</w:t>
      </w:r>
    </w:p>
    <w:p w:rsidR="00943470" w:rsidRPr="00BE6BB2" w:rsidRDefault="00943470" w:rsidP="00943470">
      <w:pPr>
        <w:shd w:val="clear" w:color="auto" w:fill="E6E6E6"/>
        <w:snapToGrid w:val="0"/>
        <w:spacing w:line="300" w:lineRule="auto"/>
        <w:ind w:firstLineChars="200" w:firstLine="420"/>
        <w:rPr>
          <w:rFonts w:ascii="宋体" w:hAnsi="宋体"/>
          <w:sz w:val="21"/>
          <w:szCs w:val="21"/>
        </w:rPr>
      </w:pPr>
    </w:p>
    <w:p w:rsidR="00943470" w:rsidRPr="00BE6BB2" w:rsidRDefault="00666EC9" w:rsidP="00BA4562">
      <w:pPr>
        <w:shd w:val="clear" w:color="auto" w:fill="E6E6E6"/>
        <w:snapToGrid w:val="0"/>
        <w:spacing w:line="300" w:lineRule="auto"/>
        <w:ind w:firstLineChars="200" w:firstLine="420"/>
        <w:outlineLvl w:val="0"/>
        <w:rPr>
          <w:rFonts w:ascii="宋体" w:hAnsi="宋体"/>
          <w:sz w:val="21"/>
          <w:szCs w:val="21"/>
        </w:rPr>
      </w:pPr>
      <w:bookmarkStart w:id="323" w:name="_Toc152754353"/>
      <w:bookmarkStart w:id="324" w:name="_Toc152754739"/>
      <w:r>
        <w:rPr>
          <w:rFonts w:ascii="宋体" w:hAnsi="宋体"/>
          <w:sz w:val="21"/>
          <w:szCs w:val="21"/>
        </w:rPr>
        <w:t>ECode</w:t>
      </w:r>
      <w:r w:rsidR="00943470" w:rsidRPr="00BE6BB2">
        <w:rPr>
          <w:rFonts w:ascii="宋体" w:hAnsi="宋体"/>
          <w:sz w:val="21"/>
          <w:szCs w:val="21"/>
        </w:rPr>
        <w:t xml:space="preserve"> GMouse::New(</w:t>
      </w:r>
      <w:bookmarkEnd w:id="323"/>
      <w:bookmarkEnd w:id="324"/>
    </w:p>
    <w:p w:rsidR="00943470" w:rsidRPr="00BE6BB2" w:rsidRDefault="00943470" w:rsidP="00943470">
      <w:pPr>
        <w:shd w:val="clear" w:color="auto" w:fill="E6E6E6"/>
        <w:snapToGrid w:val="0"/>
        <w:spacing w:line="300" w:lineRule="auto"/>
        <w:ind w:firstLineChars="200" w:firstLine="420"/>
        <w:rPr>
          <w:rFonts w:ascii="宋体" w:hAnsi="宋体"/>
          <w:sz w:val="21"/>
          <w:szCs w:val="21"/>
        </w:rPr>
      </w:pPr>
      <w:r w:rsidRPr="00BE6BB2">
        <w:rPr>
          <w:rFonts w:ascii="宋体" w:hAnsi="宋体"/>
          <w:sz w:val="21"/>
          <w:szCs w:val="21"/>
        </w:rPr>
        <w:t xml:space="preserve">    /*[out]*/ IMouse **pIMouse)</w:t>
      </w:r>
    </w:p>
    <w:p w:rsidR="00943470" w:rsidRPr="00BE6BB2" w:rsidRDefault="00943470" w:rsidP="00943470">
      <w:pPr>
        <w:shd w:val="clear" w:color="auto" w:fill="E6E6E6"/>
        <w:snapToGrid w:val="0"/>
        <w:spacing w:line="300" w:lineRule="auto"/>
        <w:ind w:firstLineChars="200" w:firstLine="420"/>
        <w:rPr>
          <w:rFonts w:ascii="宋体" w:hAnsi="宋体"/>
          <w:sz w:val="21"/>
          <w:szCs w:val="21"/>
        </w:rPr>
      </w:pPr>
      <w:r w:rsidRPr="00BE6BB2">
        <w:rPr>
          <w:rFonts w:ascii="宋体" w:hAnsi="宋体"/>
          <w:sz w:val="21"/>
          <w:szCs w:val="21"/>
        </w:rPr>
        <w:t>{</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w:t>
      </w:r>
      <w:r w:rsidR="00666EC9">
        <w:rPr>
          <w:rFonts w:ascii="宋体" w:hAnsi="宋体"/>
          <w:sz w:val="21"/>
          <w:szCs w:val="21"/>
        </w:rPr>
        <w:t>ECode</w:t>
      </w:r>
      <w:r w:rsidRPr="00EF70EE">
        <w:rPr>
          <w:rFonts w:ascii="宋体" w:hAnsi="宋体"/>
          <w:sz w:val="21"/>
          <w:szCs w:val="21"/>
        </w:rPr>
        <w:t xml:space="preserve"> ec;</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lastRenderedPageBreak/>
        <w:t xml:space="preserve">    if(</w:t>
      </w:r>
      <w:r w:rsidR="00E524AD">
        <w:rPr>
          <w:rFonts w:ascii="宋体" w:hAnsi="宋体" w:hint="eastAsia"/>
          <w:sz w:val="21"/>
          <w:szCs w:val="21"/>
        </w:rPr>
        <w:t>random()&gt;0.5</w:t>
      </w:r>
      <w:r w:rsidRPr="00EF70EE">
        <w:rPr>
          <w:rFonts w:ascii="宋体" w:hAnsi="宋体"/>
          <w:sz w:val="21"/>
          <w:szCs w:val="21"/>
        </w:rPr>
        <w:t>){</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CUsbmouse *pUMou = NULL;</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ec = CUsbmouse::NewByFriend(&amp;pUMou);</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if (FAILED(ec)) {</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w:t>
      </w:r>
      <w:r w:rsidRPr="00EF70EE">
        <w:rPr>
          <w:rFonts w:ascii="宋体" w:hAnsi="宋体"/>
          <w:sz w:val="21"/>
          <w:szCs w:val="21"/>
        </w:rPr>
        <w:tab/>
        <w:t xml:space="preserve">    printf("Failed to create Usbmouse!\n");</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w:t>
      </w:r>
      <w:r w:rsidRPr="00EF70EE">
        <w:rPr>
          <w:rFonts w:ascii="宋体" w:hAnsi="宋体"/>
          <w:sz w:val="21"/>
          <w:szCs w:val="21"/>
        </w:rPr>
        <w:tab/>
        <w:t xml:space="preserve">    return ec;</w:t>
      </w:r>
    </w:p>
    <w:p w:rsidR="00EF70EE" w:rsidRDefault="00EF70EE" w:rsidP="00EF70EE">
      <w:pPr>
        <w:shd w:val="clear" w:color="auto" w:fill="E6E6E6"/>
        <w:snapToGrid w:val="0"/>
        <w:spacing w:line="300" w:lineRule="auto"/>
        <w:ind w:firstLineChars="200" w:firstLine="420"/>
        <w:rPr>
          <w:rFonts w:ascii="宋体" w:hAnsi="宋体" w:hint="eastAsia"/>
          <w:sz w:val="21"/>
          <w:szCs w:val="21"/>
        </w:rPr>
      </w:pPr>
      <w:r w:rsidRPr="00EF70EE">
        <w:rPr>
          <w:rFonts w:ascii="宋体" w:hAnsi="宋体"/>
          <w:sz w:val="21"/>
          <w:szCs w:val="21"/>
        </w:rPr>
        <w:t xml:space="preserve">        }</w:t>
      </w:r>
    </w:p>
    <w:p w:rsidR="00560ACF" w:rsidRPr="00560ACF" w:rsidRDefault="00560ACF" w:rsidP="00D1125D">
      <w:pPr>
        <w:shd w:val="clear" w:color="auto" w:fill="E6E6E6"/>
        <w:snapToGrid w:val="0"/>
        <w:spacing w:line="300" w:lineRule="auto"/>
        <w:ind w:firstLineChars="600" w:firstLine="1260"/>
        <w:rPr>
          <w:rFonts w:ascii="宋体" w:hAnsi="宋体"/>
          <w:sz w:val="21"/>
          <w:szCs w:val="21"/>
        </w:rPr>
      </w:pPr>
      <w:r w:rsidRPr="00560ACF">
        <w:rPr>
          <w:rFonts w:ascii="宋体" w:hAnsi="宋体"/>
          <w:sz w:val="21"/>
          <w:szCs w:val="21"/>
        </w:rPr>
        <w:t>IObject *pObj = NULL;</w:t>
      </w:r>
    </w:p>
    <w:p w:rsidR="00560ACF" w:rsidRPr="00560ACF" w:rsidRDefault="00560ACF" w:rsidP="00560ACF">
      <w:pPr>
        <w:shd w:val="clear" w:color="auto" w:fill="E6E6E6"/>
        <w:snapToGrid w:val="0"/>
        <w:spacing w:line="300" w:lineRule="auto"/>
        <w:ind w:firstLineChars="200" w:firstLine="420"/>
        <w:rPr>
          <w:rFonts w:ascii="宋体" w:hAnsi="宋体"/>
          <w:sz w:val="21"/>
          <w:szCs w:val="21"/>
        </w:rPr>
      </w:pPr>
      <w:r w:rsidRPr="00560ACF">
        <w:rPr>
          <w:rFonts w:ascii="宋体" w:hAnsi="宋体"/>
          <w:sz w:val="21"/>
          <w:szCs w:val="21"/>
        </w:rPr>
        <w:t xml:space="preserve">    </w:t>
      </w:r>
      <w:r w:rsidR="00D1125D">
        <w:rPr>
          <w:rFonts w:ascii="宋体" w:hAnsi="宋体" w:hint="eastAsia"/>
          <w:sz w:val="21"/>
          <w:szCs w:val="21"/>
        </w:rPr>
        <w:t xml:space="preserve">    </w:t>
      </w:r>
      <w:r w:rsidRPr="00560ACF">
        <w:rPr>
          <w:rFonts w:ascii="宋体" w:hAnsi="宋体"/>
          <w:sz w:val="21"/>
          <w:szCs w:val="21"/>
        </w:rPr>
        <w:t>ec = ((</w:t>
      </w:r>
      <w:r w:rsidRPr="00EF70EE">
        <w:rPr>
          <w:rFonts w:ascii="宋体" w:hAnsi="宋体"/>
          <w:sz w:val="21"/>
          <w:szCs w:val="21"/>
        </w:rPr>
        <w:t>IMouse</w:t>
      </w:r>
      <w:r>
        <w:rPr>
          <w:rFonts w:ascii="宋体" w:hAnsi="宋体" w:hint="eastAsia"/>
          <w:sz w:val="21"/>
          <w:szCs w:val="21"/>
        </w:rPr>
        <w:t xml:space="preserve"> </w:t>
      </w:r>
      <w:r w:rsidRPr="00560ACF">
        <w:rPr>
          <w:rFonts w:ascii="宋体" w:hAnsi="宋体"/>
          <w:sz w:val="21"/>
          <w:szCs w:val="21"/>
        </w:rPr>
        <w:t>*)</w:t>
      </w:r>
      <w:r w:rsidRPr="00EF70EE">
        <w:rPr>
          <w:rFonts w:ascii="宋体" w:hAnsi="宋体"/>
          <w:sz w:val="21"/>
          <w:szCs w:val="21"/>
        </w:rPr>
        <w:t>pUMou</w:t>
      </w:r>
      <w:r w:rsidRPr="00560ACF">
        <w:rPr>
          <w:rFonts w:ascii="宋体" w:hAnsi="宋体"/>
          <w:sz w:val="21"/>
          <w:szCs w:val="21"/>
        </w:rPr>
        <w:t>)-&gt;QueryInterface(</w:t>
      </w:r>
      <w:r w:rsidR="0056566E">
        <w:rPr>
          <w:rFonts w:ascii="宋体" w:hAnsi="宋体"/>
          <w:sz w:val="21"/>
          <w:szCs w:val="21"/>
        </w:rPr>
        <w:t>InterfaceId</w:t>
      </w:r>
      <w:r w:rsidRPr="00560ACF">
        <w:rPr>
          <w:rFonts w:ascii="宋体" w:hAnsi="宋体"/>
          <w:sz w:val="21"/>
          <w:szCs w:val="21"/>
        </w:rPr>
        <w:t>_I</w:t>
      </w:r>
      <w:r w:rsidRPr="00EF70EE">
        <w:rPr>
          <w:rFonts w:ascii="宋体" w:hAnsi="宋体"/>
          <w:sz w:val="21"/>
          <w:szCs w:val="21"/>
        </w:rPr>
        <w:t>Mouse</w:t>
      </w:r>
      <w:r w:rsidRPr="00560ACF">
        <w:rPr>
          <w:rFonts w:ascii="宋体" w:hAnsi="宋体"/>
          <w:sz w:val="21"/>
          <w:szCs w:val="21"/>
        </w:rPr>
        <w:t>, &amp;pObj);</w:t>
      </w:r>
    </w:p>
    <w:p w:rsidR="00560ACF" w:rsidRPr="00560ACF" w:rsidRDefault="00560ACF" w:rsidP="00560ACF">
      <w:pPr>
        <w:shd w:val="clear" w:color="auto" w:fill="E6E6E6"/>
        <w:snapToGrid w:val="0"/>
        <w:spacing w:line="300" w:lineRule="auto"/>
        <w:ind w:firstLineChars="200" w:firstLine="420"/>
        <w:rPr>
          <w:rFonts w:ascii="宋体" w:hAnsi="宋体"/>
          <w:sz w:val="21"/>
          <w:szCs w:val="21"/>
        </w:rPr>
      </w:pPr>
      <w:r w:rsidRPr="00560ACF">
        <w:rPr>
          <w:rFonts w:ascii="宋体" w:hAnsi="宋体"/>
          <w:sz w:val="21"/>
          <w:szCs w:val="21"/>
        </w:rPr>
        <w:t xml:space="preserve">   </w:t>
      </w:r>
      <w:r w:rsidR="00D1125D">
        <w:rPr>
          <w:rFonts w:ascii="宋体" w:hAnsi="宋体" w:hint="eastAsia"/>
          <w:sz w:val="21"/>
          <w:szCs w:val="21"/>
        </w:rPr>
        <w:t xml:space="preserve">    </w:t>
      </w:r>
      <w:r w:rsidRPr="00560ACF">
        <w:rPr>
          <w:rFonts w:ascii="宋体" w:hAnsi="宋体"/>
          <w:sz w:val="21"/>
          <w:szCs w:val="21"/>
        </w:rPr>
        <w:t xml:space="preserve"> if (FAILED(ec)) {</w:t>
      </w:r>
    </w:p>
    <w:p w:rsidR="00560ACF" w:rsidRPr="00560ACF" w:rsidRDefault="00560ACF" w:rsidP="00560ACF">
      <w:pPr>
        <w:shd w:val="clear" w:color="auto" w:fill="E6E6E6"/>
        <w:snapToGrid w:val="0"/>
        <w:spacing w:line="300" w:lineRule="auto"/>
        <w:ind w:firstLineChars="200" w:firstLine="420"/>
        <w:rPr>
          <w:rFonts w:ascii="宋体" w:hAnsi="宋体"/>
          <w:sz w:val="21"/>
          <w:szCs w:val="21"/>
        </w:rPr>
      </w:pPr>
      <w:r w:rsidRPr="00560ACF">
        <w:rPr>
          <w:rFonts w:ascii="宋体" w:hAnsi="宋体"/>
          <w:sz w:val="21"/>
          <w:szCs w:val="21"/>
        </w:rPr>
        <w:t xml:space="preserve">       </w:t>
      </w:r>
      <w:r w:rsidR="00D1125D">
        <w:rPr>
          <w:rFonts w:ascii="宋体" w:hAnsi="宋体" w:hint="eastAsia"/>
          <w:sz w:val="21"/>
          <w:szCs w:val="21"/>
        </w:rPr>
        <w:t xml:space="preserve">    </w:t>
      </w:r>
      <w:r w:rsidRPr="00560ACF">
        <w:rPr>
          <w:rFonts w:ascii="宋体" w:hAnsi="宋体"/>
          <w:sz w:val="21"/>
          <w:szCs w:val="21"/>
        </w:rPr>
        <w:t xml:space="preserve"> printf("Failed to query I</w:t>
      </w:r>
      <w:r w:rsidRPr="00EF70EE">
        <w:rPr>
          <w:rFonts w:ascii="宋体" w:hAnsi="宋体"/>
          <w:sz w:val="21"/>
          <w:szCs w:val="21"/>
        </w:rPr>
        <w:t>Mouse</w:t>
      </w:r>
      <w:r w:rsidRPr="00560ACF">
        <w:rPr>
          <w:rFonts w:ascii="宋体" w:hAnsi="宋体"/>
          <w:sz w:val="21"/>
          <w:szCs w:val="21"/>
        </w:rPr>
        <w:t xml:space="preserve"> interface!\r\n");</w:t>
      </w:r>
    </w:p>
    <w:p w:rsidR="00560ACF" w:rsidRPr="00560ACF" w:rsidRDefault="00560ACF" w:rsidP="00560ACF">
      <w:pPr>
        <w:shd w:val="clear" w:color="auto" w:fill="E6E6E6"/>
        <w:snapToGrid w:val="0"/>
        <w:spacing w:line="300" w:lineRule="auto"/>
        <w:ind w:firstLineChars="200" w:firstLine="420"/>
        <w:rPr>
          <w:rFonts w:ascii="宋体" w:hAnsi="宋体"/>
          <w:sz w:val="21"/>
          <w:szCs w:val="21"/>
        </w:rPr>
      </w:pPr>
      <w:r w:rsidRPr="00560ACF">
        <w:rPr>
          <w:rFonts w:ascii="宋体" w:hAnsi="宋体"/>
          <w:sz w:val="21"/>
          <w:szCs w:val="21"/>
        </w:rPr>
        <w:t xml:space="preserve">       </w:t>
      </w:r>
      <w:r w:rsidR="00D1125D">
        <w:rPr>
          <w:rFonts w:ascii="宋体" w:hAnsi="宋体" w:hint="eastAsia"/>
          <w:sz w:val="21"/>
          <w:szCs w:val="21"/>
        </w:rPr>
        <w:t xml:space="preserve">    </w:t>
      </w:r>
      <w:r w:rsidRPr="00560ACF">
        <w:rPr>
          <w:rFonts w:ascii="宋体" w:hAnsi="宋体"/>
          <w:sz w:val="21"/>
          <w:szCs w:val="21"/>
        </w:rPr>
        <w:t xml:space="preserve"> return ec;</w:t>
      </w:r>
    </w:p>
    <w:p w:rsidR="00560ACF" w:rsidRPr="00560ACF" w:rsidRDefault="00560ACF" w:rsidP="00560ACF">
      <w:pPr>
        <w:shd w:val="clear" w:color="auto" w:fill="E6E6E6"/>
        <w:snapToGrid w:val="0"/>
        <w:spacing w:line="300" w:lineRule="auto"/>
        <w:ind w:firstLineChars="200" w:firstLine="420"/>
        <w:rPr>
          <w:rFonts w:ascii="宋体" w:hAnsi="宋体" w:hint="eastAsia"/>
          <w:sz w:val="21"/>
          <w:szCs w:val="21"/>
        </w:rPr>
      </w:pPr>
      <w:r w:rsidRPr="00560ACF">
        <w:rPr>
          <w:rFonts w:ascii="宋体" w:hAnsi="宋体"/>
          <w:sz w:val="21"/>
          <w:szCs w:val="21"/>
        </w:rPr>
        <w:t xml:space="preserve">   </w:t>
      </w:r>
      <w:r w:rsidR="00D1125D">
        <w:rPr>
          <w:rFonts w:ascii="宋体" w:hAnsi="宋体" w:hint="eastAsia"/>
          <w:sz w:val="21"/>
          <w:szCs w:val="21"/>
        </w:rPr>
        <w:t xml:space="preserve">    </w:t>
      </w:r>
      <w:r w:rsidRPr="00560ACF">
        <w:rPr>
          <w:rFonts w:ascii="宋体" w:hAnsi="宋体"/>
          <w:sz w:val="21"/>
          <w:szCs w:val="21"/>
        </w:rPr>
        <w:t xml:space="preserve"> }</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*pIMouse = (IMouse*)</w:t>
      </w:r>
      <w:r w:rsidR="00560ACF" w:rsidRPr="00560ACF">
        <w:rPr>
          <w:rFonts w:ascii="宋体" w:hAnsi="宋体"/>
          <w:sz w:val="21"/>
          <w:szCs w:val="21"/>
        </w:rPr>
        <w:t>pObj</w:t>
      </w:r>
      <w:r w:rsidRPr="00EF70EE">
        <w:rPr>
          <w:rFonts w:ascii="宋体" w:hAnsi="宋体"/>
          <w:sz w:val="21"/>
          <w:szCs w:val="21"/>
        </w:rPr>
        <w:t>;</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printf("Created Usbmouse\n");</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return NOERROR;</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else{</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CPs2mouse *pPMou = NULL;</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ec = CPs2mouse::NewByFriend(&amp;pPMou);</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if (FAILED(ec)) {</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w:t>
      </w:r>
      <w:r w:rsidRPr="00EF70EE">
        <w:rPr>
          <w:rFonts w:ascii="宋体" w:hAnsi="宋体"/>
          <w:sz w:val="21"/>
          <w:szCs w:val="21"/>
        </w:rPr>
        <w:tab/>
        <w:t xml:space="preserve">    printf("Failed to create Ps2mouse!\r\n");</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w:t>
      </w:r>
      <w:r w:rsidRPr="00EF70EE">
        <w:rPr>
          <w:rFonts w:ascii="宋体" w:hAnsi="宋体"/>
          <w:sz w:val="21"/>
          <w:szCs w:val="21"/>
        </w:rPr>
        <w:tab/>
        <w:t xml:space="preserve">    return ec;</w:t>
      </w:r>
    </w:p>
    <w:p w:rsidR="00EF70EE" w:rsidRDefault="00EF70EE" w:rsidP="00EF70EE">
      <w:pPr>
        <w:shd w:val="clear" w:color="auto" w:fill="E6E6E6"/>
        <w:snapToGrid w:val="0"/>
        <w:spacing w:line="300" w:lineRule="auto"/>
        <w:ind w:firstLineChars="200" w:firstLine="420"/>
        <w:rPr>
          <w:rFonts w:ascii="宋体" w:hAnsi="宋体" w:hint="eastAsia"/>
          <w:sz w:val="21"/>
          <w:szCs w:val="21"/>
        </w:rPr>
      </w:pPr>
      <w:r w:rsidRPr="00EF70EE">
        <w:rPr>
          <w:rFonts w:ascii="宋体" w:hAnsi="宋体"/>
          <w:sz w:val="21"/>
          <w:szCs w:val="21"/>
        </w:rPr>
        <w:t xml:space="preserve">        }</w:t>
      </w:r>
    </w:p>
    <w:p w:rsidR="00D1125D" w:rsidRPr="00560ACF" w:rsidRDefault="00D1125D" w:rsidP="00D1125D">
      <w:pPr>
        <w:shd w:val="clear" w:color="auto" w:fill="E6E6E6"/>
        <w:snapToGrid w:val="0"/>
        <w:spacing w:line="300" w:lineRule="auto"/>
        <w:ind w:firstLineChars="600" w:firstLine="1260"/>
        <w:rPr>
          <w:rFonts w:ascii="宋体" w:hAnsi="宋体"/>
          <w:sz w:val="21"/>
          <w:szCs w:val="21"/>
        </w:rPr>
      </w:pPr>
      <w:r w:rsidRPr="00560ACF">
        <w:rPr>
          <w:rFonts w:ascii="宋体" w:hAnsi="宋体"/>
          <w:sz w:val="21"/>
          <w:szCs w:val="21"/>
        </w:rPr>
        <w:t>IObject *pObj = NULL;</w:t>
      </w:r>
    </w:p>
    <w:p w:rsidR="00D1125D" w:rsidRPr="00560ACF" w:rsidRDefault="00D1125D" w:rsidP="00D1125D">
      <w:pPr>
        <w:shd w:val="clear" w:color="auto" w:fill="E6E6E6"/>
        <w:snapToGrid w:val="0"/>
        <w:spacing w:line="300" w:lineRule="auto"/>
        <w:ind w:firstLineChars="200" w:firstLine="420"/>
        <w:rPr>
          <w:rFonts w:ascii="宋体" w:hAnsi="宋体"/>
          <w:sz w:val="21"/>
          <w:szCs w:val="21"/>
        </w:rPr>
      </w:pPr>
      <w:r w:rsidRPr="00560ACF">
        <w:rPr>
          <w:rFonts w:ascii="宋体" w:hAnsi="宋体"/>
          <w:sz w:val="21"/>
          <w:szCs w:val="21"/>
        </w:rPr>
        <w:t xml:space="preserve">    </w:t>
      </w:r>
      <w:r>
        <w:rPr>
          <w:rFonts w:ascii="宋体" w:hAnsi="宋体" w:hint="eastAsia"/>
          <w:sz w:val="21"/>
          <w:szCs w:val="21"/>
        </w:rPr>
        <w:t xml:space="preserve">    </w:t>
      </w:r>
      <w:r w:rsidRPr="00560ACF">
        <w:rPr>
          <w:rFonts w:ascii="宋体" w:hAnsi="宋体"/>
          <w:sz w:val="21"/>
          <w:szCs w:val="21"/>
        </w:rPr>
        <w:t>ec = ((</w:t>
      </w:r>
      <w:r w:rsidRPr="00EF70EE">
        <w:rPr>
          <w:rFonts w:ascii="宋体" w:hAnsi="宋体"/>
          <w:sz w:val="21"/>
          <w:szCs w:val="21"/>
        </w:rPr>
        <w:t>IMouse</w:t>
      </w:r>
      <w:r>
        <w:rPr>
          <w:rFonts w:ascii="宋体" w:hAnsi="宋体" w:hint="eastAsia"/>
          <w:sz w:val="21"/>
          <w:szCs w:val="21"/>
        </w:rPr>
        <w:t xml:space="preserve"> </w:t>
      </w:r>
      <w:r w:rsidRPr="00560ACF">
        <w:rPr>
          <w:rFonts w:ascii="宋体" w:hAnsi="宋体"/>
          <w:sz w:val="21"/>
          <w:szCs w:val="21"/>
        </w:rPr>
        <w:t>*)</w:t>
      </w:r>
      <w:r w:rsidRPr="00EF70EE">
        <w:rPr>
          <w:rFonts w:ascii="宋体" w:hAnsi="宋体"/>
          <w:sz w:val="21"/>
          <w:szCs w:val="21"/>
        </w:rPr>
        <w:t>pPMou</w:t>
      </w:r>
      <w:r w:rsidRPr="00560ACF">
        <w:rPr>
          <w:rFonts w:ascii="宋体" w:hAnsi="宋体"/>
          <w:sz w:val="21"/>
          <w:szCs w:val="21"/>
        </w:rPr>
        <w:t>)-&gt;QueryInterface(</w:t>
      </w:r>
      <w:r w:rsidR="0056566E">
        <w:rPr>
          <w:rFonts w:ascii="宋体" w:hAnsi="宋体"/>
          <w:sz w:val="21"/>
          <w:szCs w:val="21"/>
        </w:rPr>
        <w:t>InterfaceId</w:t>
      </w:r>
      <w:r w:rsidRPr="00560ACF">
        <w:rPr>
          <w:rFonts w:ascii="宋体" w:hAnsi="宋体"/>
          <w:sz w:val="21"/>
          <w:szCs w:val="21"/>
        </w:rPr>
        <w:t>_I</w:t>
      </w:r>
      <w:r w:rsidRPr="00EF70EE">
        <w:rPr>
          <w:rFonts w:ascii="宋体" w:hAnsi="宋体"/>
          <w:sz w:val="21"/>
          <w:szCs w:val="21"/>
        </w:rPr>
        <w:t>Mouse</w:t>
      </w:r>
      <w:r w:rsidRPr="00560ACF">
        <w:rPr>
          <w:rFonts w:ascii="宋体" w:hAnsi="宋体"/>
          <w:sz w:val="21"/>
          <w:szCs w:val="21"/>
        </w:rPr>
        <w:t>, &amp;pObj);</w:t>
      </w:r>
    </w:p>
    <w:p w:rsidR="00D1125D" w:rsidRPr="00560ACF" w:rsidRDefault="00D1125D" w:rsidP="00D1125D">
      <w:pPr>
        <w:shd w:val="clear" w:color="auto" w:fill="E6E6E6"/>
        <w:snapToGrid w:val="0"/>
        <w:spacing w:line="300" w:lineRule="auto"/>
        <w:ind w:firstLineChars="200" w:firstLine="420"/>
        <w:rPr>
          <w:rFonts w:ascii="宋体" w:hAnsi="宋体"/>
          <w:sz w:val="21"/>
          <w:szCs w:val="21"/>
        </w:rPr>
      </w:pPr>
      <w:r w:rsidRPr="00560ACF">
        <w:rPr>
          <w:rFonts w:ascii="宋体" w:hAnsi="宋体"/>
          <w:sz w:val="21"/>
          <w:szCs w:val="21"/>
        </w:rPr>
        <w:t xml:space="preserve">   </w:t>
      </w:r>
      <w:r>
        <w:rPr>
          <w:rFonts w:ascii="宋体" w:hAnsi="宋体" w:hint="eastAsia"/>
          <w:sz w:val="21"/>
          <w:szCs w:val="21"/>
        </w:rPr>
        <w:t xml:space="preserve">    </w:t>
      </w:r>
      <w:r w:rsidRPr="00560ACF">
        <w:rPr>
          <w:rFonts w:ascii="宋体" w:hAnsi="宋体"/>
          <w:sz w:val="21"/>
          <w:szCs w:val="21"/>
        </w:rPr>
        <w:t xml:space="preserve"> if (FAILED(ec)) {</w:t>
      </w:r>
    </w:p>
    <w:p w:rsidR="00D1125D" w:rsidRPr="00560ACF" w:rsidRDefault="00D1125D" w:rsidP="00D1125D">
      <w:pPr>
        <w:shd w:val="clear" w:color="auto" w:fill="E6E6E6"/>
        <w:snapToGrid w:val="0"/>
        <w:spacing w:line="300" w:lineRule="auto"/>
        <w:ind w:firstLineChars="200" w:firstLine="420"/>
        <w:rPr>
          <w:rFonts w:ascii="宋体" w:hAnsi="宋体"/>
          <w:sz w:val="21"/>
          <w:szCs w:val="21"/>
        </w:rPr>
      </w:pPr>
      <w:r w:rsidRPr="00560ACF">
        <w:rPr>
          <w:rFonts w:ascii="宋体" w:hAnsi="宋体"/>
          <w:sz w:val="21"/>
          <w:szCs w:val="21"/>
        </w:rPr>
        <w:t xml:space="preserve">       </w:t>
      </w:r>
      <w:r>
        <w:rPr>
          <w:rFonts w:ascii="宋体" w:hAnsi="宋体" w:hint="eastAsia"/>
          <w:sz w:val="21"/>
          <w:szCs w:val="21"/>
        </w:rPr>
        <w:t xml:space="preserve">    </w:t>
      </w:r>
      <w:r w:rsidRPr="00560ACF">
        <w:rPr>
          <w:rFonts w:ascii="宋体" w:hAnsi="宋体"/>
          <w:sz w:val="21"/>
          <w:szCs w:val="21"/>
        </w:rPr>
        <w:t xml:space="preserve"> printf("Failed to query I</w:t>
      </w:r>
      <w:r w:rsidRPr="00EF70EE">
        <w:rPr>
          <w:rFonts w:ascii="宋体" w:hAnsi="宋体"/>
          <w:sz w:val="21"/>
          <w:szCs w:val="21"/>
        </w:rPr>
        <w:t>Mouse</w:t>
      </w:r>
      <w:r w:rsidRPr="00560ACF">
        <w:rPr>
          <w:rFonts w:ascii="宋体" w:hAnsi="宋体"/>
          <w:sz w:val="21"/>
          <w:szCs w:val="21"/>
        </w:rPr>
        <w:t xml:space="preserve"> interface!\r\n");</w:t>
      </w:r>
    </w:p>
    <w:p w:rsidR="00D1125D" w:rsidRPr="00560ACF" w:rsidRDefault="00D1125D" w:rsidP="00D1125D">
      <w:pPr>
        <w:shd w:val="clear" w:color="auto" w:fill="E6E6E6"/>
        <w:snapToGrid w:val="0"/>
        <w:spacing w:line="300" w:lineRule="auto"/>
        <w:ind w:firstLineChars="200" w:firstLine="420"/>
        <w:rPr>
          <w:rFonts w:ascii="宋体" w:hAnsi="宋体"/>
          <w:sz w:val="21"/>
          <w:szCs w:val="21"/>
        </w:rPr>
      </w:pPr>
      <w:r w:rsidRPr="00560ACF">
        <w:rPr>
          <w:rFonts w:ascii="宋体" w:hAnsi="宋体"/>
          <w:sz w:val="21"/>
          <w:szCs w:val="21"/>
        </w:rPr>
        <w:t xml:space="preserve">       </w:t>
      </w:r>
      <w:r>
        <w:rPr>
          <w:rFonts w:ascii="宋体" w:hAnsi="宋体" w:hint="eastAsia"/>
          <w:sz w:val="21"/>
          <w:szCs w:val="21"/>
        </w:rPr>
        <w:t xml:space="preserve">    </w:t>
      </w:r>
      <w:r w:rsidRPr="00560ACF">
        <w:rPr>
          <w:rFonts w:ascii="宋体" w:hAnsi="宋体"/>
          <w:sz w:val="21"/>
          <w:szCs w:val="21"/>
        </w:rPr>
        <w:t xml:space="preserve"> return ec;</w:t>
      </w:r>
    </w:p>
    <w:p w:rsidR="00D1125D" w:rsidRPr="00560ACF" w:rsidRDefault="00D1125D" w:rsidP="00D1125D">
      <w:pPr>
        <w:shd w:val="clear" w:color="auto" w:fill="E6E6E6"/>
        <w:snapToGrid w:val="0"/>
        <w:spacing w:line="300" w:lineRule="auto"/>
        <w:ind w:firstLineChars="200" w:firstLine="420"/>
        <w:rPr>
          <w:rFonts w:ascii="宋体" w:hAnsi="宋体" w:hint="eastAsia"/>
          <w:sz w:val="21"/>
          <w:szCs w:val="21"/>
        </w:rPr>
      </w:pPr>
      <w:r w:rsidRPr="00560ACF">
        <w:rPr>
          <w:rFonts w:ascii="宋体" w:hAnsi="宋体"/>
          <w:sz w:val="21"/>
          <w:szCs w:val="21"/>
        </w:rPr>
        <w:t xml:space="preserve">   </w:t>
      </w:r>
      <w:r>
        <w:rPr>
          <w:rFonts w:ascii="宋体" w:hAnsi="宋体" w:hint="eastAsia"/>
          <w:sz w:val="21"/>
          <w:szCs w:val="21"/>
        </w:rPr>
        <w:t xml:space="preserve">    </w:t>
      </w:r>
      <w:r w:rsidRPr="00560ACF">
        <w:rPr>
          <w:rFonts w:ascii="宋体" w:hAnsi="宋体"/>
          <w:sz w:val="21"/>
          <w:szCs w:val="21"/>
        </w:rPr>
        <w:t xml:space="preserve"> }</w:t>
      </w:r>
    </w:p>
    <w:p w:rsidR="00D1125D" w:rsidRPr="00EF70EE" w:rsidRDefault="00D1125D" w:rsidP="00D1125D">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*pIMouse = (IMouse*)</w:t>
      </w:r>
      <w:r w:rsidRPr="00560ACF">
        <w:rPr>
          <w:rFonts w:ascii="宋体" w:hAnsi="宋体"/>
          <w:sz w:val="21"/>
          <w:szCs w:val="21"/>
        </w:rPr>
        <w:t>pObj</w:t>
      </w:r>
      <w:r w:rsidRPr="00EF70EE">
        <w:rPr>
          <w:rFonts w:ascii="宋体" w:hAnsi="宋体"/>
          <w:sz w:val="21"/>
          <w:szCs w:val="21"/>
        </w:rPr>
        <w:t>;</w:t>
      </w:r>
    </w:p>
    <w:p w:rsidR="00EF70EE" w:rsidRPr="00EF70EE" w:rsidRDefault="00EF70EE" w:rsidP="00D1125D">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printf("Created Ps2mouse\n");</w:t>
      </w:r>
    </w:p>
    <w:p w:rsidR="00EF70EE" w:rsidRPr="00EF70EE" w:rsidRDefault="00EF70EE" w:rsidP="00EF70EE">
      <w:pPr>
        <w:shd w:val="clear" w:color="auto" w:fill="E6E6E6"/>
        <w:snapToGrid w:val="0"/>
        <w:spacing w:line="300" w:lineRule="auto"/>
        <w:ind w:firstLineChars="200" w:firstLine="420"/>
        <w:rPr>
          <w:rFonts w:ascii="宋体" w:hAnsi="宋体"/>
          <w:sz w:val="21"/>
          <w:szCs w:val="21"/>
        </w:rPr>
      </w:pPr>
      <w:r w:rsidRPr="00EF70EE">
        <w:rPr>
          <w:rFonts w:ascii="宋体" w:hAnsi="宋体"/>
          <w:sz w:val="21"/>
          <w:szCs w:val="21"/>
        </w:rPr>
        <w:t xml:space="preserve">        return NOERROR;</w:t>
      </w:r>
    </w:p>
    <w:p w:rsidR="00EF70EE" w:rsidRDefault="00EF70EE" w:rsidP="00EF70EE">
      <w:pPr>
        <w:shd w:val="clear" w:color="auto" w:fill="E6E6E6"/>
        <w:snapToGrid w:val="0"/>
        <w:spacing w:line="300" w:lineRule="auto"/>
        <w:ind w:firstLineChars="200" w:firstLine="420"/>
        <w:rPr>
          <w:rFonts w:ascii="宋体" w:hAnsi="宋体" w:hint="eastAsia"/>
          <w:sz w:val="21"/>
          <w:szCs w:val="21"/>
        </w:rPr>
      </w:pPr>
      <w:r w:rsidRPr="00EF70EE">
        <w:rPr>
          <w:rFonts w:ascii="宋体" w:hAnsi="宋体"/>
          <w:sz w:val="21"/>
          <w:szCs w:val="21"/>
        </w:rPr>
        <w:t xml:space="preserve">    }</w:t>
      </w:r>
    </w:p>
    <w:p w:rsidR="00943470" w:rsidRPr="00BE6BB2" w:rsidRDefault="00943470" w:rsidP="00EF70EE">
      <w:pPr>
        <w:shd w:val="clear" w:color="auto" w:fill="E6E6E6"/>
        <w:snapToGrid w:val="0"/>
        <w:spacing w:line="300" w:lineRule="auto"/>
        <w:ind w:firstLineChars="200" w:firstLine="420"/>
        <w:rPr>
          <w:rFonts w:ascii="宋体" w:hAnsi="宋体" w:hint="eastAsia"/>
          <w:sz w:val="21"/>
          <w:szCs w:val="21"/>
        </w:rPr>
      </w:pPr>
      <w:r w:rsidRPr="00BE6BB2">
        <w:rPr>
          <w:rFonts w:ascii="宋体" w:hAnsi="宋体"/>
          <w:sz w:val="21"/>
          <w:szCs w:val="21"/>
        </w:rPr>
        <w:t>}</w:t>
      </w:r>
    </w:p>
    <w:p w:rsidR="00943470" w:rsidRDefault="00760A74" w:rsidP="00760A74">
      <w:pPr>
        <w:snapToGrid w:val="0"/>
        <w:spacing w:line="300" w:lineRule="auto"/>
        <w:ind w:firstLineChars="200" w:firstLine="420"/>
        <w:rPr>
          <w:rFonts w:ascii="宋体" w:hAnsi="宋体" w:hint="eastAsia"/>
          <w:sz w:val="21"/>
          <w:szCs w:val="21"/>
        </w:rPr>
      </w:pPr>
      <w:r>
        <w:rPr>
          <w:rFonts w:ascii="宋体" w:hAnsi="宋体"/>
          <w:sz w:val="21"/>
          <w:szCs w:val="21"/>
        </w:rPr>
        <w:t>C</w:t>
      </w:r>
      <w:r>
        <w:rPr>
          <w:rFonts w:ascii="宋体" w:hAnsi="宋体" w:hint="eastAsia"/>
          <w:sz w:val="21"/>
          <w:szCs w:val="21"/>
        </w:rPr>
        <w:t>lient端的代码如下：</w:t>
      </w:r>
    </w:p>
    <w:p w:rsidR="00760A74" w:rsidRPr="00760A74" w:rsidRDefault="00E9786F" w:rsidP="00E9786F">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#include &lt;stdio.h&gt;</w:t>
      </w:r>
    </w:p>
    <w:p w:rsidR="00760A74" w:rsidRPr="00760A74" w:rsidRDefault="00E9786F" w:rsidP="00E9786F">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#import </w:t>
      </w:r>
      <w:r>
        <w:rPr>
          <w:rFonts w:ascii="宋体" w:hAnsi="宋体" w:hint="eastAsia"/>
          <w:sz w:val="21"/>
          <w:szCs w:val="21"/>
        </w:rPr>
        <w:t>&lt;</w:t>
      </w:r>
      <w:r w:rsidR="00E6503F">
        <w:rPr>
          <w:rFonts w:ascii="宋体" w:hAnsi="宋体"/>
          <w:sz w:val="21"/>
          <w:szCs w:val="21"/>
        </w:rPr>
        <w:t>genericDemo</w:t>
      </w:r>
      <w:r w:rsidR="00760A74" w:rsidRPr="00760A74">
        <w:rPr>
          <w:rFonts w:ascii="宋体" w:hAnsi="宋体"/>
          <w:sz w:val="21"/>
          <w:szCs w:val="21"/>
        </w:rPr>
        <w:t>.dll</w:t>
      </w:r>
      <w:r>
        <w:rPr>
          <w:rFonts w:ascii="宋体" w:hAnsi="宋体" w:hint="eastAsia"/>
          <w:sz w:val="21"/>
          <w:szCs w:val="21"/>
        </w:rPr>
        <w:t>&gt;</w:t>
      </w:r>
    </w:p>
    <w:p w:rsidR="00760A74" w:rsidRPr="00760A74" w:rsidRDefault="00760A74" w:rsidP="00E9786F">
      <w:pPr>
        <w:shd w:val="clear" w:color="auto" w:fill="E6E6E6"/>
        <w:snapToGrid w:val="0"/>
        <w:spacing w:line="300" w:lineRule="auto"/>
        <w:ind w:firstLineChars="200" w:firstLine="420"/>
        <w:rPr>
          <w:rFonts w:ascii="宋体" w:hAnsi="宋体"/>
          <w:sz w:val="21"/>
          <w:szCs w:val="21"/>
        </w:rPr>
      </w:pPr>
    </w:p>
    <w:p w:rsidR="00760A74" w:rsidRPr="00760A74" w:rsidRDefault="00760A74" w:rsidP="00E9786F">
      <w:pPr>
        <w:shd w:val="clear" w:color="auto" w:fill="E6E6E6"/>
        <w:snapToGrid w:val="0"/>
        <w:spacing w:line="300" w:lineRule="auto"/>
        <w:ind w:firstLineChars="200" w:firstLine="420"/>
        <w:rPr>
          <w:rFonts w:ascii="宋体" w:hAnsi="宋体"/>
          <w:sz w:val="21"/>
          <w:szCs w:val="21"/>
        </w:rPr>
      </w:pPr>
      <w:r w:rsidRPr="00760A74">
        <w:rPr>
          <w:rFonts w:ascii="宋体" w:hAnsi="宋体"/>
          <w:sz w:val="21"/>
          <w:szCs w:val="21"/>
        </w:rPr>
        <w:t>int main() {</w:t>
      </w:r>
    </w:p>
    <w:p w:rsidR="00733A76" w:rsidRPr="00733A76" w:rsidRDefault="00733A76" w:rsidP="00733A76">
      <w:pPr>
        <w:shd w:val="clear" w:color="auto" w:fill="E6E6E6"/>
        <w:snapToGrid w:val="0"/>
        <w:spacing w:line="300" w:lineRule="auto"/>
        <w:ind w:firstLineChars="200" w:firstLine="420"/>
        <w:rPr>
          <w:rFonts w:ascii="宋体" w:hAnsi="宋体"/>
          <w:sz w:val="21"/>
          <w:szCs w:val="21"/>
        </w:rPr>
      </w:pPr>
      <w:r w:rsidRPr="00733A76">
        <w:rPr>
          <w:rFonts w:ascii="宋体" w:hAnsi="宋体"/>
          <w:sz w:val="21"/>
          <w:szCs w:val="21"/>
        </w:rPr>
        <w:tab/>
        <w:t>IMouse *p</w:t>
      </w:r>
      <w:r w:rsidR="00D1125D">
        <w:rPr>
          <w:rFonts w:ascii="宋体" w:hAnsi="宋体" w:hint="eastAsia"/>
          <w:sz w:val="21"/>
          <w:szCs w:val="21"/>
        </w:rPr>
        <w:t>I</w:t>
      </w:r>
      <w:r w:rsidRPr="00733A76">
        <w:rPr>
          <w:rFonts w:ascii="宋体" w:hAnsi="宋体"/>
          <w:sz w:val="21"/>
          <w:szCs w:val="21"/>
        </w:rPr>
        <w:t>Mouse = NULL;</w:t>
      </w:r>
    </w:p>
    <w:p w:rsidR="00733A76" w:rsidRPr="00733A76" w:rsidRDefault="00733A76" w:rsidP="00733A76">
      <w:pPr>
        <w:shd w:val="clear" w:color="auto" w:fill="E6E6E6"/>
        <w:snapToGrid w:val="0"/>
        <w:spacing w:line="300" w:lineRule="auto"/>
        <w:ind w:firstLineChars="200" w:firstLine="420"/>
        <w:rPr>
          <w:rFonts w:ascii="宋体" w:hAnsi="宋体"/>
          <w:sz w:val="21"/>
          <w:szCs w:val="21"/>
        </w:rPr>
      </w:pPr>
      <w:r w:rsidRPr="00733A76">
        <w:rPr>
          <w:rFonts w:ascii="宋体" w:hAnsi="宋体"/>
          <w:sz w:val="21"/>
          <w:szCs w:val="21"/>
        </w:rPr>
        <w:lastRenderedPageBreak/>
        <w:tab/>
      </w:r>
      <w:r w:rsidR="00666EC9">
        <w:rPr>
          <w:rFonts w:ascii="宋体" w:hAnsi="宋体"/>
          <w:sz w:val="21"/>
          <w:szCs w:val="21"/>
        </w:rPr>
        <w:t>ECode</w:t>
      </w:r>
      <w:r w:rsidRPr="00733A76">
        <w:rPr>
          <w:rFonts w:ascii="宋体" w:hAnsi="宋体"/>
          <w:sz w:val="21"/>
          <w:szCs w:val="21"/>
        </w:rPr>
        <w:t xml:space="preserve"> ec = GMouse::New(&amp;p</w:t>
      </w:r>
      <w:r w:rsidR="00D1125D">
        <w:rPr>
          <w:rFonts w:ascii="宋体" w:hAnsi="宋体" w:hint="eastAsia"/>
          <w:sz w:val="21"/>
          <w:szCs w:val="21"/>
        </w:rPr>
        <w:t>I</w:t>
      </w:r>
      <w:r w:rsidRPr="00733A76">
        <w:rPr>
          <w:rFonts w:ascii="宋体" w:hAnsi="宋体"/>
          <w:sz w:val="21"/>
          <w:szCs w:val="21"/>
        </w:rPr>
        <w:t>Mouse);</w:t>
      </w:r>
    </w:p>
    <w:p w:rsidR="00733A76" w:rsidRPr="00733A76" w:rsidRDefault="00733A76" w:rsidP="00733A76">
      <w:pPr>
        <w:shd w:val="clear" w:color="auto" w:fill="E6E6E6"/>
        <w:snapToGrid w:val="0"/>
        <w:spacing w:line="300" w:lineRule="auto"/>
        <w:ind w:firstLineChars="200" w:firstLine="420"/>
        <w:rPr>
          <w:rFonts w:ascii="宋体" w:hAnsi="宋体"/>
          <w:sz w:val="21"/>
          <w:szCs w:val="21"/>
        </w:rPr>
      </w:pPr>
      <w:r w:rsidRPr="00733A76">
        <w:rPr>
          <w:rFonts w:ascii="宋体" w:hAnsi="宋体"/>
          <w:sz w:val="21"/>
          <w:szCs w:val="21"/>
        </w:rPr>
        <w:tab/>
        <w:t>if (FAILED(ec)) {</w:t>
      </w:r>
    </w:p>
    <w:p w:rsidR="00733A76" w:rsidRPr="00733A76" w:rsidRDefault="00733A76" w:rsidP="00733A76">
      <w:pPr>
        <w:shd w:val="clear" w:color="auto" w:fill="E6E6E6"/>
        <w:snapToGrid w:val="0"/>
        <w:spacing w:line="300" w:lineRule="auto"/>
        <w:ind w:firstLineChars="200" w:firstLine="420"/>
        <w:rPr>
          <w:rFonts w:ascii="宋体" w:hAnsi="宋体"/>
          <w:sz w:val="21"/>
          <w:szCs w:val="21"/>
        </w:rPr>
      </w:pPr>
      <w:r w:rsidRPr="00733A76">
        <w:rPr>
          <w:rFonts w:ascii="宋体" w:hAnsi="宋体"/>
          <w:sz w:val="21"/>
          <w:szCs w:val="21"/>
        </w:rPr>
        <w:tab/>
      </w:r>
      <w:r w:rsidRPr="00733A76">
        <w:rPr>
          <w:rFonts w:ascii="宋体" w:hAnsi="宋体"/>
          <w:sz w:val="21"/>
          <w:szCs w:val="21"/>
        </w:rPr>
        <w:tab/>
        <w:t>printf ("Error</w:t>
      </w:r>
      <w:r w:rsidR="00E6503F" w:rsidRPr="00733A76">
        <w:rPr>
          <w:rFonts w:ascii="宋体" w:hAnsi="宋体"/>
          <w:sz w:val="21"/>
          <w:szCs w:val="21"/>
        </w:rPr>
        <w:t xml:space="preserve"> </w:t>
      </w:r>
      <w:r w:rsidRPr="00733A76">
        <w:rPr>
          <w:rFonts w:ascii="宋体" w:hAnsi="宋体"/>
          <w:sz w:val="21"/>
          <w:szCs w:val="21"/>
        </w:rPr>
        <w:t>\n");</w:t>
      </w:r>
    </w:p>
    <w:p w:rsidR="00733A76" w:rsidRPr="00733A76" w:rsidRDefault="00733A76" w:rsidP="00733A76">
      <w:pPr>
        <w:shd w:val="clear" w:color="auto" w:fill="E6E6E6"/>
        <w:snapToGrid w:val="0"/>
        <w:spacing w:line="300" w:lineRule="auto"/>
        <w:ind w:firstLineChars="200" w:firstLine="420"/>
        <w:rPr>
          <w:rFonts w:ascii="宋体" w:hAnsi="宋体"/>
          <w:sz w:val="21"/>
          <w:szCs w:val="21"/>
        </w:rPr>
      </w:pPr>
      <w:r w:rsidRPr="00733A76">
        <w:rPr>
          <w:rFonts w:ascii="宋体" w:hAnsi="宋体"/>
          <w:sz w:val="21"/>
          <w:szCs w:val="21"/>
        </w:rPr>
        <w:tab/>
      </w:r>
      <w:r w:rsidRPr="00733A76">
        <w:rPr>
          <w:rFonts w:ascii="宋体" w:hAnsi="宋体"/>
          <w:sz w:val="21"/>
          <w:szCs w:val="21"/>
        </w:rPr>
        <w:tab/>
        <w:t>return 1;</w:t>
      </w:r>
    </w:p>
    <w:p w:rsidR="00733A76" w:rsidRPr="00733A76" w:rsidRDefault="00733A76" w:rsidP="00733A76">
      <w:pPr>
        <w:shd w:val="clear" w:color="auto" w:fill="E6E6E6"/>
        <w:snapToGrid w:val="0"/>
        <w:spacing w:line="300" w:lineRule="auto"/>
        <w:ind w:firstLineChars="200" w:firstLine="420"/>
        <w:rPr>
          <w:rFonts w:ascii="宋体" w:hAnsi="宋体"/>
          <w:sz w:val="21"/>
          <w:szCs w:val="21"/>
        </w:rPr>
      </w:pPr>
      <w:r w:rsidRPr="00733A76">
        <w:rPr>
          <w:rFonts w:ascii="宋体" w:hAnsi="宋体"/>
          <w:sz w:val="21"/>
          <w:szCs w:val="21"/>
        </w:rPr>
        <w:tab/>
        <w:t>}</w:t>
      </w:r>
    </w:p>
    <w:p w:rsidR="00733A76" w:rsidRDefault="00733A76" w:rsidP="00733A76">
      <w:pPr>
        <w:shd w:val="clear" w:color="auto" w:fill="E6E6E6"/>
        <w:snapToGrid w:val="0"/>
        <w:spacing w:line="300" w:lineRule="auto"/>
        <w:ind w:firstLineChars="200" w:firstLine="420"/>
        <w:rPr>
          <w:rFonts w:ascii="宋体" w:hAnsi="宋体" w:hint="eastAsia"/>
          <w:sz w:val="21"/>
          <w:szCs w:val="21"/>
        </w:rPr>
      </w:pPr>
      <w:r w:rsidRPr="00733A76">
        <w:rPr>
          <w:rFonts w:ascii="宋体" w:hAnsi="宋体"/>
          <w:sz w:val="21"/>
          <w:szCs w:val="21"/>
        </w:rPr>
        <w:tab/>
      </w:r>
      <w:r w:rsidR="00CE6D2F" w:rsidRPr="00733A76">
        <w:rPr>
          <w:rFonts w:ascii="宋体" w:hAnsi="宋体"/>
          <w:sz w:val="21"/>
          <w:szCs w:val="21"/>
        </w:rPr>
        <w:t>p</w:t>
      </w:r>
      <w:r w:rsidR="00CE6D2F">
        <w:rPr>
          <w:rFonts w:ascii="宋体" w:hAnsi="宋体" w:hint="eastAsia"/>
          <w:sz w:val="21"/>
          <w:szCs w:val="21"/>
        </w:rPr>
        <w:t>I</w:t>
      </w:r>
      <w:r w:rsidR="00CE6D2F" w:rsidRPr="00733A76">
        <w:rPr>
          <w:rFonts w:ascii="宋体" w:hAnsi="宋体"/>
          <w:sz w:val="21"/>
          <w:szCs w:val="21"/>
        </w:rPr>
        <w:t xml:space="preserve">Mouse </w:t>
      </w:r>
      <w:r w:rsidRPr="00733A76">
        <w:rPr>
          <w:rFonts w:ascii="宋体" w:hAnsi="宋体"/>
          <w:sz w:val="21"/>
          <w:szCs w:val="21"/>
        </w:rPr>
        <w:t>-&gt;Connect();</w:t>
      </w:r>
    </w:p>
    <w:p w:rsidR="00CE6D2F" w:rsidRDefault="00CE6D2F" w:rsidP="00CE6D2F">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I</w:t>
      </w:r>
      <w:r w:rsidRPr="008304CC">
        <w:rPr>
          <w:rFonts w:ascii="宋体" w:hAnsi="宋体"/>
          <w:sz w:val="21"/>
          <w:szCs w:val="21"/>
        </w:rPr>
        <w:t>Usbmouse</w:t>
      </w:r>
      <w:r>
        <w:rPr>
          <w:rFonts w:ascii="宋体" w:hAnsi="宋体" w:hint="eastAsia"/>
          <w:sz w:val="21"/>
          <w:szCs w:val="21"/>
        </w:rPr>
        <w:t xml:space="preserve"> *pI</w:t>
      </w:r>
      <w:r w:rsidRPr="008304CC">
        <w:rPr>
          <w:rFonts w:ascii="宋体" w:hAnsi="宋体"/>
          <w:sz w:val="21"/>
          <w:szCs w:val="21"/>
        </w:rPr>
        <w:t>Umou</w:t>
      </w:r>
      <w:r>
        <w:rPr>
          <w:rFonts w:ascii="宋体" w:hAnsi="宋体" w:hint="eastAsia"/>
          <w:sz w:val="21"/>
          <w:szCs w:val="21"/>
        </w:rPr>
        <w:t xml:space="preserve"> =NULL;</w:t>
      </w:r>
    </w:p>
    <w:p w:rsidR="00CE6D2F" w:rsidRDefault="00CE6D2F" w:rsidP="00733A76">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ec</w:t>
      </w:r>
      <w:r>
        <w:rPr>
          <w:rFonts w:ascii="宋体" w:hAnsi="宋体" w:hint="eastAsia"/>
          <w:sz w:val="21"/>
          <w:szCs w:val="21"/>
        </w:rPr>
        <w:t xml:space="preserve"> = I</w:t>
      </w:r>
      <w:r w:rsidRPr="008304CC">
        <w:rPr>
          <w:rFonts w:ascii="宋体" w:hAnsi="宋体"/>
          <w:sz w:val="21"/>
          <w:szCs w:val="21"/>
        </w:rPr>
        <w:t>Usbmouse</w:t>
      </w:r>
      <w:r>
        <w:rPr>
          <w:rFonts w:ascii="宋体" w:hAnsi="宋体" w:hint="eastAsia"/>
          <w:sz w:val="21"/>
          <w:szCs w:val="21"/>
        </w:rPr>
        <w:t>::Query(</w:t>
      </w:r>
      <w:r w:rsidRPr="00733A76">
        <w:rPr>
          <w:rFonts w:ascii="宋体" w:hAnsi="宋体"/>
          <w:sz w:val="21"/>
          <w:szCs w:val="21"/>
        </w:rPr>
        <w:t>p</w:t>
      </w:r>
      <w:r>
        <w:rPr>
          <w:rFonts w:ascii="宋体" w:hAnsi="宋体" w:hint="eastAsia"/>
          <w:sz w:val="21"/>
          <w:szCs w:val="21"/>
        </w:rPr>
        <w:t>I</w:t>
      </w:r>
      <w:r w:rsidRPr="00733A76">
        <w:rPr>
          <w:rFonts w:ascii="宋体" w:hAnsi="宋体"/>
          <w:sz w:val="21"/>
          <w:szCs w:val="21"/>
        </w:rPr>
        <w:t>Mouse</w:t>
      </w:r>
      <w:r>
        <w:rPr>
          <w:rFonts w:ascii="宋体" w:hAnsi="宋体" w:hint="eastAsia"/>
          <w:sz w:val="21"/>
          <w:szCs w:val="21"/>
        </w:rPr>
        <w:t>, &amp;pI</w:t>
      </w:r>
      <w:r w:rsidRPr="008304CC">
        <w:rPr>
          <w:rFonts w:ascii="宋体" w:hAnsi="宋体"/>
          <w:sz w:val="21"/>
          <w:szCs w:val="21"/>
        </w:rPr>
        <w:t>Umou</w:t>
      </w:r>
      <w:r>
        <w:rPr>
          <w:rFonts w:ascii="宋体" w:hAnsi="宋体" w:hint="eastAsia"/>
          <w:sz w:val="21"/>
          <w:szCs w:val="21"/>
        </w:rPr>
        <w:t>);</w:t>
      </w:r>
    </w:p>
    <w:p w:rsidR="00CE6D2F" w:rsidRPr="00CE6D2F" w:rsidRDefault="00CE6D2F" w:rsidP="00CE6D2F">
      <w:pPr>
        <w:shd w:val="clear" w:color="auto" w:fill="E6E6E6"/>
        <w:snapToGrid w:val="0"/>
        <w:spacing w:line="300" w:lineRule="auto"/>
        <w:ind w:firstLineChars="400" w:firstLine="840"/>
        <w:rPr>
          <w:rFonts w:ascii="宋体" w:hAnsi="宋体"/>
          <w:sz w:val="21"/>
          <w:szCs w:val="21"/>
        </w:rPr>
      </w:pPr>
      <w:r w:rsidRPr="00CE6D2F">
        <w:rPr>
          <w:rFonts w:ascii="宋体" w:hAnsi="宋体"/>
          <w:sz w:val="21"/>
          <w:szCs w:val="21"/>
        </w:rPr>
        <w:t>if (FAILED(ec)) {</w:t>
      </w:r>
    </w:p>
    <w:p w:rsidR="00CE6D2F" w:rsidRPr="00CE6D2F" w:rsidRDefault="00CE6D2F" w:rsidP="00CE6D2F">
      <w:pPr>
        <w:shd w:val="clear" w:color="auto" w:fill="E6E6E6"/>
        <w:snapToGrid w:val="0"/>
        <w:spacing w:line="300" w:lineRule="auto"/>
        <w:ind w:firstLineChars="200" w:firstLine="420"/>
        <w:rPr>
          <w:rFonts w:ascii="宋体" w:hAnsi="宋体"/>
          <w:sz w:val="21"/>
          <w:szCs w:val="21"/>
        </w:rPr>
      </w:pPr>
      <w:r>
        <w:rPr>
          <w:rFonts w:ascii="宋体" w:hAnsi="宋体"/>
          <w:sz w:val="21"/>
          <w:szCs w:val="21"/>
        </w:rPr>
        <w:tab/>
      </w:r>
      <w:r>
        <w:rPr>
          <w:rFonts w:ascii="宋体" w:hAnsi="宋体"/>
          <w:sz w:val="21"/>
          <w:szCs w:val="21"/>
        </w:rPr>
        <w:tab/>
        <w:t>printf ("</w:t>
      </w:r>
      <w:r w:rsidR="009E3726">
        <w:rPr>
          <w:rFonts w:ascii="宋体" w:hAnsi="宋体"/>
          <w:sz w:val="21"/>
          <w:szCs w:val="21"/>
        </w:rPr>
        <w:t>query error</w:t>
      </w:r>
      <w:r w:rsidRPr="00CE6D2F">
        <w:rPr>
          <w:rFonts w:ascii="宋体" w:hAnsi="宋体"/>
          <w:sz w:val="21"/>
          <w:szCs w:val="21"/>
        </w:rPr>
        <w:t>\n");</w:t>
      </w:r>
    </w:p>
    <w:p w:rsidR="00CE6D2F" w:rsidRPr="00CE6D2F" w:rsidRDefault="00CE6D2F" w:rsidP="00CE6D2F">
      <w:pPr>
        <w:shd w:val="clear" w:color="auto" w:fill="E6E6E6"/>
        <w:snapToGrid w:val="0"/>
        <w:spacing w:line="300" w:lineRule="auto"/>
        <w:ind w:firstLineChars="200" w:firstLine="420"/>
        <w:rPr>
          <w:rFonts w:ascii="宋体" w:hAnsi="宋体"/>
          <w:sz w:val="21"/>
          <w:szCs w:val="21"/>
        </w:rPr>
      </w:pPr>
      <w:r w:rsidRPr="00CE6D2F">
        <w:rPr>
          <w:rFonts w:ascii="宋体" w:hAnsi="宋体"/>
          <w:sz w:val="21"/>
          <w:szCs w:val="21"/>
        </w:rPr>
        <w:tab/>
      </w:r>
      <w:r w:rsidRPr="00CE6D2F">
        <w:rPr>
          <w:rFonts w:ascii="宋体" w:hAnsi="宋体"/>
          <w:sz w:val="21"/>
          <w:szCs w:val="21"/>
        </w:rPr>
        <w:tab/>
        <w:t>return 1;</w:t>
      </w:r>
    </w:p>
    <w:p w:rsidR="00CE6D2F" w:rsidRPr="00CE6D2F" w:rsidRDefault="00CE6D2F" w:rsidP="00CE6D2F">
      <w:pPr>
        <w:shd w:val="clear" w:color="auto" w:fill="E6E6E6"/>
        <w:snapToGrid w:val="0"/>
        <w:spacing w:line="300" w:lineRule="auto"/>
        <w:ind w:firstLineChars="200" w:firstLine="420"/>
        <w:rPr>
          <w:rFonts w:ascii="宋体" w:hAnsi="宋体" w:hint="eastAsia"/>
          <w:sz w:val="21"/>
          <w:szCs w:val="21"/>
        </w:rPr>
      </w:pPr>
      <w:r w:rsidRPr="00CE6D2F">
        <w:rPr>
          <w:rFonts w:ascii="宋体" w:hAnsi="宋体"/>
          <w:sz w:val="21"/>
          <w:szCs w:val="21"/>
        </w:rPr>
        <w:tab/>
        <w:t>}</w:t>
      </w:r>
    </w:p>
    <w:p w:rsidR="00C3775D" w:rsidRDefault="00C3775D" w:rsidP="00C3775D">
      <w:pPr>
        <w:shd w:val="clear" w:color="auto" w:fill="E6E6E6"/>
        <w:snapToGrid w:val="0"/>
        <w:spacing w:line="300" w:lineRule="auto"/>
        <w:ind w:firstLineChars="200" w:firstLine="420"/>
        <w:rPr>
          <w:rFonts w:ascii="宋体" w:hAnsi="宋体" w:hint="eastAsia"/>
          <w:sz w:val="21"/>
          <w:szCs w:val="21"/>
        </w:rPr>
      </w:pPr>
      <w:r w:rsidRPr="00733A76">
        <w:rPr>
          <w:rFonts w:ascii="宋体" w:hAnsi="宋体"/>
          <w:sz w:val="21"/>
          <w:szCs w:val="21"/>
        </w:rPr>
        <w:tab/>
      </w:r>
      <w:r w:rsidR="00CE6D2F">
        <w:rPr>
          <w:rFonts w:ascii="宋体" w:hAnsi="宋体" w:hint="eastAsia"/>
          <w:sz w:val="21"/>
          <w:szCs w:val="21"/>
        </w:rPr>
        <w:t>pI</w:t>
      </w:r>
      <w:r w:rsidR="00CE6D2F" w:rsidRPr="008304CC">
        <w:rPr>
          <w:rFonts w:ascii="宋体" w:hAnsi="宋体"/>
          <w:sz w:val="21"/>
          <w:szCs w:val="21"/>
        </w:rPr>
        <w:t>Umou</w:t>
      </w:r>
      <w:r w:rsidR="00CE6D2F" w:rsidRPr="00733A76">
        <w:rPr>
          <w:rFonts w:ascii="宋体" w:hAnsi="宋体"/>
          <w:sz w:val="21"/>
          <w:szCs w:val="21"/>
        </w:rPr>
        <w:t xml:space="preserve"> </w:t>
      </w:r>
      <w:r w:rsidRPr="00733A76">
        <w:rPr>
          <w:rFonts w:ascii="宋体" w:hAnsi="宋体"/>
          <w:sz w:val="21"/>
          <w:szCs w:val="21"/>
        </w:rPr>
        <w:t>-&gt;</w:t>
      </w:r>
      <w:r w:rsidR="006A69C0" w:rsidRPr="00361CEE">
        <w:rPr>
          <w:rFonts w:ascii="宋体" w:hAnsi="宋体"/>
          <w:sz w:val="21"/>
          <w:szCs w:val="21"/>
        </w:rPr>
        <w:t>Ummethod</w:t>
      </w:r>
      <w:r w:rsidRPr="00733A76">
        <w:rPr>
          <w:rFonts w:ascii="宋体" w:hAnsi="宋体"/>
          <w:sz w:val="21"/>
          <w:szCs w:val="21"/>
        </w:rPr>
        <w:t>();</w:t>
      </w:r>
    </w:p>
    <w:p w:rsidR="009E3726" w:rsidRDefault="009E3726" w:rsidP="009E3726">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pI</w:t>
      </w:r>
      <w:r w:rsidRPr="008304CC">
        <w:rPr>
          <w:rFonts w:ascii="宋体" w:hAnsi="宋体"/>
          <w:sz w:val="21"/>
          <w:szCs w:val="21"/>
        </w:rPr>
        <w:t>Umou</w:t>
      </w:r>
      <w:r w:rsidRPr="00733A76">
        <w:rPr>
          <w:rFonts w:ascii="宋体" w:hAnsi="宋体"/>
          <w:sz w:val="21"/>
          <w:szCs w:val="21"/>
        </w:rPr>
        <w:t xml:space="preserve"> -&gt;</w:t>
      </w:r>
      <w:r w:rsidRPr="009E3726">
        <w:rPr>
          <w:rFonts w:ascii="宋体" w:hAnsi="宋体"/>
          <w:sz w:val="21"/>
          <w:szCs w:val="21"/>
        </w:rPr>
        <w:t xml:space="preserve"> </w:t>
      </w:r>
      <w:r w:rsidRPr="00733A76">
        <w:rPr>
          <w:rFonts w:ascii="宋体" w:hAnsi="宋体"/>
          <w:sz w:val="21"/>
          <w:szCs w:val="21"/>
        </w:rPr>
        <w:t>Release()</w:t>
      </w:r>
      <w:r>
        <w:rPr>
          <w:rFonts w:ascii="宋体" w:hAnsi="宋体" w:hint="eastAsia"/>
          <w:sz w:val="21"/>
          <w:szCs w:val="21"/>
        </w:rPr>
        <w:t>;</w:t>
      </w:r>
    </w:p>
    <w:p w:rsidR="00733A76" w:rsidRPr="00733A76" w:rsidRDefault="00733A76" w:rsidP="00733A76">
      <w:pPr>
        <w:shd w:val="clear" w:color="auto" w:fill="E6E6E6"/>
        <w:snapToGrid w:val="0"/>
        <w:spacing w:line="300" w:lineRule="auto"/>
        <w:ind w:firstLineChars="200" w:firstLine="420"/>
        <w:rPr>
          <w:rFonts w:ascii="宋体" w:hAnsi="宋体"/>
          <w:sz w:val="21"/>
          <w:szCs w:val="21"/>
        </w:rPr>
      </w:pPr>
      <w:r w:rsidRPr="00733A76">
        <w:rPr>
          <w:rFonts w:ascii="宋体" w:hAnsi="宋体"/>
          <w:sz w:val="21"/>
          <w:szCs w:val="21"/>
        </w:rPr>
        <w:tab/>
      </w:r>
      <w:r w:rsidR="00CE6D2F" w:rsidRPr="00733A76">
        <w:rPr>
          <w:rFonts w:ascii="宋体" w:hAnsi="宋体"/>
          <w:sz w:val="21"/>
          <w:szCs w:val="21"/>
        </w:rPr>
        <w:t>p</w:t>
      </w:r>
      <w:r w:rsidR="00CE6D2F">
        <w:rPr>
          <w:rFonts w:ascii="宋体" w:hAnsi="宋体" w:hint="eastAsia"/>
          <w:sz w:val="21"/>
          <w:szCs w:val="21"/>
        </w:rPr>
        <w:t>I</w:t>
      </w:r>
      <w:r w:rsidR="00CE6D2F" w:rsidRPr="00733A76">
        <w:rPr>
          <w:rFonts w:ascii="宋体" w:hAnsi="宋体"/>
          <w:sz w:val="21"/>
          <w:szCs w:val="21"/>
        </w:rPr>
        <w:t xml:space="preserve">Mouse </w:t>
      </w:r>
      <w:r w:rsidRPr="00733A76">
        <w:rPr>
          <w:rFonts w:ascii="宋体" w:hAnsi="宋体"/>
          <w:sz w:val="21"/>
          <w:szCs w:val="21"/>
        </w:rPr>
        <w:t>-&gt;Disconnect();</w:t>
      </w:r>
    </w:p>
    <w:p w:rsidR="00733A76" w:rsidRPr="00733A76" w:rsidRDefault="00733A76" w:rsidP="00733A76">
      <w:pPr>
        <w:shd w:val="clear" w:color="auto" w:fill="E6E6E6"/>
        <w:snapToGrid w:val="0"/>
        <w:spacing w:line="300" w:lineRule="auto"/>
        <w:ind w:firstLineChars="200" w:firstLine="420"/>
        <w:rPr>
          <w:rFonts w:ascii="宋体" w:hAnsi="宋体"/>
          <w:sz w:val="21"/>
          <w:szCs w:val="21"/>
        </w:rPr>
      </w:pPr>
      <w:r w:rsidRPr="00733A76">
        <w:rPr>
          <w:rFonts w:ascii="宋体" w:hAnsi="宋体"/>
          <w:sz w:val="21"/>
          <w:szCs w:val="21"/>
        </w:rPr>
        <w:tab/>
      </w:r>
      <w:r w:rsidR="00CE6D2F" w:rsidRPr="00733A76">
        <w:rPr>
          <w:rFonts w:ascii="宋体" w:hAnsi="宋体"/>
          <w:sz w:val="21"/>
          <w:szCs w:val="21"/>
        </w:rPr>
        <w:t>p</w:t>
      </w:r>
      <w:r w:rsidR="00CE6D2F">
        <w:rPr>
          <w:rFonts w:ascii="宋体" w:hAnsi="宋体" w:hint="eastAsia"/>
          <w:sz w:val="21"/>
          <w:szCs w:val="21"/>
        </w:rPr>
        <w:t>I</w:t>
      </w:r>
      <w:r w:rsidR="00CE6D2F" w:rsidRPr="00733A76">
        <w:rPr>
          <w:rFonts w:ascii="宋体" w:hAnsi="宋体"/>
          <w:sz w:val="21"/>
          <w:szCs w:val="21"/>
        </w:rPr>
        <w:t xml:space="preserve">Mouse </w:t>
      </w:r>
      <w:r w:rsidRPr="00733A76">
        <w:rPr>
          <w:rFonts w:ascii="宋体" w:hAnsi="宋体"/>
          <w:sz w:val="21"/>
          <w:szCs w:val="21"/>
        </w:rPr>
        <w:t>-&gt;Release();</w:t>
      </w:r>
    </w:p>
    <w:p w:rsidR="00733A76" w:rsidRPr="00733A76" w:rsidRDefault="00733A76" w:rsidP="00733A76">
      <w:pPr>
        <w:shd w:val="clear" w:color="auto" w:fill="E6E6E6"/>
        <w:snapToGrid w:val="0"/>
        <w:spacing w:line="300" w:lineRule="auto"/>
        <w:ind w:firstLineChars="200" w:firstLine="420"/>
        <w:rPr>
          <w:rFonts w:ascii="宋体" w:hAnsi="宋体"/>
          <w:sz w:val="21"/>
          <w:szCs w:val="21"/>
        </w:rPr>
      </w:pPr>
      <w:r w:rsidRPr="00733A76">
        <w:rPr>
          <w:rFonts w:ascii="宋体" w:hAnsi="宋体"/>
          <w:sz w:val="21"/>
          <w:szCs w:val="21"/>
        </w:rPr>
        <w:tab/>
        <w:t>printf ("Done\n");</w:t>
      </w:r>
    </w:p>
    <w:p w:rsidR="00733A76" w:rsidRDefault="00733A76" w:rsidP="00733A76">
      <w:pPr>
        <w:shd w:val="clear" w:color="auto" w:fill="E6E6E6"/>
        <w:snapToGrid w:val="0"/>
        <w:spacing w:line="300" w:lineRule="auto"/>
        <w:ind w:firstLineChars="200" w:firstLine="420"/>
        <w:rPr>
          <w:rFonts w:ascii="宋体" w:hAnsi="宋体" w:hint="eastAsia"/>
          <w:sz w:val="21"/>
          <w:szCs w:val="21"/>
        </w:rPr>
      </w:pPr>
      <w:r w:rsidRPr="00733A76">
        <w:rPr>
          <w:rFonts w:ascii="宋体" w:hAnsi="宋体"/>
          <w:sz w:val="21"/>
          <w:szCs w:val="21"/>
        </w:rPr>
        <w:tab/>
        <w:t>return 0;</w:t>
      </w:r>
    </w:p>
    <w:p w:rsidR="00760A74" w:rsidRDefault="00760A74" w:rsidP="00733A76">
      <w:pPr>
        <w:shd w:val="clear" w:color="auto" w:fill="E6E6E6"/>
        <w:snapToGrid w:val="0"/>
        <w:spacing w:line="300" w:lineRule="auto"/>
        <w:ind w:firstLineChars="200" w:firstLine="420"/>
        <w:rPr>
          <w:rFonts w:ascii="宋体" w:hAnsi="宋体" w:hint="eastAsia"/>
          <w:sz w:val="21"/>
          <w:szCs w:val="21"/>
        </w:rPr>
      </w:pPr>
      <w:r w:rsidRPr="00760A74">
        <w:rPr>
          <w:rFonts w:ascii="宋体" w:hAnsi="宋体"/>
          <w:sz w:val="21"/>
          <w:szCs w:val="21"/>
        </w:rPr>
        <w:t>}</w:t>
      </w:r>
    </w:p>
    <w:p w:rsidR="00833522" w:rsidRDefault="00833522" w:rsidP="00833522">
      <w:pPr>
        <w:snapToGrid w:val="0"/>
        <w:spacing w:line="300" w:lineRule="auto"/>
        <w:ind w:firstLineChars="200" w:firstLine="420"/>
        <w:rPr>
          <w:rFonts w:ascii="宋体" w:hAnsi="宋体" w:hint="eastAsia"/>
          <w:sz w:val="21"/>
          <w:szCs w:val="21"/>
        </w:rPr>
      </w:pPr>
      <w:r>
        <w:rPr>
          <w:rFonts w:ascii="宋体" w:hAnsi="宋体" w:hint="eastAsia"/>
          <w:sz w:val="21"/>
          <w:szCs w:val="21"/>
        </w:rPr>
        <w:t>运行</w:t>
      </w:r>
      <w:r>
        <w:rPr>
          <w:rFonts w:ascii="宋体" w:hAnsi="宋体"/>
          <w:sz w:val="21"/>
          <w:szCs w:val="21"/>
        </w:rPr>
        <w:t>C</w:t>
      </w:r>
      <w:r>
        <w:rPr>
          <w:rFonts w:ascii="宋体" w:hAnsi="宋体" w:hint="eastAsia"/>
          <w:sz w:val="21"/>
          <w:szCs w:val="21"/>
        </w:rPr>
        <w:t>lient.exe结果如下：</w:t>
      </w:r>
    </w:p>
    <w:p w:rsidR="00C3775D" w:rsidRDefault="00C3775D" w:rsidP="00C3775D">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Created Usbmouse</w:t>
      </w:r>
    </w:p>
    <w:p w:rsidR="00C3775D" w:rsidRDefault="00C3775D" w:rsidP="00C3775D">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C</w:t>
      </w:r>
      <w:r w:rsidRPr="00AC5DA4">
        <w:rPr>
          <w:rFonts w:ascii="宋体" w:hAnsi="宋体"/>
          <w:sz w:val="21"/>
          <w:szCs w:val="21"/>
        </w:rPr>
        <w:t>onnected</w:t>
      </w:r>
    </w:p>
    <w:p w:rsidR="00C3775D" w:rsidRDefault="00C3775D" w:rsidP="00C3775D">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Use usb</w:t>
      </w:r>
      <w:r w:rsidRPr="00361CEE">
        <w:rPr>
          <w:rFonts w:ascii="宋体" w:hAnsi="宋体"/>
          <w:sz w:val="21"/>
          <w:szCs w:val="21"/>
        </w:rPr>
        <w:t>mouse</w:t>
      </w:r>
    </w:p>
    <w:p w:rsidR="00C3775D" w:rsidRDefault="00C3775D" w:rsidP="00C3775D">
      <w:pPr>
        <w:shd w:val="clear" w:color="auto" w:fill="E6E6E6"/>
        <w:snapToGrid w:val="0"/>
        <w:spacing w:line="300" w:lineRule="auto"/>
        <w:ind w:firstLineChars="200" w:firstLine="420"/>
        <w:rPr>
          <w:rFonts w:ascii="宋体" w:hAnsi="宋体" w:hint="eastAsia"/>
          <w:sz w:val="21"/>
          <w:szCs w:val="21"/>
        </w:rPr>
      </w:pPr>
      <w:r w:rsidRPr="00733A76">
        <w:rPr>
          <w:rFonts w:ascii="宋体" w:hAnsi="宋体"/>
          <w:sz w:val="21"/>
          <w:szCs w:val="21"/>
        </w:rPr>
        <w:t>Disconnect</w:t>
      </w:r>
      <w:r>
        <w:rPr>
          <w:rFonts w:ascii="宋体" w:hAnsi="宋体" w:hint="eastAsia"/>
          <w:sz w:val="21"/>
          <w:szCs w:val="21"/>
        </w:rPr>
        <w:t>ed</w:t>
      </w:r>
    </w:p>
    <w:p w:rsidR="00A926D6" w:rsidRDefault="00A926D6" w:rsidP="00C3775D">
      <w:pPr>
        <w:shd w:val="clear" w:color="auto" w:fill="E6E6E6"/>
        <w:snapToGrid w:val="0"/>
        <w:spacing w:line="300" w:lineRule="auto"/>
        <w:ind w:firstLineChars="200" w:firstLine="420"/>
        <w:rPr>
          <w:rFonts w:ascii="宋体" w:hAnsi="宋体" w:hint="eastAsia"/>
          <w:sz w:val="21"/>
          <w:szCs w:val="21"/>
        </w:rPr>
      </w:pPr>
      <w:r w:rsidRPr="00733A76">
        <w:rPr>
          <w:rFonts w:ascii="宋体" w:hAnsi="宋体"/>
          <w:sz w:val="21"/>
          <w:szCs w:val="21"/>
        </w:rPr>
        <w:t>Done</w:t>
      </w:r>
    </w:p>
    <w:p w:rsidR="00C3775D" w:rsidRDefault="00C3775D" w:rsidP="00C3775D">
      <w:pPr>
        <w:snapToGrid w:val="0"/>
        <w:spacing w:line="300" w:lineRule="auto"/>
        <w:rPr>
          <w:rFonts w:ascii="宋体" w:hAnsi="宋体" w:hint="eastAsia"/>
          <w:sz w:val="21"/>
          <w:szCs w:val="21"/>
        </w:rPr>
      </w:pPr>
    </w:p>
    <w:p w:rsidR="00C3775D" w:rsidRDefault="00C3775D" w:rsidP="00C3775D">
      <w:pPr>
        <w:snapToGrid w:val="0"/>
        <w:spacing w:line="300" w:lineRule="auto"/>
        <w:rPr>
          <w:rFonts w:ascii="宋体" w:hAnsi="宋体" w:hint="eastAsia"/>
          <w:sz w:val="21"/>
          <w:szCs w:val="21"/>
        </w:rPr>
      </w:pPr>
    </w:p>
    <w:p w:rsidR="00A63A52" w:rsidRPr="00BC57E8" w:rsidRDefault="00DA006D" w:rsidP="00BA4562">
      <w:pPr>
        <w:pStyle w:val="2"/>
        <w:snapToGrid w:val="0"/>
        <w:spacing w:line="300" w:lineRule="auto"/>
        <w:rPr>
          <w:rFonts w:ascii="宋体" w:eastAsia="宋体" w:hAnsi="宋体" w:hint="eastAsia"/>
        </w:rPr>
      </w:pPr>
      <w:bookmarkStart w:id="325" w:name="_Toc152754354"/>
      <w:bookmarkStart w:id="326" w:name="_Toc197919012"/>
      <w:r w:rsidRPr="00BC57E8">
        <w:rPr>
          <w:rFonts w:ascii="宋体" w:eastAsia="宋体" w:hAnsi="宋体" w:hint="eastAsia"/>
        </w:rPr>
        <w:t>6.</w:t>
      </w:r>
      <w:r w:rsidR="00D91EFE">
        <w:rPr>
          <w:rFonts w:ascii="宋体" w:eastAsia="宋体" w:hAnsi="宋体" w:hint="eastAsia"/>
        </w:rPr>
        <w:t>10</w:t>
      </w:r>
      <w:r w:rsidRPr="00BC57E8">
        <w:rPr>
          <w:rFonts w:ascii="宋体" w:eastAsia="宋体" w:hAnsi="宋体" w:hint="eastAsia"/>
        </w:rPr>
        <w:t xml:space="preserve"> struct</w:t>
      </w:r>
      <w:bookmarkEnd w:id="313"/>
      <w:bookmarkEnd w:id="314"/>
      <w:bookmarkEnd w:id="325"/>
      <w:bookmarkEnd w:id="326"/>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此关键字用于定义结构体，使用方法与在C/C++程序中基本相同。例如：</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hint="eastAsia"/>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struct  MyStruct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526C30">
        <w:rPr>
          <w:rFonts w:ascii="宋体" w:hAnsi="宋体" w:hint="eastAsia"/>
          <w:sz w:val="21"/>
          <w:szCs w:val="21"/>
        </w:rPr>
        <w:t>WChar</w:t>
      </w:r>
      <w:r w:rsidRPr="002157D1">
        <w:rPr>
          <w:rFonts w:ascii="宋体" w:hAnsi="宋体"/>
          <w:sz w:val="21"/>
          <w:szCs w:val="21"/>
        </w:rPr>
        <w:t xml:space="preserve">  wcElem;</w:t>
      </w:r>
    </w:p>
    <w:p w:rsidR="00A63A52" w:rsidRPr="002157D1" w:rsidRDefault="00526C30"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w:t>
      </w:r>
      <w:r>
        <w:rPr>
          <w:rFonts w:ascii="宋体" w:hAnsi="宋体" w:hint="eastAsia"/>
          <w:sz w:val="21"/>
          <w:szCs w:val="21"/>
        </w:rPr>
        <w:t>F</w:t>
      </w:r>
      <w:r w:rsidR="00A63A52" w:rsidRPr="002157D1">
        <w:rPr>
          <w:rFonts w:ascii="宋体" w:hAnsi="宋体"/>
          <w:sz w:val="21"/>
          <w:szCs w:val="21"/>
        </w:rPr>
        <w:t>loat  fElem;</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9D7BE2">
        <w:rPr>
          <w:rFonts w:ascii="宋体" w:hAnsi="宋体"/>
          <w:sz w:val="21"/>
          <w:szCs w:val="21"/>
        </w:rPr>
        <w:t>Int64</w:t>
      </w:r>
      <w:r w:rsidRPr="002157D1">
        <w:rPr>
          <w:rFonts w:ascii="宋体" w:hAnsi="宋体"/>
          <w:sz w:val="21"/>
          <w:szCs w:val="21"/>
        </w:rPr>
        <w:t xml:space="preserve"> *plElem;</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526C30" w:rsidRPr="00B6682A">
        <w:rPr>
          <w:rFonts w:ascii="宋体" w:hAnsi="宋体"/>
          <w:sz w:val="21"/>
          <w:szCs w:val="21"/>
        </w:rPr>
        <w:t>Int32Array</w:t>
      </w:r>
      <w:r w:rsidR="00AE7104">
        <w:rPr>
          <w:rFonts w:ascii="宋体" w:hAnsi="宋体" w:hint="eastAsia"/>
          <w:sz w:val="21"/>
          <w:szCs w:val="21"/>
        </w:rPr>
        <w:t xml:space="preserve"> na</w:t>
      </w:r>
      <w:r w:rsidR="00AE7104" w:rsidRPr="002157D1">
        <w:rPr>
          <w:rFonts w:ascii="宋体" w:hAnsi="宋体"/>
          <w:sz w:val="21"/>
          <w:szCs w:val="21"/>
        </w:rPr>
        <w:t>Elem</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示例中，定义了一个结构体MyStruct。由struct关键字定义的结构体中的数据类型必须是CAR支持的数据类型。</w:t>
      </w:r>
    </w:p>
    <w:p w:rsidR="00A63A52" w:rsidRPr="00BC57E8" w:rsidRDefault="00A63A52" w:rsidP="00BA4562">
      <w:pPr>
        <w:pStyle w:val="2"/>
        <w:snapToGrid w:val="0"/>
        <w:spacing w:line="300" w:lineRule="auto"/>
        <w:rPr>
          <w:rFonts w:ascii="宋体" w:eastAsia="宋体" w:hAnsi="宋体"/>
        </w:rPr>
      </w:pPr>
      <w:bookmarkStart w:id="327" w:name="_Toc142300878"/>
      <w:bookmarkStart w:id="328" w:name="_Toc148261051"/>
      <w:bookmarkStart w:id="329" w:name="_Toc152754355"/>
      <w:bookmarkStart w:id="330" w:name="_Toc197919013"/>
      <w:r w:rsidRPr="00BC57E8">
        <w:rPr>
          <w:rFonts w:ascii="宋体" w:eastAsia="宋体" w:hAnsi="宋体"/>
        </w:rPr>
        <w:t>6.</w:t>
      </w:r>
      <w:r w:rsidR="00D91EFE">
        <w:rPr>
          <w:rFonts w:ascii="宋体" w:eastAsia="宋体" w:hAnsi="宋体" w:hint="eastAsia"/>
        </w:rPr>
        <w:t>11</w:t>
      </w:r>
      <w:r w:rsidRPr="00BC57E8">
        <w:rPr>
          <w:rFonts w:ascii="宋体" w:eastAsia="宋体" w:hAnsi="宋体"/>
        </w:rPr>
        <w:t xml:space="preserve"> enum</w:t>
      </w:r>
      <w:bookmarkEnd w:id="327"/>
      <w:bookmarkEnd w:id="328"/>
      <w:bookmarkEnd w:id="329"/>
      <w:bookmarkEnd w:id="330"/>
    </w:p>
    <w:p w:rsidR="00A63A52" w:rsidRPr="006520F3" w:rsidRDefault="00A63A52" w:rsidP="00BE4350">
      <w:pPr>
        <w:snapToGrid w:val="0"/>
        <w:spacing w:line="300" w:lineRule="auto"/>
        <w:ind w:firstLineChars="200" w:firstLine="420"/>
        <w:rPr>
          <w:rFonts w:ascii="宋体" w:hAnsi="宋体"/>
          <w:szCs w:val="21"/>
        </w:rPr>
      </w:pPr>
      <w:r w:rsidRPr="00BE4350">
        <w:rPr>
          <w:rFonts w:ascii="宋体" w:hAnsi="宋体"/>
          <w:sz w:val="21"/>
          <w:szCs w:val="21"/>
        </w:rPr>
        <w:t>此关键字用于定义枚举类型，使用方法与在C/C++程序中基本相同。例如：</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hint="eastAsia"/>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1C7227" w:rsidRPr="001C7227" w:rsidRDefault="001C7227" w:rsidP="001C7227">
      <w:pPr>
        <w:shd w:val="clear" w:color="auto" w:fill="E6E6E6"/>
        <w:snapToGrid w:val="0"/>
        <w:spacing w:line="300" w:lineRule="auto"/>
        <w:ind w:firstLineChars="200" w:firstLine="420"/>
        <w:rPr>
          <w:rFonts w:ascii="宋体" w:hAnsi="宋体"/>
          <w:sz w:val="21"/>
          <w:szCs w:val="21"/>
        </w:rPr>
      </w:pPr>
      <w:r w:rsidRPr="001C7227">
        <w:rPr>
          <w:rFonts w:ascii="宋体" w:hAnsi="宋体"/>
          <w:sz w:val="21"/>
          <w:szCs w:val="21"/>
        </w:rPr>
        <w:t xml:space="preserve">    ……</w:t>
      </w:r>
    </w:p>
    <w:p w:rsidR="001C7227" w:rsidRPr="001C7227" w:rsidRDefault="001C7227" w:rsidP="001C7227">
      <w:pPr>
        <w:shd w:val="clear" w:color="auto" w:fill="E6E6E6"/>
        <w:snapToGrid w:val="0"/>
        <w:spacing w:line="300" w:lineRule="auto"/>
        <w:ind w:firstLineChars="200" w:firstLine="420"/>
        <w:rPr>
          <w:rFonts w:ascii="宋体" w:hAnsi="宋体"/>
          <w:sz w:val="21"/>
          <w:szCs w:val="21"/>
        </w:rPr>
      </w:pPr>
      <w:r w:rsidRPr="001C7227">
        <w:rPr>
          <w:rFonts w:ascii="宋体" w:hAnsi="宋体"/>
          <w:sz w:val="21"/>
          <w:szCs w:val="21"/>
        </w:rPr>
        <w:t xml:space="preserve">    enum MyEnum {</w:t>
      </w:r>
    </w:p>
    <w:p w:rsidR="001C7227" w:rsidRPr="001C7227" w:rsidRDefault="001C7227" w:rsidP="001C7227">
      <w:pPr>
        <w:shd w:val="clear" w:color="auto" w:fill="E6E6E6"/>
        <w:snapToGrid w:val="0"/>
        <w:spacing w:line="300" w:lineRule="auto"/>
        <w:ind w:firstLineChars="200" w:firstLine="420"/>
        <w:rPr>
          <w:rFonts w:ascii="宋体" w:hAnsi="宋体"/>
          <w:sz w:val="21"/>
          <w:szCs w:val="21"/>
        </w:rPr>
      </w:pPr>
      <w:r w:rsidRPr="001C7227">
        <w:rPr>
          <w:rFonts w:ascii="宋体" w:hAnsi="宋体"/>
          <w:sz w:val="21"/>
          <w:szCs w:val="21"/>
        </w:rPr>
        <w:t xml:space="preserve">        MyEnum_red,</w:t>
      </w:r>
    </w:p>
    <w:p w:rsidR="001C7227" w:rsidRPr="001C7227" w:rsidRDefault="001C7227" w:rsidP="001C7227">
      <w:pPr>
        <w:shd w:val="clear" w:color="auto" w:fill="E6E6E6"/>
        <w:snapToGrid w:val="0"/>
        <w:spacing w:line="300" w:lineRule="auto"/>
        <w:ind w:firstLineChars="200" w:firstLine="420"/>
        <w:rPr>
          <w:rFonts w:ascii="宋体" w:hAnsi="宋体"/>
          <w:sz w:val="21"/>
          <w:szCs w:val="21"/>
        </w:rPr>
      </w:pPr>
      <w:r w:rsidRPr="001C7227">
        <w:rPr>
          <w:rFonts w:ascii="宋体" w:hAnsi="宋体"/>
          <w:sz w:val="21"/>
          <w:szCs w:val="21"/>
        </w:rPr>
        <w:t xml:space="preserve">        MyEnum_blue,</w:t>
      </w:r>
    </w:p>
    <w:p w:rsidR="001C7227" w:rsidRPr="001C7227" w:rsidRDefault="001C7227" w:rsidP="001C7227">
      <w:pPr>
        <w:shd w:val="clear" w:color="auto" w:fill="E6E6E6"/>
        <w:snapToGrid w:val="0"/>
        <w:spacing w:line="300" w:lineRule="auto"/>
        <w:ind w:firstLineChars="200" w:firstLine="420"/>
        <w:rPr>
          <w:rFonts w:ascii="宋体" w:hAnsi="宋体"/>
          <w:sz w:val="21"/>
          <w:szCs w:val="21"/>
        </w:rPr>
      </w:pPr>
      <w:r w:rsidRPr="001C7227">
        <w:rPr>
          <w:rFonts w:ascii="宋体" w:hAnsi="宋体"/>
          <w:sz w:val="21"/>
          <w:szCs w:val="21"/>
        </w:rPr>
        <w:t xml:space="preserve">        MyEnum_white = 1976,</w:t>
      </w:r>
    </w:p>
    <w:p w:rsidR="001C7227" w:rsidRPr="001C7227" w:rsidRDefault="001C7227" w:rsidP="001C7227">
      <w:pPr>
        <w:shd w:val="clear" w:color="auto" w:fill="E6E6E6"/>
        <w:snapToGrid w:val="0"/>
        <w:spacing w:line="300" w:lineRule="auto"/>
        <w:ind w:firstLineChars="200" w:firstLine="420"/>
        <w:rPr>
          <w:rFonts w:ascii="宋体" w:hAnsi="宋体" w:hint="eastAsia"/>
          <w:sz w:val="21"/>
          <w:szCs w:val="21"/>
        </w:rPr>
      </w:pPr>
      <w:r w:rsidRPr="001C7227">
        <w:rPr>
          <w:rFonts w:ascii="宋体" w:hAnsi="宋体" w:hint="eastAsia"/>
          <w:sz w:val="21"/>
          <w:szCs w:val="21"/>
        </w:rPr>
        <w:t xml:space="preserve">        MyEnum_black,（该逗号可有可无）</w:t>
      </w:r>
    </w:p>
    <w:p w:rsidR="001C7227" w:rsidRPr="001C7227" w:rsidRDefault="001C7227" w:rsidP="001C7227">
      <w:pPr>
        <w:shd w:val="clear" w:color="auto" w:fill="E6E6E6"/>
        <w:snapToGrid w:val="0"/>
        <w:spacing w:line="300" w:lineRule="auto"/>
        <w:ind w:firstLineChars="200" w:firstLine="420"/>
        <w:rPr>
          <w:rFonts w:ascii="宋体" w:hAnsi="宋体"/>
          <w:sz w:val="21"/>
          <w:szCs w:val="21"/>
        </w:rPr>
      </w:pPr>
      <w:r w:rsidRPr="001C7227">
        <w:rPr>
          <w:rFonts w:ascii="宋体" w:hAnsi="宋体"/>
          <w:sz w:val="21"/>
          <w:szCs w:val="21"/>
        </w:rPr>
        <w:t xml:space="preserve">    }</w:t>
      </w:r>
    </w:p>
    <w:p w:rsidR="001C7227" w:rsidRPr="001C7227" w:rsidRDefault="001C7227" w:rsidP="001C7227">
      <w:pPr>
        <w:shd w:val="clear" w:color="auto" w:fill="E6E6E6"/>
        <w:snapToGrid w:val="0"/>
        <w:spacing w:line="300" w:lineRule="auto"/>
        <w:ind w:firstLineChars="200" w:firstLine="420"/>
        <w:rPr>
          <w:rFonts w:ascii="宋体" w:hAnsi="宋体"/>
          <w:sz w:val="21"/>
          <w:szCs w:val="21"/>
        </w:rPr>
      </w:pPr>
      <w:r w:rsidRPr="001C7227">
        <w:rPr>
          <w:rFonts w:ascii="宋体" w:hAnsi="宋体"/>
          <w:sz w:val="21"/>
          <w:szCs w:val="21"/>
        </w:rPr>
        <w:t xml:space="preserve">    interface IMyEnum {</w:t>
      </w:r>
    </w:p>
    <w:p w:rsidR="001C7227" w:rsidRPr="001C7227" w:rsidRDefault="001C7227" w:rsidP="001C7227">
      <w:pPr>
        <w:shd w:val="clear" w:color="auto" w:fill="E6E6E6"/>
        <w:snapToGrid w:val="0"/>
        <w:spacing w:line="300" w:lineRule="auto"/>
        <w:ind w:firstLineChars="200" w:firstLine="420"/>
        <w:rPr>
          <w:rFonts w:ascii="宋体" w:hAnsi="宋体"/>
          <w:sz w:val="21"/>
          <w:szCs w:val="21"/>
        </w:rPr>
      </w:pPr>
      <w:r w:rsidRPr="001C7227">
        <w:rPr>
          <w:rFonts w:ascii="宋体" w:hAnsi="宋体"/>
          <w:sz w:val="21"/>
          <w:szCs w:val="21"/>
        </w:rPr>
        <w:t xml:space="preserve">        ECode Func([in] MyEnum eMyEnum);</w:t>
      </w:r>
    </w:p>
    <w:p w:rsidR="001C7227" w:rsidRPr="001C7227" w:rsidRDefault="001C7227" w:rsidP="001C7227">
      <w:pPr>
        <w:shd w:val="clear" w:color="auto" w:fill="E6E6E6"/>
        <w:snapToGrid w:val="0"/>
        <w:spacing w:line="300" w:lineRule="auto"/>
        <w:ind w:firstLineChars="200" w:firstLine="420"/>
        <w:rPr>
          <w:rFonts w:ascii="宋体" w:hAnsi="宋体"/>
          <w:sz w:val="21"/>
          <w:szCs w:val="21"/>
        </w:rPr>
      </w:pPr>
      <w:r w:rsidRPr="001C7227">
        <w:rPr>
          <w:rFonts w:ascii="宋体" w:hAnsi="宋体"/>
          <w:sz w:val="21"/>
          <w:szCs w:val="21"/>
        </w:rPr>
        <w:t xml:space="preserve">    }</w:t>
      </w:r>
    </w:p>
    <w:p w:rsidR="00A63A52" w:rsidRPr="002157D1" w:rsidRDefault="00A63A52" w:rsidP="001C7227">
      <w:pPr>
        <w:shd w:val="clear" w:color="auto" w:fill="E6E6E6"/>
        <w:snapToGrid w:val="0"/>
        <w:spacing w:line="300" w:lineRule="auto"/>
        <w:ind w:firstLineChars="250" w:firstLine="525"/>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示例中，定义了一个枚举类型MyEnum</w:t>
      </w:r>
      <w:r w:rsidR="006D469D" w:rsidRPr="006D469D">
        <w:rPr>
          <w:rFonts w:ascii="宋体" w:hAnsi="宋体" w:hint="eastAsia"/>
          <w:sz w:val="21"/>
          <w:szCs w:val="21"/>
        </w:rPr>
        <w:t>以及使用MyEnum类型的参数eMyEnum</w:t>
      </w:r>
      <w:r w:rsidRPr="00BE4350">
        <w:rPr>
          <w:rFonts w:ascii="宋体" w:hAnsi="宋体"/>
          <w:sz w:val="21"/>
          <w:szCs w:val="21"/>
        </w:rPr>
        <w:t>。</w:t>
      </w:r>
    </w:p>
    <w:p w:rsidR="000B5AD9" w:rsidRPr="000B5AD9" w:rsidRDefault="000B5AD9" w:rsidP="000B5AD9">
      <w:pPr>
        <w:snapToGrid w:val="0"/>
        <w:spacing w:line="300" w:lineRule="auto"/>
        <w:ind w:firstLineChars="200" w:firstLine="480"/>
        <w:rPr>
          <w:rFonts w:ascii="宋体" w:hAnsi="宋体" w:hint="eastAsia"/>
          <w:szCs w:val="21"/>
        </w:rPr>
      </w:pPr>
    </w:p>
    <w:p w:rsidR="00A63A52" w:rsidRPr="00BC57E8" w:rsidRDefault="00A63A52" w:rsidP="00BA4562">
      <w:pPr>
        <w:pStyle w:val="2"/>
        <w:snapToGrid w:val="0"/>
        <w:spacing w:line="300" w:lineRule="auto"/>
        <w:rPr>
          <w:rFonts w:ascii="宋体" w:eastAsia="宋体" w:hAnsi="宋体" w:hint="eastAsia"/>
        </w:rPr>
      </w:pPr>
      <w:bookmarkStart w:id="331" w:name="_Toc142300879"/>
      <w:bookmarkStart w:id="332" w:name="_Toc148261052"/>
      <w:bookmarkStart w:id="333" w:name="_Toc152754356"/>
      <w:bookmarkStart w:id="334" w:name="_Toc197919014"/>
      <w:r w:rsidRPr="00BC57E8">
        <w:rPr>
          <w:rFonts w:ascii="宋体" w:eastAsia="宋体" w:hAnsi="宋体" w:hint="eastAsia"/>
        </w:rPr>
        <w:t>6.1</w:t>
      </w:r>
      <w:r w:rsidR="00D91EFE">
        <w:rPr>
          <w:rFonts w:ascii="宋体" w:eastAsia="宋体" w:hAnsi="宋体" w:hint="eastAsia"/>
        </w:rPr>
        <w:t>2</w:t>
      </w:r>
      <w:r w:rsidRPr="00BC57E8">
        <w:rPr>
          <w:rFonts w:ascii="宋体" w:eastAsia="宋体" w:hAnsi="宋体" w:hint="eastAsia"/>
        </w:rPr>
        <w:t xml:space="preserve"> typedef</w:t>
      </w:r>
      <w:bookmarkEnd w:id="331"/>
      <w:bookmarkEnd w:id="332"/>
      <w:bookmarkEnd w:id="333"/>
      <w:bookmarkEnd w:id="334"/>
    </w:p>
    <w:p w:rsidR="00A63A52" w:rsidRPr="006520F3" w:rsidRDefault="00A63A52" w:rsidP="00BE4350">
      <w:pPr>
        <w:snapToGrid w:val="0"/>
        <w:spacing w:line="300" w:lineRule="auto"/>
        <w:ind w:firstLineChars="200" w:firstLine="420"/>
        <w:rPr>
          <w:rFonts w:ascii="宋体" w:hAnsi="宋体"/>
          <w:szCs w:val="21"/>
        </w:rPr>
      </w:pPr>
      <w:r w:rsidRPr="00BE4350">
        <w:rPr>
          <w:rFonts w:ascii="宋体" w:hAnsi="宋体"/>
          <w:sz w:val="21"/>
          <w:szCs w:val="21"/>
        </w:rPr>
        <w:t>此关键字用于定义类型，使用方法与在C/C++程序中基本相同。例如：</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hint="eastAsia"/>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typedef char CHAR, CHARR;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typedef CHAR* PCHAR;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typedef struct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9D7BE2">
        <w:rPr>
          <w:rFonts w:ascii="宋体" w:hAnsi="宋体"/>
          <w:sz w:val="21"/>
          <w:szCs w:val="21"/>
        </w:rPr>
        <w:t>Int</w:t>
      </w:r>
      <w:smartTag w:uri="urn:schemas-microsoft-com:office:smarttags" w:element="chmetcnv">
        <w:smartTagPr>
          <w:attr w:name="UnitName" w:val="a"/>
          <w:attr w:name="SourceValue" w:val="64"/>
          <w:attr w:name="HasSpace" w:val="True"/>
          <w:attr w:name="Negative" w:val="False"/>
          <w:attr w:name="NumberType" w:val="1"/>
          <w:attr w:name="TCSC" w:val="0"/>
        </w:smartTagPr>
        <w:r w:rsidR="009D7BE2">
          <w:rPr>
            <w:rFonts w:ascii="宋体" w:hAnsi="宋体"/>
            <w:sz w:val="21"/>
            <w:szCs w:val="21"/>
          </w:rPr>
          <w:t>64</w:t>
        </w:r>
        <w:r w:rsidRPr="002157D1">
          <w:rPr>
            <w:rFonts w:ascii="宋体" w:hAnsi="宋体"/>
            <w:sz w:val="21"/>
            <w:szCs w:val="21"/>
          </w:rPr>
          <w:t xml:space="preserve"> a</w:t>
        </w:r>
      </w:smartTag>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E40B2D">
        <w:rPr>
          <w:rFonts w:ascii="宋体" w:hAnsi="宋体" w:hint="eastAsia"/>
          <w:sz w:val="21"/>
          <w:szCs w:val="21"/>
        </w:rPr>
        <w:t>AString</w:t>
      </w:r>
      <w:r w:rsidRPr="002157D1">
        <w:rPr>
          <w:rFonts w:ascii="宋体" w:hAnsi="宋体"/>
          <w:sz w:val="21"/>
          <w:szCs w:val="21"/>
        </w:rPr>
        <w:t xml:space="preserve"> </w:t>
      </w:r>
      <w:r w:rsidR="00E40B2D">
        <w:rPr>
          <w:rFonts w:ascii="宋体" w:hAnsi="宋体" w:hint="eastAsia"/>
          <w:sz w:val="21"/>
          <w:szCs w:val="21"/>
        </w:rPr>
        <w:t>asName</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}*A, B;</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typedef enum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white,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}Aenum;（该分号必须有）</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C45A46" w:rsidRPr="000A47FE" w:rsidRDefault="00C45A46" w:rsidP="00BA4562">
      <w:pPr>
        <w:pStyle w:val="2"/>
        <w:snapToGrid w:val="0"/>
        <w:spacing w:line="300" w:lineRule="auto"/>
        <w:rPr>
          <w:rFonts w:ascii="宋体" w:eastAsia="宋体" w:hAnsi="宋体" w:hint="eastAsia"/>
        </w:rPr>
      </w:pPr>
      <w:bookmarkStart w:id="335" w:name="_Toc142300880"/>
      <w:bookmarkStart w:id="336" w:name="_Toc148261053"/>
      <w:bookmarkStart w:id="337" w:name="_Toc149997623"/>
      <w:bookmarkStart w:id="338" w:name="_Toc152754357"/>
      <w:bookmarkStart w:id="339" w:name="_Toc197919015"/>
      <w:r w:rsidRPr="000A47FE">
        <w:rPr>
          <w:rFonts w:ascii="宋体" w:eastAsia="宋体" w:hAnsi="宋体" w:hint="eastAsia"/>
        </w:rPr>
        <w:t>6.1</w:t>
      </w:r>
      <w:r w:rsidR="00D91EFE">
        <w:rPr>
          <w:rFonts w:ascii="宋体" w:eastAsia="宋体" w:hAnsi="宋体" w:hint="eastAsia"/>
        </w:rPr>
        <w:t>3</w:t>
      </w:r>
      <w:r w:rsidRPr="000A47FE">
        <w:rPr>
          <w:rFonts w:ascii="宋体" w:eastAsia="宋体" w:hAnsi="宋体" w:hint="eastAsia"/>
        </w:rPr>
        <w:t xml:space="preserve"> const</w:t>
      </w:r>
      <w:bookmarkEnd w:id="337"/>
      <w:bookmarkEnd w:id="338"/>
      <w:bookmarkEnd w:id="339"/>
    </w:p>
    <w:p w:rsidR="00C45A46" w:rsidRDefault="00C45A46" w:rsidP="00C45A46">
      <w:pPr>
        <w:snapToGrid w:val="0"/>
        <w:spacing w:line="300" w:lineRule="auto"/>
        <w:ind w:firstLineChars="200" w:firstLine="420"/>
        <w:rPr>
          <w:rFonts w:ascii="宋体" w:hAnsi="宋体" w:hint="eastAsia"/>
          <w:sz w:val="21"/>
          <w:szCs w:val="21"/>
        </w:rPr>
      </w:pPr>
      <w:r w:rsidRPr="00696A41">
        <w:rPr>
          <w:rFonts w:ascii="宋体" w:hAnsi="宋体"/>
          <w:sz w:val="21"/>
          <w:szCs w:val="21"/>
        </w:rPr>
        <w:t>此关键字用于</w:t>
      </w:r>
      <w:r>
        <w:rPr>
          <w:rFonts w:ascii="宋体" w:hAnsi="宋体"/>
          <w:sz w:val="21"/>
          <w:szCs w:val="21"/>
        </w:rPr>
        <w:t>定义</w:t>
      </w:r>
      <w:r w:rsidRPr="00696A41">
        <w:rPr>
          <w:rFonts w:ascii="宋体" w:hAnsi="宋体"/>
          <w:sz w:val="21"/>
          <w:szCs w:val="21"/>
        </w:rPr>
        <w:t>int类型的常量</w:t>
      </w:r>
      <w:r>
        <w:rPr>
          <w:rFonts w:ascii="宋体" w:hAnsi="宋体" w:hint="eastAsia"/>
          <w:sz w:val="21"/>
          <w:szCs w:val="21"/>
        </w:rPr>
        <w:t>，语法为：</w:t>
      </w:r>
    </w:p>
    <w:p w:rsidR="00C45A46" w:rsidRPr="00696A41" w:rsidRDefault="00C45A46" w:rsidP="00C45A46">
      <w:pPr>
        <w:snapToGrid w:val="0"/>
        <w:spacing w:line="300" w:lineRule="auto"/>
        <w:ind w:firstLineChars="200" w:firstLine="420"/>
        <w:rPr>
          <w:rFonts w:ascii="宋体" w:hAnsi="宋体"/>
          <w:sz w:val="21"/>
          <w:szCs w:val="21"/>
        </w:rPr>
      </w:pPr>
      <w:r w:rsidRPr="00696A41">
        <w:rPr>
          <w:rFonts w:ascii="宋体" w:hAnsi="宋体"/>
          <w:sz w:val="21"/>
          <w:szCs w:val="21"/>
        </w:rPr>
        <w:t xml:space="preserve">const ident </w:t>
      </w:r>
      <w:r>
        <w:rPr>
          <w:rFonts w:ascii="宋体" w:hAnsi="宋体" w:hint="eastAsia"/>
          <w:sz w:val="21"/>
          <w:szCs w:val="21"/>
        </w:rPr>
        <w:t xml:space="preserve">= </w:t>
      </w:r>
      <w:r w:rsidRPr="00696A41">
        <w:rPr>
          <w:rFonts w:ascii="宋体" w:hAnsi="宋体"/>
          <w:sz w:val="21"/>
          <w:szCs w:val="21"/>
        </w:rPr>
        <w:t>&lt; integer | hinteger &gt;;</w:t>
      </w:r>
    </w:p>
    <w:p w:rsidR="00C45A46" w:rsidRPr="00696A41" w:rsidRDefault="00C45A46" w:rsidP="00C45A46">
      <w:pPr>
        <w:snapToGrid w:val="0"/>
        <w:spacing w:line="300" w:lineRule="auto"/>
        <w:ind w:firstLineChars="200" w:firstLine="420"/>
        <w:rPr>
          <w:rFonts w:ascii="宋体" w:hAnsi="宋体"/>
          <w:sz w:val="21"/>
          <w:szCs w:val="21"/>
        </w:rPr>
      </w:pPr>
      <w:r>
        <w:rPr>
          <w:rFonts w:ascii="宋体" w:hAnsi="宋体" w:hint="eastAsia"/>
          <w:sz w:val="21"/>
          <w:szCs w:val="21"/>
        </w:rPr>
        <w:t>例如：</w:t>
      </w:r>
      <w:r w:rsidR="001736AD">
        <w:rPr>
          <w:rFonts w:ascii="宋体" w:hAnsi="宋体"/>
          <w:sz w:val="21"/>
          <w:szCs w:val="21"/>
        </w:rPr>
        <w:t xml:space="preserve">const </w:t>
      </w:r>
      <w:r w:rsidRPr="00696A41">
        <w:rPr>
          <w:rFonts w:ascii="宋体" w:hAnsi="宋体"/>
          <w:sz w:val="21"/>
          <w:szCs w:val="21"/>
        </w:rPr>
        <w:t xml:space="preserve">SIZE </w:t>
      </w:r>
      <w:r>
        <w:rPr>
          <w:rFonts w:ascii="宋体" w:hAnsi="宋体" w:hint="eastAsia"/>
          <w:sz w:val="21"/>
          <w:szCs w:val="21"/>
        </w:rPr>
        <w:t xml:space="preserve">= </w:t>
      </w:r>
      <w:r w:rsidRPr="00696A41">
        <w:rPr>
          <w:rFonts w:ascii="宋体" w:hAnsi="宋体"/>
          <w:sz w:val="21"/>
          <w:szCs w:val="21"/>
        </w:rPr>
        <w:t>16;</w:t>
      </w:r>
    </w:p>
    <w:p w:rsidR="00C45A46" w:rsidRDefault="00C45A46" w:rsidP="00C45A46">
      <w:pPr>
        <w:snapToGrid w:val="0"/>
        <w:spacing w:line="300" w:lineRule="auto"/>
        <w:ind w:firstLineChars="200" w:firstLine="420"/>
        <w:rPr>
          <w:rFonts w:ascii="宋体" w:hAnsi="宋体" w:hint="eastAsia"/>
          <w:sz w:val="21"/>
          <w:szCs w:val="21"/>
        </w:rPr>
      </w:pPr>
      <w:r w:rsidRPr="00696A41">
        <w:rPr>
          <w:rFonts w:ascii="宋体" w:hAnsi="宋体" w:hint="eastAsia"/>
          <w:sz w:val="21"/>
          <w:szCs w:val="21"/>
        </w:rPr>
        <w:t>定义的常量可以在</w:t>
      </w:r>
      <w:r w:rsidRPr="00696A41">
        <w:rPr>
          <w:rFonts w:ascii="宋体" w:hAnsi="宋体"/>
          <w:sz w:val="21"/>
          <w:szCs w:val="21"/>
        </w:rPr>
        <w:t>CAR</w:t>
      </w:r>
      <w:r w:rsidRPr="00696A41">
        <w:rPr>
          <w:rFonts w:ascii="宋体" w:hAnsi="宋体" w:hint="eastAsia"/>
          <w:sz w:val="21"/>
          <w:szCs w:val="21"/>
        </w:rPr>
        <w:t>的数组</w:t>
      </w:r>
      <w:r>
        <w:rPr>
          <w:rFonts w:ascii="宋体" w:hAnsi="宋体" w:hint="eastAsia"/>
          <w:sz w:val="21"/>
          <w:szCs w:val="21"/>
        </w:rPr>
        <w:t>或者</w:t>
      </w:r>
      <w:r w:rsidRPr="000A4851">
        <w:rPr>
          <w:rFonts w:ascii="宋体" w:hAnsi="宋体"/>
          <w:sz w:val="21"/>
          <w:szCs w:val="21"/>
        </w:rPr>
        <w:t>缓冲区</w:t>
      </w:r>
      <w:r w:rsidRPr="00696A41">
        <w:rPr>
          <w:rFonts w:ascii="宋体" w:hAnsi="宋体" w:hint="eastAsia"/>
          <w:sz w:val="21"/>
          <w:szCs w:val="21"/>
        </w:rPr>
        <w:t>大小定义</w:t>
      </w:r>
      <w:r>
        <w:rPr>
          <w:rFonts w:ascii="宋体" w:hAnsi="宋体" w:hint="eastAsia"/>
          <w:sz w:val="21"/>
          <w:szCs w:val="21"/>
        </w:rPr>
        <w:t>中使用，</w:t>
      </w:r>
      <w:r w:rsidR="001736AD" w:rsidRPr="00686F70">
        <w:rPr>
          <w:rFonts w:ascii="宋体" w:hAnsi="宋体" w:hint="eastAsia"/>
          <w:sz w:val="21"/>
          <w:szCs w:val="21"/>
        </w:rPr>
        <w:t>也可以作为常量用在</w:t>
      </w:r>
      <w:r w:rsidR="001736AD" w:rsidRPr="00686F70">
        <w:rPr>
          <w:rFonts w:ascii="宋体" w:hAnsi="宋体"/>
          <w:sz w:val="21"/>
          <w:szCs w:val="21"/>
        </w:rPr>
        <w:t>struct</w:t>
      </w:r>
      <w:r w:rsidR="001736AD" w:rsidRPr="00686F70">
        <w:rPr>
          <w:rFonts w:ascii="宋体" w:hAnsi="宋体" w:hint="eastAsia"/>
          <w:sz w:val="21"/>
          <w:szCs w:val="21"/>
        </w:rPr>
        <w:t>普通数组变量的</w:t>
      </w:r>
      <w:r w:rsidR="001736AD" w:rsidRPr="00686F70">
        <w:rPr>
          <w:rFonts w:ascii="宋体" w:hAnsi="宋体"/>
          <w:sz w:val="21"/>
          <w:szCs w:val="21"/>
        </w:rPr>
        <w:t>[]</w:t>
      </w:r>
      <w:r w:rsidR="001736AD" w:rsidRPr="00686F70">
        <w:rPr>
          <w:rFonts w:ascii="宋体" w:hAnsi="宋体" w:hint="eastAsia"/>
          <w:sz w:val="21"/>
          <w:szCs w:val="21"/>
        </w:rPr>
        <w:t>内。</w:t>
      </w:r>
      <w:r>
        <w:rPr>
          <w:rFonts w:ascii="宋体" w:hAnsi="宋体" w:hint="eastAsia"/>
          <w:sz w:val="21"/>
          <w:szCs w:val="21"/>
        </w:rPr>
        <w:t>如</w:t>
      </w:r>
      <w:r w:rsidR="001F0C5B">
        <w:rPr>
          <w:rFonts w:ascii="宋体" w:hAnsi="宋体"/>
          <w:sz w:val="21"/>
          <w:szCs w:val="21"/>
        </w:rPr>
        <w:t>WStringBuf</w:t>
      </w:r>
      <w:r w:rsidR="001736AD">
        <w:rPr>
          <w:rFonts w:ascii="宋体" w:hAnsi="宋体"/>
          <w:sz w:val="21"/>
          <w:szCs w:val="21"/>
        </w:rPr>
        <w:t>_&lt;</w:t>
      </w:r>
      <w:r w:rsidRPr="000F558F">
        <w:rPr>
          <w:rFonts w:ascii="宋体" w:hAnsi="宋体"/>
          <w:sz w:val="21"/>
          <w:szCs w:val="21"/>
        </w:rPr>
        <w:t>SIZE&gt;</w:t>
      </w:r>
      <w:r w:rsidR="00686F70" w:rsidRPr="00686F70">
        <w:rPr>
          <w:rFonts w:ascii="宋体" w:hAnsi="宋体" w:hint="eastAsia"/>
          <w:sz w:val="21"/>
          <w:szCs w:val="21"/>
        </w:rPr>
        <w:t>或者</w:t>
      </w:r>
      <w:r w:rsidR="00686F70" w:rsidRPr="00686F70">
        <w:rPr>
          <w:rFonts w:ascii="宋体" w:hAnsi="宋体"/>
          <w:sz w:val="21"/>
          <w:szCs w:val="21"/>
        </w:rPr>
        <w:t>struct Build { Int32 days[SIZE]; }</w:t>
      </w:r>
      <w:r w:rsidR="001736AD">
        <w:rPr>
          <w:rFonts w:ascii="宋体" w:hAnsi="宋体" w:hint="eastAsia"/>
          <w:sz w:val="21"/>
          <w:szCs w:val="21"/>
        </w:rPr>
        <w:t>。</w:t>
      </w:r>
      <w:r>
        <w:rPr>
          <w:rFonts w:ascii="宋体" w:hAnsi="宋体" w:hint="eastAsia"/>
          <w:sz w:val="21"/>
          <w:szCs w:val="21"/>
        </w:rPr>
        <w:t>也可以在</w:t>
      </w:r>
      <w:r w:rsidRPr="00696A41">
        <w:rPr>
          <w:rFonts w:ascii="宋体" w:hAnsi="宋体"/>
          <w:sz w:val="21"/>
          <w:szCs w:val="21"/>
        </w:rPr>
        <w:t>CPP</w:t>
      </w:r>
      <w:r w:rsidRPr="00696A41">
        <w:rPr>
          <w:rFonts w:ascii="宋体" w:hAnsi="宋体" w:hint="eastAsia"/>
          <w:sz w:val="21"/>
          <w:szCs w:val="21"/>
        </w:rPr>
        <w:t>源文件中使用。</w:t>
      </w:r>
    </w:p>
    <w:p w:rsidR="006F7988" w:rsidRDefault="006F7988" w:rsidP="00C45A46">
      <w:pPr>
        <w:snapToGrid w:val="0"/>
        <w:spacing w:line="300" w:lineRule="auto"/>
        <w:ind w:firstLineChars="200" w:firstLine="420"/>
        <w:rPr>
          <w:rFonts w:ascii="宋体" w:hAnsi="宋体" w:hint="eastAsia"/>
          <w:sz w:val="21"/>
          <w:szCs w:val="21"/>
        </w:rPr>
      </w:pPr>
    </w:p>
    <w:p w:rsidR="000C1C99" w:rsidRDefault="000C1C99" w:rsidP="00BA4562">
      <w:pPr>
        <w:pStyle w:val="2"/>
        <w:snapToGrid w:val="0"/>
        <w:spacing w:line="300" w:lineRule="auto"/>
        <w:rPr>
          <w:rFonts w:ascii="宋体" w:eastAsia="宋体" w:hAnsi="宋体" w:hint="eastAsia"/>
        </w:rPr>
      </w:pPr>
      <w:bookmarkStart w:id="340" w:name="_Toc152754358"/>
      <w:bookmarkStart w:id="341" w:name="_Toc197919016"/>
      <w:r w:rsidRPr="000A47FE">
        <w:rPr>
          <w:rFonts w:ascii="宋体" w:eastAsia="宋体" w:hAnsi="宋体" w:hint="eastAsia"/>
        </w:rPr>
        <w:t>6.1</w:t>
      </w:r>
      <w:r w:rsidR="00D91EFE">
        <w:rPr>
          <w:rFonts w:ascii="宋体" w:eastAsia="宋体" w:hAnsi="宋体" w:hint="eastAsia"/>
        </w:rPr>
        <w:t>4</w:t>
      </w:r>
      <w:r w:rsidRPr="000A47FE">
        <w:rPr>
          <w:rFonts w:ascii="宋体" w:eastAsia="宋体" w:hAnsi="宋体" w:hint="eastAsia"/>
        </w:rPr>
        <w:t xml:space="preserve"> </w:t>
      </w:r>
      <w:r w:rsidRPr="00BC57E8">
        <w:rPr>
          <w:rFonts w:ascii="宋体" w:eastAsia="宋体" w:hAnsi="宋体" w:hint="eastAsia"/>
        </w:rPr>
        <w:t>import</w:t>
      </w:r>
      <w:bookmarkEnd w:id="340"/>
      <w:bookmarkEnd w:id="341"/>
    </w:p>
    <w:p w:rsidR="001621BA" w:rsidRDefault="00A57B28" w:rsidP="001621BA">
      <w:pPr>
        <w:snapToGrid w:val="0"/>
        <w:spacing w:line="300" w:lineRule="auto"/>
        <w:ind w:firstLineChars="200" w:firstLine="420"/>
        <w:rPr>
          <w:rFonts w:ascii="宋体" w:hAnsi="宋体" w:hint="eastAsia"/>
          <w:sz w:val="21"/>
          <w:szCs w:val="21"/>
        </w:rPr>
      </w:pPr>
      <w:r w:rsidRPr="001621BA">
        <w:rPr>
          <w:rFonts w:ascii="宋体" w:hAnsi="宋体" w:hint="eastAsia"/>
          <w:sz w:val="21"/>
          <w:szCs w:val="21"/>
        </w:rPr>
        <w:t>在car文件里，</w:t>
      </w:r>
      <w:r w:rsidR="001621BA">
        <w:rPr>
          <w:rFonts w:ascii="宋体" w:hAnsi="宋体" w:hint="eastAsia"/>
          <w:sz w:val="21"/>
          <w:szCs w:val="21"/>
        </w:rPr>
        <w:t>此关键字</w:t>
      </w:r>
      <w:r w:rsidR="001621BA" w:rsidRPr="00BE4350">
        <w:rPr>
          <w:rFonts w:ascii="宋体" w:hAnsi="宋体"/>
          <w:sz w:val="21"/>
          <w:szCs w:val="21"/>
        </w:rPr>
        <w:t>用于引入</w:t>
      </w:r>
      <w:r w:rsidRPr="001621BA">
        <w:rPr>
          <w:rFonts w:ascii="宋体" w:hAnsi="宋体" w:hint="eastAsia"/>
          <w:sz w:val="21"/>
          <w:szCs w:val="21"/>
        </w:rPr>
        <w:t>别的car文件。</w:t>
      </w:r>
    </w:p>
    <w:p w:rsidR="00171AF8" w:rsidRDefault="00C2066C" w:rsidP="00C2066C">
      <w:pPr>
        <w:snapToGrid w:val="0"/>
        <w:spacing w:line="300" w:lineRule="auto"/>
        <w:ind w:firstLineChars="200" w:firstLine="420"/>
        <w:rPr>
          <w:rFonts w:ascii="宋体" w:hAnsi="宋体" w:hint="eastAsia"/>
          <w:sz w:val="21"/>
          <w:szCs w:val="21"/>
        </w:rPr>
      </w:pPr>
      <w:r w:rsidRPr="00BE4350">
        <w:rPr>
          <w:rFonts w:ascii="宋体" w:hAnsi="宋体"/>
          <w:sz w:val="21"/>
          <w:szCs w:val="21"/>
        </w:rPr>
        <w:t>语法为：import("</w:t>
      </w:r>
      <w:r w:rsidRPr="00BE4350">
        <w:rPr>
          <w:rFonts w:ascii="宋体" w:hAnsi="宋体" w:hint="eastAsia"/>
          <w:sz w:val="21"/>
          <w:szCs w:val="21"/>
        </w:rPr>
        <w:t>构件名.</w:t>
      </w:r>
      <w:r>
        <w:rPr>
          <w:rFonts w:ascii="宋体" w:hAnsi="宋体" w:hint="eastAsia"/>
          <w:sz w:val="21"/>
          <w:szCs w:val="21"/>
        </w:rPr>
        <w:t>car</w:t>
      </w:r>
      <w:r w:rsidRPr="00BE4350">
        <w:rPr>
          <w:rFonts w:ascii="宋体" w:hAnsi="宋体"/>
          <w:sz w:val="21"/>
          <w:szCs w:val="21"/>
        </w:rPr>
        <w:t>")</w:t>
      </w:r>
      <w:r w:rsidR="00171AF8">
        <w:rPr>
          <w:rFonts w:ascii="宋体" w:hAnsi="宋体" w:hint="eastAsia"/>
          <w:sz w:val="21"/>
          <w:szCs w:val="21"/>
        </w:rPr>
        <w:t>。</w:t>
      </w:r>
    </w:p>
    <w:p w:rsidR="00C2066C" w:rsidRDefault="00C2066C" w:rsidP="00C2066C">
      <w:pPr>
        <w:snapToGrid w:val="0"/>
        <w:spacing w:line="300" w:lineRule="auto"/>
        <w:ind w:firstLineChars="200" w:firstLine="420"/>
        <w:rPr>
          <w:rFonts w:ascii="宋体" w:hAnsi="宋体" w:hint="eastAsia"/>
          <w:sz w:val="21"/>
          <w:szCs w:val="21"/>
        </w:rPr>
      </w:pPr>
      <w:r>
        <w:rPr>
          <w:rFonts w:ascii="宋体" w:hAnsi="宋体"/>
          <w:sz w:val="21"/>
          <w:szCs w:val="21"/>
        </w:rPr>
        <w:t>例如</w:t>
      </w:r>
      <w:r>
        <w:rPr>
          <w:rFonts w:ascii="宋体" w:hAnsi="宋体" w:hint="eastAsia"/>
          <w:sz w:val="21"/>
          <w:szCs w:val="21"/>
        </w:rPr>
        <w:t>，</w:t>
      </w:r>
      <w:r w:rsidRPr="00BE4350">
        <w:rPr>
          <w:rFonts w:ascii="宋体" w:hAnsi="宋体"/>
          <w:sz w:val="21"/>
          <w:szCs w:val="21"/>
        </w:rPr>
        <w:t>构件</w:t>
      </w:r>
      <w:r>
        <w:rPr>
          <w:rFonts w:ascii="宋体" w:hAnsi="宋体"/>
          <w:sz w:val="21"/>
          <w:szCs w:val="21"/>
        </w:rPr>
        <w:t>Import</w:t>
      </w:r>
      <w:r w:rsidRPr="00BE4350">
        <w:rPr>
          <w:rFonts w:ascii="宋体" w:hAnsi="宋体"/>
          <w:sz w:val="21"/>
          <w:szCs w:val="21"/>
        </w:rPr>
        <w:t>Demo</w:t>
      </w:r>
      <w:r w:rsidR="002347BC">
        <w:rPr>
          <w:rFonts w:ascii="宋体" w:hAnsi="宋体" w:hint="eastAsia"/>
          <w:sz w:val="21"/>
          <w:szCs w:val="21"/>
        </w:rPr>
        <w:t>1</w:t>
      </w:r>
      <w:r w:rsidRPr="00BE4350">
        <w:rPr>
          <w:rFonts w:ascii="宋体" w:hAnsi="宋体" w:hint="eastAsia"/>
          <w:sz w:val="21"/>
          <w:szCs w:val="21"/>
        </w:rPr>
        <w:t>的car文件：</w:t>
      </w:r>
      <w:r w:rsidRPr="00BE4350">
        <w:rPr>
          <w:rFonts w:ascii="宋体" w:hAnsi="宋体"/>
          <w:sz w:val="21"/>
          <w:szCs w:val="21"/>
        </w:rPr>
        <w:t xml:space="preserve">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hint="eastAsia"/>
          <w:sz w:val="21"/>
          <w:szCs w:val="21"/>
        </w:rPr>
        <w:t>module</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 xml:space="preserve"> </w:t>
      </w:r>
      <w:r w:rsidRPr="002157D1">
        <w:rPr>
          <w:rFonts w:ascii="宋体" w:hAnsi="宋体"/>
          <w:sz w:val="21"/>
          <w:szCs w:val="21"/>
        </w:rPr>
        <w:t>interface IInterface</w:t>
      </w:r>
      <w:r>
        <w:rPr>
          <w:rFonts w:ascii="宋体" w:hAnsi="宋体" w:hint="eastAsia"/>
          <w:sz w:val="21"/>
          <w:szCs w:val="21"/>
        </w:rPr>
        <w:t>3</w:t>
      </w:r>
      <w:r w:rsidRPr="002157D1">
        <w:rPr>
          <w:rFonts w:ascii="宋体" w:hAnsi="宋体"/>
          <w:sz w:val="21"/>
          <w:szCs w:val="21"/>
        </w:rPr>
        <w:t xml:space="preserve">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import</w:t>
      </w:r>
      <w:r w:rsidRPr="002157D1">
        <w:rPr>
          <w:rFonts w:ascii="宋体" w:hAnsi="宋体"/>
          <w:sz w:val="21"/>
          <w:szCs w:val="21"/>
        </w:rPr>
        <w:t>("Demo.</w:t>
      </w:r>
      <w:r>
        <w:rPr>
          <w:rFonts w:ascii="宋体" w:hAnsi="宋体" w:hint="eastAsia"/>
          <w:sz w:val="21"/>
          <w:szCs w:val="21"/>
        </w:rPr>
        <w:t>car</w:t>
      </w:r>
      <w:r w:rsidRPr="002157D1">
        <w:rPr>
          <w:rFonts w:ascii="宋体" w:hAnsi="宋体"/>
          <w:sz w:val="21"/>
          <w:szCs w:val="21"/>
        </w:rPr>
        <w:t>");</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class CClass</w:t>
      </w:r>
      <w:r>
        <w:rPr>
          <w:rFonts w:ascii="宋体" w:hAnsi="宋体" w:hint="eastAsia"/>
          <w:sz w:val="21"/>
          <w:szCs w:val="21"/>
        </w:rPr>
        <w:t>1</w:t>
      </w:r>
      <w:r w:rsidRPr="002157D1">
        <w:rPr>
          <w:rFonts w:ascii="宋体" w:hAnsi="宋体"/>
          <w:sz w:val="21"/>
          <w:szCs w:val="21"/>
        </w:rPr>
        <w:t xml:space="preserve">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IInterface1;</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IInterface3;</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class CClass2{</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IInterface2;</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C2066C" w:rsidRPr="00BE4350" w:rsidRDefault="00C2066C" w:rsidP="00C2066C">
      <w:pPr>
        <w:snapToGrid w:val="0"/>
        <w:spacing w:line="300" w:lineRule="auto"/>
        <w:ind w:firstLineChars="200" w:firstLine="420"/>
        <w:rPr>
          <w:rFonts w:ascii="宋体" w:hAnsi="宋体"/>
          <w:sz w:val="21"/>
          <w:szCs w:val="21"/>
        </w:rPr>
      </w:pPr>
      <w:r w:rsidRPr="00BE4350">
        <w:rPr>
          <w:rFonts w:ascii="宋体" w:hAnsi="宋体"/>
          <w:sz w:val="21"/>
          <w:szCs w:val="21"/>
        </w:rPr>
        <w:t>示例构件ImportDemo</w:t>
      </w:r>
      <w:r w:rsidR="002347BC">
        <w:rPr>
          <w:rFonts w:ascii="宋体" w:hAnsi="宋体" w:hint="eastAsia"/>
          <w:sz w:val="21"/>
          <w:szCs w:val="21"/>
        </w:rPr>
        <w:t>1</w:t>
      </w:r>
      <w:r w:rsidRPr="00BE4350">
        <w:rPr>
          <w:rFonts w:ascii="宋体" w:hAnsi="宋体"/>
          <w:sz w:val="21"/>
          <w:szCs w:val="21"/>
        </w:rPr>
        <w:t>中，定义了一个接口IInterface3，两个类：CClass1和Cclass2，</w:t>
      </w:r>
      <w:r w:rsidRPr="00BE4350">
        <w:rPr>
          <w:rFonts w:ascii="宋体" w:hAnsi="宋体" w:hint="eastAsia"/>
          <w:sz w:val="21"/>
          <w:szCs w:val="21"/>
        </w:rPr>
        <w:t>其中IInterface1, IInterface2分别来自</w:t>
      </w:r>
      <w:r w:rsidRPr="00BE4350">
        <w:rPr>
          <w:rFonts w:ascii="宋体" w:hAnsi="宋体"/>
          <w:sz w:val="21"/>
          <w:szCs w:val="21"/>
        </w:rPr>
        <w:t>引入</w:t>
      </w:r>
      <w:r w:rsidRPr="00BE4350">
        <w:rPr>
          <w:rFonts w:ascii="宋体" w:hAnsi="宋体" w:hint="eastAsia"/>
          <w:sz w:val="21"/>
          <w:szCs w:val="21"/>
        </w:rPr>
        <w:t>的</w:t>
      </w:r>
      <w:r w:rsidRPr="00BE4350">
        <w:rPr>
          <w:rFonts w:ascii="宋体" w:hAnsi="宋体"/>
          <w:sz w:val="21"/>
          <w:szCs w:val="21"/>
        </w:rPr>
        <w:t xml:space="preserve">构件Demo.dll。 </w:t>
      </w:r>
      <w:r w:rsidRPr="00BE4350">
        <w:rPr>
          <w:rFonts w:ascii="宋体" w:hAnsi="宋体" w:hint="eastAsia"/>
          <w:sz w:val="21"/>
          <w:szCs w:val="21"/>
        </w:rPr>
        <w:t>在代码生成框架中需要重新实现这两个接口中的方法</w:t>
      </w:r>
      <w:r w:rsidR="004E41CF">
        <w:rPr>
          <w:rFonts w:ascii="宋体" w:hAnsi="宋体" w:hint="eastAsia"/>
          <w:sz w:val="21"/>
          <w:szCs w:val="21"/>
        </w:rPr>
        <w:t>。</w:t>
      </w:r>
    </w:p>
    <w:p w:rsidR="00C2066C" w:rsidRPr="00BE4350" w:rsidRDefault="00C2066C" w:rsidP="00C2066C">
      <w:pPr>
        <w:snapToGrid w:val="0"/>
        <w:spacing w:line="300" w:lineRule="auto"/>
        <w:ind w:firstLineChars="200" w:firstLine="420"/>
        <w:rPr>
          <w:rFonts w:ascii="宋体" w:hAnsi="宋体"/>
          <w:sz w:val="21"/>
          <w:szCs w:val="21"/>
        </w:rPr>
      </w:pPr>
      <w:r w:rsidRPr="00BE4350">
        <w:rPr>
          <w:rFonts w:ascii="宋体" w:hAnsi="宋体"/>
          <w:sz w:val="21"/>
          <w:szCs w:val="21"/>
        </w:rPr>
        <w:t>下面是引入的构件Demo的定义信息：</w:t>
      </w:r>
    </w:p>
    <w:p w:rsidR="00C2066C" w:rsidRPr="006520F3" w:rsidRDefault="00C2066C" w:rsidP="00C2066C">
      <w:pPr>
        <w:snapToGrid w:val="0"/>
        <w:spacing w:line="300" w:lineRule="auto"/>
        <w:ind w:firstLineChars="200" w:firstLine="420"/>
        <w:rPr>
          <w:rFonts w:ascii="宋体" w:hAnsi="宋体"/>
          <w:szCs w:val="21"/>
        </w:rPr>
      </w:pPr>
      <w:r w:rsidRPr="00BE4350">
        <w:rPr>
          <w:rFonts w:ascii="宋体" w:hAnsi="宋体"/>
          <w:sz w:val="21"/>
          <w:szCs w:val="21"/>
        </w:rPr>
        <w:t>引入构件Demo.car：</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hint="eastAsia"/>
          <w:sz w:val="21"/>
          <w:szCs w:val="21"/>
        </w:rPr>
        <w:t>module</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IInterface1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Hello();</w:t>
      </w:r>
    </w:p>
    <w:p w:rsidR="00C2066C" w:rsidRPr="002157D1" w:rsidRDefault="00C2066C" w:rsidP="00C2066C">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lastRenderedPageBreak/>
        <w:t xml:space="preserve">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IInterface2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C2066C" w:rsidRPr="002157D1" w:rsidRDefault="00C2066C" w:rsidP="00C2066C">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    }</w:t>
      </w:r>
    </w:p>
    <w:p w:rsidR="00C2066C" w:rsidRPr="002157D1" w:rsidRDefault="00C2066C" w:rsidP="00BA4562">
      <w:pPr>
        <w:shd w:val="clear" w:color="auto" w:fill="E6E6E6"/>
        <w:snapToGrid w:val="0"/>
        <w:spacing w:line="300" w:lineRule="auto"/>
        <w:ind w:firstLineChars="200" w:firstLine="420"/>
        <w:outlineLvl w:val="0"/>
        <w:rPr>
          <w:rFonts w:ascii="宋体" w:hAnsi="宋体"/>
          <w:sz w:val="21"/>
          <w:szCs w:val="21"/>
        </w:rPr>
      </w:pPr>
      <w:r w:rsidRPr="002157D1">
        <w:rPr>
          <w:rFonts w:ascii="宋体" w:hAnsi="宋体"/>
          <w:sz w:val="21"/>
          <w:szCs w:val="21"/>
        </w:rPr>
        <w:t xml:space="preserve">   </w:t>
      </w:r>
      <w:bookmarkStart w:id="342" w:name="_Toc152754359"/>
      <w:bookmarkStart w:id="343" w:name="_Toc152754745"/>
      <w:r w:rsidRPr="002157D1">
        <w:rPr>
          <w:rFonts w:ascii="宋体" w:hAnsi="宋体" w:hint="eastAsia"/>
          <w:sz w:val="21"/>
          <w:szCs w:val="21"/>
        </w:rPr>
        <w:t>Class CDemo</w:t>
      </w:r>
      <w:r w:rsidRPr="002157D1">
        <w:rPr>
          <w:rFonts w:ascii="宋体" w:hAnsi="宋体"/>
          <w:sz w:val="21"/>
          <w:szCs w:val="21"/>
        </w:rPr>
        <w:t>{</w:t>
      </w:r>
      <w:bookmarkEnd w:id="342"/>
      <w:bookmarkEnd w:id="343"/>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IInterface1</w:t>
      </w:r>
    </w:p>
    <w:p w:rsidR="00C2066C" w:rsidRPr="002157D1" w:rsidRDefault="00C2066C" w:rsidP="00C2066C">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    }</w:t>
      </w:r>
    </w:p>
    <w:p w:rsidR="00C2066C" w:rsidRPr="002157D1" w:rsidRDefault="00C2066C" w:rsidP="00C2066C">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C2066C" w:rsidRPr="00BE4350" w:rsidRDefault="00C2066C" w:rsidP="00C2066C">
      <w:pPr>
        <w:snapToGrid w:val="0"/>
        <w:spacing w:line="300" w:lineRule="auto"/>
        <w:ind w:firstLineChars="200" w:firstLine="420"/>
        <w:rPr>
          <w:rFonts w:ascii="宋体" w:hAnsi="宋体" w:hint="eastAsia"/>
          <w:sz w:val="21"/>
          <w:szCs w:val="21"/>
        </w:rPr>
      </w:pPr>
      <w:r w:rsidRPr="00BE4350">
        <w:rPr>
          <w:rFonts w:ascii="宋体" w:hAnsi="宋体"/>
          <w:sz w:val="21"/>
          <w:szCs w:val="21"/>
        </w:rPr>
        <w:t>示例构件Demo中，定义了两个接口IInterface1和IInterface2</w:t>
      </w:r>
      <w:r w:rsidR="004E41CF">
        <w:rPr>
          <w:rFonts w:ascii="宋体" w:hAnsi="宋体" w:hint="eastAsia"/>
          <w:sz w:val="21"/>
          <w:szCs w:val="21"/>
        </w:rPr>
        <w:t>。</w:t>
      </w:r>
    </w:p>
    <w:p w:rsidR="00C2066C" w:rsidRPr="00BE4350" w:rsidRDefault="00C2066C" w:rsidP="00C2066C">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注意：</w:t>
      </w:r>
    </w:p>
    <w:p w:rsidR="00C2066C" w:rsidRPr="00BE4350" w:rsidRDefault="00C2066C" w:rsidP="00C2066C">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1.</w:t>
      </w:r>
      <w:r w:rsidRPr="00BE4350">
        <w:rPr>
          <w:rFonts w:ascii="宋体" w:hAnsi="宋体"/>
          <w:sz w:val="21"/>
          <w:szCs w:val="21"/>
        </w:rPr>
        <w:t xml:space="preserve">在引入构件时，如果用户不指定引入构件所在路径，将在系统默认路径中搜索该构件。 </w:t>
      </w:r>
    </w:p>
    <w:p w:rsidR="00C2066C" w:rsidRPr="00C2066C" w:rsidRDefault="00C2066C" w:rsidP="00C2066C">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2.</w:t>
      </w:r>
      <w:r w:rsidRPr="00BE4350">
        <w:rPr>
          <w:rFonts w:ascii="宋体" w:hAnsi="宋体"/>
          <w:sz w:val="21"/>
          <w:szCs w:val="21"/>
        </w:rPr>
        <w:t>在使用该关键字引入构件前，首先要确定该构件的存在，否则将在编译时给出警告。</w:t>
      </w:r>
    </w:p>
    <w:p w:rsidR="00C2066C" w:rsidRDefault="00C2066C" w:rsidP="001621BA">
      <w:pPr>
        <w:snapToGrid w:val="0"/>
        <w:spacing w:line="300" w:lineRule="auto"/>
        <w:ind w:firstLineChars="200" w:firstLine="420"/>
        <w:rPr>
          <w:rFonts w:ascii="宋体" w:hAnsi="宋体" w:hint="eastAsia"/>
          <w:sz w:val="21"/>
          <w:szCs w:val="21"/>
        </w:rPr>
      </w:pPr>
    </w:p>
    <w:p w:rsidR="00224B41" w:rsidRPr="00BE4350" w:rsidRDefault="001621BA" w:rsidP="00224B41">
      <w:pPr>
        <w:snapToGrid w:val="0"/>
        <w:spacing w:line="300" w:lineRule="auto"/>
        <w:ind w:firstLineChars="200" w:firstLine="420"/>
        <w:rPr>
          <w:rFonts w:ascii="宋体" w:hAnsi="宋体" w:hint="eastAsia"/>
          <w:sz w:val="21"/>
          <w:szCs w:val="21"/>
        </w:rPr>
      </w:pPr>
      <w:r>
        <w:rPr>
          <w:rFonts w:ascii="宋体" w:hAnsi="宋体" w:hint="eastAsia"/>
          <w:sz w:val="21"/>
          <w:szCs w:val="21"/>
        </w:rPr>
        <w:t>在</w:t>
      </w:r>
      <w:r w:rsidR="00A57B28" w:rsidRPr="001621BA">
        <w:rPr>
          <w:rFonts w:ascii="宋体" w:hAnsi="宋体" w:hint="eastAsia"/>
          <w:sz w:val="21"/>
          <w:szCs w:val="21"/>
        </w:rPr>
        <w:t>cpp文件里</w:t>
      </w:r>
      <w:r>
        <w:rPr>
          <w:rFonts w:ascii="宋体" w:hAnsi="宋体" w:hint="eastAsia"/>
          <w:sz w:val="21"/>
          <w:szCs w:val="21"/>
        </w:rPr>
        <w:t>，此关键字</w:t>
      </w:r>
      <w:r w:rsidRPr="00BE4350">
        <w:rPr>
          <w:rFonts w:ascii="宋体" w:hAnsi="宋体"/>
          <w:sz w:val="21"/>
          <w:szCs w:val="21"/>
        </w:rPr>
        <w:t>用于引入</w:t>
      </w:r>
      <w:r>
        <w:rPr>
          <w:rFonts w:ascii="宋体" w:hAnsi="宋体" w:hint="eastAsia"/>
          <w:sz w:val="21"/>
          <w:szCs w:val="21"/>
        </w:rPr>
        <w:t>其它</w:t>
      </w:r>
      <w:r w:rsidRPr="00BE4350">
        <w:rPr>
          <w:rFonts w:ascii="宋体" w:hAnsi="宋体"/>
          <w:sz w:val="21"/>
          <w:szCs w:val="21"/>
        </w:rPr>
        <w:t>构件（dll</w:t>
      </w:r>
      <w:r w:rsidRPr="001621BA">
        <w:rPr>
          <w:rFonts w:ascii="宋体" w:hAnsi="宋体" w:hint="eastAsia"/>
          <w:sz w:val="21"/>
          <w:szCs w:val="21"/>
        </w:rPr>
        <w:t>文件</w:t>
      </w:r>
      <w:r w:rsidRPr="00BE4350">
        <w:rPr>
          <w:rFonts w:ascii="宋体" w:hAnsi="宋体"/>
          <w:sz w:val="21"/>
          <w:szCs w:val="21"/>
        </w:rPr>
        <w:t>）</w:t>
      </w:r>
      <w:r w:rsidR="00A57B28" w:rsidRPr="001621BA">
        <w:rPr>
          <w:rFonts w:ascii="宋体" w:hAnsi="宋体" w:hint="eastAsia"/>
          <w:sz w:val="21"/>
          <w:szCs w:val="21"/>
        </w:rPr>
        <w:t>。</w:t>
      </w:r>
      <w:r w:rsidR="00224B41" w:rsidRPr="00BE4350">
        <w:rPr>
          <w:rFonts w:ascii="宋体" w:hAnsi="宋体"/>
          <w:sz w:val="21"/>
          <w:szCs w:val="21"/>
        </w:rPr>
        <w:t>这样，本构件就可以直接</w:t>
      </w:r>
      <w:r w:rsidR="00224B41">
        <w:rPr>
          <w:rFonts w:ascii="宋体" w:hAnsi="宋体" w:hint="eastAsia"/>
          <w:sz w:val="21"/>
          <w:szCs w:val="21"/>
        </w:rPr>
        <w:t>实例化</w:t>
      </w:r>
      <w:r w:rsidR="00224B41" w:rsidRPr="00BE4350">
        <w:rPr>
          <w:rFonts w:ascii="宋体" w:hAnsi="宋体"/>
          <w:sz w:val="21"/>
          <w:szCs w:val="21"/>
        </w:rPr>
        <w:t>引入构件</w:t>
      </w:r>
      <w:r w:rsidR="00224B41">
        <w:rPr>
          <w:rFonts w:ascii="宋体" w:hAnsi="宋体" w:hint="eastAsia"/>
          <w:sz w:val="21"/>
          <w:szCs w:val="21"/>
        </w:rPr>
        <w:t>并使用</w:t>
      </w:r>
      <w:r w:rsidR="00224B41" w:rsidRPr="00BE4350">
        <w:rPr>
          <w:rFonts w:ascii="宋体" w:hAnsi="宋体"/>
          <w:sz w:val="21"/>
          <w:szCs w:val="21"/>
        </w:rPr>
        <w:t>引入构件中定义的接口，类</w:t>
      </w:r>
      <w:r w:rsidR="00224B41" w:rsidRPr="00BE4350">
        <w:rPr>
          <w:rFonts w:ascii="宋体" w:hAnsi="宋体" w:hint="eastAsia"/>
          <w:sz w:val="21"/>
          <w:szCs w:val="21"/>
        </w:rPr>
        <w:t>等</w:t>
      </w:r>
      <w:r w:rsidR="00224B41" w:rsidRPr="00BE4350">
        <w:rPr>
          <w:rFonts w:ascii="宋体" w:hAnsi="宋体"/>
          <w:sz w:val="21"/>
          <w:szCs w:val="21"/>
        </w:rPr>
        <w:t>信息。</w:t>
      </w:r>
    </w:p>
    <w:p w:rsidR="00046245" w:rsidRDefault="002347BC" w:rsidP="002347BC">
      <w:pPr>
        <w:snapToGrid w:val="0"/>
        <w:spacing w:line="300" w:lineRule="auto"/>
        <w:ind w:firstLineChars="200" w:firstLine="420"/>
        <w:rPr>
          <w:rFonts w:ascii="宋体" w:hAnsi="宋体" w:hint="eastAsia"/>
          <w:sz w:val="21"/>
          <w:szCs w:val="21"/>
        </w:rPr>
      </w:pPr>
      <w:r w:rsidRPr="00BE4350">
        <w:rPr>
          <w:rFonts w:ascii="宋体" w:hAnsi="宋体"/>
          <w:sz w:val="21"/>
          <w:szCs w:val="21"/>
        </w:rPr>
        <w:t>语法为：</w:t>
      </w:r>
    </w:p>
    <w:p w:rsidR="00046245" w:rsidRDefault="004F6D38" w:rsidP="0004624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w:t>
      </w:r>
      <w:r w:rsidR="002347BC" w:rsidRPr="00BE4350">
        <w:rPr>
          <w:rFonts w:ascii="宋体" w:hAnsi="宋体"/>
          <w:sz w:val="21"/>
          <w:szCs w:val="21"/>
        </w:rPr>
        <w:t>import</w:t>
      </w:r>
      <w:r w:rsidR="002347BC">
        <w:rPr>
          <w:rFonts w:ascii="宋体" w:hAnsi="宋体" w:hint="eastAsia"/>
          <w:sz w:val="21"/>
          <w:szCs w:val="21"/>
        </w:rPr>
        <w:t>&lt;</w:t>
      </w:r>
      <w:r w:rsidR="002347BC" w:rsidRPr="00BE4350">
        <w:rPr>
          <w:rFonts w:ascii="宋体" w:hAnsi="宋体" w:hint="eastAsia"/>
          <w:sz w:val="21"/>
          <w:szCs w:val="21"/>
        </w:rPr>
        <w:t>构件名.</w:t>
      </w:r>
      <w:r w:rsidR="002347BC">
        <w:rPr>
          <w:rFonts w:ascii="宋体" w:hAnsi="宋体" w:hint="eastAsia"/>
          <w:sz w:val="21"/>
          <w:szCs w:val="21"/>
        </w:rPr>
        <w:t>dll&gt;</w:t>
      </w:r>
    </w:p>
    <w:p w:rsidR="00046245" w:rsidRDefault="00046245" w:rsidP="002347BC">
      <w:pPr>
        <w:snapToGrid w:val="0"/>
        <w:spacing w:line="300" w:lineRule="auto"/>
        <w:ind w:firstLineChars="200" w:firstLine="420"/>
        <w:rPr>
          <w:rFonts w:ascii="宋体" w:hAnsi="宋体" w:hint="eastAsia"/>
          <w:sz w:val="21"/>
          <w:szCs w:val="21"/>
        </w:rPr>
      </w:pPr>
      <w:r>
        <w:rPr>
          <w:rFonts w:ascii="宋体" w:hAnsi="宋体" w:hint="eastAsia"/>
          <w:sz w:val="21"/>
          <w:szCs w:val="21"/>
        </w:rPr>
        <w:t>或者：</w:t>
      </w:r>
    </w:p>
    <w:p w:rsidR="00046245" w:rsidRDefault="00046245" w:rsidP="00046245">
      <w:pPr>
        <w:shd w:val="clear" w:color="auto" w:fill="E6E6E6"/>
        <w:snapToGrid w:val="0"/>
        <w:spacing w:line="300" w:lineRule="auto"/>
        <w:ind w:firstLineChars="200" w:firstLine="420"/>
        <w:rPr>
          <w:rFonts w:ascii="宋体" w:hAnsi="宋体" w:hint="eastAsia"/>
          <w:sz w:val="21"/>
          <w:szCs w:val="21"/>
        </w:rPr>
      </w:pPr>
      <w:r w:rsidRPr="00046245">
        <w:rPr>
          <w:rFonts w:ascii="宋体" w:hAnsi="宋体" w:hint="eastAsia"/>
          <w:sz w:val="21"/>
          <w:szCs w:val="21"/>
        </w:rPr>
        <w:t>#import "</w:t>
      </w:r>
      <w:r w:rsidRPr="00BE4350">
        <w:rPr>
          <w:rFonts w:ascii="宋体" w:hAnsi="宋体" w:hint="eastAsia"/>
          <w:sz w:val="21"/>
          <w:szCs w:val="21"/>
        </w:rPr>
        <w:t>构件名</w:t>
      </w:r>
      <w:r w:rsidRPr="00046245">
        <w:rPr>
          <w:rFonts w:ascii="宋体" w:hAnsi="宋体" w:hint="eastAsia"/>
          <w:sz w:val="21"/>
          <w:szCs w:val="21"/>
        </w:rPr>
        <w:t>.dll"</w:t>
      </w:r>
    </w:p>
    <w:p w:rsidR="00A57B28" w:rsidRDefault="00046245" w:rsidP="002347BC">
      <w:pPr>
        <w:snapToGrid w:val="0"/>
        <w:spacing w:line="300" w:lineRule="auto"/>
        <w:ind w:firstLineChars="200" w:firstLine="420"/>
        <w:rPr>
          <w:rFonts w:ascii="宋体" w:hAnsi="宋体" w:hint="eastAsia"/>
          <w:sz w:val="21"/>
          <w:szCs w:val="21"/>
        </w:rPr>
      </w:pPr>
      <w:r w:rsidRPr="00046245">
        <w:rPr>
          <w:rFonts w:ascii="宋体" w:hAnsi="宋体" w:hint="eastAsia"/>
          <w:sz w:val="21"/>
          <w:szCs w:val="21"/>
        </w:rPr>
        <w:t>引入一个dll的语句必须在一行中完成，中间不能有回车换行符，并且一次只能import一个dll</w:t>
      </w:r>
      <w:r>
        <w:rPr>
          <w:rFonts w:ascii="宋体" w:hAnsi="宋体" w:hint="eastAsia"/>
          <w:sz w:val="21"/>
          <w:szCs w:val="21"/>
        </w:rPr>
        <w:t>。</w:t>
      </w:r>
      <w:r w:rsidR="002347BC">
        <w:rPr>
          <w:rFonts w:ascii="宋体" w:hAnsi="宋体" w:hint="eastAsia"/>
          <w:sz w:val="21"/>
          <w:szCs w:val="21"/>
        </w:rPr>
        <w:t>示例可参照</w:t>
      </w:r>
      <w:smartTag w:uri="urn:schemas-microsoft-com:office:smarttags" w:element="chsdate">
        <w:smartTagPr>
          <w:attr w:name="Year" w:val="1899"/>
          <w:attr w:name="Month" w:val="12"/>
          <w:attr w:name="Day" w:val="30"/>
          <w:attr w:name="IsLunarDate" w:val="False"/>
          <w:attr w:name="IsROCDate" w:val="False"/>
        </w:smartTagPr>
        <w:r w:rsidR="002347BC">
          <w:rPr>
            <w:rFonts w:ascii="宋体" w:hAnsi="宋体" w:hint="eastAsia"/>
            <w:sz w:val="21"/>
            <w:szCs w:val="21"/>
          </w:rPr>
          <w:t>6.4.2</w:t>
        </w:r>
      </w:smartTag>
      <w:r w:rsidR="002347BC">
        <w:rPr>
          <w:rFonts w:ascii="宋体" w:hAnsi="宋体" w:hint="eastAsia"/>
          <w:sz w:val="21"/>
          <w:szCs w:val="21"/>
        </w:rPr>
        <w:t>callback的客户端示例代码中</w:t>
      </w:r>
      <w:r w:rsidR="002347BC" w:rsidRPr="00BE4350">
        <w:rPr>
          <w:rFonts w:ascii="宋体" w:hAnsi="宋体"/>
          <w:sz w:val="21"/>
          <w:szCs w:val="21"/>
        </w:rPr>
        <w:t>import</w:t>
      </w:r>
      <w:r w:rsidR="002347BC">
        <w:rPr>
          <w:rFonts w:ascii="宋体" w:hAnsi="宋体" w:hint="eastAsia"/>
          <w:sz w:val="21"/>
          <w:szCs w:val="21"/>
        </w:rPr>
        <w:t>的用法。</w:t>
      </w:r>
    </w:p>
    <w:p w:rsidR="002347BC" w:rsidRPr="00224B41" w:rsidRDefault="002347BC" w:rsidP="002347BC">
      <w:pPr>
        <w:snapToGrid w:val="0"/>
        <w:spacing w:line="300" w:lineRule="auto"/>
        <w:rPr>
          <w:rFonts w:hint="eastAsia"/>
        </w:rPr>
      </w:pPr>
    </w:p>
    <w:p w:rsidR="00A63A52" w:rsidRPr="00BC57E8" w:rsidRDefault="00C45A46" w:rsidP="00BA4562">
      <w:pPr>
        <w:pStyle w:val="2"/>
        <w:snapToGrid w:val="0"/>
        <w:spacing w:line="300" w:lineRule="auto"/>
        <w:rPr>
          <w:rFonts w:ascii="宋体" w:eastAsia="宋体" w:hAnsi="宋体" w:hint="eastAsia"/>
        </w:rPr>
      </w:pPr>
      <w:bookmarkStart w:id="344" w:name="_Toc152754360"/>
      <w:bookmarkStart w:id="345" w:name="_Toc197919017"/>
      <w:r>
        <w:rPr>
          <w:rFonts w:ascii="宋体" w:eastAsia="宋体" w:hAnsi="宋体" w:hint="eastAsia"/>
        </w:rPr>
        <w:t>6.1</w:t>
      </w:r>
      <w:r w:rsidR="00D91EFE">
        <w:rPr>
          <w:rFonts w:ascii="宋体" w:eastAsia="宋体" w:hAnsi="宋体" w:hint="eastAsia"/>
        </w:rPr>
        <w:t>5</w:t>
      </w:r>
      <w:r w:rsidR="00A63A52" w:rsidRPr="00BC57E8">
        <w:rPr>
          <w:rFonts w:ascii="宋体" w:eastAsia="宋体" w:hAnsi="宋体" w:hint="eastAsia"/>
        </w:rPr>
        <w:t xml:space="preserve"> importlib</w:t>
      </w:r>
      <w:bookmarkEnd w:id="335"/>
      <w:bookmarkEnd w:id="336"/>
      <w:bookmarkEnd w:id="344"/>
      <w:bookmarkEnd w:id="345"/>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此关键字用于在本构件中引入用到的其它构件（.dll</w:t>
      </w:r>
      <w:r w:rsidR="001621BA">
        <w:rPr>
          <w:rFonts w:ascii="宋体" w:hAnsi="宋体" w:hint="eastAsia"/>
          <w:sz w:val="21"/>
          <w:szCs w:val="21"/>
        </w:rPr>
        <w:t>或者.</w:t>
      </w:r>
      <w:r w:rsidR="001621BA" w:rsidRPr="001621BA">
        <w:rPr>
          <w:rFonts w:ascii="宋体" w:hAnsi="宋体" w:hint="eastAsia"/>
          <w:sz w:val="21"/>
          <w:szCs w:val="21"/>
        </w:rPr>
        <w:t>cls文件</w:t>
      </w:r>
      <w:r w:rsidRPr="00BE4350">
        <w:rPr>
          <w:rFonts w:ascii="宋体" w:hAnsi="宋体"/>
          <w:sz w:val="21"/>
          <w:szCs w:val="21"/>
        </w:rPr>
        <w:t>），这样，本构件就可以直接使用在引入构件中定义的接口，类</w:t>
      </w:r>
      <w:r w:rsidRPr="00BE4350">
        <w:rPr>
          <w:rFonts w:ascii="宋体" w:hAnsi="宋体" w:hint="eastAsia"/>
          <w:sz w:val="21"/>
          <w:szCs w:val="21"/>
        </w:rPr>
        <w:t>等</w:t>
      </w:r>
      <w:r w:rsidRPr="00BE4350">
        <w:rPr>
          <w:rFonts w:ascii="宋体" w:hAnsi="宋体"/>
          <w:sz w:val="21"/>
          <w:szCs w:val="21"/>
        </w:rPr>
        <w:t>信息。</w:t>
      </w:r>
    </w:p>
    <w:p w:rsidR="00A63A52"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语法为：importlib("</w:t>
      </w:r>
      <w:r w:rsidRPr="00BE4350">
        <w:rPr>
          <w:rFonts w:ascii="宋体" w:hAnsi="宋体" w:hint="eastAsia"/>
          <w:sz w:val="21"/>
          <w:szCs w:val="21"/>
        </w:rPr>
        <w:t>构件名.dll</w:t>
      </w:r>
      <w:r w:rsidRPr="00BE4350">
        <w:rPr>
          <w:rFonts w:ascii="宋体" w:hAnsi="宋体"/>
          <w:sz w:val="21"/>
          <w:szCs w:val="21"/>
        </w:rPr>
        <w:t>")</w:t>
      </w:r>
      <w:r w:rsidR="00C2066C">
        <w:rPr>
          <w:rFonts w:ascii="宋体" w:hAnsi="宋体" w:hint="eastAsia"/>
          <w:sz w:val="21"/>
          <w:szCs w:val="21"/>
        </w:rPr>
        <w:t>或者</w:t>
      </w:r>
      <w:r w:rsidR="00C2066C" w:rsidRPr="00BE4350">
        <w:rPr>
          <w:rFonts w:ascii="宋体" w:hAnsi="宋体"/>
          <w:sz w:val="21"/>
          <w:szCs w:val="21"/>
        </w:rPr>
        <w:t>importlib("</w:t>
      </w:r>
      <w:r w:rsidR="00C2066C" w:rsidRPr="00BE4350">
        <w:rPr>
          <w:rFonts w:ascii="宋体" w:hAnsi="宋体" w:hint="eastAsia"/>
          <w:sz w:val="21"/>
          <w:szCs w:val="21"/>
        </w:rPr>
        <w:t>构件名.</w:t>
      </w:r>
      <w:r w:rsidR="00C2066C">
        <w:rPr>
          <w:rFonts w:ascii="宋体" w:hAnsi="宋体" w:hint="eastAsia"/>
          <w:sz w:val="21"/>
          <w:szCs w:val="21"/>
        </w:rPr>
        <w:t>cls</w:t>
      </w:r>
      <w:r w:rsidR="00C2066C" w:rsidRPr="00BE4350">
        <w:rPr>
          <w:rFonts w:ascii="宋体" w:hAnsi="宋体"/>
          <w:sz w:val="21"/>
          <w:szCs w:val="21"/>
        </w:rPr>
        <w:t>")</w:t>
      </w:r>
      <w:r w:rsidRPr="00BE4350">
        <w:rPr>
          <w:rFonts w:ascii="宋体" w:hAnsi="宋体"/>
          <w:sz w:val="21"/>
          <w:szCs w:val="21"/>
        </w:rPr>
        <w:t>，</w:t>
      </w:r>
      <w:r w:rsidR="00C2066C">
        <w:rPr>
          <w:rFonts w:ascii="宋体" w:hAnsi="宋体" w:hint="eastAsia"/>
          <w:sz w:val="21"/>
          <w:szCs w:val="21"/>
        </w:rPr>
        <w:t>参照关键字</w:t>
      </w:r>
      <w:r w:rsidR="00C2066C">
        <w:rPr>
          <w:rFonts w:ascii="宋体" w:hAnsi="宋体"/>
          <w:sz w:val="21"/>
          <w:szCs w:val="21"/>
        </w:rPr>
        <w:t>import</w:t>
      </w:r>
      <w:r w:rsidR="00C2066C">
        <w:rPr>
          <w:rFonts w:ascii="宋体" w:hAnsi="宋体" w:hint="eastAsia"/>
          <w:sz w:val="21"/>
          <w:szCs w:val="21"/>
        </w:rPr>
        <w:t>在car文件中的示例，把</w:t>
      </w:r>
      <w:r w:rsidR="00C2066C">
        <w:rPr>
          <w:rFonts w:ascii="宋体" w:hAnsi="宋体"/>
          <w:sz w:val="21"/>
          <w:szCs w:val="21"/>
        </w:rPr>
        <w:t>import("Demo.</w:t>
      </w:r>
      <w:r w:rsidR="00C2066C">
        <w:rPr>
          <w:rFonts w:ascii="宋体" w:hAnsi="宋体" w:hint="eastAsia"/>
          <w:sz w:val="21"/>
          <w:szCs w:val="21"/>
        </w:rPr>
        <w:t>car</w:t>
      </w:r>
      <w:r w:rsidR="00C2066C" w:rsidRPr="002157D1">
        <w:rPr>
          <w:rFonts w:ascii="宋体" w:hAnsi="宋体"/>
          <w:sz w:val="21"/>
          <w:szCs w:val="21"/>
        </w:rPr>
        <w:t>")</w:t>
      </w:r>
      <w:r w:rsidR="00C2066C">
        <w:rPr>
          <w:rFonts w:ascii="宋体" w:hAnsi="宋体" w:hint="eastAsia"/>
          <w:sz w:val="21"/>
          <w:szCs w:val="21"/>
        </w:rPr>
        <w:t>改成</w:t>
      </w:r>
      <w:r w:rsidR="00C2066C" w:rsidRPr="002157D1">
        <w:rPr>
          <w:rFonts w:ascii="宋体" w:hAnsi="宋体"/>
          <w:sz w:val="21"/>
          <w:szCs w:val="21"/>
        </w:rPr>
        <w:t>importlib("Demo.dll")</w:t>
      </w:r>
      <w:r w:rsidR="00C2066C">
        <w:rPr>
          <w:rFonts w:ascii="宋体" w:hAnsi="宋体" w:hint="eastAsia"/>
          <w:sz w:val="21"/>
          <w:szCs w:val="21"/>
        </w:rPr>
        <w:t>或者</w:t>
      </w:r>
      <w:r w:rsidR="00C2066C" w:rsidRPr="002157D1">
        <w:rPr>
          <w:rFonts w:ascii="宋体" w:hAnsi="宋体"/>
          <w:sz w:val="21"/>
          <w:szCs w:val="21"/>
        </w:rPr>
        <w:t>importlib("Demo.</w:t>
      </w:r>
      <w:r w:rsidR="00C2066C">
        <w:rPr>
          <w:rFonts w:ascii="宋体" w:hAnsi="宋体" w:hint="eastAsia"/>
          <w:sz w:val="21"/>
          <w:szCs w:val="21"/>
        </w:rPr>
        <w:t>cls</w:t>
      </w:r>
      <w:r w:rsidR="00C2066C" w:rsidRPr="002157D1">
        <w:rPr>
          <w:rFonts w:ascii="宋体" w:hAnsi="宋体"/>
          <w:sz w:val="21"/>
          <w:szCs w:val="21"/>
        </w:rPr>
        <w:t>")</w:t>
      </w:r>
      <w:r w:rsidR="00C2066C">
        <w:rPr>
          <w:rFonts w:ascii="宋体" w:hAnsi="宋体" w:hint="eastAsia"/>
          <w:sz w:val="21"/>
          <w:szCs w:val="21"/>
        </w:rPr>
        <w:t>即可。</w:t>
      </w:r>
    </w:p>
    <w:p w:rsidR="006F7988" w:rsidRDefault="006F7988" w:rsidP="00BE4350">
      <w:pPr>
        <w:snapToGrid w:val="0"/>
        <w:spacing w:line="300" w:lineRule="auto"/>
        <w:ind w:firstLineChars="200" w:firstLine="420"/>
        <w:rPr>
          <w:rFonts w:ascii="宋体" w:hAnsi="宋体" w:hint="eastAsia"/>
          <w:sz w:val="21"/>
          <w:szCs w:val="21"/>
        </w:rPr>
      </w:pPr>
    </w:p>
    <w:p w:rsidR="006F7988" w:rsidRPr="00BC57E8" w:rsidRDefault="006F7988" w:rsidP="00BA4562">
      <w:pPr>
        <w:pStyle w:val="2"/>
        <w:snapToGrid w:val="0"/>
        <w:spacing w:line="300" w:lineRule="auto"/>
        <w:rPr>
          <w:rFonts w:ascii="宋体" w:eastAsia="宋体" w:hAnsi="宋体" w:hint="eastAsia"/>
        </w:rPr>
      </w:pPr>
      <w:bookmarkStart w:id="346" w:name="_Toc197919018"/>
      <w:r>
        <w:rPr>
          <w:rFonts w:ascii="宋体" w:eastAsia="宋体" w:hAnsi="宋体" w:hint="eastAsia"/>
        </w:rPr>
        <w:t>6.16 merge</w:t>
      </w:r>
      <w:bookmarkEnd w:id="346"/>
    </w:p>
    <w:p w:rsidR="006F7988" w:rsidRPr="00BE4350" w:rsidRDefault="006F7988" w:rsidP="006F7988">
      <w:pPr>
        <w:snapToGrid w:val="0"/>
        <w:spacing w:line="300" w:lineRule="auto"/>
        <w:ind w:firstLineChars="200" w:firstLine="420"/>
        <w:rPr>
          <w:rFonts w:ascii="宋体" w:hAnsi="宋体" w:hint="eastAsia"/>
          <w:sz w:val="21"/>
          <w:szCs w:val="21"/>
        </w:rPr>
      </w:pPr>
      <w:r w:rsidRPr="00BE4350">
        <w:rPr>
          <w:rFonts w:ascii="宋体" w:hAnsi="宋体"/>
          <w:sz w:val="21"/>
          <w:szCs w:val="21"/>
        </w:rPr>
        <w:t>此关键字用于在本构件中</w:t>
      </w:r>
      <w:r w:rsidR="00A55D97">
        <w:rPr>
          <w:rFonts w:ascii="宋体" w:hAnsi="宋体" w:hint="eastAsia"/>
          <w:sz w:val="21"/>
          <w:szCs w:val="21"/>
        </w:rPr>
        <w:t>合并</w:t>
      </w:r>
      <w:r w:rsidRPr="00BE4350">
        <w:rPr>
          <w:rFonts w:ascii="宋体" w:hAnsi="宋体"/>
          <w:sz w:val="21"/>
          <w:szCs w:val="21"/>
        </w:rPr>
        <w:t>用到的其它构件（.</w:t>
      </w:r>
      <w:r w:rsidR="00C41BC3">
        <w:rPr>
          <w:rFonts w:ascii="宋体" w:hAnsi="宋体" w:hint="eastAsia"/>
          <w:sz w:val="21"/>
          <w:szCs w:val="21"/>
        </w:rPr>
        <w:t>car</w:t>
      </w:r>
      <w:r w:rsidRPr="001621BA">
        <w:rPr>
          <w:rFonts w:ascii="宋体" w:hAnsi="宋体" w:hint="eastAsia"/>
          <w:sz w:val="21"/>
          <w:szCs w:val="21"/>
        </w:rPr>
        <w:t>文件</w:t>
      </w:r>
      <w:r w:rsidRPr="00BE4350">
        <w:rPr>
          <w:rFonts w:ascii="宋体" w:hAnsi="宋体"/>
          <w:sz w:val="21"/>
          <w:szCs w:val="21"/>
        </w:rPr>
        <w:t>），</w:t>
      </w:r>
      <w:r w:rsidR="0014183A">
        <w:rPr>
          <w:rFonts w:ascii="宋体" w:hAnsi="宋体" w:hint="eastAsia"/>
          <w:sz w:val="21"/>
          <w:szCs w:val="21"/>
        </w:rPr>
        <w:t>就象其它构件的CAR文件直接写在本CAR文件的当前位置一样。</w:t>
      </w:r>
      <w:r w:rsidR="00A5731D">
        <w:rPr>
          <w:rFonts w:ascii="宋体" w:hAnsi="宋体" w:hint="eastAsia"/>
          <w:sz w:val="21"/>
          <w:szCs w:val="21"/>
        </w:rPr>
        <w:t>这时的module关键字及最外层的大括号“｛”的定义将被隐掉。</w:t>
      </w:r>
    </w:p>
    <w:p w:rsidR="006F7988" w:rsidRDefault="006F7988" w:rsidP="006F7988">
      <w:pPr>
        <w:snapToGrid w:val="0"/>
        <w:spacing w:line="300" w:lineRule="auto"/>
        <w:ind w:firstLineChars="200" w:firstLine="420"/>
        <w:rPr>
          <w:rFonts w:ascii="宋体" w:hAnsi="宋体" w:hint="eastAsia"/>
          <w:sz w:val="21"/>
          <w:szCs w:val="21"/>
        </w:rPr>
      </w:pPr>
      <w:r w:rsidRPr="00BE4350">
        <w:rPr>
          <w:rFonts w:ascii="宋体" w:hAnsi="宋体"/>
          <w:sz w:val="21"/>
          <w:szCs w:val="21"/>
        </w:rPr>
        <w:t>语法为：</w:t>
      </w:r>
      <w:r w:rsidR="00E80E59">
        <w:rPr>
          <w:rFonts w:ascii="宋体" w:hAnsi="宋体" w:hint="eastAsia"/>
          <w:sz w:val="21"/>
          <w:szCs w:val="21"/>
        </w:rPr>
        <w:t>merge</w:t>
      </w:r>
      <w:r w:rsidR="00171AF8" w:rsidRPr="00BE4350">
        <w:rPr>
          <w:rFonts w:ascii="宋体" w:hAnsi="宋体"/>
          <w:sz w:val="21"/>
          <w:szCs w:val="21"/>
        </w:rPr>
        <w:t xml:space="preserve"> </w:t>
      </w:r>
      <w:r w:rsidRPr="00BE4350">
        <w:rPr>
          <w:rFonts w:ascii="宋体" w:hAnsi="宋体"/>
          <w:sz w:val="21"/>
          <w:szCs w:val="21"/>
        </w:rPr>
        <w:t>("</w:t>
      </w:r>
      <w:r w:rsidRPr="00BE4350">
        <w:rPr>
          <w:rFonts w:ascii="宋体" w:hAnsi="宋体" w:hint="eastAsia"/>
          <w:sz w:val="21"/>
          <w:szCs w:val="21"/>
        </w:rPr>
        <w:t>构件名.</w:t>
      </w:r>
      <w:r w:rsidR="00171AF8">
        <w:rPr>
          <w:rFonts w:ascii="宋体" w:hAnsi="宋体" w:hint="eastAsia"/>
          <w:sz w:val="21"/>
          <w:szCs w:val="21"/>
        </w:rPr>
        <w:t>car</w:t>
      </w:r>
      <w:r w:rsidRPr="00BE4350">
        <w:rPr>
          <w:rFonts w:ascii="宋体" w:hAnsi="宋体"/>
          <w:sz w:val="21"/>
          <w:szCs w:val="21"/>
        </w:rPr>
        <w:t>")，</w:t>
      </w:r>
      <w:r>
        <w:rPr>
          <w:rFonts w:ascii="宋体" w:hAnsi="宋体" w:hint="eastAsia"/>
          <w:sz w:val="21"/>
          <w:szCs w:val="21"/>
        </w:rPr>
        <w:t>参照关键字</w:t>
      </w:r>
      <w:r>
        <w:rPr>
          <w:rFonts w:ascii="宋体" w:hAnsi="宋体"/>
          <w:sz w:val="21"/>
          <w:szCs w:val="21"/>
        </w:rPr>
        <w:t>import</w:t>
      </w:r>
      <w:r>
        <w:rPr>
          <w:rFonts w:ascii="宋体" w:hAnsi="宋体" w:hint="eastAsia"/>
          <w:sz w:val="21"/>
          <w:szCs w:val="21"/>
        </w:rPr>
        <w:t>在car文件中的示例，把</w:t>
      </w:r>
      <w:r>
        <w:rPr>
          <w:rFonts w:ascii="宋体" w:hAnsi="宋体"/>
          <w:sz w:val="21"/>
          <w:szCs w:val="21"/>
        </w:rPr>
        <w:t>import("Demo.</w:t>
      </w:r>
      <w:r>
        <w:rPr>
          <w:rFonts w:ascii="宋体" w:hAnsi="宋体" w:hint="eastAsia"/>
          <w:sz w:val="21"/>
          <w:szCs w:val="21"/>
        </w:rPr>
        <w:t>car</w:t>
      </w:r>
      <w:r w:rsidRPr="002157D1">
        <w:rPr>
          <w:rFonts w:ascii="宋体" w:hAnsi="宋体"/>
          <w:sz w:val="21"/>
          <w:szCs w:val="21"/>
        </w:rPr>
        <w:t>")</w:t>
      </w:r>
      <w:r>
        <w:rPr>
          <w:rFonts w:ascii="宋体" w:hAnsi="宋体" w:hint="eastAsia"/>
          <w:sz w:val="21"/>
          <w:szCs w:val="21"/>
        </w:rPr>
        <w:t>改成</w:t>
      </w:r>
      <w:r w:rsidR="00DF5DD9">
        <w:rPr>
          <w:rFonts w:ascii="宋体" w:hAnsi="宋体" w:hint="eastAsia"/>
          <w:sz w:val="21"/>
          <w:szCs w:val="21"/>
        </w:rPr>
        <w:t>merge</w:t>
      </w:r>
      <w:r w:rsidR="0002293C" w:rsidRPr="002157D1">
        <w:rPr>
          <w:rFonts w:ascii="宋体" w:hAnsi="宋体"/>
          <w:sz w:val="21"/>
          <w:szCs w:val="21"/>
        </w:rPr>
        <w:t xml:space="preserve"> </w:t>
      </w:r>
      <w:r w:rsidRPr="002157D1">
        <w:rPr>
          <w:rFonts w:ascii="宋体" w:hAnsi="宋体"/>
          <w:sz w:val="21"/>
          <w:szCs w:val="21"/>
        </w:rPr>
        <w:t>("Demo.</w:t>
      </w:r>
      <w:r w:rsidR="0002293C">
        <w:rPr>
          <w:rFonts w:ascii="宋体" w:hAnsi="宋体" w:hint="eastAsia"/>
          <w:sz w:val="21"/>
          <w:szCs w:val="21"/>
        </w:rPr>
        <w:t>car</w:t>
      </w:r>
      <w:r w:rsidRPr="002157D1">
        <w:rPr>
          <w:rFonts w:ascii="宋体" w:hAnsi="宋体"/>
          <w:sz w:val="21"/>
          <w:szCs w:val="21"/>
        </w:rPr>
        <w:t>")</w:t>
      </w:r>
      <w:r>
        <w:rPr>
          <w:rFonts w:ascii="宋体" w:hAnsi="宋体" w:hint="eastAsia"/>
          <w:sz w:val="21"/>
          <w:szCs w:val="21"/>
        </w:rPr>
        <w:t>即可。</w:t>
      </w:r>
    </w:p>
    <w:p w:rsidR="006F7988" w:rsidRPr="00BE4350" w:rsidRDefault="006F7988" w:rsidP="006F7988">
      <w:pPr>
        <w:snapToGrid w:val="0"/>
        <w:spacing w:line="300" w:lineRule="auto"/>
        <w:ind w:firstLineChars="200" w:firstLine="420"/>
        <w:rPr>
          <w:rFonts w:ascii="宋体" w:hAnsi="宋体"/>
          <w:sz w:val="21"/>
          <w:szCs w:val="21"/>
        </w:rPr>
      </w:pPr>
    </w:p>
    <w:p w:rsidR="00360204" w:rsidRDefault="00360204" w:rsidP="00360204">
      <w:pPr>
        <w:snapToGrid w:val="0"/>
        <w:spacing w:line="300" w:lineRule="auto"/>
        <w:ind w:firstLineChars="200" w:firstLine="420"/>
        <w:rPr>
          <w:rFonts w:ascii="宋体" w:hAnsi="宋体" w:hint="eastAsia"/>
          <w:sz w:val="21"/>
          <w:szCs w:val="21"/>
        </w:rPr>
      </w:pPr>
    </w:p>
    <w:p w:rsidR="00360204" w:rsidRPr="00BC57E8" w:rsidRDefault="00360204" w:rsidP="00BA4562">
      <w:pPr>
        <w:pStyle w:val="2"/>
        <w:snapToGrid w:val="0"/>
        <w:spacing w:line="300" w:lineRule="auto"/>
        <w:rPr>
          <w:rFonts w:ascii="宋体" w:eastAsia="宋体" w:hAnsi="宋体" w:hint="eastAsia"/>
        </w:rPr>
      </w:pPr>
      <w:bookmarkStart w:id="347" w:name="_Toc197919019"/>
      <w:r>
        <w:rPr>
          <w:rFonts w:ascii="宋体" w:eastAsia="宋体" w:hAnsi="宋体" w:hint="eastAsia"/>
        </w:rPr>
        <w:lastRenderedPageBreak/>
        <w:t>6.17 merge</w:t>
      </w:r>
      <w:r w:rsidRPr="00BC57E8">
        <w:rPr>
          <w:rFonts w:ascii="宋体" w:eastAsia="宋体" w:hAnsi="宋体" w:hint="eastAsia"/>
        </w:rPr>
        <w:t>lib</w:t>
      </w:r>
      <w:bookmarkEnd w:id="347"/>
    </w:p>
    <w:p w:rsidR="00360204" w:rsidRPr="00BE4350" w:rsidRDefault="00360204" w:rsidP="00360204">
      <w:pPr>
        <w:snapToGrid w:val="0"/>
        <w:spacing w:line="300" w:lineRule="auto"/>
        <w:ind w:firstLineChars="200" w:firstLine="420"/>
        <w:rPr>
          <w:rFonts w:ascii="宋体" w:hAnsi="宋体" w:hint="eastAsia"/>
          <w:sz w:val="21"/>
          <w:szCs w:val="21"/>
        </w:rPr>
      </w:pPr>
      <w:r w:rsidRPr="00BE4350">
        <w:rPr>
          <w:rFonts w:ascii="宋体" w:hAnsi="宋体"/>
          <w:sz w:val="21"/>
          <w:szCs w:val="21"/>
        </w:rPr>
        <w:t>此关键字用于在本构件中</w:t>
      </w:r>
      <w:r>
        <w:rPr>
          <w:rFonts w:ascii="宋体" w:hAnsi="宋体" w:hint="eastAsia"/>
          <w:sz w:val="21"/>
          <w:szCs w:val="21"/>
        </w:rPr>
        <w:t>合并</w:t>
      </w:r>
      <w:r w:rsidRPr="00BE4350">
        <w:rPr>
          <w:rFonts w:ascii="宋体" w:hAnsi="宋体"/>
          <w:sz w:val="21"/>
          <w:szCs w:val="21"/>
        </w:rPr>
        <w:t>用到的其它构件（.dll</w:t>
      </w:r>
      <w:r>
        <w:rPr>
          <w:rFonts w:ascii="宋体" w:hAnsi="宋体" w:hint="eastAsia"/>
          <w:sz w:val="21"/>
          <w:szCs w:val="21"/>
        </w:rPr>
        <w:t>或者.</w:t>
      </w:r>
      <w:r w:rsidRPr="001621BA">
        <w:rPr>
          <w:rFonts w:ascii="宋体" w:hAnsi="宋体" w:hint="eastAsia"/>
          <w:sz w:val="21"/>
          <w:szCs w:val="21"/>
        </w:rPr>
        <w:t>cls文件</w:t>
      </w:r>
      <w:r w:rsidRPr="00BE4350">
        <w:rPr>
          <w:rFonts w:ascii="宋体" w:hAnsi="宋体"/>
          <w:sz w:val="21"/>
          <w:szCs w:val="21"/>
        </w:rPr>
        <w:t>）</w:t>
      </w:r>
      <w:r w:rsidR="00F627AF">
        <w:rPr>
          <w:rFonts w:ascii="宋体" w:hAnsi="宋体" w:hint="eastAsia"/>
          <w:sz w:val="21"/>
          <w:szCs w:val="21"/>
        </w:rPr>
        <w:t>中被当前构件的定义引用到的部分</w:t>
      </w:r>
      <w:r>
        <w:rPr>
          <w:rFonts w:ascii="宋体" w:hAnsi="宋体" w:hint="eastAsia"/>
          <w:sz w:val="21"/>
          <w:szCs w:val="21"/>
        </w:rPr>
        <w:t>。</w:t>
      </w:r>
    </w:p>
    <w:p w:rsidR="00360204" w:rsidRDefault="00360204" w:rsidP="00360204">
      <w:pPr>
        <w:snapToGrid w:val="0"/>
        <w:spacing w:line="300" w:lineRule="auto"/>
        <w:ind w:firstLineChars="200" w:firstLine="420"/>
        <w:rPr>
          <w:rFonts w:ascii="宋体" w:hAnsi="宋体" w:hint="eastAsia"/>
          <w:sz w:val="21"/>
          <w:szCs w:val="21"/>
        </w:rPr>
      </w:pPr>
      <w:r w:rsidRPr="00BE4350">
        <w:rPr>
          <w:rFonts w:ascii="宋体" w:hAnsi="宋体"/>
          <w:sz w:val="21"/>
          <w:szCs w:val="21"/>
        </w:rPr>
        <w:t>语法为：</w:t>
      </w:r>
      <w:r>
        <w:rPr>
          <w:rFonts w:ascii="宋体" w:hAnsi="宋体" w:hint="eastAsia"/>
          <w:sz w:val="21"/>
          <w:szCs w:val="21"/>
        </w:rPr>
        <w:t>merge</w:t>
      </w:r>
      <w:r w:rsidRPr="00BE4350">
        <w:rPr>
          <w:rFonts w:ascii="宋体" w:hAnsi="宋体"/>
          <w:sz w:val="21"/>
          <w:szCs w:val="21"/>
        </w:rPr>
        <w:t>lib("</w:t>
      </w:r>
      <w:r w:rsidRPr="00BE4350">
        <w:rPr>
          <w:rFonts w:ascii="宋体" w:hAnsi="宋体" w:hint="eastAsia"/>
          <w:sz w:val="21"/>
          <w:szCs w:val="21"/>
        </w:rPr>
        <w:t>构件名.dll</w:t>
      </w:r>
      <w:r w:rsidRPr="00BE4350">
        <w:rPr>
          <w:rFonts w:ascii="宋体" w:hAnsi="宋体"/>
          <w:sz w:val="21"/>
          <w:szCs w:val="21"/>
        </w:rPr>
        <w:t>")</w:t>
      </w:r>
      <w:r>
        <w:rPr>
          <w:rFonts w:ascii="宋体" w:hAnsi="宋体" w:hint="eastAsia"/>
          <w:sz w:val="21"/>
          <w:szCs w:val="21"/>
        </w:rPr>
        <w:t>或者merge</w:t>
      </w:r>
      <w:r w:rsidRPr="00BE4350">
        <w:rPr>
          <w:rFonts w:ascii="宋体" w:hAnsi="宋体"/>
          <w:sz w:val="21"/>
          <w:szCs w:val="21"/>
        </w:rPr>
        <w:t>lib("</w:t>
      </w:r>
      <w:r w:rsidRPr="00BE4350">
        <w:rPr>
          <w:rFonts w:ascii="宋体" w:hAnsi="宋体" w:hint="eastAsia"/>
          <w:sz w:val="21"/>
          <w:szCs w:val="21"/>
        </w:rPr>
        <w:t>构件名.</w:t>
      </w:r>
      <w:r>
        <w:rPr>
          <w:rFonts w:ascii="宋体" w:hAnsi="宋体" w:hint="eastAsia"/>
          <w:sz w:val="21"/>
          <w:szCs w:val="21"/>
        </w:rPr>
        <w:t>cls</w:t>
      </w:r>
      <w:r w:rsidRPr="00BE4350">
        <w:rPr>
          <w:rFonts w:ascii="宋体" w:hAnsi="宋体"/>
          <w:sz w:val="21"/>
          <w:szCs w:val="21"/>
        </w:rPr>
        <w:t>")，</w:t>
      </w:r>
      <w:r>
        <w:rPr>
          <w:rFonts w:ascii="宋体" w:hAnsi="宋体" w:hint="eastAsia"/>
          <w:sz w:val="21"/>
          <w:szCs w:val="21"/>
        </w:rPr>
        <w:t>参照关键字</w:t>
      </w:r>
      <w:r>
        <w:rPr>
          <w:rFonts w:ascii="宋体" w:hAnsi="宋体"/>
          <w:sz w:val="21"/>
          <w:szCs w:val="21"/>
        </w:rPr>
        <w:t>import</w:t>
      </w:r>
      <w:r>
        <w:rPr>
          <w:rFonts w:ascii="宋体" w:hAnsi="宋体" w:hint="eastAsia"/>
          <w:sz w:val="21"/>
          <w:szCs w:val="21"/>
        </w:rPr>
        <w:t>在car文件中的示例，把</w:t>
      </w:r>
      <w:r>
        <w:rPr>
          <w:rFonts w:ascii="宋体" w:hAnsi="宋体"/>
          <w:sz w:val="21"/>
          <w:szCs w:val="21"/>
        </w:rPr>
        <w:t>import("Demo.</w:t>
      </w:r>
      <w:r>
        <w:rPr>
          <w:rFonts w:ascii="宋体" w:hAnsi="宋体" w:hint="eastAsia"/>
          <w:sz w:val="21"/>
          <w:szCs w:val="21"/>
        </w:rPr>
        <w:t>car</w:t>
      </w:r>
      <w:r w:rsidRPr="002157D1">
        <w:rPr>
          <w:rFonts w:ascii="宋体" w:hAnsi="宋体"/>
          <w:sz w:val="21"/>
          <w:szCs w:val="21"/>
        </w:rPr>
        <w:t>")</w:t>
      </w:r>
      <w:r>
        <w:rPr>
          <w:rFonts w:ascii="宋体" w:hAnsi="宋体" w:hint="eastAsia"/>
          <w:sz w:val="21"/>
          <w:szCs w:val="21"/>
        </w:rPr>
        <w:t>改成merge</w:t>
      </w:r>
      <w:r w:rsidRPr="002157D1">
        <w:rPr>
          <w:rFonts w:ascii="宋体" w:hAnsi="宋体"/>
          <w:sz w:val="21"/>
          <w:szCs w:val="21"/>
        </w:rPr>
        <w:t>lib("Demo.dll")</w:t>
      </w:r>
      <w:r>
        <w:rPr>
          <w:rFonts w:ascii="宋体" w:hAnsi="宋体" w:hint="eastAsia"/>
          <w:sz w:val="21"/>
          <w:szCs w:val="21"/>
        </w:rPr>
        <w:t>或者merge</w:t>
      </w:r>
      <w:r w:rsidRPr="002157D1">
        <w:rPr>
          <w:rFonts w:ascii="宋体" w:hAnsi="宋体"/>
          <w:sz w:val="21"/>
          <w:szCs w:val="21"/>
        </w:rPr>
        <w:t>lib("Demo.</w:t>
      </w:r>
      <w:r>
        <w:rPr>
          <w:rFonts w:ascii="宋体" w:hAnsi="宋体" w:hint="eastAsia"/>
          <w:sz w:val="21"/>
          <w:szCs w:val="21"/>
        </w:rPr>
        <w:t>cls</w:t>
      </w:r>
      <w:r w:rsidRPr="002157D1">
        <w:rPr>
          <w:rFonts w:ascii="宋体" w:hAnsi="宋体"/>
          <w:sz w:val="21"/>
          <w:szCs w:val="21"/>
        </w:rPr>
        <w:t>")</w:t>
      </w:r>
      <w:r>
        <w:rPr>
          <w:rFonts w:ascii="宋体" w:hAnsi="宋体" w:hint="eastAsia"/>
          <w:sz w:val="21"/>
          <w:szCs w:val="21"/>
        </w:rPr>
        <w:t>即可。</w:t>
      </w:r>
    </w:p>
    <w:p w:rsidR="00360204" w:rsidRPr="00BE4350" w:rsidRDefault="00360204" w:rsidP="00360204">
      <w:pPr>
        <w:snapToGrid w:val="0"/>
        <w:spacing w:line="300" w:lineRule="auto"/>
        <w:ind w:firstLineChars="200" w:firstLine="420"/>
        <w:rPr>
          <w:rFonts w:ascii="宋体" w:hAnsi="宋体"/>
          <w:sz w:val="21"/>
          <w:szCs w:val="21"/>
        </w:rPr>
      </w:pPr>
    </w:p>
    <w:p w:rsidR="00BE29FC" w:rsidRPr="00360204" w:rsidRDefault="00BE29FC" w:rsidP="00BE4350">
      <w:pPr>
        <w:snapToGrid w:val="0"/>
        <w:spacing w:line="300" w:lineRule="auto"/>
        <w:ind w:firstLineChars="200" w:firstLine="420"/>
        <w:rPr>
          <w:rFonts w:ascii="宋体" w:hAnsi="宋体"/>
          <w:sz w:val="21"/>
          <w:szCs w:val="21"/>
        </w:rPr>
      </w:pPr>
    </w:p>
    <w:p w:rsidR="00A63A52" w:rsidRPr="00F23254" w:rsidRDefault="00C45A46" w:rsidP="00BA4562">
      <w:pPr>
        <w:pStyle w:val="2"/>
        <w:snapToGrid w:val="0"/>
        <w:spacing w:line="300" w:lineRule="auto"/>
        <w:rPr>
          <w:rFonts w:ascii="宋体" w:hAnsi="宋体" w:hint="eastAsia"/>
          <w:sz w:val="24"/>
        </w:rPr>
      </w:pPr>
      <w:bookmarkStart w:id="348" w:name="_Toc142300881"/>
      <w:bookmarkStart w:id="349" w:name="_Toc148261054"/>
      <w:bookmarkStart w:id="350" w:name="_Toc152754361"/>
      <w:bookmarkStart w:id="351" w:name="_Toc197919020"/>
      <w:r>
        <w:rPr>
          <w:rFonts w:ascii="宋体" w:eastAsia="宋体" w:hAnsi="宋体" w:hint="eastAsia"/>
        </w:rPr>
        <w:t>6.1</w:t>
      </w:r>
      <w:r w:rsidR="00360204">
        <w:rPr>
          <w:rFonts w:ascii="宋体" w:eastAsia="宋体" w:hAnsi="宋体" w:hint="eastAsia"/>
        </w:rPr>
        <w:t>8</w:t>
      </w:r>
      <w:r w:rsidR="00A63A52" w:rsidRPr="00BC57E8">
        <w:rPr>
          <w:rFonts w:ascii="宋体" w:eastAsia="宋体" w:hAnsi="宋体" w:hint="eastAsia"/>
        </w:rPr>
        <w:t xml:space="preserve"> pragma</w:t>
      </w:r>
      <w:bookmarkEnd w:id="348"/>
      <w:bookmarkEnd w:id="349"/>
      <w:bookmarkEnd w:id="350"/>
      <w:bookmarkEnd w:id="351"/>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此关键字用于禁止或允许显示CAR编译器给出的警告信息。</w:t>
      </w:r>
    </w:p>
    <w:p w:rsidR="006E6C11"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语法为：</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禁止警告</w:t>
      </w:r>
      <w:r w:rsidRPr="00BE4350">
        <w:rPr>
          <w:rFonts w:ascii="宋体" w:hAnsi="宋体" w:hint="eastAsia"/>
          <w:sz w:val="21"/>
          <w:szCs w:val="21"/>
        </w:rPr>
        <w:t xml:space="preserve"> </w:t>
      </w:r>
      <w:r w:rsidRPr="00BE4350">
        <w:rPr>
          <w:rFonts w:ascii="宋体" w:hAnsi="宋体"/>
          <w:sz w:val="21"/>
          <w:szCs w:val="21"/>
        </w:rPr>
        <w:t>#pragma (disable:nnn)</w:t>
      </w:r>
    </w:p>
    <w:p w:rsidR="00A63A52" w:rsidRPr="00BE4350" w:rsidRDefault="00A63A52" w:rsidP="00BE4350">
      <w:pPr>
        <w:snapToGrid w:val="0"/>
        <w:spacing w:line="300" w:lineRule="auto"/>
        <w:ind w:firstLineChars="200" w:firstLine="420"/>
        <w:rPr>
          <w:rFonts w:ascii="宋体" w:hAnsi="宋体" w:hint="eastAsia"/>
          <w:sz w:val="21"/>
          <w:szCs w:val="21"/>
        </w:rPr>
      </w:pPr>
      <w:r w:rsidRPr="00BE4350">
        <w:rPr>
          <w:rFonts w:ascii="宋体" w:hAnsi="宋体"/>
          <w:sz w:val="21"/>
          <w:szCs w:val="21"/>
        </w:rPr>
        <w:t>允许警告</w:t>
      </w:r>
      <w:r w:rsidRPr="00BE4350">
        <w:rPr>
          <w:rFonts w:ascii="宋体" w:hAnsi="宋体" w:hint="eastAsia"/>
          <w:sz w:val="21"/>
          <w:szCs w:val="21"/>
        </w:rPr>
        <w:t xml:space="preserve"> </w:t>
      </w:r>
      <w:r w:rsidRPr="00BE4350">
        <w:rPr>
          <w:rFonts w:ascii="宋体" w:hAnsi="宋体"/>
          <w:sz w:val="21"/>
          <w:szCs w:val="21"/>
        </w:rPr>
        <w:t>#pragma (enable:nnn)，</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其中disable表示禁止，enable表示允许，nnn为警告号。例如：</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interface IInterface1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Func([in] int i);</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interface IInterface2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Func([in] int i);</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编译有示例中代码的CAR文件时，编译器会显示一条警告信息：</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CARC(0X100B): Warning - Method name conflict: "Func()" in "IInterface1, IInterface2".</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t>其中0X100B是警告号。</w:t>
      </w:r>
    </w:p>
    <w:p w:rsidR="00A63A52" w:rsidRPr="006520F3" w:rsidRDefault="00A63A52" w:rsidP="00BE4350">
      <w:pPr>
        <w:snapToGrid w:val="0"/>
        <w:spacing w:line="300" w:lineRule="auto"/>
        <w:ind w:firstLineChars="200" w:firstLine="420"/>
        <w:rPr>
          <w:rFonts w:ascii="宋体" w:hAnsi="宋体"/>
          <w:szCs w:val="21"/>
        </w:rPr>
      </w:pPr>
      <w:r w:rsidRPr="00BE4350">
        <w:rPr>
          <w:rFonts w:ascii="宋体" w:hAnsi="宋体"/>
          <w:sz w:val="21"/>
          <w:szCs w:val="21"/>
        </w:rPr>
        <w:t>在CAR文件中导致此警告出现的代码模块前加入#pragma (disable:0X100B)语句，就可以禁止该警告信息的显示。</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interface IInterface1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Func([in] int i);</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#pragma (disable:0X100B)</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interface IInterface2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Func([in] int i);</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BE4350" w:rsidRDefault="00A63A52" w:rsidP="00BE4350">
      <w:pPr>
        <w:snapToGrid w:val="0"/>
        <w:spacing w:line="300" w:lineRule="auto"/>
        <w:ind w:firstLineChars="200" w:firstLine="420"/>
        <w:rPr>
          <w:rFonts w:ascii="宋体" w:hAnsi="宋体"/>
          <w:sz w:val="21"/>
          <w:szCs w:val="21"/>
        </w:rPr>
      </w:pPr>
      <w:r w:rsidRPr="00BE4350">
        <w:rPr>
          <w:rFonts w:ascii="宋体" w:hAnsi="宋体"/>
          <w:sz w:val="21"/>
          <w:szCs w:val="21"/>
        </w:rPr>
        <w:lastRenderedPageBreak/>
        <w:t>当根据需要使用#pragma (enable:0X100B)语句时，则可以再次显示该警告信息。例如：</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interface IInterface1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Func([in] int i);</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#pragma (enable:0X100B)</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interface IInterface2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Func([in] int i);</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890D9E" w:rsidRDefault="00890D9E" w:rsidP="00C4465F">
      <w:pPr>
        <w:snapToGrid w:val="0"/>
        <w:spacing w:line="300" w:lineRule="auto"/>
        <w:ind w:firstLineChars="200" w:firstLine="420"/>
        <w:rPr>
          <w:rFonts w:ascii="宋体" w:hAnsi="宋体" w:hint="eastAsia"/>
          <w:sz w:val="21"/>
          <w:szCs w:val="21"/>
        </w:rPr>
      </w:pPr>
    </w:p>
    <w:p w:rsidR="00890D9E" w:rsidRDefault="00890D9E" w:rsidP="00C4465F">
      <w:pPr>
        <w:snapToGrid w:val="0"/>
        <w:spacing w:line="300" w:lineRule="auto"/>
        <w:ind w:firstLineChars="200" w:firstLine="420"/>
        <w:rPr>
          <w:rFonts w:ascii="宋体" w:hAnsi="宋体" w:hint="eastAsia"/>
          <w:sz w:val="21"/>
          <w:szCs w:val="21"/>
        </w:rPr>
      </w:pPr>
    </w:p>
    <w:p w:rsidR="00890D9E" w:rsidRPr="00F23254" w:rsidRDefault="00890D9E" w:rsidP="00BA4562">
      <w:pPr>
        <w:pStyle w:val="2"/>
        <w:snapToGrid w:val="0"/>
        <w:spacing w:line="300" w:lineRule="auto"/>
        <w:rPr>
          <w:rFonts w:ascii="宋体" w:hAnsi="宋体" w:hint="eastAsia"/>
          <w:sz w:val="24"/>
        </w:rPr>
      </w:pPr>
      <w:bookmarkStart w:id="352" w:name="_Toc197919021"/>
      <w:r>
        <w:rPr>
          <w:rFonts w:ascii="宋体" w:eastAsia="宋体" w:hAnsi="宋体" w:hint="eastAsia"/>
        </w:rPr>
        <w:t>6.1</w:t>
      </w:r>
      <w:r w:rsidR="00360204">
        <w:rPr>
          <w:rFonts w:ascii="宋体" w:eastAsia="宋体" w:hAnsi="宋体" w:hint="eastAsia"/>
        </w:rPr>
        <w:t>9</w:t>
      </w:r>
      <w:r w:rsidRPr="00BC57E8">
        <w:rPr>
          <w:rFonts w:ascii="宋体" w:eastAsia="宋体" w:hAnsi="宋体" w:hint="eastAsia"/>
        </w:rPr>
        <w:t xml:space="preserve"> </w:t>
      </w:r>
      <w:r>
        <w:rPr>
          <w:rFonts w:ascii="宋体" w:eastAsia="宋体" w:hAnsi="宋体" w:hint="eastAsia"/>
        </w:rPr>
        <w:t>applet</w:t>
      </w:r>
      <w:bookmarkEnd w:id="352"/>
    </w:p>
    <w:p w:rsidR="00E079BE" w:rsidRPr="00E079BE" w:rsidRDefault="00E079BE" w:rsidP="00E079BE">
      <w:pPr>
        <w:snapToGrid w:val="0"/>
        <w:spacing w:line="300" w:lineRule="auto"/>
        <w:ind w:firstLineChars="200" w:firstLine="420"/>
        <w:rPr>
          <w:rFonts w:ascii="宋体" w:hAnsi="宋体" w:hint="eastAsia"/>
          <w:sz w:val="21"/>
          <w:szCs w:val="21"/>
        </w:rPr>
      </w:pPr>
      <w:r w:rsidRPr="00080FB9">
        <w:rPr>
          <w:rFonts w:ascii="宋体" w:hAnsi="宋体" w:hint="eastAsia"/>
          <w:sz w:val="21"/>
          <w:szCs w:val="21"/>
        </w:rPr>
        <w:t>A</w:t>
      </w:r>
      <w:r w:rsidRPr="00080FB9">
        <w:rPr>
          <w:rFonts w:ascii="宋体" w:hAnsi="宋体"/>
          <w:sz w:val="21"/>
          <w:szCs w:val="21"/>
        </w:rPr>
        <w:t>pplet，顾名思义就是“应用”，比如一个计算器，一个记事本等等。</w:t>
      </w:r>
      <w:r w:rsidRPr="00080FB9">
        <w:rPr>
          <w:rFonts w:ascii="宋体" w:hAnsi="宋体" w:hint="eastAsia"/>
          <w:sz w:val="21"/>
          <w:szCs w:val="21"/>
        </w:rPr>
        <w:t>它是Elastos2.1操作系统所支持程序模型的一个重要概念和CAR技术的重要组成部分，</w:t>
      </w:r>
      <w:r w:rsidRPr="00080FB9">
        <w:rPr>
          <w:rFonts w:ascii="宋体" w:hAnsi="宋体"/>
          <w:sz w:val="21"/>
          <w:szCs w:val="21"/>
        </w:rPr>
        <w:t>之前我们</w:t>
      </w:r>
      <w:r w:rsidRPr="00080FB9">
        <w:rPr>
          <w:rFonts w:ascii="宋体" w:hAnsi="宋体" w:hint="eastAsia"/>
          <w:sz w:val="21"/>
          <w:szCs w:val="21"/>
        </w:rPr>
        <w:t>基于CAR编程模型</w:t>
      </w:r>
      <w:r w:rsidRPr="00080FB9">
        <w:rPr>
          <w:rFonts w:ascii="宋体" w:hAnsi="宋体"/>
          <w:sz w:val="21"/>
          <w:szCs w:val="21"/>
        </w:rPr>
        <w:t>的应用都在进程内不同的线程中独立运行，一个应用可能有一个线程，也可能有若</w:t>
      </w:r>
      <w:r w:rsidRPr="00E079BE">
        <w:rPr>
          <w:rFonts w:ascii="宋体" w:hAnsi="宋体"/>
          <w:sz w:val="21"/>
          <w:szCs w:val="21"/>
        </w:rPr>
        <w:t>干个线程，进程内这些线程没有什么差别，他们共享相同的地址空间和数据，应用之间没有明确的界限。有了applet的概念以后，每次启动一个applet它会创建一个独立的属于它的applet主线程，在这个线程的</w:t>
      </w:r>
      <w:r w:rsidRPr="00E079BE">
        <w:rPr>
          <w:rFonts w:ascii="宋体" w:hAnsi="宋体" w:hint="eastAsia"/>
          <w:sz w:val="21"/>
          <w:szCs w:val="21"/>
        </w:rPr>
        <w:t>局数存储（TLS，Thread Local Stogage）</w:t>
      </w:r>
      <w:r w:rsidRPr="00E079BE">
        <w:rPr>
          <w:rFonts w:ascii="宋体" w:hAnsi="宋体"/>
          <w:sz w:val="21"/>
          <w:szCs w:val="21"/>
        </w:rPr>
        <w:t>上会有这个applet的属性数据，有别于其他applet，当这个主线程需要创建子线程时，这些属性数据也会被子线程继承，这样，凭借applet属性就可以明确地划分出进程内不同applet的边界，我们可以判断出一个调用是在applet内部</w:t>
      </w:r>
      <w:r w:rsidRPr="00E079BE">
        <w:rPr>
          <w:rFonts w:ascii="宋体" w:hAnsi="宋体" w:hint="eastAsia"/>
          <w:sz w:val="21"/>
          <w:szCs w:val="21"/>
        </w:rPr>
        <w:t>，</w:t>
      </w:r>
      <w:r w:rsidRPr="00E079BE">
        <w:rPr>
          <w:rFonts w:ascii="宋体" w:hAnsi="宋体"/>
          <w:sz w:val="21"/>
          <w:szCs w:val="21"/>
        </w:rPr>
        <w:t>还是跨applet边界的。</w:t>
      </w:r>
      <w:r w:rsidRPr="00E079BE">
        <w:rPr>
          <w:rFonts w:ascii="宋体" w:hAnsi="宋体" w:hint="eastAsia"/>
          <w:sz w:val="21"/>
          <w:szCs w:val="21"/>
        </w:rPr>
        <w:t>“</w:t>
      </w:r>
      <w:r w:rsidRPr="00E079BE">
        <w:rPr>
          <w:rFonts w:ascii="宋体" w:hAnsi="宋体"/>
          <w:sz w:val="21"/>
          <w:szCs w:val="21"/>
        </w:rPr>
        <w:t>应用</w:t>
      </w:r>
      <w:r w:rsidRPr="00E079BE">
        <w:rPr>
          <w:rFonts w:ascii="宋体" w:hAnsi="宋体" w:hint="eastAsia"/>
          <w:sz w:val="21"/>
          <w:szCs w:val="21"/>
        </w:rPr>
        <w:t>”</w:t>
      </w:r>
      <w:r w:rsidRPr="00E079BE">
        <w:rPr>
          <w:rFonts w:ascii="宋体" w:hAnsi="宋体"/>
          <w:sz w:val="21"/>
          <w:szCs w:val="21"/>
        </w:rPr>
        <w:t>这个逻辑的、业务上的概念在编程时有了对应的实现手段。</w:t>
      </w:r>
    </w:p>
    <w:p w:rsidR="00E079BE" w:rsidRDefault="00E079BE" w:rsidP="00E079BE">
      <w:pPr>
        <w:snapToGrid w:val="0"/>
        <w:spacing w:line="300" w:lineRule="auto"/>
        <w:ind w:firstLineChars="200" w:firstLine="420"/>
        <w:rPr>
          <w:rFonts w:ascii="宋体" w:hAnsi="宋体" w:hint="eastAsia"/>
          <w:sz w:val="21"/>
          <w:szCs w:val="21"/>
        </w:rPr>
      </w:pPr>
      <w:r w:rsidRPr="00E079BE">
        <w:rPr>
          <w:rFonts w:ascii="宋体" w:hAnsi="宋体" w:hint="eastAsia"/>
          <w:sz w:val="21"/>
          <w:szCs w:val="21"/>
        </w:rPr>
        <w:t>A</w:t>
      </w:r>
      <w:r w:rsidRPr="00E079BE">
        <w:rPr>
          <w:rFonts w:ascii="宋体" w:hAnsi="宋体"/>
          <w:sz w:val="21"/>
          <w:szCs w:val="21"/>
        </w:rPr>
        <w:t>pplet是一种新的class类型，使用T字头命名。它是在进程内一个相对独立的小应用，具有自己的消息处理线程，它所注册的回调和它的子线程所注册的回调都由applet的回调线程处理。</w:t>
      </w:r>
    </w:p>
    <w:p w:rsidR="00EF783D" w:rsidRDefault="00EF783D" w:rsidP="00E079BE">
      <w:pPr>
        <w:snapToGrid w:val="0"/>
        <w:spacing w:line="300" w:lineRule="auto"/>
        <w:ind w:firstLineChars="200" w:firstLine="420"/>
        <w:rPr>
          <w:rFonts w:ascii="宋体" w:hAnsi="宋体" w:hint="eastAsia"/>
          <w:sz w:val="21"/>
          <w:szCs w:val="21"/>
        </w:rPr>
      </w:pPr>
    </w:p>
    <w:p w:rsidR="0025089B" w:rsidRPr="0025089B" w:rsidRDefault="0025089B" w:rsidP="0025089B">
      <w:pPr>
        <w:snapToGrid w:val="0"/>
        <w:spacing w:line="300" w:lineRule="auto"/>
        <w:ind w:firstLineChars="200" w:firstLine="420"/>
        <w:rPr>
          <w:rFonts w:ascii="宋体" w:hAnsi="宋体" w:hint="eastAsia"/>
          <w:sz w:val="21"/>
          <w:szCs w:val="21"/>
        </w:rPr>
      </w:pPr>
      <w:r w:rsidRPr="0025089B">
        <w:rPr>
          <w:rFonts w:ascii="宋体" w:hAnsi="宋体" w:hint="eastAsia"/>
          <w:sz w:val="21"/>
          <w:szCs w:val="21"/>
        </w:rPr>
        <w:t>进程，线程，Applet和ElastosMain的关系如下图所示：</w:t>
      </w:r>
    </w:p>
    <w:p w:rsidR="00EF783D" w:rsidRPr="00E079BE" w:rsidRDefault="00EF783D" w:rsidP="00E079BE">
      <w:pPr>
        <w:snapToGrid w:val="0"/>
        <w:spacing w:line="300" w:lineRule="auto"/>
        <w:ind w:firstLineChars="200" w:firstLine="420"/>
        <w:rPr>
          <w:rFonts w:ascii="宋体" w:hAnsi="宋体" w:hint="eastAsia"/>
          <w:sz w:val="21"/>
          <w:szCs w:val="21"/>
        </w:rPr>
      </w:pPr>
    </w:p>
    <w:p w:rsidR="00890D9E" w:rsidRDefault="0097535E" w:rsidP="00C4465F">
      <w:pPr>
        <w:snapToGrid w:val="0"/>
        <w:spacing w:line="300" w:lineRule="auto"/>
        <w:ind w:firstLineChars="200" w:firstLine="420"/>
        <w:rPr>
          <w:rFonts w:ascii="宋体" w:hAnsi="宋体" w:hint="eastAsia"/>
          <w:sz w:val="21"/>
          <w:szCs w:val="21"/>
        </w:rPr>
      </w:pPr>
      <w:r>
        <w:rPr>
          <w:rFonts w:ascii="宋体" w:hAnsi="宋体"/>
          <w:noProof/>
          <w:sz w:val="21"/>
          <w:szCs w:val="21"/>
        </w:rPr>
        <w:lastRenderedPageBreak/>
        <w:drawing>
          <wp:inline distT="0" distB="0" distL="0" distR="0">
            <wp:extent cx="3800475" cy="255206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2552065"/>
                    </a:xfrm>
                    <a:prstGeom prst="rect">
                      <a:avLst/>
                    </a:prstGeom>
                    <a:noFill/>
                    <a:ln>
                      <a:noFill/>
                    </a:ln>
                    <a:effectLst/>
                  </pic:spPr>
                </pic:pic>
              </a:graphicData>
            </a:graphic>
          </wp:inline>
        </w:drawing>
      </w:r>
    </w:p>
    <w:p w:rsidR="00EF783D" w:rsidRPr="00E079BE" w:rsidRDefault="00EF783D" w:rsidP="00C4465F">
      <w:pPr>
        <w:snapToGrid w:val="0"/>
        <w:spacing w:line="300" w:lineRule="auto"/>
        <w:ind w:firstLineChars="200" w:firstLine="420"/>
        <w:rPr>
          <w:rFonts w:ascii="宋体" w:hAnsi="宋体" w:hint="eastAsia"/>
          <w:sz w:val="21"/>
          <w:szCs w:val="21"/>
        </w:rPr>
      </w:pPr>
    </w:p>
    <w:p w:rsidR="009B3E5B" w:rsidRPr="009B3E5B" w:rsidRDefault="009B3E5B" w:rsidP="009B3E5B">
      <w:p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这里我们需要注意的几点是：</w:t>
      </w:r>
    </w:p>
    <w:p w:rsidR="009B3E5B" w:rsidRPr="009B3E5B" w:rsidRDefault="009B3E5B" w:rsidP="009B3E5B">
      <w:pPr>
        <w:numPr>
          <w:ilvl w:val="0"/>
          <w:numId w:val="44"/>
        </w:numPr>
        <w:snapToGrid w:val="0"/>
        <w:spacing w:line="300" w:lineRule="auto"/>
        <w:ind w:firstLineChars="200" w:firstLine="420"/>
        <w:rPr>
          <w:rFonts w:ascii="宋体" w:hAnsi="宋体"/>
          <w:sz w:val="21"/>
          <w:szCs w:val="21"/>
        </w:rPr>
      </w:pPr>
      <w:r w:rsidRPr="009B3E5B">
        <w:rPr>
          <w:rFonts w:ascii="宋体" w:hAnsi="宋体" w:hint="eastAsia"/>
          <w:sz w:val="21"/>
          <w:szCs w:val="21"/>
        </w:rPr>
        <w:t>Applet有自己的“主线程”</w:t>
      </w:r>
    </w:p>
    <w:p w:rsidR="009B3E5B" w:rsidRPr="009B3E5B" w:rsidRDefault="009B3E5B" w:rsidP="009B3E5B">
      <w:pPr>
        <w:numPr>
          <w:ilvl w:val="0"/>
          <w:numId w:val="44"/>
        </w:numPr>
        <w:snapToGrid w:val="0"/>
        <w:spacing w:line="300" w:lineRule="auto"/>
        <w:ind w:firstLineChars="200" w:firstLine="420"/>
        <w:rPr>
          <w:rFonts w:ascii="宋体" w:hAnsi="宋体"/>
          <w:sz w:val="21"/>
          <w:szCs w:val="21"/>
        </w:rPr>
      </w:pPr>
      <w:r w:rsidRPr="009B3E5B">
        <w:rPr>
          <w:rFonts w:ascii="宋体" w:hAnsi="宋体" w:hint="eastAsia"/>
          <w:sz w:val="21"/>
          <w:szCs w:val="21"/>
        </w:rPr>
        <w:t>Applet有自己的Main方法，并是在自己的主线程里执行Main方法</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用户的Main方法类似于ElastosMain，如果Applet::Main返回NOERROR，Applet的主线程也进入消息循环</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Applet的主线程就是自己的消息处理线程</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所有Applet的子线程都属于该Applet</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所有Applet的子线程都继承Applet的回调线程</w:t>
      </w:r>
    </w:p>
    <w:p w:rsidR="009B3E5B" w:rsidRPr="009B3E5B" w:rsidRDefault="009B3E5B" w:rsidP="009B3E5B">
      <w:pPr>
        <w:numPr>
          <w:ilvl w:val="0"/>
          <w:numId w:val="44"/>
        </w:numPr>
        <w:snapToGrid w:val="0"/>
        <w:spacing w:line="300" w:lineRule="auto"/>
        <w:ind w:firstLineChars="200" w:firstLine="420"/>
        <w:rPr>
          <w:rFonts w:ascii="宋体" w:hAnsi="宋体"/>
          <w:sz w:val="21"/>
          <w:szCs w:val="21"/>
        </w:rPr>
      </w:pPr>
      <w:r w:rsidRPr="009B3E5B">
        <w:rPr>
          <w:rFonts w:ascii="宋体" w:hAnsi="宋体" w:hint="eastAsia"/>
          <w:sz w:val="21"/>
          <w:szCs w:val="21"/>
        </w:rPr>
        <w:t>进程可以被看作一个大的Applet，它的子线程都使用进程的消息处理线程（即主线程）</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无论谁创建的Applet，Applet都使用它自己的消息处理线程</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Applet内创建的子线程也都使用该Applet的消息处理线程</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Singleton是个例外，它和它内部使用的callback是由进程的主线程来处理，因为它的生命周期可能比它所在的Applet还要长</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sz w:val="21"/>
          <w:szCs w:val="21"/>
        </w:rPr>
        <w:t>在创建应用时，将Applet指针放到TLS上的Domain槽里，以便区分应用。</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sz w:val="21"/>
          <w:szCs w:val="21"/>
        </w:rPr>
        <w:t>图形内部还是只能通过伪Domain区分应用，因此创建新线程时复制TLS上的Domain槽。</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sz w:val="21"/>
          <w:szCs w:val="21"/>
        </w:rPr>
        <w:t>图形应用退出时退掉当前应用消息循环。</w:t>
      </w:r>
    </w:p>
    <w:p w:rsidR="009B3E5B" w:rsidRPr="009B3E5B" w:rsidRDefault="009B3E5B" w:rsidP="009B3E5B">
      <w:pPr>
        <w:numPr>
          <w:ilvl w:val="0"/>
          <w:numId w:val="44"/>
        </w:num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当</w:t>
      </w:r>
      <w:r w:rsidRPr="009B3E5B">
        <w:rPr>
          <w:rFonts w:ascii="宋体" w:hAnsi="宋体"/>
          <w:sz w:val="21"/>
          <w:szCs w:val="21"/>
        </w:rPr>
        <w:t>Release一个Applet</w:t>
      </w:r>
      <w:r w:rsidRPr="009B3E5B">
        <w:rPr>
          <w:rFonts w:ascii="宋体" w:hAnsi="宋体" w:hint="eastAsia"/>
          <w:sz w:val="21"/>
          <w:szCs w:val="21"/>
        </w:rPr>
        <w:t>时</w:t>
      </w:r>
      <w:r w:rsidRPr="009B3E5B">
        <w:rPr>
          <w:rFonts w:ascii="宋体" w:hAnsi="宋体"/>
          <w:sz w:val="21"/>
          <w:szCs w:val="21"/>
        </w:rPr>
        <w:t>退掉被释放Applet消息循环。</w:t>
      </w:r>
    </w:p>
    <w:p w:rsidR="00890D9E" w:rsidRDefault="009B3E5B" w:rsidP="009B3E5B">
      <w:pPr>
        <w:snapToGrid w:val="0"/>
        <w:spacing w:line="300" w:lineRule="auto"/>
        <w:ind w:firstLineChars="200" w:firstLine="420"/>
        <w:rPr>
          <w:rFonts w:ascii="宋体" w:hAnsi="宋体" w:hint="eastAsia"/>
          <w:sz w:val="21"/>
          <w:szCs w:val="21"/>
        </w:rPr>
      </w:pPr>
      <w:r w:rsidRPr="009B3E5B">
        <w:rPr>
          <w:rFonts w:ascii="宋体" w:hAnsi="宋体" w:hint="eastAsia"/>
          <w:sz w:val="21"/>
          <w:szCs w:val="21"/>
        </w:rPr>
        <w:t>有关</w:t>
      </w:r>
      <w:r w:rsidRPr="009B3E5B">
        <w:rPr>
          <w:rFonts w:ascii="宋体" w:hAnsi="宋体"/>
          <w:sz w:val="21"/>
          <w:szCs w:val="21"/>
        </w:rPr>
        <w:t>Applet生成代码</w:t>
      </w:r>
      <w:r w:rsidRPr="009B3E5B">
        <w:rPr>
          <w:rFonts w:ascii="宋体" w:hAnsi="宋体" w:hint="eastAsia"/>
          <w:sz w:val="21"/>
          <w:szCs w:val="21"/>
        </w:rPr>
        <w:t>的操作</w:t>
      </w:r>
      <w:r w:rsidRPr="009B3E5B">
        <w:rPr>
          <w:rFonts w:ascii="宋体" w:hAnsi="宋体"/>
          <w:sz w:val="21"/>
          <w:szCs w:val="21"/>
        </w:rPr>
        <w:t>中将堆内存委托给ThreadQuitRoutine，在线程退出时释放</w:t>
      </w:r>
      <w:r>
        <w:rPr>
          <w:rFonts w:ascii="宋体" w:hAnsi="宋体" w:hint="eastAsia"/>
          <w:sz w:val="21"/>
          <w:szCs w:val="21"/>
        </w:rPr>
        <w:t>。</w:t>
      </w:r>
    </w:p>
    <w:p w:rsidR="009B3E5B" w:rsidRDefault="009B3E5B" w:rsidP="009B3E5B">
      <w:pPr>
        <w:snapToGrid w:val="0"/>
        <w:spacing w:line="300" w:lineRule="auto"/>
        <w:ind w:firstLineChars="200" w:firstLine="420"/>
        <w:rPr>
          <w:rFonts w:ascii="宋体" w:hAnsi="宋体" w:hint="eastAsia"/>
          <w:sz w:val="21"/>
          <w:szCs w:val="21"/>
        </w:rPr>
      </w:pPr>
    </w:p>
    <w:p w:rsidR="00E206CB" w:rsidRPr="00E206CB" w:rsidRDefault="00E206CB" w:rsidP="00BA4562">
      <w:pPr>
        <w:snapToGrid w:val="0"/>
        <w:spacing w:line="300" w:lineRule="auto"/>
        <w:ind w:firstLineChars="200" w:firstLine="422"/>
        <w:outlineLvl w:val="0"/>
        <w:rPr>
          <w:rFonts w:ascii="宋体" w:hAnsi="宋体" w:hint="eastAsia"/>
          <w:b/>
          <w:bCs/>
          <w:sz w:val="21"/>
          <w:szCs w:val="21"/>
        </w:rPr>
      </w:pPr>
      <w:bookmarkStart w:id="353" w:name="_Toc195525601"/>
      <w:r w:rsidRPr="00E206CB">
        <w:rPr>
          <w:rFonts w:ascii="宋体" w:hAnsi="宋体" w:hint="eastAsia"/>
          <w:b/>
          <w:bCs/>
          <w:sz w:val="21"/>
          <w:szCs w:val="21"/>
        </w:rPr>
        <w:t>Applet示例</w:t>
      </w:r>
      <w:bookmarkEnd w:id="353"/>
    </w:p>
    <w:p w:rsidR="00E206CB" w:rsidRPr="00E206CB" w:rsidRDefault="00E206CB" w:rsidP="00E206CB">
      <w:pPr>
        <w:shd w:val="clear" w:color="auto" w:fill="E6E6E6"/>
        <w:snapToGrid w:val="0"/>
        <w:spacing w:line="300" w:lineRule="auto"/>
        <w:ind w:firstLineChars="200" w:firstLine="420"/>
        <w:rPr>
          <w:rFonts w:ascii="宋体" w:hAnsi="宋体"/>
          <w:sz w:val="21"/>
          <w:szCs w:val="21"/>
        </w:rPr>
      </w:pPr>
      <w:r w:rsidRPr="00E206CB">
        <w:rPr>
          <w:rFonts w:ascii="宋体" w:hAnsi="宋体" w:hint="eastAsia"/>
          <w:sz w:val="21"/>
          <w:szCs w:val="21"/>
        </w:rPr>
        <w:t>module</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interface IMail {</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SendMail(WString strTitle);</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RecvMail(WStringBuf_&lt;100&gt; strTitle);</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lastRenderedPageBreak/>
        <w:t xml:space="preserve">    }</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interface IMailEvent {</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Send();</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Recv();</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applet TMail {</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interface IMail;</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callback interface IMailEvent;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w:t>
      </w:r>
    </w:p>
    <w:p w:rsidR="00E206CB" w:rsidRPr="00E206CB" w:rsidRDefault="00E206CB" w:rsidP="00E206CB">
      <w:pPr>
        <w:shd w:val="clear" w:color="auto" w:fill="E6E6E6"/>
        <w:snapToGrid w:val="0"/>
        <w:spacing w:line="300" w:lineRule="auto"/>
        <w:ind w:firstLineChars="200" w:firstLine="420"/>
        <w:rPr>
          <w:rFonts w:ascii="宋体" w:hAnsi="宋体"/>
          <w:sz w:val="21"/>
          <w:szCs w:val="21"/>
        </w:rPr>
      </w:pPr>
      <w:r w:rsidRPr="00E206CB">
        <w:rPr>
          <w:rFonts w:ascii="宋体" w:hAnsi="宋体" w:hint="eastAsia"/>
          <w:sz w:val="21"/>
          <w:szCs w:val="21"/>
        </w:rPr>
        <w:t>ECode ElastosMain(const ArrayOf&lt;WString&gt; &amp; args)</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ec = TMail::New(&amp;pMail);                     //创建一个applet</w:t>
      </w:r>
    </w:p>
    <w:p w:rsidR="00BA71B7"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CObjec</w:t>
      </w:r>
      <w:r w:rsidR="00BA71B7">
        <w:rPr>
          <w:rFonts w:ascii="宋体" w:hAnsi="宋体" w:hint="eastAsia"/>
          <w:sz w:val="21"/>
          <w:szCs w:val="21"/>
        </w:rPr>
        <w:t xml:space="preserve">t::ReleaseAtThreadQuit(pMail); </w:t>
      </w:r>
    </w:p>
    <w:p w:rsidR="00E206CB" w:rsidRPr="00E206CB" w:rsidRDefault="00E206CB" w:rsidP="00BA71B7">
      <w:pPr>
        <w:shd w:val="clear" w:color="auto" w:fill="E6E6E6"/>
        <w:snapToGrid w:val="0"/>
        <w:spacing w:line="300" w:lineRule="auto"/>
        <w:ind w:firstLineChars="1900" w:firstLine="3990"/>
        <w:rPr>
          <w:rFonts w:ascii="宋体" w:hAnsi="宋体" w:hint="eastAsia"/>
          <w:sz w:val="21"/>
          <w:szCs w:val="21"/>
        </w:rPr>
      </w:pPr>
      <w:r w:rsidRPr="00E206CB">
        <w:rPr>
          <w:rFonts w:ascii="宋体" w:hAnsi="宋体" w:hint="eastAsia"/>
          <w:sz w:val="21"/>
          <w:szCs w:val="21"/>
        </w:rPr>
        <w:t>//将句柄保存在TLS上，线程退出自动释放</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ec = IApplet::Query(pMail, &amp;pApplet);        //获得applet接口  </w:t>
      </w:r>
    </w:p>
    <w:p w:rsidR="00BA71B7"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TMail::AddStartedCallback(pMail, &amp;OnStart);  </w:t>
      </w:r>
    </w:p>
    <w:p w:rsidR="00E206CB" w:rsidRPr="00E206CB" w:rsidRDefault="00E206CB" w:rsidP="00BA71B7">
      <w:pPr>
        <w:shd w:val="clear" w:color="auto" w:fill="E6E6E6"/>
        <w:snapToGrid w:val="0"/>
        <w:spacing w:line="300" w:lineRule="auto"/>
        <w:ind w:firstLineChars="1850" w:firstLine="3885"/>
        <w:rPr>
          <w:rFonts w:ascii="宋体" w:hAnsi="宋体" w:hint="eastAsia"/>
          <w:sz w:val="21"/>
          <w:szCs w:val="21"/>
        </w:rPr>
      </w:pPr>
      <w:r w:rsidRPr="00E206CB">
        <w:rPr>
          <w:rFonts w:ascii="宋体" w:hAnsi="宋体" w:hint="eastAsia"/>
          <w:sz w:val="21"/>
          <w:szCs w:val="21"/>
        </w:rPr>
        <w:t>//注册applet的开始和结束消息</w:t>
      </w:r>
    </w:p>
    <w:p w:rsidR="00BA71B7"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TMail::AddFinishedCallback(pMail, &amp;OnFinish);</w:t>
      </w:r>
    </w:p>
    <w:p w:rsidR="00E206CB" w:rsidRPr="00E206CB" w:rsidRDefault="00E206CB" w:rsidP="00BA4562">
      <w:pPr>
        <w:shd w:val="clear" w:color="auto" w:fill="E6E6E6"/>
        <w:snapToGrid w:val="0"/>
        <w:spacing w:line="300" w:lineRule="auto"/>
        <w:ind w:firstLineChars="1200" w:firstLine="2520"/>
        <w:outlineLvl w:val="0"/>
        <w:rPr>
          <w:rFonts w:ascii="宋体" w:hAnsi="宋体" w:hint="eastAsia"/>
          <w:sz w:val="21"/>
          <w:szCs w:val="21"/>
        </w:rPr>
      </w:pPr>
      <w:r w:rsidRPr="00E206CB">
        <w:rPr>
          <w:rFonts w:ascii="宋体" w:hAnsi="宋体" w:hint="eastAsia"/>
          <w:sz w:val="21"/>
          <w:szCs w:val="21"/>
        </w:rPr>
        <w:t>// 调用AddXXXCallback的位置决定了由哪个消息线程来处理</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pApplet-&gt;Start(args);        //启动applet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CThread::Sleep(100, NULL);            // 释放CPU，给applet一段启动时间</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pMail-&gt;SendMail(L</w:t>
      </w:r>
      <w:r w:rsidRPr="00E206CB">
        <w:rPr>
          <w:rFonts w:ascii="宋体" w:hAnsi="宋体"/>
          <w:sz w:val="21"/>
          <w:szCs w:val="21"/>
        </w:rPr>
        <w:t>“</w:t>
      </w:r>
      <w:r w:rsidRPr="00E206CB">
        <w:rPr>
          <w:rFonts w:ascii="宋体" w:hAnsi="宋体" w:hint="eastAsia"/>
          <w:sz w:val="21"/>
          <w:szCs w:val="21"/>
        </w:rPr>
        <w:t>test send mail</w:t>
      </w:r>
      <w:r w:rsidRPr="00E206CB">
        <w:rPr>
          <w:rFonts w:ascii="宋体" w:hAnsi="宋体"/>
          <w:sz w:val="21"/>
          <w:szCs w:val="21"/>
        </w:rPr>
        <w:t>”</w:t>
      </w:r>
      <w:r w:rsidRPr="00E206CB">
        <w:rPr>
          <w:rFonts w:ascii="宋体" w:hAnsi="宋体" w:hint="eastAsia"/>
          <w:sz w:val="21"/>
          <w:szCs w:val="21"/>
        </w:rPr>
        <w:t>); // 调用applet的方法，激发回调</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pMail-&gt;RecvMail(&amp;strTitle);</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CConsole::Write(L"Title: ");</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CConsole::WriteLine(strTitle);</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if (pApplet) pApplet-&gt;Release();                                  </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return NOERROR;                       // 返回NOERROR，进入消息循环</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w:t>
      </w:r>
    </w:p>
    <w:p w:rsidR="00E206CB" w:rsidRPr="00E206CB" w:rsidRDefault="00E206CB" w:rsidP="00E206CB">
      <w:pPr>
        <w:shd w:val="clear" w:color="auto" w:fill="E6E6E6"/>
        <w:snapToGrid w:val="0"/>
        <w:spacing w:line="300" w:lineRule="auto"/>
        <w:ind w:firstLineChars="200" w:firstLine="420"/>
        <w:rPr>
          <w:rFonts w:ascii="宋体" w:hAnsi="宋体"/>
          <w:sz w:val="21"/>
          <w:szCs w:val="21"/>
        </w:rPr>
      </w:pPr>
      <w:r w:rsidRPr="00E206CB">
        <w:rPr>
          <w:rFonts w:ascii="宋体" w:hAnsi="宋体" w:hint="eastAsia"/>
          <w:sz w:val="21"/>
          <w:szCs w:val="21"/>
        </w:rPr>
        <w:t>ECode OnRecv(PVoid pUserData, IMail* pSender)</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CConsole::WriteLine(L"Received a mail");</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CApplet::RequestToFinish(AppletFinish_ASAP); //applet主动退出消息循环，结束applet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return NOERROR;</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ECode OnSend(PVoid pUserData, IMail* pSender)</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CConsole::WriteLine(L"Sended a mail");</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return NOERROR;</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lastRenderedPageBreak/>
        <w: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ECode TMail::Main(const ArrayOf&lt;WString&gt; &amp; args)</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 TODO: Add your code here</w:t>
      </w:r>
    </w:p>
    <w:p w:rsidR="00D824EE"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TMail::AddSendCallback((_IObject*)this, &amp;OnSend);  </w:t>
      </w:r>
    </w:p>
    <w:p w:rsidR="00E206CB" w:rsidRPr="00E206CB" w:rsidRDefault="00E206CB" w:rsidP="00D824EE">
      <w:pPr>
        <w:shd w:val="clear" w:color="auto" w:fill="E6E6E6"/>
        <w:snapToGrid w:val="0"/>
        <w:spacing w:line="300" w:lineRule="auto"/>
        <w:ind w:firstLineChars="2500" w:firstLine="5250"/>
        <w:rPr>
          <w:rFonts w:ascii="宋体" w:hAnsi="宋体" w:hint="eastAsia"/>
          <w:sz w:val="21"/>
          <w:szCs w:val="21"/>
        </w:rPr>
      </w:pPr>
      <w:r w:rsidRPr="00E206CB">
        <w:rPr>
          <w:rFonts w:ascii="宋体" w:hAnsi="宋体" w:hint="eastAsia"/>
          <w:sz w:val="21"/>
          <w:szCs w:val="21"/>
        </w:rPr>
        <w:t>// 由applet的消息线程处理</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TMail::AddRecvCallback((_IObject*)this, &amp;OnRecv);</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 xml:space="preserve">    return  NOERROR;                          // 返回后进入消息循环</w:t>
      </w:r>
    </w:p>
    <w:p w:rsidR="00E206CB" w:rsidRPr="00E206CB" w:rsidRDefault="00E206CB" w:rsidP="00E206CB">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w:t>
      </w:r>
    </w:p>
    <w:p w:rsidR="00E206CB" w:rsidRDefault="00E206CB" w:rsidP="00E206CB">
      <w:pPr>
        <w:snapToGrid w:val="0"/>
        <w:spacing w:line="300" w:lineRule="auto"/>
        <w:ind w:firstLineChars="200" w:firstLine="422"/>
        <w:rPr>
          <w:rFonts w:ascii="宋体" w:hAnsi="宋体" w:hint="eastAsia"/>
          <w:b/>
          <w:bCs/>
          <w:sz w:val="21"/>
          <w:szCs w:val="21"/>
        </w:rPr>
      </w:pPr>
      <w:bookmarkStart w:id="354" w:name="_Toc195525602"/>
    </w:p>
    <w:p w:rsidR="00E206CB" w:rsidRPr="00E206CB" w:rsidRDefault="00E206CB" w:rsidP="00E206CB">
      <w:pPr>
        <w:snapToGrid w:val="0"/>
        <w:spacing w:line="300" w:lineRule="auto"/>
        <w:ind w:firstLineChars="200" w:firstLine="422"/>
        <w:rPr>
          <w:rFonts w:ascii="宋体" w:hAnsi="宋体" w:hint="eastAsia"/>
          <w:b/>
          <w:bCs/>
          <w:sz w:val="21"/>
          <w:szCs w:val="21"/>
        </w:rPr>
      </w:pPr>
      <w:r w:rsidRPr="00E206CB">
        <w:rPr>
          <w:rFonts w:ascii="宋体" w:hAnsi="宋体" w:hint="eastAsia"/>
          <w:b/>
          <w:bCs/>
          <w:sz w:val="21"/>
          <w:szCs w:val="21"/>
        </w:rPr>
        <w:t>相关API和接口</w:t>
      </w:r>
      <w:bookmarkEnd w:id="354"/>
    </w:p>
    <w:p w:rsidR="00E206CB" w:rsidRPr="00E206CB" w:rsidRDefault="00E206CB" w:rsidP="00E206CB">
      <w:pPr>
        <w:snapToGrid w:val="0"/>
        <w:spacing w:line="300" w:lineRule="auto"/>
        <w:ind w:firstLineChars="200" w:firstLine="422"/>
        <w:rPr>
          <w:rFonts w:ascii="宋体" w:hAnsi="宋体"/>
          <w:b/>
          <w:bCs/>
          <w:sz w:val="21"/>
          <w:szCs w:val="21"/>
        </w:rPr>
      </w:pPr>
      <w:r w:rsidRPr="00E206CB">
        <w:rPr>
          <w:rFonts w:ascii="宋体" w:hAnsi="宋体" w:hint="eastAsia"/>
          <w:b/>
          <w:bCs/>
          <w:sz w:val="21"/>
          <w:szCs w:val="21"/>
        </w:rPr>
        <w:t>1．IApplet接口</w:t>
      </w:r>
    </w:p>
    <w:p w:rsidR="004B0B68" w:rsidRDefault="004B0B68" w:rsidP="004B0B68">
      <w:pPr>
        <w:shd w:val="clear" w:color="auto" w:fill="E6E6E6"/>
        <w:snapToGrid w:val="0"/>
        <w:spacing w:line="300" w:lineRule="auto"/>
        <w:rPr>
          <w:rFonts w:ascii="宋体" w:hAnsi="宋体" w:hint="eastAsia"/>
          <w:sz w:val="21"/>
          <w:szCs w:val="21"/>
        </w:rPr>
      </w:pPr>
      <w:r w:rsidRPr="006374EF">
        <w:rPr>
          <w:rFonts w:ascii="宋体" w:hAnsi="宋体"/>
          <w:sz w:val="21"/>
          <w:szCs w:val="21"/>
        </w:rPr>
        <w:t>interface IApplet { </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Start([in] ArrayOf&lt;WString&gt; args);     // 激发 Started 事件， 系统实现</w:t>
      </w:r>
    </w:p>
    <w:p w:rsidR="004B0B68" w:rsidRDefault="004B0B68" w:rsidP="00BA4562">
      <w:pPr>
        <w:shd w:val="clear" w:color="auto" w:fill="E6E6E6"/>
        <w:snapToGrid w:val="0"/>
        <w:spacing w:line="300" w:lineRule="auto"/>
        <w:ind w:firstLineChars="200" w:firstLine="420"/>
        <w:outlineLvl w:val="0"/>
        <w:rPr>
          <w:rFonts w:ascii="宋体" w:hAnsi="宋体" w:hint="eastAsia"/>
          <w:sz w:val="21"/>
          <w:szCs w:val="21"/>
        </w:rPr>
      </w:pPr>
      <w:r w:rsidRPr="006374EF">
        <w:rPr>
          <w:rFonts w:ascii="宋体" w:hAnsi="宋体"/>
          <w:sz w:val="21"/>
          <w:szCs w:val="21"/>
        </w:rPr>
        <w:t>RequestToFinish([</w:t>
      </w:r>
      <w:r w:rsidR="004A32ED">
        <w:rPr>
          <w:rFonts w:ascii="宋体" w:hAnsi="宋体"/>
          <w:sz w:val="21"/>
          <w:szCs w:val="21"/>
        </w:rPr>
        <w:t>in] AppletFinishFlag flag); </w:t>
      </w:r>
      <w:r w:rsidRPr="006374EF">
        <w:rPr>
          <w:rFonts w:ascii="宋体" w:hAnsi="宋体"/>
          <w:sz w:val="21"/>
          <w:szCs w:val="21"/>
        </w:rPr>
        <w:t>// 激发 Finished 事件，系统实现</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Activate();   // 激发 Activated   事件，用户实现</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Deactivate(); // 激发 Deactivated   事件，用户实现 </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IsActivated([out] Boolean  * activated);   // 用户实现  </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 Snooze/Wakeup不强制Applet实现，默认的实现是返回not supported的ECode；Snooze的语义是希望Applet在后台不再活动时，保存必要的现场信息，然后释放可能释放的资源，进入一种蛰伏的状态，在这个状态下，可以通过Wakeup调用，通过之前保存的现场信息，恢复到之前的活动状态。这个设计主要是为了在运行的应用数量大了以后，内存可能会不足，如果Applet支持Snooze/Wakeup机制，那么AppletManager就会调用Snooze让Applet休眠，释放可能释放的内存等系统资源，然后根据需要调用Wakeup唤醒。 </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Snooze();    // 激发 Snoozed 事件 ，用户实现</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Wakeup();    // 激发 Wakenup 事件， 用户实现</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GetName([out] WStringBuf&lt;256&gt; name);  // 用户实现？  用户实现 </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GetMainThread([out] IThread * * thread); // 系统实现，返回Applet main thread的IThread接口</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 SetPriorityRank不是直接设定Applet主线程的优先级，而是设定属于Applet的所有线程的优先级类别，相当于一个基数，具体线程的优先级是由线程优先级和所属的Applet的优先级类别共同决定的，假如Applet's PriroityRank作为base，线程可设定的优先级为delta，那么线程运行的优先级就表示为base+delta。</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SetPriorityRank([in] ThreadPriorityRank priorityRank);  // 系统实现</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GetPriorityRank([out] ThreadPriorityRank  *priorityRank) // 系统实现</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t>GetAllThreads([out]IObjectEnumerator **threads);  // 系统实现，返回所有Applet内Thread的IThread接口</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6374EF">
        <w:rPr>
          <w:rFonts w:ascii="宋体" w:hAnsi="宋体"/>
          <w:sz w:val="21"/>
          <w:szCs w:val="21"/>
        </w:rPr>
        <w:lastRenderedPageBreak/>
        <w:t>GetStartTime([out] SystemTime *time);  // 系统实现，返回Applet运行时间 </w:t>
      </w:r>
    </w:p>
    <w:p w:rsidR="004B0B68" w:rsidRDefault="004B0B68" w:rsidP="004B0B68">
      <w:pPr>
        <w:shd w:val="clear" w:color="auto" w:fill="E6E6E6"/>
        <w:snapToGrid w:val="0"/>
        <w:spacing w:line="300" w:lineRule="auto"/>
        <w:rPr>
          <w:rFonts w:ascii="宋体" w:hAnsi="宋体" w:hint="eastAsia"/>
          <w:sz w:val="21"/>
          <w:szCs w:val="21"/>
        </w:rPr>
      </w:pPr>
      <w:r w:rsidRPr="006374EF">
        <w:rPr>
          <w:rFonts w:ascii="宋体" w:hAnsi="宋体"/>
          <w:sz w:val="21"/>
          <w:szCs w:val="21"/>
        </w:rPr>
        <w:t>}</w:t>
      </w:r>
    </w:p>
    <w:p w:rsidR="00E206CB" w:rsidRPr="00E206CB" w:rsidRDefault="00E206CB" w:rsidP="00BD3B17">
      <w:pPr>
        <w:shd w:val="clear" w:color="auto" w:fill="E6E6E6"/>
        <w:snapToGrid w:val="0"/>
        <w:spacing w:line="300" w:lineRule="auto"/>
        <w:rPr>
          <w:rFonts w:ascii="宋体" w:hAnsi="宋体" w:hint="eastAsia"/>
          <w:sz w:val="21"/>
          <w:szCs w:val="21"/>
        </w:rPr>
      </w:pPr>
    </w:p>
    <w:p w:rsidR="00BD3B17" w:rsidRDefault="00BD3B17" w:rsidP="00E206CB">
      <w:pPr>
        <w:snapToGrid w:val="0"/>
        <w:spacing w:line="300" w:lineRule="auto"/>
        <w:ind w:firstLineChars="200" w:firstLine="422"/>
        <w:rPr>
          <w:rFonts w:ascii="宋体" w:hAnsi="宋体" w:hint="eastAsia"/>
          <w:b/>
          <w:bCs/>
          <w:sz w:val="21"/>
          <w:szCs w:val="21"/>
        </w:rPr>
      </w:pPr>
    </w:p>
    <w:p w:rsidR="00E206CB" w:rsidRPr="00E206CB" w:rsidRDefault="00E206CB" w:rsidP="00E206CB">
      <w:pPr>
        <w:snapToGrid w:val="0"/>
        <w:spacing w:line="300" w:lineRule="auto"/>
        <w:ind w:firstLineChars="200" w:firstLine="422"/>
        <w:rPr>
          <w:rFonts w:ascii="宋体" w:hAnsi="宋体" w:hint="eastAsia"/>
          <w:b/>
          <w:bCs/>
          <w:sz w:val="21"/>
          <w:szCs w:val="21"/>
        </w:rPr>
      </w:pPr>
      <w:r w:rsidRPr="00E206CB">
        <w:rPr>
          <w:rFonts w:ascii="宋体" w:hAnsi="宋体" w:hint="eastAsia"/>
          <w:b/>
          <w:bCs/>
          <w:sz w:val="21"/>
          <w:szCs w:val="21"/>
        </w:rPr>
        <w:t>2．applet事件接口</w:t>
      </w:r>
    </w:p>
    <w:p w:rsidR="00E206CB" w:rsidRPr="00E206CB" w:rsidRDefault="00E206CB" w:rsidP="00AE3327">
      <w:pPr>
        <w:shd w:val="clear" w:color="auto" w:fill="E6E6E6"/>
        <w:snapToGrid w:val="0"/>
        <w:spacing w:line="300" w:lineRule="auto"/>
        <w:rPr>
          <w:rFonts w:ascii="宋体" w:hAnsi="宋体" w:hint="eastAsia"/>
          <w:sz w:val="21"/>
          <w:szCs w:val="21"/>
        </w:rPr>
      </w:pPr>
      <w:r w:rsidRPr="00E206CB">
        <w:rPr>
          <w:rFonts w:ascii="宋体" w:hAnsi="宋体" w:hint="eastAsia"/>
          <w:sz w:val="21"/>
          <w:szCs w:val="21"/>
        </w:rPr>
        <w:t>interface IAppletEvents {</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4B0B68">
        <w:rPr>
          <w:rFonts w:ascii="宋体" w:hAnsi="宋体"/>
          <w:sz w:val="21"/>
          <w:szCs w:val="21"/>
        </w:rPr>
        <w:t>Started()</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4B0B68">
        <w:rPr>
          <w:rFonts w:ascii="宋体" w:hAnsi="宋体"/>
          <w:sz w:val="21"/>
          <w:szCs w:val="21"/>
        </w:rPr>
        <w:t>Finished();</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4B0B68">
        <w:rPr>
          <w:rFonts w:ascii="宋体" w:hAnsi="宋体"/>
          <w:sz w:val="21"/>
          <w:szCs w:val="21"/>
        </w:rPr>
        <w:t>Activated();</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4B0B68">
        <w:rPr>
          <w:rFonts w:ascii="宋体" w:hAnsi="宋体"/>
          <w:sz w:val="21"/>
          <w:szCs w:val="21"/>
        </w:rPr>
        <w:t>Deactivated();</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4B0B68">
        <w:rPr>
          <w:rFonts w:ascii="宋体" w:hAnsi="宋体"/>
          <w:sz w:val="21"/>
          <w:szCs w:val="21"/>
        </w:rPr>
        <w:t>Snoozed();</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4B0B68">
        <w:rPr>
          <w:rFonts w:ascii="宋体" w:hAnsi="宋体"/>
          <w:sz w:val="21"/>
          <w:szCs w:val="21"/>
        </w:rPr>
        <w:t>Wakenup();</w:t>
      </w:r>
    </w:p>
    <w:p w:rsidR="004B0B68" w:rsidRDefault="004B0B68" w:rsidP="004B0B68">
      <w:pPr>
        <w:shd w:val="clear" w:color="auto" w:fill="E6E6E6"/>
        <w:snapToGrid w:val="0"/>
        <w:spacing w:line="300" w:lineRule="auto"/>
        <w:ind w:firstLineChars="200" w:firstLine="420"/>
        <w:rPr>
          <w:rFonts w:ascii="宋体" w:hAnsi="宋体" w:hint="eastAsia"/>
          <w:sz w:val="21"/>
          <w:szCs w:val="21"/>
        </w:rPr>
      </w:pPr>
      <w:r w:rsidRPr="004B0B68">
        <w:rPr>
          <w:rFonts w:ascii="宋体" w:hAnsi="宋体"/>
          <w:sz w:val="21"/>
          <w:szCs w:val="21"/>
        </w:rPr>
        <w:t>Idle();  // Idle是指在Applet没事可做时，系统触发的一个事件。 </w:t>
      </w:r>
    </w:p>
    <w:p w:rsidR="00E206CB" w:rsidRPr="00E206CB" w:rsidRDefault="00E206CB" w:rsidP="00AE3327">
      <w:pPr>
        <w:shd w:val="clear" w:color="auto" w:fill="E6E6E6"/>
        <w:snapToGrid w:val="0"/>
        <w:spacing w:line="300" w:lineRule="auto"/>
        <w:rPr>
          <w:rFonts w:ascii="宋体" w:hAnsi="宋体" w:hint="eastAsia"/>
          <w:sz w:val="21"/>
          <w:szCs w:val="21"/>
        </w:rPr>
      </w:pPr>
      <w:r w:rsidRPr="00E206CB">
        <w:rPr>
          <w:rFonts w:ascii="宋体" w:hAnsi="宋体" w:hint="eastAsia"/>
          <w:sz w:val="21"/>
          <w:szCs w:val="21"/>
        </w:rPr>
        <w:t>}</w:t>
      </w:r>
    </w:p>
    <w:p w:rsidR="004B0B68" w:rsidRDefault="004B0B68" w:rsidP="00E206CB">
      <w:pPr>
        <w:snapToGrid w:val="0"/>
        <w:spacing w:line="300" w:lineRule="auto"/>
        <w:ind w:firstLineChars="200" w:firstLine="422"/>
        <w:rPr>
          <w:rFonts w:ascii="宋体" w:hAnsi="宋体" w:hint="eastAsia"/>
          <w:b/>
          <w:bCs/>
          <w:sz w:val="21"/>
          <w:szCs w:val="21"/>
        </w:rPr>
      </w:pPr>
    </w:p>
    <w:p w:rsidR="00E206CB" w:rsidRPr="00E206CB" w:rsidRDefault="00E206CB" w:rsidP="00E206CB">
      <w:pPr>
        <w:snapToGrid w:val="0"/>
        <w:spacing w:line="300" w:lineRule="auto"/>
        <w:ind w:firstLineChars="200" w:firstLine="422"/>
        <w:rPr>
          <w:rFonts w:ascii="宋体" w:hAnsi="宋体" w:hint="eastAsia"/>
          <w:b/>
          <w:bCs/>
          <w:sz w:val="21"/>
          <w:szCs w:val="21"/>
        </w:rPr>
      </w:pPr>
      <w:r w:rsidRPr="00E206CB">
        <w:rPr>
          <w:rFonts w:ascii="宋体" w:hAnsi="宋体" w:hint="eastAsia"/>
          <w:b/>
          <w:bCs/>
          <w:sz w:val="21"/>
          <w:szCs w:val="21"/>
        </w:rPr>
        <w:t>3．API</w:t>
      </w:r>
    </w:p>
    <w:p w:rsidR="00E206CB" w:rsidRPr="00E206CB" w:rsidRDefault="00E206CB" w:rsidP="000F7EFC">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CProcess::Exit(ExitCode);</w:t>
      </w:r>
    </w:p>
    <w:p w:rsidR="00E206CB" w:rsidRPr="00E206CB" w:rsidRDefault="00E206CB" w:rsidP="000F7EFC">
      <w:pPr>
        <w:shd w:val="clear" w:color="auto" w:fill="E6E6E6"/>
        <w:snapToGrid w:val="0"/>
        <w:spacing w:line="300" w:lineRule="auto"/>
        <w:ind w:firstLineChars="200" w:firstLine="420"/>
        <w:rPr>
          <w:rFonts w:ascii="宋体" w:hAnsi="宋体" w:hint="eastAsia"/>
          <w:sz w:val="21"/>
          <w:szCs w:val="21"/>
        </w:rPr>
      </w:pPr>
      <w:r w:rsidRPr="00E206CB">
        <w:rPr>
          <w:rFonts w:ascii="宋体" w:hAnsi="宋体" w:hint="eastAsia"/>
          <w:sz w:val="21"/>
          <w:szCs w:val="21"/>
        </w:rPr>
        <w:t>CApplet::RequestToFinish(AppletFinish);</w:t>
      </w:r>
    </w:p>
    <w:p w:rsidR="00E206CB" w:rsidRPr="00E206CB" w:rsidRDefault="00E206CB" w:rsidP="00E206CB">
      <w:pPr>
        <w:snapToGrid w:val="0"/>
        <w:spacing w:line="300" w:lineRule="auto"/>
        <w:ind w:firstLineChars="200" w:firstLine="420"/>
        <w:rPr>
          <w:rFonts w:ascii="宋体" w:hAnsi="宋体" w:hint="eastAsia"/>
          <w:sz w:val="21"/>
          <w:szCs w:val="21"/>
        </w:rPr>
      </w:pPr>
    </w:p>
    <w:p w:rsidR="00C4465F" w:rsidRPr="002157D1" w:rsidRDefault="00C4465F" w:rsidP="00C4465F">
      <w:pPr>
        <w:snapToGrid w:val="0"/>
        <w:spacing w:line="300" w:lineRule="auto"/>
        <w:ind w:firstLineChars="200" w:firstLine="420"/>
        <w:rPr>
          <w:rFonts w:ascii="宋体" w:hAnsi="宋体" w:hint="eastAsia"/>
          <w:sz w:val="21"/>
          <w:szCs w:val="21"/>
        </w:rPr>
      </w:pPr>
      <w:r>
        <w:rPr>
          <w:rFonts w:ascii="宋体" w:hAnsi="宋体"/>
          <w:sz w:val="21"/>
          <w:szCs w:val="21"/>
        </w:rPr>
        <w:br w:type="page"/>
      </w:r>
    </w:p>
    <w:p w:rsidR="00A63A52" w:rsidRPr="000908B9" w:rsidRDefault="00A63A52" w:rsidP="000908B9">
      <w:pPr>
        <w:pStyle w:val="1125"/>
        <w:rPr>
          <w:rFonts w:hint="eastAsia"/>
        </w:rPr>
      </w:pPr>
      <w:bookmarkStart w:id="355" w:name="_Toc148261055"/>
      <w:bookmarkStart w:id="356" w:name="_Toc152754362"/>
      <w:bookmarkStart w:id="357" w:name="_Toc197919022"/>
      <w:r w:rsidRPr="000908B9">
        <w:rPr>
          <w:rFonts w:hint="eastAsia"/>
        </w:rPr>
        <w:t>第七章</w:t>
      </w:r>
      <w:r w:rsidR="00DC3C9D">
        <w:rPr>
          <w:rFonts w:hint="eastAsia"/>
        </w:rPr>
        <w:t xml:space="preserve">　</w:t>
      </w:r>
      <w:r w:rsidRPr="000908B9">
        <w:t>C</w:t>
      </w:r>
      <w:r w:rsidR="008947D4" w:rsidRPr="000908B9">
        <w:rPr>
          <w:rFonts w:hint="eastAsia"/>
        </w:rPr>
        <w:t>AR</w:t>
      </w:r>
      <w:r w:rsidRPr="000908B9">
        <w:rPr>
          <w:rFonts w:hint="eastAsia"/>
        </w:rPr>
        <w:t>属性</w:t>
      </w:r>
      <w:bookmarkEnd w:id="355"/>
      <w:bookmarkEnd w:id="356"/>
      <w:bookmarkEnd w:id="357"/>
    </w:p>
    <w:p w:rsidR="007C59B6"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属性用于修饰CAR中构</w:t>
      </w:r>
      <w:r w:rsidRPr="00AB5DDD">
        <w:rPr>
          <w:rFonts w:ascii="宋体" w:hAnsi="宋体" w:hint="eastAsia"/>
          <w:sz w:val="21"/>
          <w:szCs w:val="21"/>
        </w:rPr>
        <w:t>件类</w:t>
      </w:r>
      <w:r w:rsidRPr="00AB5DDD">
        <w:rPr>
          <w:rFonts w:ascii="宋体" w:hAnsi="宋体"/>
          <w:sz w:val="21"/>
          <w:szCs w:val="21"/>
        </w:rPr>
        <w:t>、接口等各个部分的内容，包括：uunm</w:t>
      </w:r>
      <w:r w:rsidRPr="00AB5DDD">
        <w:rPr>
          <w:rFonts w:ascii="宋体" w:hAnsi="宋体" w:hint="eastAsia"/>
          <w:sz w:val="21"/>
          <w:szCs w:val="21"/>
        </w:rPr>
        <w:t>, aspect, in, out</w:t>
      </w:r>
      <w:r w:rsidRPr="00AB5DDD">
        <w:rPr>
          <w:rFonts w:ascii="宋体" w:hAnsi="宋体"/>
          <w:sz w:val="21"/>
          <w:szCs w:val="21"/>
        </w:rPr>
        <w:t>等。</w:t>
      </w:r>
      <w:r w:rsidRPr="00AB5DDD">
        <w:rPr>
          <w:rFonts w:ascii="宋体" w:hAnsi="宋体" w:hint="eastAsia"/>
          <w:sz w:val="21"/>
          <w:szCs w:val="21"/>
        </w:rPr>
        <w:t>用方括号表示一个属性。</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下面对CAR中支持的属性的含义和表示方法一一进行介绍。</w:t>
      </w:r>
    </w:p>
    <w:tbl>
      <w:tblPr>
        <w:tblStyle w:val="a3"/>
        <w:tblW w:w="0" w:type="auto"/>
        <w:tblLook w:val="01E0" w:firstRow="1" w:lastRow="1" w:firstColumn="1" w:lastColumn="1" w:noHBand="0" w:noVBand="0"/>
      </w:tblPr>
      <w:tblGrid>
        <w:gridCol w:w="2088"/>
        <w:gridCol w:w="6434"/>
      </w:tblGrid>
      <w:tr w:rsidR="00B6682A" w:rsidRPr="00B6682A">
        <w:tc>
          <w:tcPr>
            <w:tcW w:w="2088" w:type="dxa"/>
          </w:tcPr>
          <w:p w:rsidR="00B6682A" w:rsidRPr="00B6682A" w:rsidRDefault="00B6682A" w:rsidP="00A96D4C">
            <w:pPr>
              <w:snapToGrid w:val="0"/>
              <w:spacing w:line="300" w:lineRule="auto"/>
              <w:jc w:val="center"/>
              <w:rPr>
                <w:rFonts w:ascii="宋体" w:hAnsi="宋体"/>
                <w:b/>
                <w:sz w:val="21"/>
                <w:szCs w:val="21"/>
              </w:rPr>
            </w:pPr>
            <w:r w:rsidRPr="00B6682A">
              <w:rPr>
                <w:rFonts w:ascii="宋体" w:hAnsi="宋体" w:hint="eastAsia"/>
                <w:b/>
                <w:sz w:val="21"/>
                <w:szCs w:val="21"/>
              </w:rPr>
              <w:t>属</w:t>
            </w:r>
            <w:r w:rsidR="00A96D4C">
              <w:rPr>
                <w:rFonts w:ascii="宋体" w:hAnsi="宋体" w:hint="eastAsia"/>
                <w:b/>
                <w:sz w:val="21"/>
                <w:szCs w:val="21"/>
              </w:rPr>
              <w:t xml:space="preserve">　</w:t>
            </w:r>
            <w:r w:rsidRPr="00B6682A">
              <w:rPr>
                <w:rFonts w:ascii="宋体" w:hAnsi="宋体" w:hint="eastAsia"/>
                <w:b/>
                <w:sz w:val="21"/>
                <w:szCs w:val="21"/>
              </w:rPr>
              <w:t>性</w:t>
            </w:r>
          </w:p>
        </w:tc>
        <w:tc>
          <w:tcPr>
            <w:tcW w:w="6434" w:type="dxa"/>
          </w:tcPr>
          <w:p w:rsidR="00B6682A" w:rsidRPr="00B6682A" w:rsidRDefault="00B6682A" w:rsidP="00A96D4C">
            <w:pPr>
              <w:snapToGrid w:val="0"/>
              <w:spacing w:line="300" w:lineRule="auto"/>
              <w:jc w:val="center"/>
              <w:rPr>
                <w:rFonts w:ascii="宋体" w:hAnsi="宋体"/>
                <w:b/>
                <w:sz w:val="21"/>
                <w:szCs w:val="21"/>
              </w:rPr>
            </w:pPr>
            <w:r w:rsidRPr="00B6682A">
              <w:rPr>
                <w:rFonts w:ascii="宋体" w:hAnsi="宋体"/>
                <w:b/>
                <w:sz w:val="21"/>
                <w:szCs w:val="21"/>
              </w:rPr>
              <w:t>描</w:t>
            </w:r>
            <w:r w:rsidR="00A96D4C">
              <w:rPr>
                <w:rFonts w:ascii="宋体" w:hAnsi="宋体" w:hint="eastAsia"/>
                <w:b/>
                <w:sz w:val="21"/>
                <w:szCs w:val="21"/>
              </w:rPr>
              <w:t xml:space="preserve">　</w:t>
            </w:r>
            <w:r w:rsidRPr="00B6682A">
              <w:rPr>
                <w:rFonts w:ascii="宋体" w:hAnsi="宋体"/>
                <w:b/>
                <w:sz w:val="21"/>
                <w:szCs w:val="21"/>
              </w:rPr>
              <w:t>述</w:t>
            </w:r>
          </w:p>
        </w:tc>
      </w:tr>
      <w:tr w:rsidR="00B6682A" w:rsidRPr="00B6682A">
        <w:tc>
          <w:tcPr>
            <w:tcW w:w="208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version</w:t>
            </w:r>
          </w:p>
        </w:tc>
        <w:tc>
          <w:tcPr>
            <w:tcW w:w="6434"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sz w:val="21"/>
                <w:szCs w:val="21"/>
              </w:rPr>
              <w:t>用于标识</w:t>
            </w:r>
            <w:r w:rsidRPr="00B6682A">
              <w:rPr>
                <w:rFonts w:ascii="宋体" w:hAnsi="宋体" w:hint="eastAsia"/>
                <w:sz w:val="21"/>
                <w:szCs w:val="21"/>
              </w:rPr>
              <w:t>在构件的版本号</w:t>
            </w:r>
          </w:p>
        </w:tc>
      </w:tr>
      <w:tr w:rsidR="00B6682A" w:rsidRPr="00B6682A">
        <w:tc>
          <w:tcPr>
            <w:tcW w:w="208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main</w:t>
            </w:r>
          </w:p>
        </w:tc>
        <w:tc>
          <w:tcPr>
            <w:tcW w:w="6434"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标识该构件生成的dll可以在carhost下运行</w:t>
            </w:r>
          </w:p>
        </w:tc>
      </w:tr>
      <w:tr w:rsidR="00B6682A" w:rsidRPr="00B6682A">
        <w:tc>
          <w:tcPr>
            <w:tcW w:w="208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singleton</w:t>
            </w:r>
          </w:p>
        </w:tc>
        <w:tc>
          <w:tcPr>
            <w:tcW w:w="6434" w:type="dxa"/>
          </w:tcPr>
          <w:p w:rsidR="00B6682A" w:rsidRPr="00B6682A" w:rsidRDefault="00B6682A" w:rsidP="00D94158">
            <w:pPr>
              <w:snapToGrid w:val="0"/>
              <w:spacing w:line="300" w:lineRule="auto"/>
              <w:rPr>
                <w:rFonts w:ascii="宋体" w:hAnsi="宋体"/>
                <w:sz w:val="21"/>
                <w:szCs w:val="21"/>
              </w:rPr>
            </w:pPr>
            <w:r w:rsidRPr="00B6682A">
              <w:rPr>
                <w:rFonts w:ascii="宋体" w:hAnsi="宋体" w:hint="eastAsia"/>
                <w:sz w:val="21"/>
                <w:szCs w:val="21"/>
              </w:rPr>
              <w:t>用于标识该类只能创建出唯一的对象</w:t>
            </w:r>
          </w:p>
        </w:tc>
      </w:tr>
      <w:tr w:rsidR="00B6682A" w:rsidRPr="00B6682A">
        <w:tc>
          <w:tcPr>
            <w:tcW w:w="208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aggregate</w:t>
            </w:r>
          </w:p>
        </w:tc>
        <w:tc>
          <w:tcPr>
            <w:tcW w:w="6434"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用于为构件类聚合方面</w:t>
            </w:r>
          </w:p>
        </w:tc>
      </w:tr>
      <w:tr w:rsidR="00B6682A" w:rsidRPr="00B6682A">
        <w:tc>
          <w:tcPr>
            <w:tcW w:w="208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aspect</w:t>
            </w:r>
          </w:p>
        </w:tc>
        <w:tc>
          <w:tcPr>
            <w:tcW w:w="6434" w:type="dxa"/>
          </w:tcPr>
          <w:p w:rsidR="00B6682A" w:rsidRPr="00B6682A" w:rsidRDefault="00B6682A" w:rsidP="00D94158">
            <w:pPr>
              <w:snapToGrid w:val="0"/>
              <w:spacing w:line="300" w:lineRule="auto"/>
              <w:rPr>
                <w:rFonts w:ascii="宋体" w:hAnsi="宋体"/>
                <w:sz w:val="21"/>
                <w:szCs w:val="21"/>
              </w:rPr>
            </w:pPr>
            <w:r w:rsidRPr="00B6682A">
              <w:rPr>
                <w:rFonts w:ascii="宋体" w:hAnsi="宋体" w:hint="eastAsia"/>
                <w:sz w:val="21"/>
                <w:szCs w:val="21"/>
              </w:rPr>
              <w:t>用于标识其他构件对象进入某环境对象时会聚合的方面</w:t>
            </w:r>
          </w:p>
        </w:tc>
      </w:tr>
      <w:tr w:rsidR="00D94158" w:rsidRPr="00B6682A">
        <w:trPr>
          <w:trHeight w:val="338"/>
        </w:trPr>
        <w:tc>
          <w:tcPr>
            <w:tcW w:w="2088" w:type="dxa"/>
          </w:tcPr>
          <w:p w:rsidR="00D94158" w:rsidRPr="00B6682A" w:rsidRDefault="00D94158" w:rsidP="00D94158">
            <w:pPr>
              <w:snapToGrid w:val="0"/>
              <w:spacing w:line="300" w:lineRule="auto"/>
              <w:rPr>
                <w:rFonts w:ascii="宋体" w:hAnsi="宋体" w:hint="eastAsia"/>
                <w:sz w:val="21"/>
                <w:szCs w:val="21"/>
              </w:rPr>
            </w:pPr>
            <w:r w:rsidRPr="00B6682A">
              <w:rPr>
                <w:rFonts w:ascii="宋体" w:hAnsi="宋体"/>
                <w:sz w:val="21"/>
                <w:szCs w:val="21"/>
              </w:rPr>
              <w:t>synchronized</w:t>
            </w:r>
          </w:p>
        </w:tc>
        <w:tc>
          <w:tcPr>
            <w:tcW w:w="6434" w:type="dxa"/>
            <w:vMerge w:val="restart"/>
          </w:tcPr>
          <w:p w:rsidR="00D94158" w:rsidRPr="00B6682A" w:rsidRDefault="00D94158" w:rsidP="00D94158">
            <w:pPr>
              <w:snapToGrid w:val="0"/>
              <w:spacing w:line="300" w:lineRule="auto"/>
              <w:rPr>
                <w:rFonts w:ascii="宋体" w:hAnsi="宋体"/>
                <w:sz w:val="21"/>
                <w:szCs w:val="21"/>
              </w:rPr>
            </w:pPr>
            <w:r w:rsidRPr="00B6682A">
              <w:rPr>
                <w:rFonts w:ascii="宋体" w:hAnsi="宋体" w:hint="eastAsia"/>
                <w:sz w:val="21"/>
                <w:szCs w:val="21"/>
              </w:rPr>
              <w:t>构件对象同时只允许一个线程进入到构件的实现代码中，其它访问该构件对象的线程将被阻塞等待</w:t>
            </w:r>
          </w:p>
        </w:tc>
      </w:tr>
      <w:tr w:rsidR="00D94158" w:rsidRPr="00B6682A">
        <w:trPr>
          <w:trHeight w:val="337"/>
        </w:trPr>
        <w:tc>
          <w:tcPr>
            <w:tcW w:w="2088" w:type="dxa"/>
          </w:tcPr>
          <w:p w:rsidR="00D94158" w:rsidRPr="00D94158" w:rsidRDefault="00D94158" w:rsidP="00D94158">
            <w:pPr>
              <w:snapToGrid w:val="0"/>
              <w:spacing w:line="300" w:lineRule="auto"/>
              <w:rPr>
                <w:rFonts w:ascii="宋体" w:hAnsi="宋体"/>
                <w:sz w:val="21"/>
                <w:szCs w:val="21"/>
              </w:rPr>
            </w:pPr>
            <w:r w:rsidRPr="00B6682A">
              <w:rPr>
                <w:rFonts w:ascii="宋体" w:hAnsi="宋体" w:hint="eastAsia"/>
                <w:sz w:val="21"/>
                <w:szCs w:val="21"/>
              </w:rPr>
              <w:t>sequenced</w:t>
            </w:r>
          </w:p>
        </w:tc>
        <w:tc>
          <w:tcPr>
            <w:tcW w:w="6434" w:type="dxa"/>
            <w:vMerge/>
          </w:tcPr>
          <w:p w:rsidR="00D94158" w:rsidRPr="00B6682A" w:rsidRDefault="00D94158" w:rsidP="00D94158">
            <w:pPr>
              <w:snapToGrid w:val="0"/>
              <w:spacing w:line="300" w:lineRule="auto"/>
              <w:rPr>
                <w:rFonts w:ascii="宋体" w:hAnsi="宋体" w:hint="eastAsia"/>
                <w:sz w:val="21"/>
                <w:szCs w:val="21"/>
              </w:rPr>
            </w:pPr>
          </w:p>
        </w:tc>
      </w:tr>
      <w:tr w:rsidR="000F0FE8" w:rsidRPr="00B6682A">
        <w:trPr>
          <w:trHeight w:val="337"/>
        </w:trPr>
        <w:tc>
          <w:tcPr>
            <w:tcW w:w="2088" w:type="dxa"/>
          </w:tcPr>
          <w:p w:rsidR="000F0FE8" w:rsidRPr="00B6682A" w:rsidRDefault="000F0FE8" w:rsidP="00D94158">
            <w:pPr>
              <w:snapToGrid w:val="0"/>
              <w:spacing w:line="300" w:lineRule="auto"/>
              <w:rPr>
                <w:rFonts w:ascii="宋体" w:hAnsi="宋体" w:hint="eastAsia"/>
                <w:sz w:val="21"/>
                <w:szCs w:val="21"/>
              </w:rPr>
            </w:pPr>
            <w:r w:rsidRPr="000F0FE8">
              <w:rPr>
                <w:rFonts w:ascii="宋体" w:hAnsi="宋体"/>
                <w:sz w:val="21"/>
                <w:szCs w:val="21"/>
              </w:rPr>
              <w:t>freethreaded</w:t>
            </w:r>
          </w:p>
        </w:tc>
        <w:tc>
          <w:tcPr>
            <w:tcW w:w="6434" w:type="dxa"/>
          </w:tcPr>
          <w:p w:rsidR="000F0FE8" w:rsidRPr="00B6682A" w:rsidRDefault="009E1FA1" w:rsidP="00D94158">
            <w:pPr>
              <w:snapToGrid w:val="0"/>
              <w:spacing w:line="300" w:lineRule="auto"/>
              <w:rPr>
                <w:rFonts w:ascii="宋体" w:hAnsi="宋体" w:hint="eastAsia"/>
                <w:sz w:val="21"/>
                <w:szCs w:val="21"/>
              </w:rPr>
            </w:pPr>
            <w:r w:rsidRPr="00B6682A">
              <w:rPr>
                <w:rFonts w:ascii="宋体" w:hAnsi="宋体" w:hint="eastAsia"/>
                <w:sz w:val="21"/>
                <w:szCs w:val="21"/>
              </w:rPr>
              <w:t>构件对象</w:t>
            </w:r>
            <w:r>
              <w:rPr>
                <w:rFonts w:ascii="宋体" w:hAnsi="宋体" w:hint="eastAsia"/>
                <w:sz w:val="21"/>
                <w:szCs w:val="21"/>
              </w:rPr>
              <w:t>不限定</w:t>
            </w:r>
            <w:r w:rsidRPr="00B6682A">
              <w:rPr>
                <w:rFonts w:ascii="宋体" w:hAnsi="宋体" w:hint="eastAsia"/>
                <w:sz w:val="21"/>
                <w:szCs w:val="21"/>
              </w:rPr>
              <w:t>线程进入到构件的实现代码中</w:t>
            </w:r>
            <w:r>
              <w:rPr>
                <w:rFonts w:ascii="宋体" w:hAnsi="宋体" w:hint="eastAsia"/>
                <w:sz w:val="21"/>
                <w:szCs w:val="21"/>
              </w:rPr>
              <w:t>，完全由引用者自行控制是否对并发进行管理</w:t>
            </w:r>
          </w:p>
        </w:tc>
      </w:tr>
      <w:tr w:rsidR="00B6682A" w:rsidRPr="00B6682A">
        <w:tc>
          <w:tcPr>
            <w:tcW w:w="208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in</w:t>
            </w:r>
          </w:p>
        </w:tc>
        <w:tc>
          <w:tcPr>
            <w:tcW w:w="643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用于标识该参数为输入参数</w:t>
            </w:r>
          </w:p>
        </w:tc>
      </w:tr>
      <w:tr w:rsidR="00B6682A" w:rsidRPr="00B6682A">
        <w:tc>
          <w:tcPr>
            <w:tcW w:w="208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out</w:t>
            </w:r>
          </w:p>
        </w:tc>
        <w:tc>
          <w:tcPr>
            <w:tcW w:w="643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用于标识该参数为输出参数</w:t>
            </w:r>
          </w:p>
        </w:tc>
      </w:tr>
      <w:tr w:rsidR="00B6682A" w:rsidRPr="00B6682A">
        <w:tc>
          <w:tcPr>
            <w:tcW w:w="208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sz w:val="21"/>
                <w:szCs w:val="21"/>
              </w:rPr>
              <w:t>private</w:t>
            </w:r>
          </w:p>
        </w:tc>
        <w:tc>
          <w:tcPr>
            <w:tcW w:w="6434" w:type="dxa"/>
          </w:tcPr>
          <w:p w:rsidR="00B6682A" w:rsidRPr="00B6682A" w:rsidRDefault="00B6682A" w:rsidP="00D94158">
            <w:pPr>
              <w:snapToGrid w:val="0"/>
              <w:spacing w:line="300" w:lineRule="auto"/>
              <w:rPr>
                <w:rFonts w:ascii="宋体" w:hAnsi="宋体"/>
                <w:sz w:val="21"/>
                <w:szCs w:val="21"/>
              </w:rPr>
            </w:pPr>
            <w:r w:rsidRPr="00B6682A">
              <w:rPr>
                <w:rFonts w:ascii="宋体" w:hAnsi="宋体" w:hint="eastAsia"/>
                <w:sz w:val="21"/>
                <w:szCs w:val="21"/>
              </w:rPr>
              <w:t>用于修饰class，指定该类只能在构件内被实例化</w:t>
            </w:r>
          </w:p>
        </w:tc>
      </w:tr>
      <w:tr w:rsidR="00B6682A" w:rsidRPr="00B6682A">
        <w:tc>
          <w:tcPr>
            <w:tcW w:w="2088" w:type="dxa"/>
          </w:tcPr>
          <w:p w:rsidR="00B6682A" w:rsidRPr="00B6682A" w:rsidRDefault="00B6682A" w:rsidP="00D94158">
            <w:pPr>
              <w:snapToGrid w:val="0"/>
              <w:spacing w:line="300" w:lineRule="auto"/>
              <w:rPr>
                <w:rFonts w:ascii="宋体" w:hAnsi="宋体" w:hint="eastAsia"/>
                <w:sz w:val="21"/>
                <w:szCs w:val="21"/>
              </w:rPr>
            </w:pPr>
            <w:r w:rsidRPr="00B6682A">
              <w:rPr>
                <w:rFonts w:ascii="宋体" w:hAnsi="宋体" w:hint="eastAsia"/>
                <w:sz w:val="21"/>
                <w:szCs w:val="21"/>
              </w:rPr>
              <w:t>local</w:t>
            </w:r>
          </w:p>
        </w:tc>
        <w:tc>
          <w:tcPr>
            <w:tcW w:w="6434" w:type="dxa"/>
          </w:tcPr>
          <w:p w:rsidR="00B6682A" w:rsidRPr="00B6682A" w:rsidRDefault="00B6682A" w:rsidP="00D94158">
            <w:pPr>
              <w:snapToGrid w:val="0"/>
              <w:spacing w:line="300" w:lineRule="auto"/>
              <w:rPr>
                <w:rFonts w:ascii="宋体" w:hAnsi="宋体"/>
                <w:sz w:val="21"/>
                <w:szCs w:val="21"/>
              </w:rPr>
            </w:pPr>
            <w:r w:rsidRPr="00B6682A">
              <w:rPr>
                <w:rFonts w:ascii="宋体" w:hAnsi="宋体"/>
                <w:sz w:val="21"/>
                <w:szCs w:val="21"/>
              </w:rPr>
              <w:t>标识提供该接口的类的类对象与客户程序只能在相同的域内使用，不能用于远程调用</w:t>
            </w:r>
          </w:p>
        </w:tc>
      </w:tr>
    </w:tbl>
    <w:p w:rsidR="009E1FA1" w:rsidRPr="009E1FA1" w:rsidRDefault="009E1FA1" w:rsidP="009E1FA1">
      <w:pPr>
        <w:rPr>
          <w:rFonts w:hint="eastAsia"/>
        </w:rPr>
      </w:pPr>
      <w:bookmarkStart w:id="358" w:name="_Toc142300883"/>
      <w:bookmarkStart w:id="359" w:name="_Toc148261056"/>
      <w:bookmarkStart w:id="360" w:name="_Toc152754363"/>
    </w:p>
    <w:p w:rsidR="00A63A52" w:rsidRPr="00BC57E8" w:rsidRDefault="00A63A52" w:rsidP="00BA4562">
      <w:pPr>
        <w:pStyle w:val="2"/>
        <w:snapToGrid w:val="0"/>
        <w:spacing w:line="300" w:lineRule="auto"/>
        <w:rPr>
          <w:rFonts w:ascii="宋体" w:eastAsia="宋体" w:hAnsi="宋体" w:hint="eastAsia"/>
        </w:rPr>
      </w:pPr>
      <w:bookmarkStart w:id="361" w:name="_Toc197919023"/>
      <w:r w:rsidRPr="00BC57E8">
        <w:rPr>
          <w:rFonts w:ascii="宋体" w:eastAsia="宋体" w:hAnsi="宋体" w:hint="eastAsia"/>
        </w:rPr>
        <w:t>7.1 version</w:t>
      </w:r>
      <w:bookmarkEnd w:id="358"/>
      <w:bookmarkEnd w:id="359"/>
      <w:bookmarkEnd w:id="360"/>
      <w:bookmarkEnd w:id="361"/>
    </w:p>
    <w:p w:rsidR="00A63A52" w:rsidRPr="006520F3" w:rsidRDefault="00E728B6" w:rsidP="00AB5DDD">
      <w:pPr>
        <w:snapToGrid w:val="0"/>
        <w:spacing w:line="300" w:lineRule="auto"/>
        <w:ind w:firstLineChars="200" w:firstLine="420"/>
        <w:rPr>
          <w:rFonts w:ascii="宋体" w:hAnsi="宋体" w:hint="eastAsia"/>
          <w:szCs w:val="21"/>
        </w:rPr>
      </w:pPr>
      <w:r>
        <w:rPr>
          <w:rFonts w:ascii="宋体" w:hAnsi="宋体"/>
          <w:sz w:val="21"/>
          <w:szCs w:val="21"/>
        </w:rPr>
        <w:t>此属性用于标识构件</w:t>
      </w:r>
      <w:r w:rsidR="00A63A52" w:rsidRPr="00AB5DDD">
        <w:rPr>
          <w:rFonts w:ascii="宋体" w:hAnsi="宋体"/>
          <w:sz w:val="21"/>
          <w:szCs w:val="21"/>
        </w:rPr>
        <w:t>的版本号。语法为：</w:t>
      </w:r>
      <w:r w:rsidR="00DF27BF">
        <w:rPr>
          <w:rFonts w:ascii="宋体" w:hAnsi="宋体"/>
          <w:sz w:val="21"/>
          <w:szCs w:val="21"/>
        </w:rPr>
        <w:t>version(</w:t>
      </w:r>
      <w:r w:rsidR="00DF27BF">
        <w:rPr>
          <w:rFonts w:ascii="宋体" w:hAnsi="宋体" w:hint="eastAsia"/>
          <w:sz w:val="21"/>
          <w:szCs w:val="21"/>
        </w:rPr>
        <w:t>M.N</w:t>
      </w:r>
      <w:r w:rsidR="00A63A52" w:rsidRPr="00AB5DDD">
        <w:rPr>
          <w:rFonts w:ascii="宋体" w:hAnsi="宋体"/>
          <w:sz w:val="21"/>
          <w:szCs w:val="21"/>
        </w:rPr>
        <w:t>)，其中</w:t>
      </w:r>
      <w:r w:rsidR="00DF27BF">
        <w:rPr>
          <w:rFonts w:ascii="宋体" w:hAnsi="宋体" w:hint="eastAsia"/>
          <w:sz w:val="21"/>
          <w:szCs w:val="21"/>
        </w:rPr>
        <w:t>M（主版本号）和</w:t>
      </w:r>
      <w:r w:rsidR="00A63A52" w:rsidRPr="00AB5DDD">
        <w:rPr>
          <w:rFonts w:ascii="宋体" w:hAnsi="宋体"/>
          <w:sz w:val="21"/>
          <w:szCs w:val="21"/>
        </w:rPr>
        <w:t>N</w:t>
      </w:r>
      <w:r w:rsidR="00DF27BF">
        <w:rPr>
          <w:rFonts w:ascii="宋体" w:hAnsi="宋体" w:hint="eastAsia"/>
          <w:sz w:val="21"/>
          <w:szCs w:val="21"/>
        </w:rPr>
        <w:t>（副版本号）</w:t>
      </w:r>
      <w:r w:rsidR="00A63A52" w:rsidRPr="00AB5DDD">
        <w:rPr>
          <w:rFonts w:ascii="宋体" w:hAnsi="宋体"/>
          <w:sz w:val="21"/>
          <w:szCs w:val="21"/>
        </w:rPr>
        <w:t>为</w:t>
      </w:r>
      <w:r w:rsidR="00AE0296">
        <w:rPr>
          <w:rFonts w:ascii="宋体" w:hAnsi="宋体" w:hint="eastAsia"/>
          <w:sz w:val="21"/>
          <w:szCs w:val="21"/>
        </w:rPr>
        <w:t>0至</w:t>
      </w:r>
      <w:r w:rsidR="00DF27BF">
        <w:rPr>
          <w:rFonts w:ascii="宋体" w:hAnsi="宋体" w:hint="eastAsia"/>
          <w:sz w:val="21"/>
          <w:szCs w:val="21"/>
        </w:rPr>
        <w:t>255的</w:t>
      </w:r>
      <w:r w:rsidR="00A63A52" w:rsidRPr="00AB5DDD">
        <w:rPr>
          <w:rFonts w:ascii="宋体" w:hAnsi="宋体"/>
          <w:sz w:val="21"/>
          <w:szCs w:val="21"/>
        </w:rPr>
        <w:t>整数。</w:t>
      </w:r>
      <w:r w:rsidR="00A63A52" w:rsidRPr="00AB5DDD">
        <w:rPr>
          <w:rFonts w:ascii="宋体" w:hAnsi="宋体" w:hint="eastAsia"/>
          <w:sz w:val="21"/>
          <w:szCs w:val="21"/>
        </w:rPr>
        <w:t>例如</w:t>
      </w:r>
      <w:r w:rsidR="00A63A52" w:rsidRPr="006520F3">
        <w:rPr>
          <w:rFonts w:ascii="宋体" w:hAnsi="宋体" w:hint="eastAsia"/>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 xml:space="preserve">[version </w:t>
      </w:r>
      <w:r w:rsidR="00B91117">
        <w:rPr>
          <w:rFonts w:ascii="宋体" w:hAnsi="宋体" w:hint="eastAsia"/>
          <w:sz w:val="21"/>
          <w:szCs w:val="21"/>
        </w:rPr>
        <w:t>(</w:t>
      </w:r>
      <w:r w:rsidRPr="002157D1">
        <w:rPr>
          <w:rFonts w:ascii="宋体" w:hAnsi="宋体" w:hint="eastAsia"/>
          <w:sz w:val="21"/>
          <w:szCs w:val="21"/>
        </w:rPr>
        <w:t>1.0</w:t>
      </w:r>
      <w:r w:rsidR="00B91117">
        <w:rPr>
          <w:rFonts w:ascii="宋体" w:hAnsi="宋体" w:hint="eastAsia"/>
          <w:sz w:val="21"/>
          <w:szCs w:val="21"/>
        </w:rPr>
        <w:t>)</w:t>
      </w: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 xml:space="preserve">module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703E5F" w:rsidRDefault="00703E5F" w:rsidP="00703E5F">
      <w:pPr>
        <w:snapToGrid w:val="0"/>
        <w:spacing w:line="300" w:lineRule="auto"/>
        <w:ind w:firstLineChars="200" w:firstLine="420"/>
        <w:rPr>
          <w:rFonts w:ascii="宋体" w:hAnsi="宋体" w:hint="eastAsia"/>
          <w:sz w:val="21"/>
          <w:szCs w:val="21"/>
        </w:rPr>
      </w:pPr>
      <w:r w:rsidRPr="00703E5F">
        <w:rPr>
          <w:rFonts w:ascii="宋体" w:hAnsi="宋体"/>
          <w:sz w:val="21"/>
          <w:szCs w:val="21"/>
        </w:rPr>
        <w:t>每次CAR文件对外发布，如果CAR文件有实质性变化，version数应该增加（按16位计算）</w:t>
      </w:r>
      <w:r w:rsidRPr="00703E5F">
        <w:rPr>
          <w:rFonts w:ascii="宋体" w:hAnsi="宋体" w:hint="eastAsia"/>
          <w:sz w:val="21"/>
          <w:szCs w:val="21"/>
        </w:rPr>
        <w:t>。</w:t>
      </w:r>
    </w:p>
    <w:p w:rsidR="00703E5F" w:rsidRDefault="00A63A52" w:rsidP="00703E5F">
      <w:pPr>
        <w:snapToGrid w:val="0"/>
        <w:spacing w:line="300" w:lineRule="auto"/>
        <w:ind w:firstLineChars="200" w:firstLine="420"/>
        <w:rPr>
          <w:rFonts w:ascii="宋体" w:hAnsi="宋体" w:hint="eastAsia"/>
          <w:sz w:val="21"/>
          <w:szCs w:val="21"/>
        </w:rPr>
      </w:pPr>
      <w:r w:rsidRPr="00AB5DDD">
        <w:rPr>
          <w:rFonts w:ascii="宋体" w:hAnsi="宋体"/>
          <w:sz w:val="21"/>
          <w:szCs w:val="21"/>
        </w:rPr>
        <w:t>此属性可以不使用</w:t>
      </w:r>
      <w:r w:rsidR="00AB5DDD">
        <w:rPr>
          <w:rFonts w:ascii="宋体" w:hAnsi="宋体" w:hint="eastAsia"/>
          <w:sz w:val="21"/>
          <w:szCs w:val="21"/>
        </w:rPr>
        <w:t>。</w:t>
      </w:r>
    </w:p>
    <w:p w:rsidR="000D1A12" w:rsidRPr="00AB5DDD" w:rsidRDefault="000D1A12" w:rsidP="00703E5F">
      <w:pPr>
        <w:snapToGrid w:val="0"/>
        <w:spacing w:line="300" w:lineRule="auto"/>
        <w:ind w:firstLineChars="200" w:firstLine="420"/>
        <w:rPr>
          <w:rFonts w:ascii="宋体" w:hAnsi="宋体" w:hint="eastAsia"/>
          <w:sz w:val="21"/>
          <w:szCs w:val="21"/>
        </w:rPr>
      </w:pPr>
    </w:p>
    <w:p w:rsidR="00A63A52" w:rsidRPr="00BC57E8" w:rsidRDefault="00EC00F7" w:rsidP="00BA4562">
      <w:pPr>
        <w:pStyle w:val="2"/>
        <w:snapToGrid w:val="0"/>
        <w:spacing w:line="300" w:lineRule="auto"/>
        <w:rPr>
          <w:rFonts w:ascii="宋体" w:eastAsia="宋体" w:hAnsi="宋体" w:hint="eastAsia"/>
        </w:rPr>
      </w:pPr>
      <w:bookmarkStart w:id="362" w:name="_Toc142300885"/>
      <w:bookmarkStart w:id="363" w:name="_Toc148261058"/>
      <w:bookmarkStart w:id="364" w:name="_Toc152754364"/>
      <w:bookmarkStart w:id="365" w:name="_Toc197919024"/>
      <w:r>
        <w:rPr>
          <w:rFonts w:ascii="宋体" w:eastAsia="宋体" w:hAnsi="宋体" w:hint="eastAsia"/>
        </w:rPr>
        <w:lastRenderedPageBreak/>
        <w:t>7.2</w:t>
      </w:r>
      <w:r w:rsidR="00A63A52" w:rsidRPr="00BC57E8">
        <w:rPr>
          <w:rFonts w:ascii="宋体" w:eastAsia="宋体" w:hAnsi="宋体" w:hint="eastAsia"/>
        </w:rPr>
        <w:t xml:space="preserve"> main</w:t>
      </w:r>
      <w:bookmarkEnd w:id="362"/>
      <w:bookmarkEnd w:id="363"/>
      <w:bookmarkEnd w:id="364"/>
      <w:r w:rsidR="00972726">
        <w:rPr>
          <w:rFonts w:ascii="宋体" w:eastAsia="宋体" w:hAnsi="宋体" w:hint="eastAsia"/>
        </w:rPr>
        <w:t>(准备删)</w:t>
      </w:r>
      <w:bookmarkEnd w:id="365"/>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此属性用于修饰类，标识该构件生成的dll可以在carhost下运行。</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运行命令为：carhost xxx.dll. 例如：编写MainDemo.car文件如下：</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73671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IHello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736715">
        <w:rPr>
          <w:rFonts w:ascii="宋体" w:hAnsi="宋体" w:hint="eastAsia"/>
          <w:sz w:val="21"/>
          <w:szCs w:val="21"/>
        </w:rPr>
        <w:t xml:space="preserve">  </w:t>
      </w:r>
      <w:r w:rsidRPr="002157D1">
        <w:rPr>
          <w:rFonts w:ascii="宋体" w:hAnsi="宋体" w:hint="eastAsia"/>
          <w:sz w:val="21"/>
          <w:szCs w:val="21"/>
        </w:rPr>
        <w:t>MainHello();</w:t>
      </w:r>
    </w:p>
    <w:p w:rsidR="00A63A52" w:rsidRPr="002157D1" w:rsidRDefault="00A63A52" w:rsidP="0073671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5113B7" w:rsidRDefault="00A63A52" w:rsidP="0073671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 xml:space="preserve">[main] </w:t>
      </w:r>
    </w:p>
    <w:p w:rsidR="00A63A52" w:rsidRPr="002157D1" w:rsidRDefault="00A63A52" w:rsidP="0073671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class CMainHello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 xml:space="preserve">    </w:t>
      </w:r>
      <w:r w:rsidR="00736715">
        <w:rPr>
          <w:rFonts w:ascii="宋体" w:hAnsi="宋体" w:hint="eastAsia"/>
          <w:sz w:val="21"/>
          <w:szCs w:val="21"/>
        </w:rPr>
        <w:t xml:space="preserve">    </w:t>
      </w:r>
      <w:r w:rsidRPr="002157D1">
        <w:rPr>
          <w:rFonts w:ascii="宋体" w:hAnsi="宋体" w:hint="eastAsia"/>
          <w:sz w:val="21"/>
          <w:szCs w:val="21"/>
        </w:rPr>
        <w:t>interface IHello;</w:t>
      </w:r>
    </w:p>
    <w:p w:rsidR="00A63A52" w:rsidRPr="002157D1" w:rsidRDefault="00A63A52" w:rsidP="00736715">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EA2E14"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在自动代码生成的框架文件会自动生成为该构件类生成IMainApplet接口，</w:t>
      </w:r>
      <w:r w:rsidR="00EA2E14" w:rsidRPr="00EA2E14">
        <w:rPr>
          <w:rFonts w:ascii="宋体" w:hAnsi="宋体" w:hint="eastAsia"/>
          <w:sz w:val="21"/>
          <w:szCs w:val="21"/>
        </w:rPr>
        <w:t>客户程序可以重载该接口中的AtEntry()和AtExit()方法, 进行初始化操作及退出程序前的后期处理操作。</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生成的C</w:t>
      </w:r>
      <w:r w:rsidRPr="00AB5DDD">
        <w:rPr>
          <w:rFonts w:ascii="宋体" w:hAnsi="宋体"/>
          <w:sz w:val="21"/>
          <w:szCs w:val="21"/>
        </w:rPr>
        <w:t>m</w:t>
      </w:r>
      <w:r w:rsidRPr="00AB5DDD">
        <w:rPr>
          <w:rFonts w:ascii="宋体" w:hAnsi="宋体" w:hint="eastAsia"/>
          <w:sz w:val="21"/>
          <w:szCs w:val="21"/>
        </w:rPr>
        <w:t>ainHello.cpp文件在被填充之后内容如下：</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"CMainHello.h"</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"_CMainHello.cpp"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CMainHello::MainHello()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printf("hello carhost</w:t>
      </w:r>
      <w:r w:rsidRPr="002157D1">
        <w:rPr>
          <w:rFonts w:ascii="宋体" w:hAnsi="宋体" w:hint="eastAsia"/>
          <w:sz w:val="21"/>
          <w:szCs w:val="21"/>
        </w:rPr>
        <w:t>！</w:t>
      </w:r>
      <w:r w:rsidRPr="002157D1">
        <w:rPr>
          <w:rFonts w:ascii="宋体" w:hAnsi="宋体"/>
          <w:sz w:val="21"/>
          <w:szCs w:val="21"/>
        </w:rPr>
        <w:t>\n");</w:t>
      </w:r>
    </w:p>
    <w:p w:rsidR="00A63A52" w:rsidRPr="002157D1" w:rsidRDefault="00A63A52" w:rsidP="002275EA">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BA4562">
      <w:pPr>
        <w:shd w:val="clear" w:color="auto" w:fill="E6E6E6"/>
        <w:snapToGrid w:val="0"/>
        <w:spacing w:line="300" w:lineRule="auto"/>
        <w:ind w:firstLineChars="200" w:firstLine="420"/>
        <w:outlineLvl w:val="0"/>
        <w:rPr>
          <w:rFonts w:ascii="宋体" w:hAnsi="宋体"/>
          <w:sz w:val="21"/>
          <w:szCs w:val="21"/>
        </w:rPr>
      </w:pPr>
      <w:bookmarkStart w:id="366" w:name="_Toc152754365"/>
      <w:bookmarkStart w:id="367" w:name="_Toc152754751"/>
      <w:r>
        <w:rPr>
          <w:rFonts w:ascii="宋体" w:hAnsi="宋体"/>
          <w:sz w:val="21"/>
          <w:szCs w:val="21"/>
        </w:rPr>
        <w:t>ECode</w:t>
      </w:r>
      <w:r w:rsidR="00A63A52" w:rsidRPr="002157D1">
        <w:rPr>
          <w:rFonts w:ascii="宋体" w:hAnsi="宋体"/>
          <w:sz w:val="21"/>
          <w:szCs w:val="21"/>
        </w:rPr>
        <w:t xml:space="preserve"> CMainHello::AtEntry(</w:t>
      </w:r>
      <w:bookmarkEnd w:id="366"/>
      <w:bookmarkEnd w:id="367"/>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 [in] */ </w:t>
      </w:r>
      <w:r w:rsidR="000753AF" w:rsidRPr="002157D1">
        <w:rPr>
          <w:rFonts w:ascii="宋体" w:hAnsi="宋体"/>
          <w:sz w:val="21"/>
          <w:szCs w:val="21"/>
        </w:rPr>
        <w:t>WString</w:t>
      </w:r>
      <w:r w:rsidR="000753AF">
        <w:rPr>
          <w:rFonts w:ascii="宋体" w:hAnsi="宋体"/>
          <w:sz w:val="21"/>
          <w:szCs w:val="21"/>
        </w:rPr>
        <w:t>Array</w:t>
      </w:r>
      <w:r w:rsidRPr="002157D1">
        <w:rPr>
          <w:rFonts w:ascii="宋体" w:hAnsi="宋体"/>
          <w:sz w:val="21"/>
          <w:szCs w:val="21"/>
        </w:rPr>
        <w:t xml:space="preserve"> argcv)</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MainHello();</w:t>
      </w:r>
    </w:p>
    <w:p w:rsidR="00A63A52" w:rsidRPr="002157D1" w:rsidRDefault="00A63A52" w:rsidP="00D267BC">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CMainHello::AtExit()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lastRenderedPageBreak/>
        <w:t>在命令行下面进行编译生成ＤＬＬ，然后输入以下命令：</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carhost MainDemo.dll</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回车运行后的输出结果为；</w:t>
      </w:r>
    </w:p>
    <w:p w:rsidR="00A63A52"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hello carhost</w:t>
      </w:r>
      <w:r w:rsidRPr="002157D1">
        <w:rPr>
          <w:rFonts w:ascii="宋体" w:hAnsi="宋体" w:hint="eastAsia"/>
          <w:sz w:val="21"/>
          <w:szCs w:val="21"/>
        </w:rPr>
        <w:t>！</w:t>
      </w:r>
    </w:p>
    <w:p w:rsidR="00E04E32" w:rsidRDefault="00E04E32" w:rsidP="00E04E32">
      <w:pPr>
        <w:snapToGrid w:val="0"/>
        <w:spacing w:line="300" w:lineRule="auto"/>
        <w:ind w:firstLineChars="200" w:firstLine="420"/>
        <w:rPr>
          <w:rFonts w:ascii="宋体" w:hAnsi="宋体" w:hint="eastAsia"/>
          <w:sz w:val="21"/>
          <w:szCs w:val="21"/>
        </w:rPr>
      </w:pPr>
      <w:r>
        <w:rPr>
          <w:rFonts w:ascii="宋体" w:hAnsi="宋体" w:hint="eastAsia"/>
          <w:sz w:val="21"/>
          <w:szCs w:val="21"/>
        </w:rPr>
        <w:t>此属性只能修饰class，不能修饰</w:t>
      </w:r>
      <w:r>
        <w:rPr>
          <w:rFonts w:ascii="宋体" w:hAnsi="宋体"/>
          <w:sz w:val="21"/>
          <w:szCs w:val="21"/>
        </w:rPr>
        <w:t>aspec</w:t>
      </w:r>
      <w:r>
        <w:rPr>
          <w:rFonts w:ascii="宋体" w:hAnsi="宋体" w:hint="eastAsia"/>
          <w:sz w:val="21"/>
          <w:szCs w:val="21"/>
        </w:rPr>
        <w:t>t或</w:t>
      </w:r>
      <w:r w:rsidRPr="00E04E32">
        <w:rPr>
          <w:rFonts w:ascii="宋体" w:hAnsi="宋体"/>
          <w:sz w:val="21"/>
          <w:szCs w:val="21"/>
        </w:rPr>
        <w:t>context</w:t>
      </w:r>
      <w:r>
        <w:rPr>
          <w:rFonts w:ascii="宋体" w:hAnsi="宋体" w:hint="eastAsia"/>
          <w:sz w:val="21"/>
          <w:szCs w:val="21"/>
        </w:rPr>
        <w:t>。</w:t>
      </w:r>
    </w:p>
    <w:p w:rsidR="00094B22" w:rsidRPr="00E04E32" w:rsidRDefault="00094B22" w:rsidP="00E04E32">
      <w:pPr>
        <w:snapToGrid w:val="0"/>
        <w:spacing w:line="300" w:lineRule="auto"/>
        <w:ind w:firstLineChars="200" w:firstLine="420"/>
        <w:rPr>
          <w:rFonts w:ascii="宋体" w:hAnsi="宋体" w:hint="eastAsia"/>
          <w:sz w:val="21"/>
          <w:szCs w:val="21"/>
        </w:rPr>
      </w:pPr>
    </w:p>
    <w:p w:rsidR="00A63A52" w:rsidRPr="00BC57E8" w:rsidRDefault="00EC00F7" w:rsidP="00BA4562">
      <w:pPr>
        <w:pStyle w:val="2"/>
        <w:snapToGrid w:val="0"/>
        <w:spacing w:line="300" w:lineRule="auto"/>
        <w:rPr>
          <w:rFonts w:ascii="宋体" w:eastAsia="宋体" w:hAnsi="宋体" w:hint="eastAsia"/>
        </w:rPr>
      </w:pPr>
      <w:bookmarkStart w:id="368" w:name="_Toc142300886"/>
      <w:bookmarkStart w:id="369" w:name="_Toc148261059"/>
      <w:bookmarkStart w:id="370" w:name="_Toc152754366"/>
      <w:bookmarkStart w:id="371" w:name="_Toc197919025"/>
      <w:r>
        <w:rPr>
          <w:rFonts w:ascii="宋体" w:eastAsia="宋体" w:hAnsi="宋体" w:hint="eastAsia"/>
        </w:rPr>
        <w:t>7.3</w:t>
      </w:r>
      <w:r w:rsidR="00A63A52" w:rsidRPr="00BC57E8">
        <w:rPr>
          <w:rFonts w:ascii="宋体" w:eastAsia="宋体" w:hAnsi="宋体" w:hint="eastAsia"/>
        </w:rPr>
        <w:t xml:space="preserve"> singleton</w:t>
      </w:r>
      <w:bookmarkEnd w:id="368"/>
      <w:bookmarkEnd w:id="369"/>
      <w:bookmarkEnd w:id="370"/>
      <w:bookmarkEnd w:id="371"/>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此属性用于修饰类（aspect构件类除外），标识该类只能创建出唯一的对象。例如si</w:t>
      </w:r>
      <w:r w:rsidR="00347628">
        <w:rPr>
          <w:rFonts w:ascii="宋体" w:hAnsi="宋体" w:hint="eastAsia"/>
          <w:sz w:val="21"/>
          <w:szCs w:val="21"/>
        </w:rPr>
        <w:t>n</w:t>
      </w:r>
      <w:r w:rsidRPr="00AB5DDD">
        <w:rPr>
          <w:rFonts w:ascii="宋体" w:hAnsi="宋体" w:hint="eastAsia"/>
          <w:sz w:val="21"/>
          <w:szCs w:val="21"/>
        </w:rPr>
        <w:t>gleton.car：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4C36C8">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IFoo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Hello();</w:t>
      </w:r>
    </w:p>
    <w:p w:rsidR="00A63A52" w:rsidRPr="002157D1" w:rsidRDefault="00A63A52" w:rsidP="005113B7">
      <w:pPr>
        <w:shd w:val="clear" w:color="auto" w:fill="E6E6E6"/>
        <w:snapToGrid w:val="0"/>
        <w:spacing w:line="300" w:lineRule="auto"/>
        <w:ind w:firstLineChars="400" w:firstLine="840"/>
        <w:rPr>
          <w:rFonts w:ascii="宋体" w:hAnsi="宋体"/>
          <w:sz w:val="21"/>
          <w:szCs w:val="21"/>
        </w:rPr>
      </w:pPr>
      <w:r w:rsidRPr="002157D1">
        <w:rPr>
          <w:rFonts w:ascii="宋体" w:hAnsi="宋体" w:hint="eastAsia"/>
          <w:sz w:val="21"/>
          <w:szCs w:val="21"/>
        </w:rPr>
        <w:t>}</w:t>
      </w:r>
    </w:p>
    <w:p w:rsidR="00A63A52" w:rsidRPr="002157D1" w:rsidRDefault="00A63A52" w:rsidP="005113B7">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 singleton ]</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class C</w:t>
      </w:r>
      <w:r w:rsidRPr="002157D1">
        <w:rPr>
          <w:rFonts w:ascii="宋体" w:hAnsi="宋体" w:hint="eastAsia"/>
          <w:sz w:val="21"/>
          <w:szCs w:val="21"/>
        </w:rPr>
        <w:t>Foo</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5113B7">
        <w:rPr>
          <w:rFonts w:ascii="宋体" w:hAnsi="宋体" w:hint="eastAsia"/>
          <w:sz w:val="21"/>
          <w:szCs w:val="21"/>
        </w:rPr>
        <w:t xml:space="preserve">    </w:t>
      </w:r>
      <w:r w:rsidRPr="002157D1">
        <w:rPr>
          <w:rFonts w:ascii="宋体" w:hAnsi="宋体" w:hint="eastAsia"/>
          <w:sz w:val="21"/>
          <w:szCs w:val="21"/>
        </w:rPr>
        <w:t>constructor();　//构造函数不能有参数</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w:t>
      </w:r>
      <w:r w:rsidRPr="002157D1">
        <w:rPr>
          <w:rFonts w:ascii="宋体" w:hAnsi="宋体" w:hint="eastAsia"/>
          <w:sz w:val="21"/>
          <w:szCs w:val="21"/>
        </w:rPr>
        <w:t>Foo</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在示例中，定义了一个类CSingleton, 在类的定义之前加属性[singleton],　这就表明CSingleton类对象可以多次创建，但每次创建的都是同一个对象，即只能创建出唯一的对象。</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编译singleton.car，编写生成的CFoo.cpp文件内容如下：</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"CSingleton.h"</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"_CSingleton.cpp"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CSingleton::Hello()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printf("Hi, Singleton.\n");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CSingleton::constructor()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printf("Constructor.\n");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lastRenderedPageBreak/>
        <w:t xml:space="preserve">服务器端自动代码生成框架会生成两个方法供客户端创建一个singleton对象: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static </w:t>
      </w:r>
      <w:r w:rsidR="00666EC9">
        <w:rPr>
          <w:rFonts w:ascii="宋体" w:hAnsi="宋体"/>
          <w:sz w:val="21"/>
          <w:szCs w:val="21"/>
        </w:rPr>
        <w:t>ECode</w:t>
      </w:r>
      <w:r w:rsidRPr="002157D1">
        <w:rPr>
          <w:rFonts w:ascii="宋体" w:hAnsi="宋体"/>
          <w:sz w:val="21"/>
          <w:szCs w:val="21"/>
        </w:rPr>
        <w:t xml:space="preserve"> AcquireSingleton</w:t>
      </w:r>
      <w:r w:rsidRPr="002157D1">
        <w:rPr>
          <w:rFonts w:ascii="宋体" w:hAnsi="宋体" w:hint="eastAsia"/>
          <w:sz w:val="21"/>
          <w:szCs w:val="21"/>
        </w:rPr>
        <w:t>(</w:t>
      </w:r>
      <w:r w:rsidRPr="002157D1">
        <w:rPr>
          <w:rFonts w:ascii="宋体" w:hAnsi="宋体"/>
          <w:sz w:val="21"/>
          <w:szCs w:val="21"/>
        </w:rPr>
        <w:t>/*[out]*/ IHello **pIHello)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 创建一个singleton对象(同一Domain)</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static</w:t>
      </w:r>
      <w:r w:rsidRPr="002157D1">
        <w:rPr>
          <w:rFonts w:ascii="宋体" w:hAnsi="宋体" w:hint="eastAsia"/>
          <w:sz w:val="21"/>
          <w:szCs w:val="21"/>
        </w:rPr>
        <w:t xml:space="preserve"> </w:t>
      </w:r>
      <w:r w:rsidR="00666EC9">
        <w:rPr>
          <w:rFonts w:ascii="宋体" w:hAnsi="宋体"/>
          <w:sz w:val="21"/>
          <w:szCs w:val="21"/>
        </w:rPr>
        <w:t>ECode</w:t>
      </w:r>
      <w:r w:rsidRPr="002157D1">
        <w:rPr>
          <w:rFonts w:ascii="宋体" w:hAnsi="宋体"/>
          <w:sz w:val="21"/>
          <w:szCs w:val="21"/>
        </w:rPr>
        <w:t xml:space="preserve"> AcquireSingleton</w:t>
      </w:r>
      <w:r w:rsidRPr="002157D1">
        <w:rPr>
          <w:rFonts w:ascii="宋体" w:hAnsi="宋体" w:hint="eastAsia"/>
          <w:sz w:val="21"/>
          <w:szCs w:val="21"/>
        </w:rPr>
        <w:t>InDomain(</w:t>
      </w:r>
      <w:r w:rsidRPr="002157D1">
        <w:rPr>
          <w:rFonts w:ascii="宋体" w:hAnsi="宋体"/>
          <w:sz w:val="21"/>
          <w:szCs w:val="21"/>
        </w:rPr>
        <w:t xml:space="preserve">/*[in]*/ </w:t>
      </w:r>
      <w:r w:rsidRPr="002157D1">
        <w:rPr>
          <w:rFonts w:ascii="宋体" w:hAnsi="宋体" w:hint="eastAsia"/>
          <w:sz w:val="21"/>
          <w:szCs w:val="21"/>
        </w:rPr>
        <w:t xml:space="preserve"> </w:t>
      </w:r>
      <w:r w:rsidRPr="002157D1">
        <w:rPr>
          <w:rFonts w:ascii="宋体" w:hAnsi="宋体"/>
          <w:sz w:val="21"/>
          <w:szCs w:val="21"/>
        </w:rPr>
        <w:t xml:space="preserve">PDOMAININFO </w:t>
      </w:r>
      <w:r w:rsidRPr="002157D1">
        <w:rPr>
          <w:rFonts w:ascii="宋体" w:hAnsi="宋体" w:hint="eastAsia"/>
          <w:sz w:val="21"/>
          <w:szCs w:val="21"/>
        </w:rPr>
        <w:t xml:space="preserve"> </w:t>
      </w:r>
      <w:r w:rsidRPr="002157D1">
        <w:rPr>
          <w:rFonts w:ascii="宋体" w:hAnsi="宋体"/>
          <w:sz w:val="21"/>
          <w:szCs w:val="21"/>
        </w:rPr>
        <w:t>pDomainInfo,</w:t>
      </w:r>
      <w:r w:rsidRPr="002157D1">
        <w:rPr>
          <w:rFonts w:ascii="宋体" w:hAnsi="宋体" w:hint="eastAsia"/>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/*[out]*/ IHello</w:t>
      </w:r>
      <w:r w:rsidRPr="002157D1">
        <w:rPr>
          <w:rFonts w:ascii="宋体" w:hAnsi="宋体" w:hint="eastAsia"/>
          <w:sz w:val="21"/>
          <w:szCs w:val="21"/>
        </w:rPr>
        <w:t xml:space="preserve"> </w:t>
      </w:r>
      <w:r w:rsidRPr="002157D1">
        <w:rPr>
          <w:rFonts w:ascii="宋体" w:hAnsi="宋体"/>
          <w:sz w:val="21"/>
          <w:szCs w:val="21"/>
        </w:rPr>
        <w:t xml:space="preserve"> **pIHello)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//根据</w:t>
      </w:r>
      <w:r w:rsidRPr="002157D1">
        <w:rPr>
          <w:rFonts w:ascii="宋体" w:hAnsi="宋体"/>
          <w:sz w:val="21"/>
          <w:szCs w:val="21"/>
        </w:rPr>
        <w:t>pDomainInfo</w:t>
      </w:r>
      <w:r w:rsidRPr="002157D1">
        <w:rPr>
          <w:rFonts w:ascii="宋体" w:hAnsi="宋体" w:hint="eastAsia"/>
          <w:sz w:val="21"/>
          <w:szCs w:val="21"/>
        </w:rPr>
        <w:t>创建一个singleton对象</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目前，参数</w:t>
      </w:r>
      <w:r w:rsidRPr="00AB5DDD">
        <w:rPr>
          <w:rFonts w:ascii="宋体" w:hAnsi="宋体"/>
          <w:sz w:val="21"/>
          <w:szCs w:val="21"/>
        </w:rPr>
        <w:t>pDomainInfo</w:t>
      </w:r>
      <w:r w:rsidRPr="00AB5DDD">
        <w:rPr>
          <w:rFonts w:ascii="宋体" w:hAnsi="宋体" w:hint="eastAsia"/>
          <w:sz w:val="21"/>
          <w:szCs w:val="21"/>
        </w:rPr>
        <w:t>可取的值为：</w:t>
      </w:r>
      <w:r w:rsidRPr="00AB5DDD">
        <w:rPr>
          <w:rFonts w:ascii="宋体" w:hAnsi="宋体"/>
          <w:sz w:val="21"/>
          <w:szCs w:val="21"/>
        </w:rPr>
        <w:t>CTX_SAME_DOMAIN</w:t>
      </w:r>
      <w:r w:rsidRPr="00AB5DDD">
        <w:rPr>
          <w:rFonts w:ascii="宋体" w:hAnsi="宋体" w:hint="eastAsia"/>
          <w:sz w:val="21"/>
          <w:szCs w:val="21"/>
        </w:rPr>
        <w:t>，</w:t>
      </w:r>
      <w:r w:rsidRPr="00AB5DDD">
        <w:rPr>
          <w:rFonts w:ascii="宋体" w:hAnsi="宋体"/>
          <w:sz w:val="21"/>
          <w:szCs w:val="21"/>
        </w:rPr>
        <w:t>CTX_DIFF_DOMAIN</w:t>
      </w:r>
      <w:r w:rsidRPr="00AB5DDD">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客户端使用C</w:t>
      </w:r>
      <w:r w:rsidRPr="00AB5DDD">
        <w:rPr>
          <w:rFonts w:ascii="宋体" w:hAnsi="宋体" w:hint="eastAsia"/>
          <w:sz w:val="21"/>
          <w:szCs w:val="21"/>
        </w:rPr>
        <w:t>Singleton</w:t>
      </w:r>
      <w:r w:rsidRPr="00AB5DDD">
        <w:rPr>
          <w:rFonts w:ascii="宋体" w:hAnsi="宋体"/>
          <w:sz w:val="21"/>
          <w:szCs w:val="21"/>
        </w:rPr>
        <w:t>:AcquireSingleton或C</w:t>
      </w:r>
      <w:r w:rsidRPr="00AB5DDD">
        <w:rPr>
          <w:rFonts w:ascii="宋体" w:hAnsi="宋体" w:hint="eastAsia"/>
          <w:sz w:val="21"/>
          <w:szCs w:val="21"/>
        </w:rPr>
        <w:t>Singleton</w:t>
      </w:r>
      <w:r w:rsidRPr="00AB5DDD">
        <w:rPr>
          <w:rFonts w:ascii="宋体" w:hAnsi="宋体"/>
          <w:sz w:val="21"/>
          <w:szCs w:val="21"/>
        </w:rPr>
        <w:t>::AcquireSingletonInDomain获取（创建）对象。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8B2FF6" w:rsidP="002157D1">
      <w:pPr>
        <w:shd w:val="clear" w:color="auto" w:fill="E6E6E6"/>
        <w:snapToGrid w:val="0"/>
        <w:spacing w:line="300" w:lineRule="auto"/>
        <w:ind w:firstLineChars="200" w:firstLine="420"/>
        <w:rPr>
          <w:rFonts w:ascii="宋体" w:hAnsi="宋体" w:hint="eastAsia"/>
          <w:sz w:val="21"/>
          <w:szCs w:val="21"/>
        </w:rPr>
      </w:pPr>
      <w:r w:rsidRPr="008B2FF6">
        <w:rPr>
          <w:rFonts w:ascii="宋体" w:hAnsi="宋体" w:hint="eastAsia"/>
          <w:sz w:val="21"/>
          <w:szCs w:val="21"/>
        </w:rPr>
        <w:t>#import</w:t>
      </w:r>
      <w:r>
        <w:rPr>
          <w:rFonts w:ascii="宋体" w:hAnsi="宋体" w:hint="eastAsia"/>
          <w:sz w:val="21"/>
          <w:szCs w:val="21"/>
        </w:rPr>
        <w:t xml:space="preserve"> &lt;</w:t>
      </w:r>
      <w:r w:rsidR="00A63A52" w:rsidRPr="002157D1">
        <w:rPr>
          <w:rFonts w:ascii="宋体" w:hAnsi="宋体"/>
          <w:sz w:val="21"/>
          <w:szCs w:val="21"/>
        </w:rPr>
        <w:t>singleton.dll</w:t>
      </w:r>
      <w:r>
        <w:rPr>
          <w:rFonts w:ascii="宋体" w:hAnsi="宋体" w:hint="eastAsia"/>
          <w:sz w:val="21"/>
          <w:szCs w:val="21"/>
        </w:rPr>
        <w:t>&gt;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 main()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BA4562">
      <w:pPr>
        <w:shd w:val="clear" w:color="auto" w:fill="E6E6E6"/>
        <w:snapToGrid w:val="0"/>
        <w:spacing w:line="300" w:lineRule="auto"/>
        <w:ind w:firstLineChars="200" w:firstLine="420"/>
        <w:outlineLvl w:val="0"/>
        <w:rPr>
          <w:rFonts w:ascii="宋体" w:hAnsi="宋体"/>
          <w:sz w:val="21"/>
          <w:szCs w:val="21"/>
        </w:rPr>
      </w:pPr>
      <w:r w:rsidRPr="002157D1">
        <w:rPr>
          <w:rFonts w:ascii="宋体" w:hAnsi="宋体"/>
          <w:sz w:val="21"/>
          <w:szCs w:val="21"/>
        </w:rPr>
        <w:t xml:space="preserve">    </w:t>
      </w:r>
      <w:bookmarkStart w:id="372" w:name="_Toc152754367"/>
      <w:bookmarkStart w:id="373" w:name="_Toc152754753"/>
      <w:r w:rsidR="00666EC9">
        <w:rPr>
          <w:rFonts w:ascii="宋体" w:hAnsi="宋体"/>
          <w:sz w:val="21"/>
          <w:szCs w:val="21"/>
        </w:rPr>
        <w:t>ECode</w:t>
      </w:r>
      <w:r w:rsidRPr="002157D1">
        <w:rPr>
          <w:rFonts w:ascii="宋体" w:hAnsi="宋体"/>
          <w:sz w:val="21"/>
          <w:szCs w:val="21"/>
        </w:rPr>
        <w:t xml:space="preserve"> ec;</w:t>
      </w:r>
      <w:bookmarkEnd w:id="372"/>
      <w:bookmarkEnd w:id="373"/>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IHello* pIHello1, *pIHello2;</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//创建</w:t>
      </w:r>
      <w:r w:rsidRPr="002157D1">
        <w:rPr>
          <w:rFonts w:ascii="宋体" w:hAnsi="宋体"/>
          <w:sz w:val="21"/>
          <w:szCs w:val="21"/>
        </w:rPr>
        <w:t>Singleton</w:t>
      </w:r>
      <w:r w:rsidRPr="002157D1">
        <w:rPr>
          <w:rFonts w:ascii="宋体" w:hAnsi="宋体" w:hint="eastAsia"/>
          <w:sz w:val="21"/>
          <w:szCs w:val="21"/>
        </w:rPr>
        <w:t>对象</w:t>
      </w:r>
      <w:r w:rsidRPr="002157D1">
        <w:rPr>
          <w:rFonts w:ascii="宋体" w:hAnsi="宋体"/>
          <w:sz w:val="21"/>
          <w:szCs w:val="21"/>
        </w:rPr>
        <w:t>pIHello1</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CSingleton::AcquireSingleton(&amp;pIHello1);</w:t>
      </w:r>
    </w:p>
    <w:p w:rsidR="00A63A52" w:rsidRPr="002157D1" w:rsidRDefault="00A63A52" w:rsidP="00792F6D">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if (FAILED(ec)) goto ErrorExit;</w:t>
      </w:r>
    </w:p>
    <w:p w:rsidR="00A63A52" w:rsidRPr="002157D1" w:rsidRDefault="00A63A52" w:rsidP="00792F6D">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//创建</w:t>
      </w:r>
      <w:r w:rsidRPr="002157D1">
        <w:rPr>
          <w:rFonts w:ascii="宋体" w:hAnsi="宋体"/>
          <w:sz w:val="21"/>
          <w:szCs w:val="21"/>
        </w:rPr>
        <w:t>Singleton</w:t>
      </w:r>
      <w:r w:rsidRPr="002157D1">
        <w:rPr>
          <w:rFonts w:ascii="宋体" w:hAnsi="宋体" w:hint="eastAsia"/>
          <w:sz w:val="21"/>
          <w:szCs w:val="21"/>
        </w:rPr>
        <w:t>对象</w:t>
      </w:r>
      <w:r w:rsidRPr="002157D1">
        <w:rPr>
          <w:rFonts w:ascii="宋体" w:hAnsi="宋体"/>
          <w:sz w:val="21"/>
          <w:szCs w:val="21"/>
        </w:rPr>
        <w:t>pIHello2</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CSingleton::AcquireSingleton(&amp;pIHello2);</w:t>
      </w:r>
    </w:p>
    <w:p w:rsidR="00A63A52" w:rsidRPr="002157D1" w:rsidRDefault="00A63A52" w:rsidP="00792F6D">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if (FAILED(ec)) goto ErrorExit;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792F6D">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//打印出两个对象指针的地址，如果相同即指向同一个对象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pIHello1-&gt;Hello();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printf("pIHello1 :%p\n", pIHello1);</w:t>
      </w:r>
      <w:r w:rsidRPr="002157D1">
        <w:rPr>
          <w:rFonts w:ascii="宋体" w:hAnsi="宋体" w:hint="eastAsia"/>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pIHello1-&gt;Hello();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printf("pIHello1 :%p\n", pIHello2);</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pIHello1-&gt;Release();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pIHello2-&gt;Release();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printf("Error, ec = %x\n",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1;</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2157D1" w:rsidRDefault="00A63A52" w:rsidP="002157D1">
      <w:pPr>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运行后结果为: ( 注意：只调用了一次constructor.两个指针所指向的地址相同)</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Constructor.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Hi, Singleton.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pIHello1 :00253378</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Hi, Singleton.</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pIHello1 :00253378</w:t>
      </w:r>
    </w:p>
    <w:p w:rsidR="00A63A52" w:rsidRPr="006348B2" w:rsidRDefault="00A63A52" w:rsidP="00124A87">
      <w:pPr>
        <w:snapToGrid w:val="0"/>
        <w:spacing w:line="300" w:lineRule="auto"/>
        <w:rPr>
          <w:rFonts w:ascii="宋体" w:hAnsi="宋体" w:hint="eastAsia"/>
          <w:b/>
          <w:szCs w:val="21"/>
        </w:rPr>
      </w:pPr>
      <w:r>
        <w:rPr>
          <w:rFonts w:ascii="宋体" w:hAnsi="宋体" w:hint="eastAsia"/>
          <w:b/>
          <w:szCs w:val="21"/>
        </w:rPr>
        <w:t>注意</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如果一个类被标识为具有Singleton属性，那么它的构造函数不能有参数，否则将编译出错。</w:t>
      </w:r>
    </w:p>
    <w:p w:rsidR="00A63A52"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singleton属性不能用来修饰aspect构件类</w:t>
      </w:r>
      <w:r w:rsidR="00C87A51">
        <w:rPr>
          <w:rFonts w:ascii="宋体" w:hAnsi="宋体" w:hint="eastAsia"/>
          <w:sz w:val="21"/>
          <w:szCs w:val="21"/>
        </w:rPr>
        <w:t>。</w:t>
      </w:r>
    </w:p>
    <w:p w:rsidR="0088089A" w:rsidRPr="00AB5DDD" w:rsidRDefault="0088089A" w:rsidP="00AB5DDD">
      <w:pPr>
        <w:snapToGrid w:val="0"/>
        <w:spacing w:line="300" w:lineRule="auto"/>
        <w:ind w:firstLineChars="200" w:firstLine="420"/>
        <w:rPr>
          <w:rFonts w:ascii="宋体" w:hAnsi="宋体" w:hint="eastAsia"/>
          <w:sz w:val="21"/>
          <w:szCs w:val="21"/>
        </w:rPr>
      </w:pPr>
    </w:p>
    <w:p w:rsidR="00A63A52" w:rsidRPr="00BC57E8" w:rsidRDefault="00EC00F7" w:rsidP="00BA4562">
      <w:pPr>
        <w:pStyle w:val="2"/>
        <w:snapToGrid w:val="0"/>
        <w:spacing w:line="300" w:lineRule="auto"/>
        <w:rPr>
          <w:rFonts w:ascii="宋体" w:eastAsia="宋体" w:hAnsi="宋体" w:hint="eastAsia"/>
        </w:rPr>
      </w:pPr>
      <w:bookmarkStart w:id="374" w:name="_Toc142300887"/>
      <w:bookmarkStart w:id="375" w:name="_Toc148261060"/>
      <w:bookmarkStart w:id="376" w:name="_Toc152754368"/>
      <w:bookmarkStart w:id="377" w:name="_Toc197919026"/>
      <w:r>
        <w:rPr>
          <w:rFonts w:ascii="宋体" w:eastAsia="宋体" w:hAnsi="宋体" w:hint="eastAsia"/>
        </w:rPr>
        <w:t>7.4</w:t>
      </w:r>
      <w:r w:rsidR="00A63A52" w:rsidRPr="00BC57E8">
        <w:rPr>
          <w:rFonts w:ascii="宋体" w:eastAsia="宋体" w:hAnsi="宋体" w:hint="eastAsia"/>
        </w:rPr>
        <w:t xml:space="preserve"> aggregate</w:t>
      </w:r>
      <w:bookmarkEnd w:id="374"/>
      <w:bookmarkEnd w:id="375"/>
      <w:bookmarkEnd w:id="376"/>
      <w:bookmarkEnd w:id="377"/>
    </w:p>
    <w:p w:rsidR="00A63A52" w:rsidRPr="00BC57E8" w:rsidRDefault="00EC00F7" w:rsidP="00FF179A">
      <w:pPr>
        <w:pStyle w:val="3"/>
        <w:snapToGrid w:val="0"/>
        <w:spacing w:line="300" w:lineRule="auto"/>
        <w:rPr>
          <w:rFonts w:hint="eastAsia"/>
          <w:sz w:val="28"/>
          <w:szCs w:val="28"/>
        </w:rPr>
      </w:pPr>
      <w:bookmarkStart w:id="378" w:name="_Toc142300888"/>
      <w:bookmarkStart w:id="379" w:name="_Toc148261061"/>
      <w:bookmarkStart w:id="380" w:name="_Toc152754369"/>
      <w:bookmarkStart w:id="381" w:name="_Toc152754755"/>
      <w:bookmarkStart w:id="382" w:name="_Toc197919027"/>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7.4</w:t>
        </w:r>
        <w:r w:rsidR="00A63A52" w:rsidRPr="00CA6AC6">
          <w:rPr>
            <w:rFonts w:ascii="宋体" w:hAnsi="宋体" w:hint="eastAsia"/>
            <w:sz w:val="28"/>
            <w:szCs w:val="28"/>
          </w:rPr>
          <w:t>.1 a</w:t>
        </w:r>
      </w:smartTag>
      <w:r w:rsidR="00A63A52" w:rsidRPr="00CA6AC6">
        <w:rPr>
          <w:rFonts w:ascii="宋体" w:hAnsi="宋体" w:hint="eastAsia"/>
          <w:sz w:val="28"/>
          <w:szCs w:val="28"/>
        </w:rPr>
        <w:t>ggregate的含义和使用</w:t>
      </w:r>
      <w:bookmarkEnd w:id="378"/>
      <w:bookmarkEnd w:id="379"/>
      <w:bookmarkEnd w:id="380"/>
      <w:bookmarkEnd w:id="381"/>
      <w:bookmarkEnd w:id="382"/>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此属性用于修饰类，将方面aspect1, aspect2与所要定义的类聚合</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格式：［aggregate(aspect1, aspect2</w:t>
      </w:r>
      <w:r w:rsidRPr="00AB5DDD">
        <w:rPr>
          <w:rFonts w:ascii="宋体" w:hAnsi="宋体"/>
          <w:sz w:val="21"/>
          <w:szCs w:val="21"/>
        </w:rPr>
        <w:t>…</w:t>
      </w:r>
      <w:r w:rsidRPr="00AB5DDD">
        <w:rPr>
          <w:rFonts w:ascii="宋体" w:hAnsi="宋体" w:hint="eastAsia"/>
          <w:sz w:val="21"/>
          <w:szCs w:val="21"/>
        </w:rPr>
        <w:t>)］。例如AggregateDemo.car中：</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w:t>
      </w:r>
      <w:r w:rsidRPr="002157D1">
        <w:rPr>
          <w:rFonts w:ascii="宋体" w:hAnsi="宋体"/>
          <w:sz w:val="21"/>
          <w:szCs w:val="21"/>
        </w:rPr>
        <w:t>odule</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IHello {</w:t>
      </w:r>
    </w:p>
    <w:p w:rsidR="00A63A52" w:rsidRPr="002157D1" w:rsidRDefault="005113B7" w:rsidP="002157D1">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sidR="00A63A52" w:rsidRPr="002157D1">
        <w:rPr>
          <w:rFonts w:ascii="宋体" w:hAnsi="宋体" w:hint="eastAsia"/>
          <w:sz w:val="21"/>
          <w:szCs w:val="21"/>
        </w:rPr>
        <w:t>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[aggregate(AObjectEx, AObjectContainer)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class CFoo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此示例中定义了CFoo类，该类聚合了AObjectEx, A</w:t>
      </w:r>
      <w:r w:rsidRPr="00AB5DDD">
        <w:rPr>
          <w:rFonts w:ascii="宋体" w:hAnsi="宋体"/>
          <w:sz w:val="21"/>
          <w:szCs w:val="21"/>
        </w:rPr>
        <w:t>o</w:t>
      </w:r>
      <w:r w:rsidRPr="00AB5DDD">
        <w:rPr>
          <w:rFonts w:ascii="宋体" w:hAnsi="宋体" w:hint="eastAsia"/>
          <w:sz w:val="21"/>
          <w:szCs w:val="21"/>
        </w:rPr>
        <w:t>bjectDump这两个Apsect对象（</w:t>
      </w:r>
      <w:r w:rsidR="00235D94">
        <w:rPr>
          <w:rFonts w:ascii="宋体" w:hAnsi="宋体" w:hint="eastAsia"/>
          <w:sz w:val="21"/>
          <w:szCs w:val="21"/>
        </w:rPr>
        <w:t>Elastos</w:t>
      </w:r>
      <w:r w:rsidRPr="00AB5DDD">
        <w:rPr>
          <w:rFonts w:ascii="宋体" w:hAnsi="宋体" w:hint="eastAsia"/>
          <w:sz w:val="21"/>
          <w:szCs w:val="21"/>
        </w:rPr>
        <w:t>系统中定义）。</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普通的构件类或者context类构件都可以自己聚合一些aspect对象。</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server端对于每个CAR构件类，可重载如下几个函数来满足该构件类对象在聚合aspect对象时自己的需要：</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virtual </w:t>
      </w:r>
      <w:r w:rsidRPr="002157D1">
        <w:rPr>
          <w:rFonts w:ascii="宋体" w:hAnsi="宋体" w:hint="eastAsia"/>
          <w:sz w:val="21"/>
          <w:szCs w:val="21"/>
        </w:rPr>
        <w:t xml:space="preserve">CARAPI </w:t>
      </w:r>
      <w:r w:rsidRPr="002157D1">
        <w:rPr>
          <w:rFonts w:ascii="宋体" w:hAnsi="宋体"/>
          <w:sz w:val="21"/>
          <w:szCs w:val="21"/>
        </w:rPr>
        <w:t>OnAspectAttaching(PO</w:t>
      </w:r>
      <w:r w:rsidR="00D52F4A">
        <w:rPr>
          <w:rFonts w:ascii="宋体" w:hAnsi="宋体" w:hint="eastAsia"/>
          <w:sz w:val="21"/>
          <w:szCs w:val="21"/>
        </w:rPr>
        <w:t>bject</w:t>
      </w:r>
      <w:r w:rsidRPr="002157D1">
        <w:rPr>
          <w:rFonts w:ascii="宋体" w:hAnsi="宋体"/>
          <w:sz w:val="21"/>
          <w:szCs w:val="21"/>
        </w:rPr>
        <w:t xml:space="preserve"> pAspect)</w:t>
      </w: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virtual </w:t>
      </w:r>
      <w:r w:rsidRPr="002157D1">
        <w:rPr>
          <w:rFonts w:ascii="宋体" w:hAnsi="宋体" w:hint="eastAsia"/>
          <w:sz w:val="21"/>
          <w:szCs w:val="21"/>
        </w:rPr>
        <w:t>CARAPI</w:t>
      </w:r>
      <w:r w:rsidR="00D52F4A">
        <w:rPr>
          <w:rFonts w:ascii="宋体" w:hAnsi="宋体"/>
          <w:sz w:val="21"/>
          <w:szCs w:val="21"/>
        </w:rPr>
        <w:t xml:space="preserve"> OnAspectDetach</w:t>
      </w:r>
      <w:r w:rsidR="00D52F4A">
        <w:rPr>
          <w:rFonts w:ascii="宋体" w:hAnsi="宋体" w:hint="eastAsia"/>
          <w:sz w:val="21"/>
          <w:szCs w:val="21"/>
        </w:rPr>
        <w:t>ing</w:t>
      </w:r>
      <w:r w:rsidRPr="002157D1">
        <w:rPr>
          <w:rFonts w:ascii="宋体" w:hAnsi="宋体"/>
          <w:sz w:val="21"/>
          <w:szCs w:val="21"/>
        </w:rPr>
        <w:t>(</w:t>
      </w:r>
      <w:r w:rsidR="00D52F4A" w:rsidRPr="002157D1">
        <w:rPr>
          <w:rFonts w:ascii="宋体" w:hAnsi="宋体"/>
          <w:sz w:val="21"/>
          <w:szCs w:val="21"/>
        </w:rPr>
        <w:t>PO</w:t>
      </w:r>
      <w:r w:rsidR="00D52F4A">
        <w:rPr>
          <w:rFonts w:ascii="宋体" w:hAnsi="宋体" w:hint="eastAsia"/>
          <w:sz w:val="21"/>
          <w:szCs w:val="21"/>
        </w:rPr>
        <w:t>bject</w:t>
      </w:r>
      <w:r w:rsidR="00D52F4A" w:rsidRPr="002157D1">
        <w:rPr>
          <w:rFonts w:ascii="宋体" w:hAnsi="宋体"/>
          <w:sz w:val="21"/>
          <w:szCs w:val="21"/>
        </w:rPr>
        <w:t xml:space="preserve"> </w:t>
      </w:r>
      <w:r w:rsidRPr="002157D1">
        <w:rPr>
          <w:rFonts w:ascii="宋体" w:hAnsi="宋体"/>
          <w:sz w:val="21"/>
          <w:szCs w:val="21"/>
        </w:rPr>
        <w:t>pAspect)</w:t>
      </w:r>
      <w:r w:rsidRPr="002157D1">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client 端可以直接使用聚合的对象。</w:t>
      </w:r>
    </w:p>
    <w:p w:rsidR="00A63A52" w:rsidRPr="00BC57E8" w:rsidRDefault="00EC00F7" w:rsidP="00FF179A">
      <w:pPr>
        <w:pStyle w:val="3"/>
        <w:snapToGrid w:val="0"/>
        <w:spacing w:line="300" w:lineRule="auto"/>
        <w:rPr>
          <w:rFonts w:hint="eastAsia"/>
          <w:sz w:val="28"/>
          <w:szCs w:val="28"/>
        </w:rPr>
      </w:pPr>
      <w:bookmarkStart w:id="383" w:name="_Toc142300889"/>
      <w:bookmarkStart w:id="384" w:name="_Toc148261062"/>
      <w:bookmarkStart w:id="385" w:name="_Toc152754370"/>
      <w:bookmarkStart w:id="386" w:name="_Toc152754756"/>
      <w:bookmarkStart w:id="387" w:name="_Toc197919028"/>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lastRenderedPageBreak/>
          <w:t>7.4</w:t>
        </w:r>
        <w:r w:rsidR="00420BE2">
          <w:rPr>
            <w:rFonts w:ascii="宋体" w:hAnsi="宋体" w:hint="eastAsia"/>
            <w:sz w:val="28"/>
            <w:szCs w:val="28"/>
          </w:rPr>
          <w:t xml:space="preserve">.2 </w:t>
        </w:r>
        <w:r w:rsidR="00A63A52" w:rsidRPr="00CA6AC6">
          <w:rPr>
            <w:rFonts w:ascii="宋体" w:hAnsi="宋体" w:hint="eastAsia"/>
            <w:sz w:val="28"/>
            <w:szCs w:val="28"/>
          </w:rPr>
          <w:t>A</w:t>
        </w:r>
      </w:smartTag>
      <w:r w:rsidR="00A63A52" w:rsidRPr="00CA6AC6">
        <w:rPr>
          <w:rFonts w:ascii="宋体" w:hAnsi="宋体" w:hint="eastAsia"/>
          <w:sz w:val="28"/>
          <w:szCs w:val="28"/>
        </w:rPr>
        <w:t>ObjectContainer(包容)</w:t>
      </w:r>
      <w:bookmarkEnd w:id="383"/>
      <w:bookmarkEnd w:id="384"/>
      <w:bookmarkEnd w:id="385"/>
      <w:bookmarkEnd w:id="386"/>
      <w:bookmarkEnd w:id="387"/>
    </w:p>
    <w:p w:rsidR="00A359AF" w:rsidRDefault="00A359AF" w:rsidP="00AB5DDD">
      <w:pPr>
        <w:snapToGrid w:val="0"/>
        <w:spacing w:line="300" w:lineRule="auto"/>
        <w:ind w:firstLineChars="200" w:firstLine="420"/>
        <w:rPr>
          <w:rFonts w:ascii="宋体" w:hAnsi="宋体" w:hint="eastAsia"/>
          <w:sz w:val="21"/>
          <w:szCs w:val="21"/>
        </w:rPr>
      </w:pPr>
      <w:r>
        <w:rPr>
          <w:rFonts w:ascii="宋体" w:hAnsi="宋体" w:hint="eastAsia"/>
          <w:sz w:val="21"/>
          <w:szCs w:val="21"/>
        </w:rPr>
        <w:t>在包容的情况下，外部构件包容内部构件，外部构件包含指向内部构件接口的指针，此时，外部构件仅仅是内部构件的一个客户而已，它将使用内部构件的接口来实现它自己的接口。</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CAR中实现了包容技术，即封装一个或多个构件对象。</w:t>
      </w:r>
      <w:r w:rsidR="00A359AF">
        <w:rPr>
          <w:rFonts w:ascii="宋体" w:hAnsi="宋体" w:hint="eastAsia"/>
          <w:sz w:val="21"/>
          <w:szCs w:val="21"/>
        </w:rPr>
        <w:t>它可以通过</w:t>
      </w:r>
      <w:r w:rsidR="00242E2B">
        <w:rPr>
          <w:rFonts w:ascii="宋体" w:hAnsi="宋体" w:hint="eastAsia"/>
          <w:sz w:val="21"/>
          <w:szCs w:val="21"/>
        </w:rPr>
        <w:t>对象包容器</w:t>
      </w:r>
      <w:r w:rsidRPr="00AB5DDD">
        <w:rPr>
          <w:rFonts w:ascii="宋体" w:hAnsi="宋体" w:hint="eastAsia"/>
          <w:sz w:val="21"/>
          <w:szCs w:val="21"/>
        </w:rPr>
        <w:t>构件类AObjectContainer</w:t>
      </w:r>
      <w:r w:rsidR="00A359AF">
        <w:rPr>
          <w:rFonts w:ascii="宋体" w:hAnsi="宋体" w:hint="eastAsia"/>
          <w:sz w:val="21"/>
          <w:szCs w:val="21"/>
        </w:rPr>
        <w:t>来对被包容在一个构件对象里的其它多个构件对象进行管理并</w:t>
      </w:r>
      <w:r w:rsidR="0049251B">
        <w:rPr>
          <w:rFonts w:ascii="宋体" w:hAnsi="宋体" w:hint="eastAsia"/>
          <w:sz w:val="21"/>
          <w:szCs w:val="21"/>
        </w:rPr>
        <w:t>实现</w:t>
      </w:r>
      <w:r w:rsidR="00A359AF">
        <w:rPr>
          <w:rFonts w:ascii="宋体" w:hAnsi="宋体" w:hint="eastAsia"/>
          <w:sz w:val="21"/>
          <w:szCs w:val="21"/>
        </w:rPr>
        <w:t>一些</w:t>
      </w:r>
      <w:r w:rsidR="0049251B">
        <w:rPr>
          <w:rFonts w:ascii="宋体" w:hAnsi="宋体" w:hint="eastAsia"/>
          <w:sz w:val="21"/>
          <w:szCs w:val="21"/>
        </w:rPr>
        <w:t>通用的接口。其中定义了一个接口，</w:t>
      </w:r>
      <w:r w:rsidRPr="00AB5DDD">
        <w:rPr>
          <w:rFonts w:ascii="宋体" w:hAnsi="宋体" w:hint="eastAsia"/>
          <w:sz w:val="21"/>
          <w:szCs w:val="21"/>
        </w:rPr>
        <w:t>包含了以下一组方法：</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Add(IObject *pObject);</w:t>
      </w:r>
      <w:r w:rsidRPr="002157D1">
        <w:rPr>
          <w:rFonts w:ascii="宋体" w:hAnsi="宋体" w:hint="eastAsia"/>
          <w:sz w:val="21"/>
          <w:szCs w:val="21"/>
        </w:rPr>
        <w:t xml:space="preserve">　//向container中添加构件对象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Remove(IObject *pObject);</w:t>
      </w:r>
      <w:r w:rsidRPr="002157D1">
        <w:rPr>
          <w:rFonts w:ascii="宋体" w:hAnsi="宋体" w:hint="eastAsia"/>
          <w:sz w:val="21"/>
          <w:szCs w:val="21"/>
        </w:rPr>
        <w:t xml:space="preserve"> //从container中移除构件对象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GetEnumerator(IObjectEnumerator **ppEnumerator);</w:t>
      </w:r>
      <w:r w:rsidRPr="002157D1">
        <w:rPr>
          <w:rFonts w:ascii="宋体" w:hAnsi="宋体" w:hint="eastAsia"/>
          <w:sz w:val="21"/>
          <w:szCs w:val="21"/>
        </w:rPr>
        <w:t xml:space="preserve"> //获得container中构件对象的枚举</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GetCount(</w:t>
      </w:r>
      <w:r w:rsidR="000B5BF1">
        <w:rPr>
          <w:rFonts w:ascii="宋体" w:hAnsi="宋体"/>
          <w:sz w:val="21"/>
          <w:szCs w:val="21"/>
        </w:rPr>
        <w:t>Int32</w:t>
      </w:r>
      <w:r w:rsidRPr="002157D1">
        <w:rPr>
          <w:rFonts w:ascii="宋体" w:hAnsi="宋体"/>
          <w:sz w:val="21"/>
          <w:szCs w:val="21"/>
        </w:rPr>
        <w:t xml:space="preserve"> *pCount);</w:t>
      </w:r>
      <w:r w:rsidRPr="002157D1">
        <w:rPr>
          <w:rFonts w:ascii="宋体" w:hAnsi="宋体" w:hint="eastAsia"/>
          <w:sz w:val="21"/>
          <w:szCs w:val="21"/>
        </w:rPr>
        <w:t xml:space="preserve"> //获得container中构件对象的个数</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Dispose();</w:t>
      </w:r>
      <w:r w:rsidRPr="002157D1">
        <w:rPr>
          <w:rFonts w:ascii="宋体" w:hAnsi="宋体" w:hint="eastAsia"/>
          <w:sz w:val="21"/>
          <w:szCs w:val="21"/>
        </w:rPr>
        <w:t>//</w:t>
      </w:r>
      <w:r w:rsidRPr="002157D1">
        <w:rPr>
          <w:rFonts w:ascii="宋体" w:hAnsi="宋体"/>
          <w:sz w:val="21"/>
          <w:szCs w:val="21"/>
        </w:rPr>
        <w:t>释放由 Container 占用的资源。</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一个构件聚合了AObjectContainer，就可以使该构件对象通过AObjectContainer提供的方法包容其它的构件对象。</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具体应用请参见internal_samples\cartest\container的例子。</w:t>
      </w:r>
    </w:p>
    <w:p w:rsidR="009F690E" w:rsidRDefault="009F690E" w:rsidP="009F690E">
      <w:pPr>
        <w:snapToGrid w:val="0"/>
        <w:spacing w:line="300" w:lineRule="auto"/>
        <w:ind w:firstLineChars="196" w:firstLine="472"/>
        <w:rPr>
          <w:rFonts w:ascii="宋体" w:hAnsi="宋体" w:hint="eastAsia"/>
          <w:b/>
          <w:szCs w:val="21"/>
        </w:rPr>
      </w:pPr>
    </w:p>
    <w:p w:rsidR="00A63A52" w:rsidRPr="006348B2" w:rsidRDefault="00A63A52" w:rsidP="009F690E">
      <w:pPr>
        <w:snapToGrid w:val="0"/>
        <w:spacing w:line="300" w:lineRule="auto"/>
        <w:ind w:firstLineChars="196" w:firstLine="472"/>
        <w:rPr>
          <w:rFonts w:ascii="宋体" w:hAnsi="宋体" w:hint="eastAsia"/>
          <w:b/>
          <w:szCs w:val="21"/>
        </w:rPr>
      </w:pPr>
      <w:r>
        <w:rPr>
          <w:rFonts w:ascii="宋体" w:hAnsi="宋体" w:hint="eastAsia"/>
          <w:b/>
          <w:szCs w:val="21"/>
        </w:rPr>
        <w:t>实例讲解</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编写container.car：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IFoo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5113B7">
        <w:rPr>
          <w:rFonts w:ascii="宋体" w:hAnsi="宋体" w:hint="eastAsia"/>
          <w:sz w:val="21"/>
          <w:szCs w:val="21"/>
        </w:rPr>
        <w:t xml:space="preserve">    </w:t>
      </w:r>
      <w:r w:rsidRPr="002157D1">
        <w:rPr>
          <w:rFonts w:ascii="宋体" w:hAnsi="宋体" w:hint="eastAsia"/>
          <w:sz w:val="21"/>
          <w:szCs w:val="21"/>
        </w:rPr>
        <w:t>FooHello();</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IBar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5113B7">
        <w:rPr>
          <w:rFonts w:ascii="宋体" w:hAnsi="宋体" w:hint="eastAsia"/>
          <w:sz w:val="21"/>
          <w:szCs w:val="21"/>
        </w:rPr>
        <w:t xml:space="preserve">    </w:t>
      </w:r>
      <w:r w:rsidRPr="002157D1">
        <w:rPr>
          <w:rFonts w:ascii="宋体" w:hAnsi="宋体" w:hint="eastAsia"/>
          <w:sz w:val="21"/>
          <w:szCs w:val="21"/>
        </w:rPr>
        <w:t>BarHello();</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 aggregate(AObjectContainer)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class C</w:t>
      </w:r>
      <w:r w:rsidRPr="002157D1">
        <w:rPr>
          <w:rFonts w:ascii="宋体" w:hAnsi="宋体" w:hint="eastAsia"/>
          <w:sz w:val="21"/>
          <w:szCs w:val="21"/>
        </w:rPr>
        <w:t>Foo</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w:t>
      </w:r>
      <w:r w:rsidRPr="002157D1">
        <w:rPr>
          <w:rFonts w:ascii="宋体" w:hAnsi="宋体" w:hint="eastAsia"/>
          <w:sz w:val="21"/>
          <w:szCs w:val="21"/>
        </w:rPr>
        <w:t>Foo</w:t>
      </w:r>
      <w:r w:rsidRPr="002157D1">
        <w:rPr>
          <w:rFonts w:ascii="宋体" w:hAnsi="宋体"/>
          <w:sz w:val="21"/>
          <w:szCs w:val="21"/>
        </w:rPr>
        <w:t>;</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class CBar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5113B7">
        <w:rPr>
          <w:rFonts w:ascii="宋体" w:hAnsi="宋体" w:hint="eastAsia"/>
          <w:sz w:val="21"/>
          <w:szCs w:val="21"/>
        </w:rPr>
        <w:t xml:space="preserve">    </w:t>
      </w:r>
      <w:r w:rsidRPr="002157D1">
        <w:rPr>
          <w:rFonts w:ascii="宋体" w:hAnsi="宋体" w:hint="eastAsia"/>
          <w:sz w:val="21"/>
          <w:szCs w:val="21"/>
        </w:rPr>
        <w:t>interface IBar;</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编写cpp文件中的Hello方法：</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CFoo.cpp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"CFoo.h"</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"_CFoo.cpp"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CFoo::</w:t>
      </w:r>
      <w:r w:rsidR="00A63A52" w:rsidRPr="002157D1">
        <w:rPr>
          <w:rFonts w:ascii="宋体" w:hAnsi="宋体" w:hint="eastAsia"/>
          <w:sz w:val="21"/>
          <w:szCs w:val="21"/>
        </w:rPr>
        <w:t>Foo</w:t>
      </w:r>
      <w:r w:rsidR="00A63A52" w:rsidRPr="002157D1">
        <w:rPr>
          <w:rFonts w:ascii="宋体" w:hAnsi="宋体"/>
          <w:sz w:val="21"/>
          <w:szCs w:val="21"/>
        </w:rPr>
        <w: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printf("Hello,</w:t>
      </w:r>
      <w:r w:rsidRPr="002157D1">
        <w:rPr>
          <w:rFonts w:ascii="宋体" w:hAnsi="宋体" w:hint="eastAsia"/>
          <w:sz w:val="21"/>
          <w:szCs w:val="21"/>
        </w:rPr>
        <w:t>I am</w:t>
      </w:r>
      <w:r w:rsidRPr="002157D1">
        <w:rPr>
          <w:rFonts w:ascii="宋体" w:hAnsi="宋体"/>
          <w:sz w:val="21"/>
          <w:szCs w:val="21"/>
        </w:rPr>
        <w:t xml:space="preserve"> </w:t>
      </w:r>
      <w:r w:rsidRPr="002157D1">
        <w:rPr>
          <w:rFonts w:ascii="宋体" w:hAnsi="宋体" w:hint="eastAsia"/>
          <w:sz w:val="21"/>
          <w:szCs w:val="21"/>
        </w:rPr>
        <w:t>Foo！</w:t>
      </w:r>
      <w:r w:rsidRPr="002157D1">
        <w:rPr>
          <w:rFonts w:ascii="宋体" w:hAnsi="宋体"/>
          <w:sz w:val="21"/>
          <w:szCs w:val="21"/>
        </w:rPr>
        <w:t>\n");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C75660" w:rsidRDefault="00C75660" w:rsidP="0078027F">
      <w:pPr>
        <w:spacing w:line="300" w:lineRule="auto"/>
        <w:ind w:firstLineChars="200" w:firstLine="420"/>
        <w:outlineLvl w:val="0"/>
        <w:rPr>
          <w:rFonts w:ascii="宋体" w:hAnsi="宋体" w:hint="eastAsia"/>
          <w:sz w:val="21"/>
          <w:szCs w:val="21"/>
        </w:rPr>
      </w:pPr>
      <w:bookmarkStart w:id="388" w:name="_Toc152754371"/>
      <w:bookmarkStart w:id="389" w:name="_Toc152754757"/>
    </w:p>
    <w:bookmarkEnd w:id="388"/>
    <w:bookmarkEnd w:id="389"/>
    <w:p w:rsidR="00A155EC" w:rsidRDefault="00A155EC" w:rsidP="002157D1">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//CBar.cpp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"C</w:t>
      </w:r>
      <w:r w:rsidRPr="002157D1">
        <w:rPr>
          <w:rFonts w:ascii="宋体" w:hAnsi="宋体" w:hint="eastAsia"/>
          <w:sz w:val="21"/>
          <w:szCs w:val="21"/>
        </w:rPr>
        <w:t>Bar</w:t>
      </w:r>
      <w:r w:rsidRPr="002157D1">
        <w:rPr>
          <w:rFonts w:ascii="宋体" w:hAnsi="宋体"/>
          <w:sz w:val="21"/>
          <w:szCs w:val="21"/>
        </w:rPr>
        <w:t>.h"</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"_C</w:t>
      </w:r>
      <w:r w:rsidRPr="002157D1">
        <w:rPr>
          <w:rFonts w:ascii="宋体" w:hAnsi="宋体" w:hint="eastAsia"/>
          <w:sz w:val="21"/>
          <w:szCs w:val="21"/>
        </w:rPr>
        <w:t>Bar</w:t>
      </w:r>
      <w:r w:rsidRPr="002157D1">
        <w:rPr>
          <w:rFonts w:ascii="宋体" w:hAnsi="宋体"/>
          <w:sz w:val="21"/>
          <w:szCs w:val="21"/>
        </w:rPr>
        <w:t>.cpp"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w:t>
      </w:r>
      <w:r w:rsidR="00A63A52" w:rsidRPr="002157D1">
        <w:rPr>
          <w:rFonts w:ascii="宋体" w:hAnsi="宋体" w:hint="eastAsia"/>
          <w:sz w:val="21"/>
          <w:szCs w:val="21"/>
        </w:rPr>
        <w:t>Bar</w:t>
      </w:r>
      <w:r w:rsidR="00A63A52" w:rsidRPr="002157D1">
        <w:rPr>
          <w:rFonts w:ascii="宋体" w:hAnsi="宋体"/>
          <w:sz w:val="21"/>
          <w:szCs w:val="21"/>
        </w:rPr>
        <w:t>::</w:t>
      </w:r>
      <w:r w:rsidR="00A63A52" w:rsidRPr="002157D1">
        <w:rPr>
          <w:rFonts w:ascii="宋体" w:hAnsi="宋体" w:hint="eastAsia"/>
          <w:sz w:val="21"/>
          <w:szCs w:val="21"/>
        </w:rPr>
        <w:t>Bar</w:t>
      </w:r>
      <w:r w:rsidR="00A63A52" w:rsidRPr="002157D1">
        <w:rPr>
          <w:rFonts w:ascii="宋体" w:hAnsi="宋体"/>
          <w:sz w:val="21"/>
          <w:szCs w:val="21"/>
        </w:rPr>
        <w:t>Hello()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printf("Hello,</w:t>
      </w:r>
      <w:r w:rsidRPr="002157D1">
        <w:rPr>
          <w:rFonts w:ascii="宋体" w:hAnsi="宋体" w:hint="eastAsia"/>
          <w:sz w:val="21"/>
          <w:szCs w:val="21"/>
        </w:rPr>
        <w:t>I am</w:t>
      </w:r>
      <w:r w:rsidRPr="002157D1">
        <w:rPr>
          <w:rFonts w:ascii="宋体" w:hAnsi="宋体"/>
          <w:sz w:val="21"/>
          <w:szCs w:val="21"/>
        </w:rPr>
        <w:t xml:space="preserve"> </w:t>
      </w:r>
      <w:r w:rsidRPr="002157D1">
        <w:rPr>
          <w:rFonts w:ascii="宋体" w:hAnsi="宋体" w:hint="eastAsia"/>
          <w:sz w:val="21"/>
          <w:szCs w:val="21"/>
        </w:rPr>
        <w:t>Bar！</w:t>
      </w:r>
      <w:r w:rsidRPr="002157D1">
        <w:rPr>
          <w:rFonts w:ascii="宋体" w:hAnsi="宋体"/>
          <w:sz w:val="21"/>
          <w:szCs w:val="21"/>
        </w:rPr>
        <w:t>\n");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编译后生成构件container.dll</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假设客户端希望IFoo构件对象能够通过聚合</w:t>
      </w:r>
      <w:r w:rsidRPr="00AB5DDD">
        <w:rPr>
          <w:rFonts w:ascii="宋体" w:hAnsi="宋体"/>
          <w:sz w:val="21"/>
          <w:szCs w:val="21"/>
        </w:rPr>
        <w:t>AObjectContainer</w:t>
      </w:r>
      <w:r w:rsidRPr="00AB5DDD">
        <w:rPr>
          <w:rFonts w:ascii="宋体" w:hAnsi="宋体" w:hint="eastAsia"/>
          <w:sz w:val="21"/>
          <w:szCs w:val="21"/>
        </w:rPr>
        <w:t>而具有包容功能，能包容5个IBar的构件对象。</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编写代码如下：</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#define _SMARTCLASS</w:t>
      </w:r>
    </w:p>
    <w:p w:rsidR="00A63A52" w:rsidRPr="002157D1" w:rsidRDefault="008B2FF6" w:rsidP="002157D1">
      <w:pPr>
        <w:shd w:val="clear" w:color="auto" w:fill="E6E6E6"/>
        <w:snapToGrid w:val="0"/>
        <w:spacing w:line="300" w:lineRule="auto"/>
        <w:ind w:firstLineChars="200" w:firstLine="420"/>
        <w:rPr>
          <w:rFonts w:ascii="宋体" w:hAnsi="宋体" w:hint="eastAsia"/>
          <w:sz w:val="21"/>
          <w:szCs w:val="21"/>
        </w:rPr>
      </w:pPr>
      <w:r w:rsidRPr="008B2FF6">
        <w:rPr>
          <w:rFonts w:ascii="宋体" w:hAnsi="宋体" w:hint="eastAsia"/>
          <w:sz w:val="21"/>
          <w:szCs w:val="21"/>
        </w:rPr>
        <w:t>#import</w:t>
      </w:r>
      <w:r>
        <w:rPr>
          <w:rFonts w:ascii="宋体" w:hAnsi="宋体" w:hint="eastAsia"/>
          <w:sz w:val="21"/>
          <w:szCs w:val="21"/>
        </w:rPr>
        <w:t xml:space="preserve"> &lt;</w:t>
      </w:r>
      <w:r w:rsidR="00A63A52" w:rsidRPr="002157D1">
        <w:rPr>
          <w:rFonts w:ascii="宋体" w:hAnsi="宋体"/>
          <w:sz w:val="21"/>
          <w:szCs w:val="21"/>
        </w:rPr>
        <w:t>container.dll</w:t>
      </w:r>
      <w:r>
        <w:rPr>
          <w:rFonts w:ascii="宋体" w:hAnsi="宋体" w:hint="eastAsia"/>
          <w:sz w:val="21"/>
          <w:szCs w:val="21"/>
        </w:rPr>
        <w:t>&gt;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//向container中添加５个IB</w:t>
      </w:r>
      <w:r w:rsidRPr="002157D1">
        <w:rPr>
          <w:rFonts w:ascii="宋体" w:hAnsi="宋体"/>
          <w:sz w:val="21"/>
          <w:szCs w:val="21"/>
        </w:rPr>
        <w:t>ar</w:t>
      </w:r>
      <w:r w:rsidRPr="002157D1">
        <w:rPr>
          <w:rFonts w:ascii="宋体" w:hAnsi="宋体" w:hint="eastAsia"/>
          <w:sz w:val="21"/>
          <w:szCs w:val="21"/>
        </w:rPr>
        <w:t>构件对象</w:t>
      </w: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B37B70">
        <w:rPr>
          <w:rFonts w:ascii="宋体" w:hAnsi="宋体"/>
          <w:sz w:val="21"/>
          <w:szCs w:val="21"/>
        </w:rPr>
        <w:t xml:space="preserve"> AddObjects(</w:t>
      </w:r>
      <w:r w:rsidR="00B37B70">
        <w:rPr>
          <w:rFonts w:ascii="宋体" w:hAnsi="宋体" w:hint="eastAsia"/>
          <w:sz w:val="21"/>
          <w:szCs w:val="21"/>
        </w:rPr>
        <w:t>I</w:t>
      </w:r>
      <w:r w:rsidR="00A63A52" w:rsidRPr="002157D1">
        <w:rPr>
          <w:rFonts w:ascii="宋体" w:hAnsi="宋体"/>
          <w:sz w:val="21"/>
          <w:szCs w:val="21"/>
        </w:rPr>
        <w:t>ObjectContainer</w:t>
      </w:r>
      <w:r w:rsidR="00B37B70">
        <w:rPr>
          <w:rFonts w:ascii="宋体" w:hAnsi="宋体" w:hint="eastAsia"/>
          <w:sz w:val="21"/>
          <w:szCs w:val="21"/>
        </w:rPr>
        <w:t xml:space="preserve"> *pIC</w:t>
      </w:r>
      <w:r w:rsidR="00A63A52" w:rsidRPr="002157D1">
        <w:rPr>
          <w:rFonts w:ascii="宋体" w:hAnsi="宋体"/>
          <w:sz w:val="21"/>
          <w:szCs w:val="21"/>
        </w:rPr>
        <w:t>ontainer)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666EC9">
        <w:rPr>
          <w:rFonts w:ascii="宋体" w:hAnsi="宋体"/>
          <w:sz w:val="21"/>
          <w:szCs w:val="21"/>
        </w:rPr>
        <w:t>ECode</w:t>
      </w:r>
      <w:r w:rsidRPr="002157D1">
        <w:rPr>
          <w:rFonts w:ascii="宋体" w:hAnsi="宋体"/>
          <w:sz w:val="21"/>
          <w:szCs w:val="21"/>
        </w:rPr>
        <w:t xml:space="preserve">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 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7055F3">
        <w:rPr>
          <w:rFonts w:ascii="宋体" w:hAnsi="宋体" w:hint="eastAsia"/>
          <w:sz w:val="21"/>
          <w:szCs w:val="21"/>
        </w:rPr>
        <w:t>I</w:t>
      </w:r>
      <w:r w:rsidRPr="002157D1">
        <w:rPr>
          <w:rFonts w:ascii="宋体" w:hAnsi="宋体"/>
          <w:sz w:val="21"/>
          <w:szCs w:val="21"/>
        </w:rPr>
        <w:t xml:space="preserve">Bar </w:t>
      </w:r>
      <w:r w:rsidR="007055F3">
        <w:rPr>
          <w:rFonts w:ascii="宋体" w:hAnsi="宋体" w:hint="eastAsia"/>
          <w:sz w:val="21"/>
          <w:szCs w:val="21"/>
        </w:rPr>
        <w:t>*pI</w:t>
      </w:r>
      <w:r w:rsidR="007055F3" w:rsidRPr="002157D1">
        <w:rPr>
          <w:rFonts w:ascii="宋体" w:hAnsi="宋体"/>
          <w:sz w:val="21"/>
          <w:szCs w:val="21"/>
        </w:rPr>
        <w:t>Bar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//创建５个IBar构件对象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for (n = 0; n &lt; 5; n++)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7055F3">
        <w:rPr>
          <w:rFonts w:ascii="宋体" w:hAnsi="宋体" w:hint="eastAsia"/>
          <w:sz w:val="21"/>
          <w:szCs w:val="21"/>
        </w:rPr>
        <w:t>C</w:t>
      </w:r>
      <w:r w:rsidR="007055F3" w:rsidRPr="002157D1">
        <w:rPr>
          <w:rFonts w:ascii="宋体" w:hAnsi="宋体"/>
          <w:sz w:val="21"/>
          <w:szCs w:val="21"/>
        </w:rPr>
        <w:t>Bar</w:t>
      </w:r>
      <w:r w:rsidR="007055F3">
        <w:rPr>
          <w:rFonts w:ascii="宋体" w:hAnsi="宋体" w:hint="eastAsia"/>
          <w:sz w:val="21"/>
          <w:szCs w:val="21"/>
        </w:rPr>
        <w:t>::New(&amp;pI</w:t>
      </w:r>
      <w:r w:rsidR="007055F3" w:rsidRPr="002157D1">
        <w:rPr>
          <w:rFonts w:ascii="宋体" w:hAnsi="宋体"/>
          <w:sz w:val="21"/>
          <w:szCs w:val="21"/>
        </w:rPr>
        <w:t>Bar</w:t>
      </w:r>
      <w:r w:rsidR="007055F3">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if (FAILED(ec)) return ec;</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//向container中添加构件对象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B37B70">
        <w:rPr>
          <w:rFonts w:ascii="宋体" w:hAnsi="宋体" w:hint="eastAsia"/>
          <w:sz w:val="21"/>
          <w:szCs w:val="21"/>
        </w:rPr>
        <w:t>pIC</w:t>
      </w:r>
      <w:r w:rsidR="00B37B70" w:rsidRPr="002157D1">
        <w:rPr>
          <w:rFonts w:ascii="宋体" w:hAnsi="宋体"/>
          <w:sz w:val="21"/>
          <w:szCs w:val="21"/>
        </w:rPr>
        <w:t>ontainer</w:t>
      </w:r>
      <w:r w:rsidR="00B37B70">
        <w:rPr>
          <w:rFonts w:ascii="宋体" w:hAnsi="宋体" w:hint="eastAsia"/>
          <w:sz w:val="21"/>
          <w:szCs w:val="21"/>
        </w:rPr>
        <w:t>-&gt;</w:t>
      </w:r>
      <w:r w:rsidRPr="002157D1">
        <w:rPr>
          <w:rFonts w:ascii="宋体" w:hAnsi="宋体"/>
          <w:sz w:val="21"/>
          <w:szCs w:val="21"/>
        </w:rPr>
        <w:t>Add(</w:t>
      </w:r>
      <w:r w:rsidR="00B37B70">
        <w:rPr>
          <w:rFonts w:ascii="宋体" w:hAnsi="宋体" w:hint="eastAsia"/>
          <w:sz w:val="21"/>
          <w:szCs w:val="21"/>
        </w:rPr>
        <w:t>pI</w:t>
      </w:r>
      <w:r w:rsidR="00B37B70" w:rsidRPr="002157D1">
        <w:rPr>
          <w:rFonts w:ascii="宋体" w:hAnsi="宋体"/>
          <w:sz w:val="21"/>
          <w:szCs w:val="21"/>
        </w:rPr>
        <w:t>Bar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return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bookmarkStart w:id="390" w:name="OLE_LINK1"/>
      <w:r w:rsidRPr="002157D1">
        <w:rPr>
          <w:rFonts w:ascii="宋体" w:hAnsi="宋体" w:hint="eastAsia"/>
          <w:sz w:val="21"/>
          <w:szCs w:val="21"/>
        </w:rPr>
        <w:t>//获得container中构件对象的枚举</w:t>
      </w:r>
      <w:bookmarkEnd w:id="390"/>
      <w:r w:rsidRPr="002157D1">
        <w:rPr>
          <w:rFonts w:ascii="宋体" w:hAnsi="宋体" w:hint="eastAsia"/>
          <w:sz w:val="21"/>
          <w:szCs w:val="21"/>
        </w:rPr>
        <w:t>并枚举包容的构件对象</w:t>
      </w: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EnumObjects(</w:t>
      </w:r>
      <w:r w:rsidR="00B37B70">
        <w:rPr>
          <w:rFonts w:ascii="宋体" w:hAnsi="宋体" w:hint="eastAsia"/>
          <w:sz w:val="21"/>
          <w:szCs w:val="21"/>
        </w:rPr>
        <w:t>I</w:t>
      </w:r>
      <w:r w:rsidR="00B37B70" w:rsidRPr="002157D1">
        <w:rPr>
          <w:rFonts w:ascii="宋体" w:hAnsi="宋体"/>
          <w:sz w:val="21"/>
          <w:szCs w:val="21"/>
        </w:rPr>
        <w:t>ObjectContainer</w:t>
      </w:r>
      <w:r w:rsidR="00B37B70">
        <w:rPr>
          <w:rFonts w:ascii="宋体" w:hAnsi="宋体" w:hint="eastAsia"/>
          <w:sz w:val="21"/>
          <w:szCs w:val="21"/>
        </w:rPr>
        <w:t xml:space="preserve"> *pIC</w:t>
      </w:r>
      <w:r w:rsidR="00B37B70" w:rsidRPr="002157D1">
        <w:rPr>
          <w:rFonts w:ascii="宋体" w:hAnsi="宋体"/>
          <w:sz w:val="21"/>
          <w:szCs w:val="21"/>
        </w:rPr>
        <w:t>ontainer</w:t>
      </w:r>
      <w:r w:rsidR="00A63A52"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666EC9">
        <w:rPr>
          <w:rFonts w:ascii="宋体" w:hAnsi="宋体"/>
          <w:sz w:val="21"/>
          <w:szCs w:val="21"/>
        </w:rPr>
        <w:t>ECode</w:t>
      </w:r>
      <w:r w:rsidRPr="002157D1">
        <w:rPr>
          <w:rFonts w:ascii="宋体" w:hAnsi="宋体"/>
          <w:sz w:val="21"/>
          <w:szCs w:val="21"/>
        </w:rPr>
        <w:t xml:space="preserve">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B5103A">
        <w:rPr>
          <w:rFonts w:ascii="宋体" w:hAnsi="宋体" w:hint="eastAsia"/>
          <w:sz w:val="21"/>
          <w:szCs w:val="21"/>
        </w:rPr>
        <w:t>I</w:t>
      </w:r>
      <w:r w:rsidR="00B5103A" w:rsidRPr="002157D1">
        <w:rPr>
          <w:rFonts w:ascii="宋体" w:hAnsi="宋体"/>
          <w:sz w:val="21"/>
          <w:szCs w:val="21"/>
        </w:rPr>
        <w:t>ObjectEnumerator</w:t>
      </w:r>
      <w:r w:rsidR="00B5103A">
        <w:rPr>
          <w:rFonts w:ascii="宋体" w:hAnsi="宋体" w:hint="eastAsia"/>
          <w:sz w:val="21"/>
          <w:szCs w:val="21"/>
        </w:rPr>
        <w:t xml:space="preserve"> *pE</w:t>
      </w:r>
      <w:r w:rsidR="00B5103A" w:rsidRPr="002157D1">
        <w:rPr>
          <w:rFonts w:ascii="宋体" w:hAnsi="宋体"/>
          <w:sz w:val="21"/>
          <w:szCs w:val="21"/>
        </w:rPr>
        <w:t>numerator;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B5103A">
        <w:rPr>
          <w:rFonts w:ascii="宋体" w:hAnsi="宋体" w:hint="eastAsia"/>
          <w:sz w:val="21"/>
          <w:szCs w:val="21"/>
        </w:rPr>
        <w:t>I</w:t>
      </w:r>
      <w:r w:rsidR="00B5103A" w:rsidRPr="002157D1">
        <w:rPr>
          <w:rFonts w:ascii="宋体" w:hAnsi="宋体"/>
          <w:sz w:val="21"/>
          <w:szCs w:val="21"/>
        </w:rPr>
        <w:t xml:space="preserve">Bar </w:t>
      </w:r>
      <w:r w:rsidR="00B5103A">
        <w:rPr>
          <w:rFonts w:ascii="宋体" w:hAnsi="宋体" w:hint="eastAsia"/>
          <w:sz w:val="21"/>
          <w:szCs w:val="21"/>
        </w:rPr>
        <w:t>*pI</w:t>
      </w:r>
      <w:r w:rsidR="00B5103A" w:rsidRPr="002157D1">
        <w:rPr>
          <w:rFonts w:ascii="宋体" w:hAnsi="宋体"/>
          <w:sz w:val="21"/>
          <w:szCs w:val="21"/>
        </w:rPr>
        <w:t>Bar;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//获得container中构件对象的枚举</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B37B70">
        <w:rPr>
          <w:rFonts w:ascii="宋体" w:hAnsi="宋体" w:hint="eastAsia"/>
          <w:sz w:val="21"/>
          <w:szCs w:val="21"/>
        </w:rPr>
        <w:t>pIC</w:t>
      </w:r>
      <w:r w:rsidR="00B37B70" w:rsidRPr="002157D1">
        <w:rPr>
          <w:rFonts w:ascii="宋体" w:hAnsi="宋体"/>
          <w:sz w:val="21"/>
          <w:szCs w:val="21"/>
        </w:rPr>
        <w:t>ontainer</w:t>
      </w:r>
      <w:r w:rsidR="00B37B70">
        <w:rPr>
          <w:rFonts w:ascii="宋体" w:hAnsi="宋体" w:hint="eastAsia"/>
          <w:sz w:val="21"/>
          <w:szCs w:val="21"/>
        </w:rPr>
        <w:t>-&gt;</w:t>
      </w:r>
      <w:r w:rsidRPr="002157D1">
        <w:rPr>
          <w:rFonts w:ascii="宋体" w:hAnsi="宋体"/>
          <w:sz w:val="21"/>
          <w:szCs w:val="21"/>
        </w:rPr>
        <w:t>GetEnumerator((IObjectEnumerator **)&amp;</w:t>
      </w:r>
      <w:r w:rsidR="00B5103A">
        <w:rPr>
          <w:rFonts w:ascii="宋体" w:hAnsi="宋体" w:hint="eastAsia"/>
          <w:sz w:val="21"/>
          <w:szCs w:val="21"/>
        </w:rPr>
        <w:t>pE</w:t>
      </w:r>
      <w:r w:rsidR="00B5103A" w:rsidRPr="002157D1">
        <w:rPr>
          <w:rFonts w:ascii="宋体" w:hAnsi="宋体"/>
          <w:sz w:val="21"/>
          <w:szCs w:val="21"/>
        </w:rPr>
        <w:t>numerator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w:t>
      </w:r>
      <w:r w:rsidR="00B5103A">
        <w:rPr>
          <w:rFonts w:ascii="宋体" w:hAnsi="宋体" w:hint="eastAsia"/>
          <w:sz w:val="21"/>
          <w:szCs w:val="21"/>
        </w:rPr>
        <w:t>pE</w:t>
      </w:r>
      <w:r w:rsidR="00B5103A" w:rsidRPr="002157D1">
        <w:rPr>
          <w:rFonts w:ascii="宋体" w:hAnsi="宋体"/>
          <w:sz w:val="21"/>
          <w:szCs w:val="21"/>
        </w:rPr>
        <w:t>numerator</w:t>
      </w:r>
      <w:r w:rsidR="00B5103A">
        <w:rPr>
          <w:rFonts w:ascii="宋体" w:hAnsi="宋体" w:hint="eastAsia"/>
          <w:sz w:val="21"/>
          <w:szCs w:val="21"/>
        </w:rPr>
        <w:t>-&gt;</w:t>
      </w:r>
      <w:r w:rsidRPr="002157D1">
        <w:rPr>
          <w:rFonts w:ascii="宋体" w:hAnsi="宋体"/>
          <w:sz w:val="21"/>
          <w:szCs w:val="21"/>
        </w:rPr>
        <w:t>ObjIsValid()) return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84697D" w:rsidP="005113B7">
      <w:pPr>
        <w:shd w:val="clear" w:color="auto" w:fill="E6E6E6"/>
        <w:snapToGrid w:val="0"/>
        <w:spacing w:line="300" w:lineRule="auto"/>
        <w:ind w:firstLineChars="400" w:firstLine="840"/>
        <w:rPr>
          <w:rFonts w:ascii="宋体" w:hAnsi="宋体" w:hint="eastAsia"/>
          <w:sz w:val="21"/>
          <w:szCs w:val="21"/>
        </w:rPr>
      </w:pPr>
      <w:r>
        <w:rPr>
          <w:rFonts w:ascii="宋体" w:hAnsi="宋体"/>
          <w:sz w:val="21"/>
          <w:szCs w:val="21"/>
        </w:rPr>
        <w:t>Boolean</w:t>
      </w:r>
      <w:r w:rsidR="00A63A52" w:rsidRPr="002157D1">
        <w:rPr>
          <w:rFonts w:ascii="宋体" w:hAnsi="宋体"/>
          <w:sz w:val="21"/>
          <w:szCs w:val="21"/>
        </w:rPr>
        <w:t xml:space="preserve"> pSucceeded;</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//枚举包容的构件对象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while (1)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B5103A">
        <w:rPr>
          <w:rFonts w:ascii="宋体" w:hAnsi="宋体" w:hint="eastAsia"/>
          <w:sz w:val="21"/>
          <w:szCs w:val="21"/>
        </w:rPr>
        <w:t>pE</w:t>
      </w:r>
      <w:r w:rsidR="00B5103A" w:rsidRPr="002157D1">
        <w:rPr>
          <w:rFonts w:ascii="宋体" w:hAnsi="宋体"/>
          <w:sz w:val="21"/>
          <w:szCs w:val="21"/>
        </w:rPr>
        <w:t>numerator</w:t>
      </w:r>
      <w:r w:rsidR="00B5103A">
        <w:rPr>
          <w:rFonts w:ascii="宋体" w:hAnsi="宋体" w:hint="eastAsia"/>
          <w:sz w:val="21"/>
          <w:szCs w:val="21"/>
        </w:rPr>
        <w:t>-&gt;</w:t>
      </w:r>
      <w:r w:rsidRPr="002157D1">
        <w:rPr>
          <w:rFonts w:ascii="宋体" w:hAnsi="宋体"/>
          <w:sz w:val="21"/>
          <w:szCs w:val="21"/>
        </w:rPr>
        <w:t>MoveNext(&amp;pSucceeded);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(NOERROR != ec || !pSucceeded)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break;</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w:t>
      </w:r>
      <w:r w:rsidR="00B5103A" w:rsidRPr="00B5103A">
        <w:rPr>
          <w:rFonts w:ascii="宋体" w:hAnsi="宋体" w:hint="eastAsia"/>
          <w:sz w:val="21"/>
          <w:szCs w:val="21"/>
        </w:rPr>
        <w:t xml:space="preserve"> </w:t>
      </w:r>
      <w:r w:rsidR="00B5103A">
        <w:rPr>
          <w:rFonts w:ascii="宋体" w:hAnsi="宋体" w:hint="eastAsia"/>
          <w:sz w:val="21"/>
          <w:szCs w:val="21"/>
        </w:rPr>
        <w:t>pE</w:t>
      </w:r>
      <w:r w:rsidR="00B5103A" w:rsidRPr="002157D1">
        <w:rPr>
          <w:rFonts w:ascii="宋体" w:hAnsi="宋体"/>
          <w:sz w:val="21"/>
          <w:szCs w:val="21"/>
        </w:rPr>
        <w:t>numerator</w:t>
      </w:r>
      <w:r w:rsidR="00B5103A">
        <w:rPr>
          <w:rFonts w:ascii="宋体" w:hAnsi="宋体" w:hint="eastAsia"/>
          <w:sz w:val="21"/>
          <w:szCs w:val="21"/>
        </w:rPr>
        <w:t>-&gt;</w:t>
      </w:r>
      <w:r w:rsidRPr="002157D1">
        <w:rPr>
          <w:rFonts w:ascii="宋体" w:hAnsi="宋体"/>
          <w:sz w:val="21"/>
          <w:szCs w:val="21"/>
        </w:rPr>
        <w:t>Current(&amp;</w:t>
      </w:r>
      <w:r w:rsidR="00B5103A">
        <w:rPr>
          <w:rFonts w:ascii="宋体" w:hAnsi="宋体" w:hint="eastAsia"/>
          <w:sz w:val="21"/>
          <w:szCs w:val="21"/>
        </w:rPr>
        <w:t>pI</w:t>
      </w:r>
      <w:r w:rsidR="00B5103A" w:rsidRPr="002157D1">
        <w:rPr>
          <w:rFonts w:ascii="宋体" w:hAnsi="宋体"/>
          <w:sz w:val="21"/>
          <w:szCs w:val="21"/>
        </w:rPr>
        <w:t>Bar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w:t>
      </w:r>
      <w:r w:rsidR="00B5103A">
        <w:rPr>
          <w:rFonts w:ascii="宋体" w:hAnsi="宋体" w:hint="eastAsia"/>
          <w:sz w:val="21"/>
          <w:szCs w:val="21"/>
        </w:rPr>
        <w:t>pI</w:t>
      </w:r>
      <w:r w:rsidR="00B5103A" w:rsidRPr="002157D1">
        <w:rPr>
          <w:rFonts w:ascii="宋体" w:hAnsi="宋体"/>
          <w:sz w:val="21"/>
          <w:szCs w:val="21"/>
        </w:rPr>
        <w:t>Bar</w:t>
      </w:r>
      <w:r w:rsidR="00B5103A">
        <w:rPr>
          <w:rFonts w:ascii="宋体" w:hAnsi="宋体" w:hint="eastAsia"/>
          <w:sz w:val="21"/>
          <w:szCs w:val="21"/>
        </w:rPr>
        <w:t>-&gt;</w:t>
      </w:r>
      <w:r w:rsidRPr="002157D1">
        <w:rPr>
          <w:rFonts w:ascii="宋体" w:hAnsi="宋体"/>
          <w:sz w:val="21"/>
          <w:szCs w:val="21"/>
        </w:rPr>
        <w:t>ObjIsValid()) return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//从container中移除构件对象</w:t>
      </w: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RemoveObjects(</w:t>
      </w:r>
      <w:r w:rsidR="00B37B70">
        <w:rPr>
          <w:rFonts w:ascii="宋体" w:hAnsi="宋体" w:hint="eastAsia"/>
          <w:sz w:val="21"/>
          <w:szCs w:val="21"/>
        </w:rPr>
        <w:t>I</w:t>
      </w:r>
      <w:r w:rsidR="00B37B70" w:rsidRPr="002157D1">
        <w:rPr>
          <w:rFonts w:ascii="宋体" w:hAnsi="宋体"/>
          <w:sz w:val="21"/>
          <w:szCs w:val="21"/>
        </w:rPr>
        <w:t>ObjectContainer</w:t>
      </w:r>
      <w:r w:rsidR="00B37B70">
        <w:rPr>
          <w:rFonts w:ascii="宋体" w:hAnsi="宋体" w:hint="eastAsia"/>
          <w:sz w:val="21"/>
          <w:szCs w:val="21"/>
        </w:rPr>
        <w:t xml:space="preserve"> *pIC</w:t>
      </w:r>
      <w:r w:rsidR="00B37B70" w:rsidRPr="002157D1">
        <w:rPr>
          <w:rFonts w:ascii="宋体" w:hAnsi="宋体"/>
          <w:sz w:val="21"/>
          <w:szCs w:val="21"/>
        </w:rPr>
        <w:t>ontainer</w:t>
      </w:r>
      <w:r w:rsidR="00A63A52" w:rsidRPr="002157D1">
        <w:rPr>
          <w:rFonts w:ascii="宋体" w:hAnsi="宋体"/>
          <w:sz w:val="21"/>
          <w:szCs w:val="21"/>
        </w:rPr>
        <w:t>, int cNum)</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666EC9">
        <w:rPr>
          <w:rFonts w:ascii="宋体" w:hAnsi="宋体"/>
          <w:sz w:val="21"/>
          <w:szCs w:val="21"/>
        </w:rPr>
        <w:t>ECode</w:t>
      </w:r>
      <w:r w:rsidRPr="002157D1">
        <w:rPr>
          <w:rFonts w:ascii="宋体" w:hAnsi="宋体"/>
          <w:sz w:val="21"/>
          <w:szCs w:val="21"/>
        </w:rPr>
        <w:t xml:space="preserve">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 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B5103A">
        <w:rPr>
          <w:rFonts w:ascii="宋体" w:hAnsi="宋体" w:hint="eastAsia"/>
          <w:sz w:val="21"/>
          <w:szCs w:val="21"/>
        </w:rPr>
        <w:t>I</w:t>
      </w:r>
      <w:r w:rsidRPr="002157D1">
        <w:rPr>
          <w:rFonts w:ascii="宋体" w:hAnsi="宋体"/>
          <w:sz w:val="21"/>
          <w:szCs w:val="21"/>
        </w:rPr>
        <w:t>ObjectEnumerator</w:t>
      </w:r>
      <w:r w:rsidR="00B5103A">
        <w:rPr>
          <w:rFonts w:ascii="宋体" w:hAnsi="宋体" w:hint="eastAsia"/>
          <w:sz w:val="21"/>
          <w:szCs w:val="21"/>
        </w:rPr>
        <w:t xml:space="preserve"> *pE</w:t>
      </w:r>
      <w:r w:rsidRPr="002157D1">
        <w:rPr>
          <w:rFonts w:ascii="宋体" w:hAnsi="宋体"/>
          <w:sz w:val="21"/>
          <w:szCs w:val="21"/>
        </w:rPr>
        <w:t>numerator;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B5103A">
        <w:rPr>
          <w:rFonts w:ascii="宋体" w:hAnsi="宋体" w:hint="eastAsia"/>
          <w:sz w:val="21"/>
          <w:szCs w:val="21"/>
        </w:rPr>
        <w:t>I</w:t>
      </w:r>
      <w:r w:rsidR="00B5103A" w:rsidRPr="002157D1">
        <w:rPr>
          <w:rFonts w:ascii="宋体" w:hAnsi="宋体"/>
          <w:sz w:val="21"/>
          <w:szCs w:val="21"/>
        </w:rPr>
        <w:t xml:space="preserve">Bar </w:t>
      </w:r>
      <w:r w:rsidR="00B5103A">
        <w:rPr>
          <w:rFonts w:ascii="宋体" w:hAnsi="宋体" w:hint="eastAsia"/>
          <w:sz w:val="21"/>
          <w:szCs w:val="21"/>
        </w:rPr>
        <w:t>*pI</w:t>
      </w:r>
      <w:r w:rsidR="00B5103A" w:rsidRPr="002157D1">
        <w:rPr>
          <w:rFonts w:ascii="宋体" w:hAnsi="宋体"/>
          <w:sz w:val="21"/>
          <w:szCs w:val="21"/>
        </w:rPr>
        <w:t>Bar;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r w:rsidRPr="002157D1">
        <w:rPr>
          <w:rFonts w:ascii="宋体" w:hAnsi="宋体" w:hint="eastAsia"/>
          <w:sz w:val="21"/>
          <w:szCs w:val="21"/>
        </w:rPr>
        <w:tab/>
        <w:t>//获得container中构件对象的枚举</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B37B70">
        <w:rPr>
          <w:rFonts w:ascii="宋体" w:hAnsi="宋体" w:hint="eastAsia"/>
          <w:sz w:val="21"/>
          <w:szCs w:val="21"/>
        </w:rPr>
        <w:t>pIC</w:t>
      </w:r>
      <w:r w:rsidR="00B37B70" w:rsidRPr="002157D1">
        <w:rPr>
          <w:rFonts w:ascii="宋体" w:hAnsi="宋体"/>
          <w:sz w:val="21"/>
          <w:szCs w:val="21"/>
        </w:rPr>
        <w:t>ontainer</w:t>
      </w:r>
      <w:r w:rsidR="00B37B70">
        <w:rPr>
          <w:rFonts w:ascii="宋体" w:hAnsi="宋体" w:hint="eastAsia"/>
          <w:sz w:val="21"/>
          <w:szCs w:val="21"/>
        </w:rPr>
        <w:t>-&gt;</w:t>
      </w:r>
      <w:r w:rsidRPr="002157D1">
        <w:rPr>
          <w:rFonts w:ascii="宋体" w:hAnsi="宋体"/>
          <w:sz w:val="21"/>
          <w:szCs w:val="21"/>
        </w:rPr>
        <w:t>GetEnumerator((IObjectEnumerator **)&amp;</w:t>
      </w:r>
      <w:r w:rsidR="00B5103A">
        <w:rPr>
          <w:rFonts w:ascii="宋体" w:hAnsi="宋体" w:hint="eastAsia"/>
          <w:sz w:val="21"/>
          <w:szCs w:val="21"/>
        </w:rPr>
        <w:t>pE</w:t>
      </w:r>
      <w:r w:rsidR="00B5103A" w:rsidRPr="002157D1">
        <w:rPr>
          <w:rFonts w:ascii="宋体" w:hAnsi="宋体"/>
          <w:sz w:val="21"/>
          <w:szCs w:val="21"/>
        </w:rPr>
        <w:t>numerator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w:t>
      </w:r>
      <w:r w:rsidR="00B5103A">
        <w:rPr>
          <w:rFonts w:ascii="宋体" w:hAnsi="宋体" w:hint="eastAsia"/>
          <w:sz w:val="21"/>
          <w:szCs w:val="21"/>
        </w:rPr>
        <w:t>pE</w:t>
      </w:r>
      <w:r w:rsidR="00B5103A" w:rsidRPr="002157D1">
        <w:rPr>
          <w:rFonts w:ascii="宋体" w:hAnsi="宋体"/>
          <w:sz w:val="21"/>
          <w:szCs w:val="21"/>
        </w:rPr>
        <w:t>numerator</w:t>
      </w:r>
      <w:r w:rsidR="00B5103A">
        <w:rPr>
          <w:rFonts w:ascii="宋体" w:hAnsi="宋体" w:hint="eastAsia"/>
          <w:sz w:val="21"/>
          <w:szCs w:val="21"/>
        </w:rPr>
        <w:t>-&gt;</w:t>
      </w:r>
      <w:r w:rsidRPr="002157D1">
        <w:rPr>
          <w:rFonts w:ascii="宋体" w:hAnsi="宋体"/>
          <w:sz w:val="21"/>
          <w:szCs w:val="21"/>
        </w:rPr>
        <w:t>ObjIsValid()) return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84697D" w:rsidP="005113B7">
      <w:pPr>
        <w:shd w:val="clear" w:color="auto" w:fill="E6E6E6"/>
        <w:snapToGrid w:val="0"/>
        <w:spacing w:line="300" w:lineRule="auto"/>
        <w:ind w:firstLineChars="400" w:firstLine="840"/>
        <w:rPr>
          <w:rFonts w:ascii="宋体" w:hAnsi="宋体" w:hint="eastAsia"/>
          <w:sz w:val="21"/>
          <w:szCs w:val="21"/>
        </w:rPr>
      </w:pPr>
      <w:r>
        <w:rPr>
          <w:rFonts w:ascii="宋体" w:hAnsi="宋体"/>
          <w:sz w:val="21"/>
          <w:szCs w:val="21"/>
        </w:rPr>
        <w:t>Boolean</w:t>
      </w:r>
      <w:r w:rsidR="00A63A52" w:rsidRPr="002157D1">
        <w:rPr>
          <w:rFonts w:ascii="宋体" w:hAnsi="宋体"/>
          <w:sz w:val="21"/>
          <w:szCs w:val="21"/>
        </w:rPr>
        <w:t xml:space="preserve"> pSucceeded;</w:t>
      </w:r>
    </w:p>
    <w:p w:rsidR="00A63A52" w:rsidRPr="002157D1" w:rsidRDefault="00A63A52" w:rsidP="005113B7">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//间隔删除构件对象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for (n = 0; n &lt; cNum; n++)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B5103A">
        <w:rPr>
          <w:rFonts w:ascii="宋体" w:hAnsi="宋体" w:hint="eastAsia"/>
          <w:sz w:val="21"/>
          <w:szCs w:val="21"/>
        </w:rPr>
        <w:t>pE</w:t>
      </w:r>
      <w:r w:rsidR="00B5103A" w:rsidRPr="002157D1">
        <w:rPr>
          <w:rFonts w:ascii="宋体" w:hAnsi="宋体"/>
          <w:sz w:val="21"/>
          <w:szCs w:val="21"/>
        </w:rPr>
        <w:t>numerator</w:t>
      </w:r>
      <w:r w:rsidR="00B5103A">
        <w:rPr>
          <w:rFonts w:ascii="宋体" w:hAnsi="宋体" w:hint="eastAsia"/>
          <w:sz w:val="21"/>
          <w:szCs w:val="21"/>
        </w:rPr>
        <w:t>-&gt;</w:t>
      </w:r>
      <w:r w:rsidRPr="002157D1">
        <w:rPr>
          <w:rFonts w:ascii="宋体" w:hAnsi="宋体"/>
          <w:sz w:val="21"/>
          <w:szCs w:val="21"/>
        </w:rPr>
        <w:t>MoveNext(&amp;pSucceeded);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B5103A">
        <w:rPr>
          <w:rFonts w:ascii="宋体" w:hAnsi="宋体" w:hint="eastAsia"/>
          <w:sz w:val="21"/>
          <w:szCs w:val="21"/>
        </w:rPr>
        <w:t>pE</w:t>
      </w:r>
      <w:r w:rsidR="00B5103A" w:rsidRPr="002157D1">
        <w:rPr>
          <w:rFonts w:ascii="宋体" w:hAnsi="宋体"/>
          <w:sz w:val="21"/>
          <w:szCs w:val="21"/>
        </w:rPr>
        <w:t>numerator</w:t>
      </w:r>
      <w:r w:rsidR="00B5103A">
        <w:rPr>
          <w:rFonts w:ascii="宋体" w:hAnsi="宋体" w:hint="eastAsia"/>
          <w:sz w:val="21"/>
          <w:szCs w:val="21"/>
        </w:rPr>
        <w:t>-&gt;</w:t>
      </w:r>
      <w:r w:rsidRPr="002157D1">
        <w:rPr>
          <w:rFonts w:ascii="宋体" w:hAnsi="宋体"/>
          <w:sz w:val="21"/>
          <w:szCs w:val="21"/>
        </w:rPr>
        <w:t>MoveNext(&amp;pSucceeded);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if (NOERROR != ec || !pSucceeded) return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B5103A">
        <w:rPr>
          <w:rFonts w:ascii="宋体" w:hAnsi="宋体" w:hint="eastAsia"/>
          <w:sz w:val="21"/>
          <w:szCs w:val="21"/>
        </w:rPr>
        <w:t>pE</w:t>
      </w:r>
      <w:r w:rsidR="00B5103A" w:rsidRPr="002157D1">
        <w:rPr>
          <w:rFonts w:ascii="宋体" w:hAnsi="宋体"/>
          <w:sz w:val="21"/>
          <w:szCs w:val="21"/>
        </w:rPr>
        <w:t>numerator</w:t>
      </w:r>
      <w:r w:rsidR="00B5103A">
        <w:rPr>
          <w:rFonts w:ascii="宋体" w:hAnsi="宋体" w:hint="eastAsia"/>
          <w:sz w:val="21"/>
          <w:szCs w:val="21"/>
        </w:rPr>
        <w:t>-&gt;</w:t>
      </w:r>
      <w:r w:rsidRPr="002157D1">
        <w:rPr>
          <w:rFonts w:ascii="宋体" w:hAnsi="宋体"/>
          <w:sz w:val="21"/>
          <w:szCs w:val="21"/>
        </w:rPr>
        <w:t>Current(&amp;</w:t>
      </w:r>
      <w:r w:rsidR="00B5103A">
        <w:rPr>
          <w:rFonts w:ascii="宋体" w:hAnsi="宋体" w:hint="eastAsia"/>
          <w:sz w:val="21"/>
          <w:szCs w:val="21"/>
        </w:rPr>
        <w:t>pI</w:t>
      </w:r>
      <w:r w:rsidR="00B5103A" w:rsidRPr="002157D1">
        <w:rPr>
          <w:rFonts w:ascii="宋体" w:hAnsi="宋体"/>
          <w:sz w:val="21"/>
          <w:szCs w:val="21"/>
        </w:rPr>
        <w:t>Bar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w:t>
      </w:r>
      <w:r w:rsidR="00B5103A">
        <w:rPr>
          <w:rFonts w:ascii="宋体" w:hAnsi="宋体" w:hint="eastAsia"/>
          <w:sz w:val="21"/>
          <w:szCs w:val="21"/>
        </w:rPr>
        <w:t>pI</w:t>
      </w:r>
      <w:r w:rsidR="00B5103A" w:rsidRPr="002157D1">
        <w:rPr>
          <w:rFonts w:ascii="宋体" w:hAnsi="宋体"/>
          <w:sz w:val="21"/>
          <w:szCs w:val="21"/>
        </w:rPr>
        <w:t>Bar</w:t>
      </w:r>
      <w:r w:rsidR="00B5103A">
        <w:rPr>
          <w:rFonts w:ascii="宋体" w:hAnsi="宋体" w:hint="eastAsia"/>
          <w:sz w:val="21"/>
          <w:szCs w:val="21"/>
        </w:rPr>
        <w:t>-&gt;</w:t>
      </w:r>
      <w:r w:rsidRPr="002157D1">
        <w:rPr>
          <w:rFonts w:ascii="宋体" w:hAnsi="宋体"/>
          <w:sz w:val="21"/>
          <w:szCs w:val="21"/>
        </w:rPr>
        <w:t>ObjIsValid()) return ec;</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//从container中移除构件对象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B37B70">
        <w:rPr>
          <w:rFonts w:ascii="宋体" w:hAnsi="宋体" w:hint="eastAsia"/>
          <w:sz w:val="21"/>
          <w:szCs w:val="21"/>
        </w:rPr>
        <w:t>pIC</w:t>
      </w:r>
      <w:r w:rsidR="00B37B70" w:rsidRPr="002157D1">
        <w:rPr>
          <w:rFonts w:ascii="宋体" w:hAnsi="宋体"/>
          <w:sz w:val="21"/>
          <w:szCs w:val="21"/>
        </w:rPr>
        <w:t>ontainer</w:t>
      </w:r>
      <w:r w:rsidR="00B37B70">
        <w:rPr>
          <w:rFonts w:ascii="宋体" w:hAnsi="宋体" w:hint="eastAsia"/>
          <w:sz w:val="21"/>
          <w:szCs w:val="21"/>
        </w:rPr>
        <w:t>-&gt;</w:t>
      </w:r>
      <w:r w:rsidRPr="002157D1">
        <w:rPr>
          <w:rFonts w:ascii="宋体" w:hAnsi="宋体"/>
          <w:sz w:val="21"/>
          <w:szCs w:val="21"/>
        </w:rPr>
        <w:t>Remove(</w:t>
      </w:r>
      <w:r w:rsidR="00DE66FD">
        <w:rPr>
          <w:rFonts w:ascii="宋体" w:hAnsi="宋体" w:hint="eastAsia"/>
          <w:sz w:val="21"/>
          <w:szCs w:val="21"/>
        </w:rPr>
        <w:t>pI</w:t>
      </w:r>
      <w:r w:rsidR="00DE66FD" w:rsidRPr="002157D1">
        <w:rPr>
          <w:rFonts w:ascii="宋体" w:hAnsi="宋体"/>
          <w:sz w:val="21"/>
          <w:szCs w:val="21"/>
        </w:rPr>
        <w:t>Bar</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return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B5103A">
        <w:rPr>
          <w:rFonts w:ascii="宋体" w:hAnsi="宋体" w:hint="eastAsia"/>
          <w:sz w:val="21"/>
          <w:szCs w:val="21"/>
        </w:rPr>
        <w:t>pE</w:t>
      </w:r>
      <w:r w:rsidR="00B5103A" w:rsidRPr="002157D1">
        <w:rPr>
          <w:rFonts w:ascii="宋体" w:hAnsi="宋体"/>
          <w:sz w:val="21"/>
          <w:szCs w:val="21"/>
        </w:rPr>
        <w:t>numerator</w:t>
      </w:r>
      <w:r w:rsidR="00B5103A">
        <w:rPr>
          <w:rFonts w:ascii="宋体" w:hAnsi="宋体" w:hint="eastAsia"/>
          <w:sz w:val="21"/>
          <w:szCs w:val="21"/>
        </w:rPr>
        <w:t>-&gt;</w:t>
      </w:r>
      <w:r w:rsidRPr="002157D1">
        <w:rPr>
          <w:rFonts w:ascii="宋体" w:hAnsi="宋体"/>
          <w:sz w:val="21"/>
          <w:szCs w:val="21"/>
        </w:rPr>
        <w:t>Reset();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 main()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666EC9">
        <w:rPr>
          <w:rFonts w:ascii="宋体" w:hAnsi="宋体"/>
          <w:sz w:val="21"/>
          <w:szCs w:val="21"/>
        </w:rPr>
        <w:t>ECode</w:t>
      </w:r>
      <w:r w:rsidRPr="002157D1">
        <w:rPr>
          <w:rFonts w:ascii="宋体" w:hAnsi="宋体"/>
          <w:sz w:val="21"/>
          <w:szCs w:val="21"/>
        </w:rPr>
        <w:t xml:space="preserve">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 nCount;</w:t>
      </w:r>
    </w:p>
    <w:p w:rsidR="00A63A52" w:rsidRPr="002157D1" w:rsidRDefault="00DE66FD"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w:t>
      </w:r>
      <w:r>
        <w:rPr>
          <w:rFonts w:ascii="宋体" w:hAnsi="宋体" w:hint="eastAsia"/>
          <w:sz w:val="21"/>
          <w:szCs w:val="21"/>
        </w:rPr>
        <w:t>I</w:t>
      </w:r>
      <w:r w:rsidR="00A63A52" w:rsidRPr="002157D1">
        <w:rPr>
          <w:rFonts w:ascii="宋体" w:hAnsi="宋体"/>
          <w:sz w:val="21"/>
          <w:szCs w:val="21"/>
        </w:rPr>
        <w:t xml:space="preserve">Foo </w:t>
      </w:r>
      <w:r>
        <w:rPr>
          <w:rFonts w:ascii="宋体" w:hAnsi="宋体" w:hint="eastAsia"/>
          <w:sz w:val="21"/>
          <w:szCs w:val="21"/>
        </w:rPr>
        <w:t>*pIFoo;</w:t>
      </w:r>
      <w:r w:rsidR="00A63A52" w:rsidRPr="002157D1">
        <w:rPr>
          <w:rFonts w:ascii="宋体" w:hAnsi="宋体" w:hint="eastAsia"/>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DE66FD">
        <w:rPr>
          <w:rFonts w:ascii="宋体" w:hAnsi="宋体" w:hint="eastAsia"/>
          <w:sz w:val="21"/>
          <w:szCs w:val="21"/>
        </w:rPr>
        <w:t>CFoo::New(&amp;pIFoo);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goto ErrorExit;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AddObjects(</w:t>
      </w:r>
      <w:r w:rsidR="00DE66FD">
        <w:rPr>
          <w:rFonts w:ascii="宋体" w:hAnsi="宋体" w:hint="eastAsia"/>
          <w:sz w:val="21"/>
          <w:szCs w:val="21"/>
        </w:rPr>
        <w:t>pIFoo</w:t>
      </w:r>
      <w:r w:rsidRPr="002157D1">
        <w:rPr>
          <w:rFonts w:ascii="宋体" w:hAnsi="宋体"/>
          <w:sz w:val="21"/>
          <w:szCs w:val="21"/>
        </w:rPr>
        <w:t>);</w:t>
      </w:r>
    </w:p>
    <w:p w:rsidR="00A63A52" w:rsidRPr="002157D1" w:rsidRDefault="00A63A52" w:rsidP="00E637A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if (FAILED(ec)) goto ErrorExit;</w:t>
      </w:r>
    </w:p>
    <w:p w:rsidR="00A63A52" w:rsidRPr="002157D1" w:rsidRDefault="00A63A52" w:rsidP="00E637A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//获得container中构件对象的个数</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DE66FD">
        <w:rPr>
          <w:rFonts w:ascii="宋体" w:hAnsi="宋体" w:hint="eastAsia"/>
          <w:sz w:val="21"/>
          <w:szCs w:val="21"/>
        </w:rPr>
        <w:t>pIFoo-&gt;</w:t>
      </w:r>
      <w:r w:rsidRPr="002157D1">
        <w:rPr>
          <w:rFonts w:ascii="宋体" w:hAnsi="宋体"/>
          <w:sz w:val="21"/>
          <w:szCs w:val="21"/>
        </w:rPr>
        <w:t>GetCount(&amp;nCount);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printf("%d objects in container.\n", nCount);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EnumObjects(</w:t>
      </w:r>
      <w:r w:rsidR="00DE66FD">
        <w:rPr>
          <w:rFonts w:ascii="宋体" w:hAnsi="宋体" w:hint="eastAsia"/>
          <w:sz w:val="21"/>
          <w:szCs w:val="21"/>
        </w:rPr>
        <w:t>pIFoo</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goto 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RemoveObjects(</w:t>
      </w:r>
      <w:r w:rsidR="00DE66FD">
        <w:rPr>
          <w:rFonts w:ascii="宋体" w:hAnsi="宋体" w:hint="eastAsia"/>
          <w:sz w:val="21"/>
          <w:szCs w:val="21"/>
        </w:rPr>
        <w:t>pIFoo</w:t>
      </w:r>
      <w:r w:rsidRPr="002157D1">
        <w:rPr>
          <w:rFonts w:ascii="宋体" w:hAnsi="宋体"/>
          <w:sz w:val="21"/>
          <w:szCs w:val="21"/>
        </w:rPr>
        <w:t>, 3);</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goto 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DE66FD">
        <w:rPr>
          <w:rFonts w:ascii="宋体" w:hAnsi="宋体" w:hint="eastAsia"/>
          <w:sz w:val="21"/>
          <w:szCs w:val="21"/>
        </w:rPr>
        <w:t>pIFoo-&gt;</w:t>
      </w:r>
      <w:r w:rsidRPr="002157D1">
        <w:rPr>
          <w:rFonts w:ascii="宋体" w:hAnsi="宋体"/>
          <w:sz w:val="21"/>
          <w:szCs w:val="21"/>
        </w:rPr>
        <w:t>GetCount(&amp;nCount);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printf("%d objects left in container after Remove().\n", nCount);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EnumObjects(</w:t>
      </w:r>
      <w:r w:rsidR="00DE66FD">
        <w:rPr>
          <w:rFonts w:ascii="宋体" w:hAnsi="宋体" w:hint="eastAsia"/>
          <w:sz w:val="21"/>
          <w:szCs w:val="21"/>
        </w:rPr>
        <w:t>pIFoo</w:t>
      </w: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goto 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w:t>
      </w:r>
      <w:r w:rsidR="00DE66FD">
        <w:rPr>
          <w:rFonts w:ascii="宋体" w:hAnsi="宋体" w:hint="eastAsia"/>
          <w:sz w:val="21"/>
          <w:szCs w:val="21"/>
        </w:rPr>
        <w:t>pIFoo-&gt;</w:t>
      </w:r>
      <w:r w:rsidRPr="002157D1">
        <w:rPr>
          <w:rFonts w:ascii="宋体" w:hAnsi="宋体"/>
          <w:sz w:val="21"/>
          <w:szCs w:val="21"/>
        </w:rPr>
        <w:t>Dispose();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goto 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DE66FD">
        <w:rPr>
          <w:rFonts w:ascii="宋体" w:hAnsi="宋体" w:hint="eastAsia"/>
          <w:sz w:val="21"/>
          <w:szCs w:val="21"/>
        </w:rPr>
        <w:t>pIFoo-&gt;</w:t>
      </w:r>
      <w:r w:rsidRPr="002157D1">
        <w:rPr>
          <w:rFonts w:ascii="宋体" w:hAnsi="宋体"/>
          <w:sz w:val="21"/>
          <w:szCs w:val="21"/>
        </w:rPr>
        <w:t>GetCount(&amp;nCount);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printf("%d objects left in container after Dispose().\n", nCount);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printf("Error, ec = %x\n",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1;</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 xml:space="preserve">运行后结果如下：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5 objects in container.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2 objects left in container after Remove().</w:t>
      </w:r>
    </w:p>
    <w:p w:rsidR="00A63A52"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0 objects left in container after Dispose().</w:t>
      </w:r>
    </w:p>
    <w:p w:rsidR="00216B21" w:rsidRPr="002157D1" w:rsidRDefault="00216B21" w:rsidP="00216B21">
      <w:pPr>
        <w:snapToGrid w:val="0"/>
        <w:spacing w:line="300" w:lineRule="auto"/>
        <w:ind w:firstLineChars="200" w:firstLine="420"/>
        <w:rPr>
          <w:rFonts w:ascii="宋体" w:hAnsi="宋体" w:hint="eastAsia"/>
          <w:sz w:val="21"/>
          <w:szCs w:val="21"/>
        </w:rPr>
      </w:pPr>
    </w:p>
    <w:p w:rsidR="00A63A52" w:rsidRPr="00BC57E8" w:rsidRDefault="00EC00F7" w:rsidP="00BA4562">
      <w:pPr>
        <w:pStyle w:val="2"/>
        <w:snapToGrid w:val="0"/>
        <w:spacing w:line="300" w:lineRule="auto"/>
        <w:rPr>
          <w:rFonts w:ascii="宋体" w:eastAsia="宋体" w:hAnsi="宋体" w:hint="eastAsia"/>
        </w:rPr>
      </w:pPr>
      <w:bookmarkStart w:id="391" w:name="_Toc142300890"/>
      <w:bookmarkStart w:id="392" w:name="_Toc148261063"/>
      <w:bookmarkStart w:id="393" w:name="_Toc152754372"/>
      <w:bookmarkStart w:id="394" w:name="_Toc197919029"/>
      <w:r>
        <w:rPr>
          <w:rFonts w:ascii="宋体" w:eastAsia="宋体" w:hAnsi="宋体" w:hint="eastAsia"/>
        </w:rPr>
        <w:t>7.5</w:t>
      </w:r>
      <w:r w:rsidR="00A63A52" w:rsidRPr="00BC57E8">
        <w:rPr>
          <w:rFonts w:ascii="宋体" w:eastAsia="宋体" w:hAnsi="宋体" w:hint="eastAsia"/>
        </w:rPr>
        <w:t xml:space="preserve"> aspect</w:t>
      </w:r>
      <w:bookmarkEnd w:id="391"/>
      <w:bookmarkEnd w:id="392"/>
      <w:bookmarkEnd w:id="393"/>
      <w:bookmarkEnd w:id="394"/>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此属性只能用于修饰context构件类。</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 xml:space="preserve">格式：aspect（aspect对象1， aspect对象2, </w:t>
      </w:r>
      <w:r w:rsidRPr="00AB5DDD">
        <w:rPr>
          <w:rFonts w:ascii="宋体" w:hAnsi="宋体"/>
          <w:sz w:val="21"/>
          <w:szCs w:val="21"/>
        </w:rPr>
        <w:t>…</w:t>
      </w:r>
      <w:r w:rsidRPr="00AB5DDD">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例如：</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w:t>
      </w:r>
      <w:r w:rsidRPr="002157D1">
        <w:rPr>
          <w:rFonts w:ascii="宋体" w:hAnsi="宋体"/>
          <w:sz w:val="21"/>
          <w:szCs w:val="21"/>
        </w:rPr>
        <w:t>odule</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E637A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IHello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 xml:space="preserve">       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[aspect(AObjectEx, AObjectDump)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sz w:val="21"/>
          <w:szCs w:val="21"/>
        </w:rPr>
        <w:t>context</w:t>
      </w:r>
      <w:r w:rsidRPr="002157D1">
        <w:rPr>
          <w:rFonts w:ascii="宋体" w:hAnsi="宋体" w:hint="eastAsia"/>
          <w:sz w:val="21"/>
          <w:szCs w:val="21"/>
        </w:rPr>
        <w:t xml:space="preserve"> </w:t>
      </w:r>
      <w:r w:rsidR="00B37B70">
        <w:rPr>
          <w:rFonts w:ascii="宋体" w:hAnsi="宋体" w:hint="eastAsia"/>
          <w:sz w:val="21"/>
          <w:szCs w:val="21"/>
        </w:rPr>
        <w:t>K</w:t>
      </w:r>
      <w:r w:rsidRPr="002157D1">
        <w:rPr>
          <w:rFonts w:ascii="宋体" w:hAnsi="宋体" w:hint="eastAsia"/>
          <w:sz w:val="21"/>
          <w:szCs w:val="21"/>
        </w:rPr>
        <w:t>Foo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此示例定义了context构件类</w:t>
      </w:r>
      <w:r w:rsidR="00B37B70">
        <w:rPr>
          <w:rFonts w:ascii="宋体" w:hAnsi="宋体" w:hint="eastAsia"/>
          <w:sz w:val="21"/>
          <w:szCs w:val="21"/>
        </w:rPr>
        <w:t>K</w:t>
      </w:r>
      <w:r w:rsidRPr="00AB5DDD">
        <w:rPr>
          <w:rFonts w:ascii="宋体" w:hAnsi="宋体" w:hint="eastAsia"/>
          <w:sz w:val="21"/>
          <w:szCs w:val="21"/>
        </w:rPr>
        <w:t>Foo ，该构件类具有aspect</w:t>
      </w:r>
      <w:r w:rsidR="00B37B70">
        <w:rPr>
          <w:rFonts w:ascii="宋体" w:hAnsi="宋体" w:hint="eastAsia"/>
          <w:sz w:val="21"/>
          <w:szCs w:val="21"/>
        </w:rPr>
        <w:t>构件类属性。</w:t>
      </w:r>
      <w:r w:rsidRPr="00AB5DDD">
        <w:rPr>
          <w:rFonts w:ascii="宋体" w:hAnsi="宋体" w:hint="eastAsia"/>
          <w:sz w:val="21"/>
          <w:szCs w:val="21"/>
        </w:rPr>
        <w:t>声明这个属性以后，其他构件对象进入到</w:t>
      </w:r>
      <w:r w:rsidR="00B37B70">
        <w:rPr>
          <w:rFonts w:ascii="宋体" w:hAnsi="宋体" w:hint="eastAsia"/>
          <w:sz w:val="21"/>
          <w:szCs w:val="21"/>
        </w:rPr>
        <w:t>K</w:t>
      </w:r>
      <w:r w:rsidRPr="00AB5DDD">
        <w:rPr>
          <w:rFonts w:ascii="宋体" w:hAnsi="宋体" w:hint="eastAsia"/>
          <w:sz w:val="21"/>
          <w:szCs w:val="21"/>
        </w:rPr>
        <w:t>Foo这个</w:t>
      </w:r>
      <w:r w:rsidR="00F60F90">
        <w:rPr>
          <w:rFonts w:ascii="宋体" w:hAnsi="宋体" w:hint="eastAsia"/>
          <w:sz w:val="21"/>
          <w:szCs w:val="21"/>
        </w:rPr>
        <w:t>语境</w:t>
      </w:r>
      <w:r w:rsidRPr="00AB5DDD">
        <w:rPr>
          <w:rFonts w:ascii="宋体" w:hAnsi="宋体" w:hint="eastAsia"/>
          <w:sz w:val="21"/>
          <w:szCs w:val="21"/>
        </w:rPr>
        <w:t>就会聚合该环境中aspect属性所包含的两个方面：A</w:t>
      </w:r>
      <w:r w:rsidRPr="00AB5DDD">
        <w:rPr>
          <w:rFonts w:ascii="宋体" w:hAnsi="宋体"/>
          <w:sz w:val="21"/>
          <w:szCs w:val="21"/>
        </w:rPr>
        <w:t>o</w:t>
      </w:r>
      <w:r w:rsidRPr="00AB5DDD">
        <w:rPr>
          <w:rFonts w:ascii="宋体" w:hAnsi="宋体" w:hint="eastAsia"/>
          <w:sz w:val="21"/>
          <w:szCs w:val="21"/>
        </w:rPr>
        <w:t>bjectEx, A</w:t>
      </w:r>
      <w:r w:rsidRPr="00AB5DDD">
        <w:rPr>
          <w:rFonts w:ascii="宋体" w:hAnsi="宋体"/>
          <w:sz w:val="21"/>
          <w:szCs w:val="21"/>
        </w:rPr>
        <w:t>o</w:t>
      </w:r>
      <w:r w:rsidRPr="00AB5DDD">
        <w:rPr>
          <w:rFonts w:ascii="宋体" w:hAnsi="宋体" w:hint="eastAsia"/>
          <w:sz w:val="21"/>
          <w:szCs w:val="21"/>
        </w:rPr>
        <w:t>bjectDump（ 这两个方面是</w:t>
      </w:r>
      <w:r w:rsidR="00235D94">
        <w:rPr>
          <w:rFonts w:ascii="宋体" w:hAnsi="宋体" w:hint="eastAsia"/>
          <w:sz w:val="21"/>
          <w:szCs w:val="21"/>
        </w:rPr>
        <w:t>Elastos</w:t>
      </w:r>
      <w:r w:rsidRPr="00AB5DDD">
        <w:rPr>
          <w:rFonts w:ascii="宋体" w:hAnsi="宋体" w:hint="eastAsia"/>
          <w:sz w:val="21"/>
          <w:szCs w:val="21"/>
        </w:rPr>
        <w:t>系统定义的两个aspect对象。）</w:t>
      </w:r>
    </w:p>
    <w:p w:rsidR="00A63A52"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client端的构件对象在进入这个</w:t>
      </w:r>
      <w:r w:rsidR="00F60F90">
        <w:rPr>
          <w:rFonts w:ascii="宋体" w:hAnsi="宋体" w:hint="eastAsia"/>
          <w:sz w:val="21"/>
          <w:szCs w:val="21"/>
        </w:rPr>
        <w:t>语境</w:t>
      </w:r>
      <w:r w:rsidRPr="00AB5DDD">
        <w:rPr>
          <w:rFonts w:ascii="宋体" w:hAnsi="宋体" w:hint="eastAsia"/>
          <w:sz w:val="21"/>
          <w:szCs w:val="21"/>
        </w:rPr>
        <w:t>（即调用EzEnterContext）之后就会聚合A</w:t>
      </w:r>
      <w:r w:rsidRPr="00AB5DDD">
        <w:rPr>
          <w:rFonts w:ascii="宋体" w:hAnsi="宋体"/>
          <w:sz w:val="21"/>
          <w:szCs w:val="21"/>
        </w:rPr>
        <w:t>o</w:t>
      </w:r>
      <w:r w:rsidRPr="00AB5DDD">
        <w:rPr>
          <w:rFonts w:ascii="宋体" w:hAnsi="宋体" w:hint="eastAsia"/>
          <w:sz w:val="21"/>
          <w:szCs w:val="21"/>
        </w:rPr>
        <w:t>bjectEx，A</w:t>
      </w:r>
      <w:r w:rsidRPr="00AB5DDD">
        <w:rPr>
          <w:rFonts w:ascii="宋体" w:hAnsi="宋体"/>
          <w:sz w:val="21"/>
          <w:szCs w:val="21"/>
        </w:rPr>
        <w:t>o</w:t>
      </w:r>
      <w:r w:rsidRPr="00AB5DDD">
        <w:rPr>
          <w:rFonts w:ascii="宋体" w:hAnsi="宋体" w:hint="eastAsia"/>
          <w:sz w:val="21"/>
          <w:szCs w:val="21"/>
        </w:rPr>
        <w:t>bjectDump对象并使用其方法。调用</w:t>
      </w:r>
      <w:r w:rsidRPr="00AB5DDD">
        <w:rPr>
          <w:rFonts w:ascii="宋体" w:hAnsi="宋体"/>
          <w:sz w:val="21"/>
          <w:szCs w:val="21"/>
        </w:rPr>
        <w:t>EzLeaveContext</w:t>
      </w:r>
      <w:r w:rsidRPr="00AB5DDD">
        <w:rPr>
          <w:rFonts w:ascii="宋体" w:hAnsi="宋体" w:hint="eastAsia"/>
          <w:sz w:val="21"/>
          <w:szCs w:val="21"/>
        </w:rPr>
        <w:t>离开</w:t>
      </w:r>
      <w:r w:rsidR="00F60F90">
        <w:rPr>
          <w:rFonts w:ascii="宋体" w:hAnsi="宋体" w:hint="eastAsia"/>
          <w:sz w:val="21"/>
          <w:szCs w:val="21"/>
        </w:rPr>
        <w:t>语境</w:t>
      </w:r>
      <w:r w:rsidRPr="00AB5DDD">
        <w:rPr>
          <w:rFonts w:ascii="宋体" w:hAnsi="宋体" w:hint="eastAsia"/>
          <w:sz w:val="21"/>
          <w:szCs w:val="21"/>
        </w:rPr>
        <w:t>时拆卸与A</w:t>
      </w:r>
      <w:r w:rsidRPr="00AB5DDD">
        <w:rPr>
          <w:rFonts w:ascii="宋体" w:hAnsi="宋体"/>
          <w:sz w:val="21"/>
          <w:szCs w:val="21"/>
        </w:rPr>
        <w:t>o</w:t>
      </w:r>
      <w:r w:rsidRPr="00AB5DDD">
        <w:rPr>
          <w:rFonts w:ascii="宋体" w:hAnsi="宋体" w:hint="eastAsia"/>
          <w:sz w:val="21"/>
          <w:szCs w:val="21"/>
        </w:rPr>
        <w:t>bjectEx，A</w:t>
      </w:r>
      <w:r w:rsidRPr="00AB5DDD">
        <w:rPr>
          <w:rFonts w:ascii="宋体" w:hAnsi="宋体"/>
          <w:sz w:val="21"/>
          <w:szCs w:val="21"/>
        </w:rPr>
        <w:t>o</w:t>
      </w:r>
      <w:r w:rsidRPr="00AB5DDD">
        <w:rPr>
          <w:rFonts w:ascii="宋体" w:hAnsi="宋体" w:hint="eastAsia"/>
          <w:sz w:val="21"/>
          <w:szCs w:val="21"/>
        </w:rPr>
        <w:t>bjectDump的聚合。</w:t>
      </w:r>
    </w:p>
    <w:p w:rsidR="00094B22" w:rsidRPr="00AB5DDD" w:rsidRDefault="00094B22" w:rsidP="00AB5DDD">
      <w:pPr>
        <w:snapToGrid w:val="0"/>
        <w:spacing w:line="300" w:lineRule="auto"/>
        <w:ind w:firstLineChars="200" w:firstLine="420"/>
        <w:rPr>
          <w:rFonts w:ascii="宋体" w:hAnsi="宋体" w:hint="eastAsia"/>
          <w:sz w:val="21"/>
          <w:szCs w:val="21"/>
        </w:rPr>
      </w:pPr>
    </w:p>
    <w:p w:rsidR="00A63A52" w:rsidRPr="00BC57E8" w:rsidRDefault="00EC00F7" w:rsidP="00BA4562">
      <w:pPr>
        <w:pStyle w:val="2"/>
        <w:snapToGrid w:val="0"/>
        <w:spacing w:line="300" w:lineRule="auto"/>
        <w:rPr>
          <w:rFonts w:ascii="宋体" w:eastAsia="宋体" w:hAnsi="宋体" w:hint="eastAsia"/>
        </w:rPr>
      </w:pPr>
      <w:bookmarkStart w:id="395" w:name="_Toc142300891"/>
      <w:bookmarkStart w:id="396" w:name="_Toc148261064"/>
      <w:bookmarkStart w:id="397" w:name="_Toc152754373"/>
      <w:bookmarkStart w:id="398" w:name="_Toc197919030"/>
      <w:r>
        <w:rPr>
          <w:rFonts w:ascii="宋体" w:eastAsia="宋体" w:hAnsi="宋体" w:hint="eastAsia"/>
        </w:rPr>
        <w:lastRenderedPageBreak/>
        <w:t>7.6</w:t>
      </w:r>
      <w:r w:rsidR="00A63A52" w:rsidRPr="00BC57E8">
        <w:rPr>
          <w:rFonts w:ascii="宋体" w:eastAsia="宋体" w:hAnsi="宋体" w:hint="eastAsia"/>
        </w:rPr>
        <w:t xml:space="preserve"> synchronized &amp; sequenced</w:t>
      </w:r>
      <w:bookmarkEnd w:id="395"/>
      <w:bookmarkEnd w:id="396"/>
      <w:bookmarkEnd w:id="397"/>
      <w:bookmarkEnd w:id="398"/>
    </w:p>
    <w:p w:rsidR="00A63A52" w:rsidRPr="00BC57E8" w:rsidRDefault="00EC00F7" w:rsidP="00FF179A">
      <w:pPr>
        <w:pStyle w:val="3"/>
        <w:snapToGrid w:val="0"/>
        <w:spacing w:line="300" w:lineRule="auto"/>
        <w:rPr>
          <w:rFonts w:hint="eastAsia"/>
          <w:sz w:val="28"/>
          <w:szCs w:val="28"/>
        </w:rPr>
      </w:pPr>
      <w:bookmarkStart w:id="399" w:name="_Toc142300892"/>
      <w:bookmarkStart w:id="400" w:name="_Toc148261065"/>
      <w:bookmarkStart w:id="401" w:name="_Toc152754374"/>
      <w:bookmarkStart w:id="402" w:name="_Toc152754760"/>
      <w:bookmarkStart w:id="403" w:name="_Toc197919031"/>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7.6</w:t>
        </w:r>
        <w:r w:rsidR="00A63A52" w:rsidRPr="00CA6AC6">
          <w:rPr>
            <w:rFonts w:ascii="宋体" w:hAnsi="宋体" w:hint="eastAsia"/>
            <w:sz w:val="28"/>
            <w:szCs w:val="28"/>
          </w:rPr>
          <w:t>.1</w:t>
        </w:r>
      </w:smartTag>
      <w:r w:rsidR="00A63A52" w:rsidRPr="00CA6AC6">
        <w:rPr>
          <w:rFonts w:ascii="宋体" w:hAnsi="宋体" w:hint="eastAsia"/>
          <w:sz w:val="28"/>
          <w:szCs w:val="28"/>
        </w:rPr>
        <w:t xml:space="preserve"> synchronized &amp; sequenced的含义与区别</w:t>
      </w:r>
      <w:bookmarkEnd w:id="399"/>
      <w:bookmarkEnd w:id="400"/>
      <w:bookmarkEnd w:id="401"/>
      <w:bookmarkEnd w:id="402"/>
      <w:bookmarkEnd w:id="403"/>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synchronized和sequenced属性标识构件对象同时只允许一个线程进入到构件的实现代码中，其它访问该构件对象的线程将被阻塞等待，例如foo.car：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w:t>
      </w:r>
      <w:r w:rsidRPr="002157D1">
        <w:rPr>
          <w:rFonts w:ascii="宋体" w:hAnsi="宋体"/>
          <w:sz w:val="21"/>
          <w:szCs w:val="21"/>
        </w:rPr>
        <w:t>odule</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E637A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IFoo{</w:t>
      </w:r>
    </w:p>
    <w:p w:rsidR="00A63A52" w:rsidRPr="002157D1" w:rsidRDefault="00E637A5" w:rsidP="002157D1">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sidR="00A63A52" w:rsidRPr="002157D1">
        <w:rPr>
          <w:rFonts w:ascii="宋体" w:hAnsi="宋体" w:hint="eastAsia"/>
          <w:sz w:val="21"/>
          <w:szCs w:val="21"/>
        </w:rPr>
        <w:t>Method1();</w:t>
      </w:r>
    </w:p>
    <w:p w:rsidR="00A63A52" w:rsidRPr="002157D1" w:rsidRDefault="00A63A52" w:rsidP="00E637A5">
      <w:pPr>
        <w:shd w:val="clear" w:color="auto" w:fill="E6E6E6"/>
        <w:snapToGrid w:val="0"/>
        <w:spacing w:line="300" w:lineRule="auto"/>
        <w:ind w:firstLineChars="600" w:firstLine="1260"/>
        <w:rPr>
          <w:rFonts w:ascii="宋体" w:hAnsi="宋体" w:hint="eastAsia"/>
          <w:sz w:val="21"/>
          <w:szCs w:val="21"/>
        </w:rPr>
      </w:pPr>
      <w:r w:rsidRPr="002157D1">
        <w:rPr>
          <w:rFonts w:ascii="宋体" w:hAnsi="宋体" w:hint="eastAsia"/>
          <w:sz w:val="21"/>
          <w:szCs w:val="21"/>
        </w:rPr>
        <w:t>Method2();</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[synchronized]</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class CFoo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IFoo;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在CAR构件类前应用了synchronized/sequenced属性后，该CAR构件类的实例将与一个锁对象自动关联（实现上即为CriticalSection）。当线程调用该构件实例的任一方法时，将首先自动获取该实例相关联的锁对象；当调用方法返回之后，最后还会自动释放相关联的锁对象。从而保证了在任一时刻，最多只有一个线程能够通过调用该构件实例的某个方法来访问该构件实例；而此刻并发访问该构件实例的任一方法的其他线程将被阻塞，直至当前正在调用该构件实例方法的线程结束对其方法的调用而返回，阻塞在该构件实例任一方法调用上线程中的一个才会被唤醒并被允许进入其所调用的方法中。</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另外，锁是可重入的。亦即某线程调用A构件的X方法获得了与A构件相关联的锁，而后经过n层嵌套调用到A构件的Y方法需要再次获得该锁</w:t>
      </w:r>
      <w:r w:rsidRPr="00AB5DDD">
        <w:rPr>
          <w:rFonts w:ascii="宋体" w:hAnsi="宋体" w:hint="eastAsia"/>
          <w:sz w:val="21"/>
          <w:szCs w:val="21"/>
        </w:rPr>
        <w:t>，</w:t>
      </w:r>
      <w:r w:rsidRPr="00AB5DDD">
        <w:rPr>
          <w:rFonts w:ascii="宋体" w:hAnsi="宋体"/>
          <w:sz w:val="21"/>
          <w:szCs w:val="21"/>
        </w:rPr>
        <w:t>这个线程一定能够再次获取到该锁并顺利调用Y方法。</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运用synchronized和sequenced的区别是：</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应用</w:t>
      </w:r>
      <w:r w:rsidRPr="00AB5DDD">
        <w:rPr>
          <w:rFonts w:ascii="宋体" w:hAnsi="宋体"/>
          <w:sz w:val="21"/>
          <w:szCs w:val="21"/>
        </w:rPr>
        <w:t>synchronized</w:t>
      </w:r>
      <w:r w:rsidRPr="00AB5DDD">
        <w:rPr>
          <w:rFonts w:ascii="宋体" w:hAnsi="宋体" w:hint="eastAsia"/>
          <w:sz w:val="21"/>
          <w:szCs w:val="21"/>
        </w:rPr>
        <w:t>时，一旦线程调用到对象方法内，在从对象方法返回之前，其它线程对该对象的访问均会被阻塞。</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hint="eastAsia"/>
          <w:sz w:val="21"/>
          <w:szCs w:val="21"/>
        </w:rPr>
        <w:t>而</w:t>
      </w:r>
      <w:r w:rsidRPr="00AB5DDD">
        <w:rPr>
          <w:rFonts w:ascii="宋体" w:hAnsi="宋体"/>
          <w:sz w:val="21"/>
          <w:szCs w:val="21"/>
        </w:rPr>
        <w:t>sequenced</w:t>
      </w:r>
      <w:r w:rsidRPr="00AB5DDD">
        <w:rPr>
          <w:rFonts w:ascii="宋体" w:hAnsi="宋体" w:hint="eastAsia"/>
          <w:sz w:val="21"/>
          <w:szCs w:val="21"/>
        </w:rPr>
        <w:t>则会在对象方法访问其它对象时临时释放锁，允许其它线程进入对象。比如：</w:t>
      </w:r>
      <w:r w:rsidRPr="00AB5DDD">
        <w:rPr>
          <w:rFonts w:ascii="宋体" w:hAnsi="宋体"/>
          <w:sz w:val="21"/>
          <w:szCs w:val="21"/>
        </w:rPr>
        <w:t>当线程一从A构件的的X方法中调用B构件的Y方法时，会自动释放掉与与A构件相关联的锁并且自动获取与B构件相关联的锁。此时，当线程一释放掉与A构件相关联的锁并获取了B构件相关联的锁后再等待</w:t>
      </w:r>
      <w:r w:rsidRPr="00AB5DDD">
        <w:rPr>
          <w:rFonts w:ascii="宋体" w:hAnsi="宋体" w:hint="eastAsia"/>
          <w:sz w:val="21"/>
          <w:szCs w:val="21"/>
        </w:rPr>
        <w:t>线</w:t>
      </w:r>
      <w:r w:rsidRPr="00AB5DDD">
        <w:rPr>
          <w:rFonts w:ascii="宋体" w:hAnsi="宋体"/>
          <w:sz w:val="21"/>
          <w:szCs w:val="21"/>
        </w:rPr>
        <w:t>程二调用A构件的Z方法时，线程二可以获取与A构件相关联的锁而并不会引起死锁。故sequenced属性可以避免掉一些原本用synchronized属性所引发的死锁问题</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hint="eastAsia"/>
          <w:sz w:val="21"/>
          <w:szCs w:val="21"/>
        </w:rPr>
        <w:t>对已实现的对象来讲，泛用</w:t>
      </w:r>
      <w:r w:rsidRPr="00AB5DDD">
        <w:rPr>
          <w:rFonts w:ascii="宋体" w:hAnsi="宋体"/>
          <w:sz w:val="21"/>
          <w:szCs w:val="21"/>
        </w:rPr>
        <w:t>synchronized</w:t>
      </w:r>
      <w:r w:rsidRPr="00AB5DDD">
        <w:rPr>
          <w:rFonts w:ascii="宋体" w:hAnsi="宋体" w:hint="eastAsia"/>
          <w:sz w:val="21"/>
          <w:szCs w:val="21"/>
        </w:rPr>
        <w:t>容易造成死锁，但利于严谨的同步查错。使用</w:t>
      </w:r>
      <w:r w:rsidRPr="00AB5DDD">
        <w:rPr>
          <w:rFonts w:ascii="宋体" w:hAnsi="宋体"/>
          <w:sz w:val="21"/>
          <w:szCs w:val="21"/>
        </w:rPr>
        <w:t>sequenced</w:t>
      </w:r>
      <w:r w:rsidRPr="00AB5DDD">
        <w:rPr>
          <w:rFonts w:ascii="宋体" w:hAnsi="宋体" w:hint="eastAsia"/>
          <w:sz w:val="21"/>
          <w:szCs w:val="21"/>
        </w:rPr>
        <w:t>则正好相反。</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hint="eastAsia"/>
          <w:sz w:val="21"/>
          <w:szCs w:val="21"/>
        </w:rPr>
        <w:t>因此建议新写的构件类使用</w:t>
      </w:r>
      <w:r w:rsidRPr="00AB5DDD">
        <w:rPr>
          <w:rFonts w:ascii="宋体" w:hAnsi="宋体"/>
          <w:sz w:val="21"/>
          <w:szCs w:val="21"/>
        </w:rPr>
        <w:t>synchronized</w:t>
      </w:r>
      <w:r w:rsidRPr="00AB5DDD">
        <w:rPr>
          <w:rFonts w:ascii="宋体" w:hAnsi="宋体" w:hint="eastAsia"/>
          <w:sz w:val="21"/>
          <w:szCs w:val="21"/>
        </w:rPr>
        <w:t>关键字，而已实现的构件则使用</w:t>
      </w:r>
      <w:r w:rsidRPr="00AB5DDD">
        <w:rPr>
          <w:rFonts w:ascii="宋体" w:hAnsi="宋体"/>
          <w:sz w:val="21"/>
          <w:szCs w:val="21"/>
        </w:rPr>
        <w:t>sequenced</w:t>
      </w:r>
      <w:r w:rsidRPr="00AB5DDD">
        <w:rPr>
          <w:rFonts w:ascii="宋体" w:hAnsi="宋体" w:hint="eastAsia"/>
          <w:sz w:val="21"/>
          <w:szCs w:val="21"/>
        </w:rPr>
        <w:t>。</w:t>
      </w:r>
    </w:p>
    <w:p w:rsidR="00A63A52"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lastRenderedPageBreak/>
        <w:t>注意：这两个属性不能同时使用</w:t>
      </w:r>
    </w:p>
    <w:p w:rsidR="00537410" w:rsidRPr="00537410" w:rsidRDefault="00537410" w:rsidP="00537410">
      <w:pPr>
        <w:pStyle w:val="3"/>
        <w:snapToGrid w:val="0"/>
        <w:spacing w:line="300" w:lineRule="auto"/>
        <w:rPr>
          <w:rFonts w:hint="eastAsia"/>
          <w:sz w:val="28"/>
          <w:szCs w:val="28"/>
        </w:rPr>
      </w:pPr>
      <w:bookmarkStart w:id="404" w:name="_Toc197919032"/>
      <w:smartTag w:uri="urn:schemas-microsoft-com:office:smarttags" w:element="chsdate">
        <w:smartTagPr>
          <w:attr w:name="Year" w:val="1899"/>
          <w:attr w:name="Month" w:val="12"/>
          <w:attr w:name="Day" w:val="30"/>
          <w:attr w:name="IsLunarDate" w:val="False"/>
          <w:attr w:name="IsROCDate" w:val="False"/>
        </w:smartTagPr>
        <w:r>
          <w:rPr>
            <w:rFonts w:hint="eastAsia"/>
          </w:rPr>
          <w:t>7.6</w:t>
        </w:r>
        <w:r w:rsidRPr="00CA6AC6">
          <w:rPr>
            <w:rFonts w:hint="eastAsia"/>
          </w:rPr>
          <w:t>.2</w:t>
        </w:r>
      </w:smartTag>
      <w:r w:rsidRPr="00CA6AC6">
        <w:rPr>
          <w:rFonts w:hint="eastAsia"/>
        </w:rPr>
        <w:t xml:space="preserve"> synchronized &amp; sequenced </w:t>
      </w:r>
      <w:r>
        <w:rPr>
          <w:rFonts w:hint="eastAsia"/>
        </w:rPr>
        <w:t>与锁</w:t>
      </w:r>
      <w:bookmarkEnd w:id="404"/>
    </w:p>
    <w:p w:rsidR="00537410" w:rsidRPr="00537410" w:rsidRDefault="00537410" w:rsidP="00537410">
      <w:pPr>
        <w:snapToGrid w:val="0"/>
        <w:spacing w:line="300" w:lineRule="auto"/>
        <w:ind w:firstLineChars="200" w:firstLine="420"/>
        <w:rPr>
          <w:rFonts w:ascii="宋体" w:hAnsi="宋体"/>
          <w:sz w:val="21"/>
          <w:szCs w:val="21"/>
        </w:rPr>
      </w:pPr>
      <w:r w:rsidRPr="00537410">
        <w:rPr>
          <w:rFonts w:ascii="宋体" w:hAnsi="宋体"/>
          <w:sz w:val="21"/>
          <w:szCs w:val="21"/>
        </w:rPr>
        <w:t>Sychronized</w:t>
      </w:r>
      <w:r w:rsidRPr="00537410">
        <w:rPr>
          <w:rFonts w:ascii="宋体" w:hAnsi="宋体" w:hint="eastAsia"/>
          <w:sz w:val="21"/>
          <w:szCs w:val="21"/>
        </w:rPr>
        <w:t>对</w:t>
      </w:r>
      <w:r w:rsidRPr="00537410">
        <w:rPr>
          <w:rFonts w:ascii="宋体" w:hAnsi="宋体"/>
          <w:sz w:val="21"/>
          <w:szCs w:val="21"/>
        </w:rPr>
        <w:t>CAR</w:t>
      </w:r>
      <w:r w:rsidRPr="00537410">
        <w:rPr>
          <w:rFonts w:ascii="宋体" w:hAnsi="宋体" w:hint="eastAsia"/>
          <w:sz w:val="21"/>
          <w:szCs w:val="21"/>
        </w:rPr>
        <w:t>构件类的每个方法用同一个</w:t>
      </w:r>
      <w:r w:rsidRPr="00537410">
        <w:rPr>
          <w:rFonts w:ascii="宋体" w:hAnsi="宋体"/>
          <w:sz w:val="21"/>
          <w:szCs w:val="21"/>
        </w:rPr>
        <w:t>Critical Section</w:t>
      </w:r>
      <w:r w:rsidRPr="00537410">
        <w:rPr>
          <w:rFonts w:ascii="宋体" w:hAnsi="宋体" w:hint="eastAsia"/>
          <w:sz w:val="21"/>
          <w:szCs w:val="21"/>
        </w:rPr>
        <w:t>锁包装起来</w:t>
      </w:r>
    </w:p>
    <w:p w:rsidR="00537410" w:rsidRDefault="00537410" w:rsidP="00537410">
      <w:pPr>
        <w:snapToGrid w:val="0"/>
        <w:spacing w:line="300" w:lineRule="auto"/>
        <w:ind w:firstLineChars="200" w:firstLine="420"/>
        <w:rPr>
          <w:rFonts w:ascii="宋体" w:hAnsi="宋体" w:hint="eastAsia"/>
          <w:sz w:val="21"/>
          <w:szCs w:val="21"/>
        </w:rPr>
      </w:pPr>
      <w:r w:rsidRPr="00537410">
        <w:rPr>
          <w:rFonts w:ascii="宋体" w:hAnsi="宋体"/>
          <w:sz w:val="21"/>
          <w:szCs w:val="21"/>
        </w:rPr>
        <w:t>Sequenced</w:t>
      </w:r>
      <w:r w:rsidRPr="00537410">
        <w:rPr>
          <w:rFonts w:ascii="宋体" w:hAnsi="宋体" w:hint="eastAsia"/>
          <w:sz w:val="21"/>
          <w:szCs w:val="21"/>
        </w:rPr>
        <w:t>同样为每个方法加了锁。区别在于在方法内部如果调用了另一个带</w:t>
      </w:r>
      <w:r w:rsidRPr="00537410">
        <w:rPr>
          <w:rFonts w:ascii="宋体" w:hAnsi="宋体"/>
          <w:sz w:val="21"/>
          <w:szCs w:val="21"/>
        </w:rPr>
        <w:t>Sequenced</w:t>
      </w:r>
      <w:r w:rsidRPr="00537410">
        <w:rPr>
          <w:rFonts w:ascii="宋体" w:hAnsi="宋体" w:hint="eastAsia"/>
          <w:sz w:val="21"/>
          <w:szCs w:val="21"/>
        </w:rPr>
        <w:t>的构件类的方法或跨域调用前会先解锁；调用完成，返回后又重新加上锁。</w:t>
      </w:r>
    </w:p>
    <w:p w:rsidR="00537410" w:rsidRPr="00537410" w:rsidRDefault="00537410" w:rsidP="00537410">
      <w:pPr>
        <w:snapToGrid w:val="0"/>
        <w:spacing w:line="300" w:lineRule="auto"/>
        <w:ind w:firstLineChars="200" w:firstLine="420"/>
        <w:rPr>
          <w:rFonts w:ascii="宋体" w:hAnsi="宋体" w:hint="eastAsia"/>
          <w:sz w:val="21"/>
          <w:szCs w:val="21"/>
        </w:rPr>
      </w:pPr>
      <w:r>
        <w:rPr>
          <w:rFonts w:ascii="宋体" w:hAnsi="宋体" w:hint="eastAsia"/>
          <w:sz w:val="21"/>
          <w:szCs w:val="21"/>
        </w:rPr>
        <w:t>举下述函数为例：</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CFoo::Foo()</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m_count++;</w:t>
      </w:r>
    </w:p>
    <w:p w:rsidR="00537410" w:rsidRPr="00537410" w:rsidRDefault="00537410" w:rsidP="00537410">
      <w:pPr>
        <w:shd w:val="clear" w:color="auto" w:fill="E6E6E6"/>
        <w:snapToGrid w:val="0"/>
        <w:spacing w:line="300" w:lineRule="auto"/>
        <w:ind w:firstLineChars="200" w:firstLine="420"/>
        <w:rPr>
          <w:rFonts w:ascii="宋体" w:hAnsi="宋体" w:hint="eastAsia"/>
          <w:sz w:val="21"/>
          <w:szCs w:val="21"/>
        </w:rPr>
      </w:pPr>
      <w:r w:rsidRPr="00537410">
        <w:rPr>
          <w:rFonts w:ascii="宋体" w:hAnsi="宋体"/>
          <w:sz w:val="21"/>
          <w:szCs w:val="21"/>
        </w:rPr>
        <w:t xml:space="preserve">    m_pIBar-&gt;Bar();</w:t>
      </w:r>
      <w:r>
        <w:rPr>
          <w:rFonts w:ascii="宋体" w:hAnsi="宋体" w:hint="eastAsia"/>
          <w:sz w:val="21"/>
          <w:szCs w:val="21"/>
        </w:rPr>
        <w:t xml:space="preserve">  //*</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m_list-&gt;Add(…);</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w:t>
      </w:r>
    </w:p>
    <w:p w:rsidR="00537410" w:rsidRPr="00537410" w:rsidRDefault="00537410" w:rsidP="00537410">
      <w:pPr>
        <w:shd w:val="clear" w:color="auto" w:fill="E6E6E6"/>
        <w:snapToGrid w:val="0"/>
        <w:spacing w:line="300" w:lineRule="auto"/>
        <w:ind w:firstLineChars="200" w:firstLine="420"/>
        <w:rPr>
          <w:rFonts w:ascii="宋体" w:hAnsi="宋体" w:hint="eastAsia"/>
          <w:sz w:val="21"/>
          <w:szCs w:val="21"/>
        </w:rPr>
      </w:pPr>
      <w:r w:rsidRPr="00537410">
        <w:rPr>
          <w:rFonts w:ascii="宋体" w:hAnsi="宋体"/>
          <w:sz w:val="21"/>
          <w:szCs w:val="21"/>
        </w:rPr>
        <w:t xml:space="preserve">    EzAPI(…);</w:t>
      </w:r>
      <w:r>
        <w:rPr>
          <w:rFonts w:ascii="宋体" w:hAnsi="宋体" w:hint="eastAsia"/>
          <w:sz w:val="21"/>
          <w:szCs w:val="21"/>
        </w:rPr>
        <w:t xml:space="preserve">       //*</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w:t>
      </w:r>
    </w:p>
    <w:p w:rsidR="00537410" w:rsidRPr="00537410" w:rsidRDefault="00537410" w:rsidP="00537410">
      <w:pPr>
        <w:snapToGrid w:val="0"/>
        <w:spacing w:line="300" w:lineRule="auto"/>
        <w:ind w:firstLineChars="200" w:firstLine="420"/>
        <w:rPr>
          <w:rFonts w:ascii="宋体" w:hAnsi="宋体"/>
          <w:sz w:val="21"/>
          <w:szCs w:val="21"/>
        </w:rPr>
      </w:pPr>
      <w:r w:rsidRPr="00537410">
        <w:rPr>
          <w:rFonts w:ascii="宋体" w:hAnsi="宋体"/>
          <w:sz w:val="21"/>
          <w:szCs w:val="21"/>
        </w:rPr>
        <w:t>Sychronized</w:t>
      </w:r>
      <w:r w:rsidRPr="00537410">
        <w:rPr>
          <w:rFonts w:ascii="宋体" w:hAnsi="宋体" w:hint="eastAsia"/>
          <w:sz w:val="21"/>
          <w:szCs w:val="21"/>
        </w:rPr>
        <w:t>会对整个</w:t>
      </w:r>
      <w:r w:rsidRPr="00537410">
        <w:rPr>
          <w:rFonts w:ascii="宋体" w:hAnsi="宋体"/>
          <w:sz w:val="21"/>
          <w:szCs w:val="21"/>
        </w:rPr>
        <w:t>Foo</w:t>
      </w:r>
      <w:r w:rsidRPr="00537410">
        <w:rPr>
          <w:rFonts w:ascii="宋体" w:hAnsi="宋体" w:hint="eastAsia"/>
          <w:sz w:val="21"/>
          <w:szCs w:val="21"/>
        </w:rPr>
        <w:t>函数加锁</w:t>
      </w:r>
      <w:r>
        <w:rPr>
          <w:rFonts w:ascii="宋体" w:hAnsi="宋体" w:hint="eastAsia"/>
          <w:sz w:val="21"/>
          <w:szCs w:val="21"/>
        </w:rPr>
        <w:t>。</w:t>
      </w:r>
    </w:p>
    <w:p w:rsidR="00537410" w:rsidRPr="00537410" w:rsidRDefault="00537410" w:rsidP="00537410">
      <w:pPr>
        <w:snapToGrid w:val="0"/>
        <w:spacing w:line="300" w:lineRule="auto"/>
        <w:ind w:firstLineChars="200" w:firstLine="420"/>
        <w:rPr>
          <w:rFonts w:ascii="宋体" w:hAnsi="宋体" w:hint="eastAsia"/>
          <w:sz w:val="21"/>
          <w:szCs w:val="21"/>
        </w:rPr>
      </w:pPr>
      <w:r w:rsidRPr="00537410">
        <w:rPr>
          <w:rFonts w:ascii="宋体" w:hAnsi="宋体"/>
          <w:sz w:val="21"/>
          <w:szCs w:val="21"/>
        </w:rPr>
        <w:t>Sequenced</w:t>
      </w:r>
      <w:r w:rsidRPr="00537410">
        <w:rPr>
          <w:rFonts w:ascii="宋体" w:hAnsi="宋体" w:hint="eastAsia"/>
          <w:sz w:val="21"/>
          <w:szCs w:val="21"/>
        </w:rPr>
        <w:t>会在调用</w:t>
      </w:r>
      <w:r>
        <w:rPr>
          <w:rFonts w:ascii="宋体" w:hAnsi="宋体" w:hint="eastAsia"/>
          <w:sz w:val="21"/>
          <w:szCs w:val="21"/>
        </w:rPr>
        <w:t>加*号的</w:t>
      </w:r>
      <w:r w:rsidRPr="00537410">
        <w:rPr>
          <w:rFonts w:ascii="宋体" w:hAnsi="宋体" w:hint="eastAsia"/>
          <w:sz w:val="21"/>
          <w:szCs w:val="21"/>
        </w:rPr>
        <w:t>语句前解锁，调用</w:t>
      </w:r>
      <w:r>
        <w:rPr>
          <w:rFonts w:ascii="宋体" w:hAnsi="宋体" w:hint="eastAsia"/>
          <w:sz w:val="21"/>
          <w:szCs w:val="21"/>
        </w:rPr>
        <w:t>加*号的</w:t>
      </w:r>
      <w:r w:rsidRPr="00537410">
        <w:rPr>
          <w:rFonts w:ascii="宋体" w:hAnsi="宋体" w:hint="eastAsia"/>
          <w:sz w:val="21"/>
          <w:szCs w:val="21"/>
        </w:rPr>
        <w:t>语句后又加上锁</w:t>
      </w:r>
      <w:r>
        <w:rPr>
          <w:rFonts w:ascii="宋体" w:hAnsi="宋体" w:hint="eastAsia"/>
          <w:sz w:val="21"/>
          <w:szCs w:val="21"/>
        </w:rPr>
        <w:t>。</w:t>
      </w:r>
    </w:p>
    <w:p w:rsidR="00537410" w:rsidRPr="00537410" w:rsidRDefault="00537410" w:rsidP="00537410">
      <w:pPr>
        <w:snapToGrid w:val="0"/>
        <w:spacing w:line="300" w:lineRule="auto"/>
        <w:ind w:firstLineChars="200" w:firstLine="420"/>
        <w:rPr>
          <w:rFonts w:ascii="宋体" w:hAnsi="宋体" w:hint="eastAsia"/>
          <w:sz w:val="21"/>
          <w:szCs w:val="21"/>
        </w:rPr>
      </w:pPr>
      <w:r w:rsidRPr="00537410">
        <w:rPr>
          <w:rFonts w:ascii="宋体" w:hAnsi="宋体" w:hint="eastAsia"/>
          <w:sz w:val="21"/>
          <w:szCs w:val="21"/>
        </w:rPr>
        <w:t>生成伪代码情况</w:t>
      </w:r>
      <w:r>
        <w:rPr>
          <w:rFonts w:ascii="宋体" w:hAnsi="宋体" w:hint="eastAsia"/>
          <w:sz w:val="21"/>
          <w:szCs w:val="21"/>
        </w:rPr>
        <w:t>如下：</w:t>
      </w:r>
    </w:p>
    <w:p w:rsidR="00537410" w:rsidRPr="00537410" w:rsidRDefault="00537410" w:rsidP="00537410">
      <w:pPr>
        <w:snapToGrid w:val="0"/>
        <w:spacing w:line="300" w:lineRule="auto"/>
        <w:ind w:firstLineChars="200" w:firstLine="420"/>
        <w:rPr>
          <w:rFonts w:ascii="宋体" w:hAnsi="宋体"/>
          <w:sz w:val="21"/>
          <w:szCs w:val="21"/>
        </w:rPr>
      </w:pPr>
      <w:r w:rsidRPr="00537410">
        <w:rPr>
          <w:rFonts w:ascii="宋体" w:hAnsi="宋体"/>
          <w:sz w:val="21"/>
          <w:szCs w:val="21"/>
        </w:rPr>
        <w:t>Sychronized</w:t>
      </w:r>
      <w:r w:rsidRPr="00537410">
        <w:rPr>
          <w:rFonts w:ascii="宋体" w:hAnsi="宋体" w:hint="eastAsia"/>
          <w:sz w:val="21"/>
          <w:szCs w:val="21"/>
        </w:rPr>
        <w:t>生成伪代码：</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CFoo::Foo()</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EnterCriticalSection(&amp;_m_CFooLock);</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m_count++;</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m_pIBar-&gt;Bar();</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m_list-&gt;Add(…);</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w:t>
      </w:r>
    </w:p>
    <w:p w:rsidR="00537410" w:rsidRPr="00537410" w:rsidRDefault="00537410" w:rsidP="00537410">
      <w:pPr>
        <w:shd w:val="clear" w:color="auto" w:fill="E6E6E6"/>
        <w:snapToGrid w:val="0"/>
        <w:spacing w:line="300" w:lineRule="auto"/>
        <w:ind w:firstLineChars="200" w:firstLine="420"/>
        <w:rPr>
          <w:rFonts w:ascii="宋体" w:hAnsi="宋体" w:hint="eastAsia"/>
          <w:sz w:val="21"/>
          <w:szCs w:val="21"/>
        </w:rPr>
      </w:pPr>
      <w:r w:rsidRPr="00537410">
        <w:rPr>
          <w:rFonts w:ascii="宋体" w:hAnsi="宋体"/>
          <w:sz w:val="21"/>
          <w:szCs w:val="21"/>
        </w:rPr>
        <w:t xml:space="preserve">    EzAPI(…);</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LeaveCriticalSection(&amp;_m_CFooLock);</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w:t>
      </w:r>
    </w:p>
    <w:p w:rsidR="00537410" w:rsidRDefault="00537410" w:rsidP="00537410">
      <w:pPr>
        <w:spacing w:beforeLines="50" w:before="120" w:afterLines="50" w:after="120"/>
        <w:ind w:left="420"/>
        <w:rPr>
          <w:rFonts w:hint="eastAsia"/>
          <w:b/>
        </w:rPr>
      </w:pPr>
    </w:p>
    <w:p w:rsidR="00537410" w:rsidRPr="00537410" w:rsidRDefault="00537410" w:rsidP="00537410">
      <w:pPr>
        <w:snapToGrid w:val="0"/>
        <w:spacing w:line="300" w:lineRule="auto"/>
        <w:ind w:firstLineChars="200" w:firstLine="420"/>
        <w:rPr>
          <w:rFonts w:ascii="宋体" w:hAnsi="宋体"/>
          <w:sz w:val="21"/>
          <w:szCs w:val="21"/>
        </w:rPr>
      </w:pPr>
      <w:r w:rsidRPr="00537410">
        <w:rPr>
          <w:rFonts w:ascii="宋体" w:hAnsi="宋体"/>
          <w:sz w:val="21"/>
          <w:szCs w:val="21"/>
        </w:rPr>
        <w:t>Sequenced</w:t>
      </w:r>
      <w:r w:rsidRPr="00537410">
        <w:rPr>
          <w:rFonts w:ascii="宋体" w:hAnsi="宋体" w:hint="eastAsia"/>
          <w:sz w:val="21"/>
          <w:szCs w:val="21"/>
        </w:rPr>
        <w:t>生成伪代码：</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CFoo::Foo()</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EnterCriticalSection(&amp;_m_CFooLock);</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m_count++;</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LeaveCriticalSection(&amp;_m_CFooLock);</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m_pIBar-&gt;Bar();</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EnterCriticalSection(&amp;_m_CFooLock);</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m_list-&gt;Add(…);</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lastRenderedPageBreak/>
        <w:t xml:space="preserve">    …</w:t>
      </w:r>
    </w:p>
    <w:p w:rsidR="00537410" w:rsidRPr="00537410" w:rsidRDefault="00537410" w:rsidP="00537410">
      <w:pPr>
        <w:shd w:val="clear" w:color="auto" w:fill="E6E6E6"/>
        <w:snapToGrid w:val="0"/>
        <w:spacing w:line="300" w:lineRule="auto"/>
        <w:ind w:firstLineChars="200" w:firstLine="420"/>
        <w:rPr>
          <w:rFonts w:ascii="宋体" w:hAnsi="宋体" w:hint="eastAsia"/>
          <w:sz w:val="21"/>
          <w:szCs w:val="21"/>
        </w:rPr>
      </w:pPr>
      <w:r w:rsidRPr="00537410">
        <w:rPr>
          <w:rFonts w:ascii="宋体" w:hAnsi="宋体"/>
          <w:sz w:val="21"/>
          <w:szCs w:val="21"/>
        </w:rPr>
        <w:t xml:space="preserve">    LeaveCriticalSection(&amp;_m_CFooLock);</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EzAPI(…);</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EnterCriticalSection(&amp;_m_CFooLock);</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 xml:space="preserve">    LeaveCriticalSection(&amp;_m_CFooLock);</w:t>
      </w:r>
    </w:p>
    <w:p w:rsidR="00537410" w:rsidRPr="00537410" w:rsidRDefault="00537410" w:rsidP="00537410">
      <w:pPr>
        <w:shd w:val="clear" w:color="auto" w:fill="E6E6E6"/>
        <w:snapToGrid w:val="0"/>
        <w:spacing w:line="300" w:lineRule="auto"/>
        <w:ind w:firstLineChars="200" w:firstLine="420"/>
        <w:rPr>
          <w:rFonts w:ascii="宋体" w:hAnsi="宋体"/>
          <w:sz w:val="21"/>
          <w:szCs w:val="21"/>
        </w:rPr>
      </w:pPr>
      <w:r w:rsidRPr="00537410">
        <w:rPr>
          <w:rFonts w:ascii="宋体" w:hAnsi="宋体"/>
          <w:sz w:val="21"/>
          <w:szCs w:val="21"/>
        </w:rPr>
        <w:t>}</w:t>
      </w:r>
    </w:p>
    <w:p w:rsidR="00537410" w:rsidRPr="00407E2E" w:rsidRDefault="00537410" w:rsidP="00537410"/>
    <w:p w:rsidR="00537410" w:rsidRPr="00537410" w:rsidRDefault="00537410" w:rsidP="00537410">
      <w:pPr>
        <w:snapToGrid w:val="0"/>
        <w:spacing w:line="300" w:lineRule="auto"/>
        <w:rPr>
          <w:rFonts w:ascii="宋体" w:hAnsi="宋体"/>
          <w:sz w:val="21"/>
          <w:szCs w:val="21"/>
        </w:rPr>
      </w:pPr>
      <w:r w:rsidRPr="00537410">
        <w:rPr>
          <w:rFonts w:ascii="宋体" w:hAnsi="宋体" w:hint="eastAsia"/>
          <w:sz w:val="21"/>
          <w:szCs w:val="21"/>
        </w:rPr>
        <w:t xml:space="preserve">    </w:t>
      </w:r>
      <w:r w:rsidRPr="00537410">
        <w:rPr>
          <w:rFonts w:ascii="宋体" w:hAnsi="宋体"/>
          <w:sz w:val="21"/>
          <w:szCs w:val="21"/>
        </w:rPr>
        <w:t>Sychronized</w:t>
      </w:r>
      <w:r w:rsidRPr="00537410">
        <w:rPr>
          <w:rFonts w:ascii="宋体" w:hAnsi="宋体" w:hint="eastAsia"/>
          <w:sz w:val="21"/>
          <w:szCs w:val="21"/>
        </w:rPr>
        <w:t>锁的粒度较大，存在效率问题，也容易死锁</w:t>
      </w:r>
      <w:r>
        <w:rPr>
          <w:rFonts w:ascii="宋体" w:hAnsi="宋体" w:hint="eastAsia"/>
          <w:sz w:val="21"/>
          <w:szCs w:val="21"/>
        </w:rPr>
        <w:t>。</w:t>
      </w:r>
    </w:p>
    <w:p w:rsidR="00537410" w:rsidRPr="00537410" w:rsidRDefault="00537410" w:rsidP="00537410">
      <w:pPr>
        <w:snapToGrid w:val="0"/>
        <w:spacing w:line="300" w:lineRule="auto"/>
        <w:ind w:firstLineChars="200" w:firstLine="420"/>
        <w:rPr>
          <w:rFonts w:ascii="宋体" w:hAnsi="宋体" w:hint="eastAsia"/>
          <w:sz w:val="21"/>
          <w:szCs w:val="21"/>
        </w:rPr>
      </w:pPr>
      <w:r w:rsidRPr="00537410">
        <w:rPr>
          <w:rFonts w:ascii="宋体" w:hAnsi="宋体"/>
          <w:sz w:val="21"/>
          <w:szCs w:val="21"/>
        </w:rPr>
        <w:t>Sequenced</w:t>
      </w:r>
      <w:r w:rsidRPr="00537410">
        <w:rPr>
          <w:rFonts w:ascii="宋体" w:hAnsi="宋体" w:hint="eastAsia"/>
          <w:sz w:val="21"/>
          <w:szCs w:val="21"/>
        </w:rPr>
        <w:t>与函数已有的</w:t>
      </w:r>
      <w:r w:rsidRPr="00537410">
        <w:rPr>
          <w:rFonts w:ascii="宋体" w:hAnsi="宋体"/>
          <w:sz w:val="21"/>
          <w:szCs w:val="21"/>
        </w:rPr>
        <w:t>Mutex</w:t>
      </w:r>
      <w:r w:rsidRPr="00537410">
        <w:rPr>
          <w:rFonts w:ascii="宋体" w:hAnsi="宋体" w:hint="eastAsia"/>
          <w:sz w:val="21"/>
          <w:szCs w:val="21"/>
        </w:rPr>
        <w:t>混用，会导致加锁顺序混乱，有潜在死锁的危险。</w:t>
      </w:r>
    </w:p>
    <w:p w:rsidR="00A63A52" w:rsidRPr="00BC57E8" w:rsidRDefault="00EC00F7" w:rsidP="00FF179A">
      <w:pPr>
        <w:pStyle w:val="3"/>
        <w:snapToGrid w:val="0"/>
        <w:spacing w:line="300" w:lineRule="auto"/>
        <w:rPr>
          <w:rFonts w:hint="eastAsia"/>
          <w:sz w:val="28"/>
          <w:szCs w:val="28"/>
        </w:rPr>
      </w:pPr>
      <w:bookmarkStart w:id="405" w:name="_Toc142300893"/>
      <w:bookmarkStart w:id="406" w:name="_Toc148261066"/>
      <w:bookmarkStart w:id="407" w:name="_Toc152754375"/>
      <w:bookmarkStart w:id="408" w:name="_Toc152754761"/>
      <w:bookmarkStart w:id="409" w:name="_Toc197919033"/>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7.6</w:t>
        </w:r>
        <w:r w:rsidR="00537410">
          <w:rPr>
            <w:rFonts w:ascii="宋体" w:hAnsi="宋体" w:hint="eastAsia"/>
            <w:sz w:val="28"/>
            <w:szCs w:val="28"/>
          </w:rPr>
          <w:t>.3</w:t>
        </w:r>
      </w:smartTag>
      <w:r w:rsidR="00A63A52" w:rsidRPr="00CA6AC6">
        <w:rPr>
          <w:rFonts w:ascii="宋体" w:hAnsi="宋体" w:hint="eastAsia"/>
          <w:sz w:val="28"/>
          <w:szCs w:val="28"/>
        </w:rPr>
        <w:t xml:space="preserve"> synchronized &amp; sequenced 实例讲解</w:t>
      </w:r>
      <w:bookmarkEnd w:id="405"/>
      <w:bookmarkEnd w:id="406"/>
      <w:bookmarkEnd w:id="407"/>
      <w:bookmarkEnd w:id="408"/>
      <w:bookmarkEnd w:id="409"/>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synchronized：</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上面的foo.car构件编译生成后的cpp文件编写如下：</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 C</w:t>
      </w:r>
      <w:r w:rsidRPr="002157D1">
        <w:rPr>
          <w:rFonts w:ascii="宋体" w:hAnsi="宋体" w:hint="eastAsia"/>
          <w:sz w:val="21"/>
          <w:szCs w:val="21"/>
        </w:rPr>
        <w:t>Foo</w:t>
      </w:r>
      <w:r w:rsidRPr="002157D1">
        <w:rPr>
          <w:rFonts w:ascii="宋体" w:hAnsi="宋体"/>
          <w:sz w:val="21"/>
          <w:szCs w:val="21"/>
        </w:rPr>
        <w:t>.h"</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"_ C</w:t>
      </w:r>
      <w:r w:rsidRPr="002157D1">
        <w:rPr>
          <w:rFonts w:ascii="宋体" w:hAnsi="宋体" w:hint="eastAsia"/>
          <w:sz w:val="21"/>
          <w:szCs w:val="21"/>
        </w:rPr>
        <w:t>Foo</w:t>
      </w:r>
      <w:r w:rsidRPr="002157D1">
        <w:rPr>
          <w:rFonts w:ascii="宋体" w:hAnsi="宋体"/>
          <w:sz w:val="21"/>
          <w:szCs w:val="21"/>
        </w:rPr>
        <w:t>.cpp"</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#define EzSleep(ms) EzSleep(ms, NULL)</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w:t>
      </w:r>
      <w:r w:rsidR="00A63A52" w:rsidRPr="002157D1">
        <w:rPr>
          <w:rFonts w:ascii="宋体" w:hAnsi="宋体" w:hint="eastAsia"/>
          <w:sz w:val="21"/>
          <w:szCs w:val="21"/>
        </w:rPr>
        <w:t>Foo</w:t>
      </w:r>
      <w:r w:rsidR="00A63A52" w:rsidRPr="002157D1">
        <w:rPr>
          <w:rFonts w:ascii="宋体" w:hAnsi="宋体"/>
          <w:sz w:val="21"/>
          <w:szCs w:val="21"/>
        </w:rPr>
        <w:t>::Method1()</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puts("Method1: Begin");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EzSleep(20);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puts("Method1: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EzSleep(20);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puts("Method1: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EzSleep(20);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puts("Method1: End");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666EC9"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157D1">
        <w:rPr>
          <w:rFonts w:ascii="宋体" w:hAnsi="宋体"/>
          <w:sz w:val="21"/>
          <w:szCs w:val="21"/>
        </w:rPr>
        <w:t xml:space="preserve"> C</w:t>
      </w:r>
      <w:r w:rsidR="00A63A52" w:rsidRPr="002157D1">
        <w:rPr>
          <w:rFonts w:ascii="宋体" w:hAnsi="宋体" w:hint="eastAsia"/>
          <w:sz w:val="21"/>
          <w:szCs w:val="21"/>
        </w:rPr>
        <w:t>Foo</w:t>
      </w:r>
      <w:r w:rsidR="00A63A52" w:rsidRPr="002157D1">
        <w:rPr>
          <w:rFonts w:ascii="宋体" w:hAnsi="宋体"/>
          <w:sz w:val="21"/>
          <w:szCs w:val="21"/>
        </w:rPr>
        <w:t>::Method2()</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puts("Method2: Begin");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EzSleep(20);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puts("Method2: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EzSleep(20);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puts("Method2: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EzSleep(20);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puts("Method2: End");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hint="eastAsia"/>
          <w:sz w:val="21"/>
          <w:szCs w:val="21"/>
        </w:rPr>
        <w:t>编写客户端代码如下：</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#include &lt;stdio.h&gt;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#define _SMARTCLASS</w:t>
      </w:r>
    </w:p>
    <w:p w:rsidR="00A63A52" w:rsidRPr="002157D1" w:rsidRDefault="008B2FF6" w:rsidP="002157D1">
      <w:pPr>
        <w:shd w:val="clear" w:color="auto" w:fill="E6E6E6"/>
        <w:snapToGrid w:val="0"/>
        <w:spacing w:line="300" w:lineRule="auto"/>
        <w:ind w:firstLineChars="200" w:firstLine="420"/>
        <w:rPr>
          <w:rFonts w:ascii="宋体" w:hAnsi="宋体" w:hint="eastAsia"/>
          <w:sz w:val="21"/>
          <w:szCs w:val="21"/>
        </w:rPr>
      </w:pPr>
      <w:r w:rsidRPr="008B2FF6">
        <w:rPr>
          <w:rFonts w:ascii="宋体" w:hAnsi="宋体" w:hint="eastAsia"/>
          <w:sz w:val="21"/>
          <w:szCs w:val="21"/>
        </w:rPr>
        <w:t>#import</w:t>
      </w:r>
      <w:r>
        <w:rPr>
          <w:rFonts w:ascii="宋体" w:hAnsi="宋体" w:hint="eastAsia"/>
          <w:sz w:val="21"/>
          <w:szCs w:val="21"/>
        </w:rPr>
        <w:t xml:space="preserve"> &lt;</w:t>
      </w:r>
      <w:r w:rsidR="00A63A52" w:rsidRPr="002157D1">
        <w:rPr>
          <w:rFonts w:ascii="宋体" w:hAnsi="宋体" w:hint="eastAsia"/>
          <w:sz w:val="21"/>
          <w:szCs w:val="21"/>
        </w:rPr>
        <w:t>foo</w:t>
      </w:r>
      <w:r w:rsidR="00A63A52" w:rsidRPr="002157D1">
        <w:rPr>
          <w:rFonts w:ascii="宋体" w:hAnsi="宋体"/>
          <w:sz w:val="21"/>
          <w:szCs w:val="21"/>
        </w:rPr>
        <w:t>.dll</w:t>
      </w:r>
      <w:r>
        <w:rPr>
          <w:rFonts w:ascii="宋体" w:hAnsi="宋体" w:hint="eastAsia"/>
          <w:sz w:val="21"/>
          <w:szCs w:val="21"/>
        </w:rPr>
        <w:t>&gt;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//线程函数</w:t>
      </w:r>
    </w:p>
    <w:p w:rsidR="00A63A52" w:rsidRPr="002157D1" w:rsidRDefault="000B5BF1" w:rsidP="002157D1">
      <w:pPr>
        <w:shd w:val="clear" w:color="auto" w:fill="E6E6E6"/>
        <w:snapToGrid w:val="0"/>
        <w:spacing w:line="300" w:lineRule="auto"/>
        <w:ind w:firstLineChars="200" w:firstLine="420"/>
        <w:rPr>
          <w:rFonts w:ascii="宋体" w:hAnsi="宋体"/>
          <w:sz w:val="21"/>
          <w:szCs w:val="21"/>
        </w:rPr>
      </w:pPr>
      <w:r>
        <w:rPr>
          <w:rFonts w:ascii="宋体" w:hAnsi="宋体"/>
          <w:sz w:val="21"/>
          <w:szCs w:val="21"/>
        </w:rPr>
        <w:t>Int32</w:t>
      </w:r>
      <w:r w:rsidR="00A63A52" w:rsidRPr="002157D1">
        <w:rPr>
          <w:rFonts w:ascii="宋体" w:hAnsi="宋体"/>
          <w:sz w:val="21"/>
          <w:szCs w:val="21"/>
        </w:rPr>
        <w:t xml:space="preserve"> Thread1(void *pvArg)</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BA4562">
      <w:pPr>
        <w:shd w:val="clear" w:color="auto" w:fill="E6E6E6"/>
        <w:snapToGrid w:val="0"/>
        <w:spacing w:line="300" w:lineRule="auto"/>
        <w:ind w:firstLineChars="200" w:firstLine="420"/>
        <w:outlineLvl w:val="0"/>
        <w:rPr>
          <w:rFonts w:ascii="宋体" w:hAnsi="宋体"/>
          <w:sz w:val="21"/>
          <w:szCs w:val="21"/>
        </w:rPr>
      </w:pPr>
      <w:r w:rsidRPr="002157D1">
        <w:rPr>
          <w:rFonts w:ascii="宋体" w:hAnsi="宋体"/>
          <w:sz w:val="21"/>
          <w:szCs w:val="21"/>
        </w:rPr>
        <w:t xml:space="preserve">    </w:t>
      </w:r>
      <w:bookmarkStart w:id="410" w:name="_Toc152754376"/>
      <w:bookmarkStart w:id="411" w:name="_Toc152754762"/>
      <w:r w:rsidRPr="002157D1">
        <w:rPr>
          <w:rFonts w:ascii="宋体" w:hAnsi="宋体"/>
          <w:sz w:val="21"/>
          <w:szCs w:val="21"/>
        </w:rPr>
        <w:t>I</w:t>
      </w:r>
      <w:r w:rsidRPr="002157D1">
        <w:rPr>
          <w:rFonts w:ascii="宋体" w:hAnsi="宋体" w:hint="eastAsia"/>
          <w:sz w:val="21"/>
          <w:szCs w:val="21"/>
        </w:rPr>
        <w:t>Foo</w:t>
      </w:r>
      <w:r w:rsidRPr="002157D1">
        <w:rPr>
          <w:rFonts w:ascii="宋体" w:hAnsi="宋体"/>
          <w:sz w:val="21"/>
          <w:szCs w:val="21"/>
        </w:rPr>
        <w:t xml:space="preserve"> *p</w:t>
      </w:r>
      <w:r w:rsidRPr="002157D1">
        <w:rPr>
          <w:rFonts w:ascii="宋体" w:hAnsi="宋体" w:hint="eastAsia"/>
          <w:sz w:val="21"/>
          <w:szCs w:val="21"/>
        </w:rPr>
        <w:t>IFoo</w:t>
      </w:r>
      <w:r w:rsidRPr="002157D1">
        <w:rPr>
          <w:rFonts w:ascii="宋体" w:hAnsi="宋体"/>
          <w:sz w:val="21"/>
          <w:szCs w:val="21"/>
        </w:rPr>
        <w:t xml:space="preserve"> = (I</w:t>
      </w:r>
      <w:r w:rsidRPr="002157D1">
        <w:rPr>
          <w:rFonts w:ascii="宋体" w:hAnsi="宋体" w:hint="eastAsia"/>
          <w:sz w:val="21"/>
          <w:szCs w:val="21"/>
        </w:rPr>
        <w:t>Foo</w:t>
      </w:r>
      <w:r w:rsidRPr="002157D1">
        <w:rPr>
          <w:rFonts w:ascii="宋体" w:hAnsi="宋体"/>
          <w:sz w:val="21"/>
          <w:szCs w:val="21"/>
        </w:rPr>
        <w:t xml:space="preserve"> *)pvArg;</w:t>
      </w:r>
      <w:bookmarkEnd w:id="410"/>
      <w:bookmarkEnd w:id="411"/>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for (int n = 0; n &lt; 10; n++)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w:t>
      </w:r>
      <w:r w:rsidRPr="002157D1">
        <w:rPr>
          <w:rFonts w:ascii="宋体" w:hAnsi="宋体" w:hint="eastAsia"/>
          <w:sz w:val="21"/>
          <w:szCs w:val="21"/>
        </w:rPr>
        <w:t>IFoo-</w:t>
      </w:r>
      <w:r w:rsidRPr="002157D1">
        <w:rPr>
          <w:rFonts w:ascii="宋体" w:hAnsi="宋体"/>
          <w:sz w:val="21"/>
          <w:szCs w:val="21"/>
        </w:rPr>
        <w:t>&gt;Method1();</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return NOERROR;</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int main()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00666EC9">
        <w:rPr>
          <w:rFonts w:ascii="宋体" w:hAnsi="宋体"/>
          <w:sz w:val="21"/>
          <w:szCs w:val="21"/>
        </w:rPr>
        <w:t>ECode</w:t>
      </w:r>
      <w:r w:rsidRPr="002157D1">
        <w:rPr>
          <w:rFonts w:ascii="宋体" w:hAnsi="宋体"/>
          <w:sz w:val="21"/>
          <w:szCs w:val="21"/>
        </w:rPr>
        <w:t xml:space="preserve">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IFoo* pIFoo;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IThread *pThd;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 n;</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r w:rsidRPr="002157D1">
        <w:rPr>
          <w:rFonts w:ascii="宋体" w:hAnsi="宋体" w:hint="eastAsia"/>
          <w:sz w:val="21"/>
          <w:szCs w:val="21"/>
        </w:rPr>
        <w:t>//创建一个构件对象</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CFoo::New(&amp;pIFoo);</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goto 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sidRPr="002157D1">
        <w:rPr>
          <w:rFonts w:ascii="宋体" w:hAnsi="宋体" w:hint="eastAsia"/>
          <w:sz w:val="21"/>
          <w:szCs w:val="21"/>
        </w:rPr>
        <w:t>//创建一个线程</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ec = EzCreateThread(Thread</w:t>
      </w:r>
      <w:r w:rsidRPr="002157D1">
        <w:rPr>
          <w:rFonts w:ascii="宋体" w:hAnsi="宋体" w:hint="eastAsia"/>
          <w:sz w:val="21"/>
          <w:szCs w:val="21"/>
        </w:rPr>
        <w:t>1</w:t>
      </w:r>
      <w:r w:rsidRPr="002157D1">
        <w:rPr>
          <w:rFonts w:ascii="宋体" w:hAnsi="宋体"/>
          <w:sz w:val="21"/>
          <w:szCs w:val="21"/>
        </w:rPr>
        <w:t>, pIFoo, 0, &amp;pThd);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if (FAILED(ec)) goto 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for (n = 0; n &lt; 2; n++)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pIFoo-&gt;Method2();</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pThd-&gt;Join(INFINITE, NULL);</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pThd-&gt;Release();</w:t>
      </w:r>
    </w:p>
    <w:p w:rsidR="00A63A52" w:rsidRPr="002157D1" w:rsidRDefault="00A63A52" w:rsidP="00E637A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pIFoo-&gt;Release();</w:t>
      </w:r>
    </w:p>
    <w:p w:rsidR="00A63A52" w:rsidRPr="002157D1" w:rsidRDefault="00A63A52" w:rsidP="00E637A5">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return 0;</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ErrorExit: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printf("Error, ec = %x\n", ec);</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return 1;</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运行后的结果为：</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Begin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End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Begin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Method1: End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Begin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End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Begin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Method1: End</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由上可以看出，当调入一个方法比如</w:t>
      </w:r>
      <w:r w:rsidRPr="00AB5DDD">
        <w:rPr>
          <w:rFonts w:ascii="宋体" w:hAnsi="宋体"/>
          <w:sz w:val="21"/>
          <w:szCs w:val="21"/>
        </w:rPr>
        <w:t>Method2</w:t>
      </w:r>
      <w:r w:rsidRPr="00AB5DDD">
        <w:rPr>
          <w:rFonts w:ascii="宋体" w:hAnsi="宋体" w:hint="eastAsia"/>
          <w:sz w:val="21"/>
          <w:szCs w:val="21"/>
        </w:rPr>
        <w:t>之后，直到该方法执行完才可能会执行</w:t>
      </w:r>
      <w:r w:rsidRPr="00AB5DDD">
        <w:rPr>
          <w:rFonts w:ascii="宋体" w:hAnsi="宋体"/>
          <w:sz w:val="21"/>
          <w:szCs w:val="21"/>
        </w:rPr>
        <w:t>Method</w:t>
      </w:r>
      <w:r w:rsidRPr="00AB5DDD">
        <w:rPr>
          <w:rFonts w:ascii="宋体" w:hAnsi="宋体" w:hint="eastAsia"/>
          <w:sz w:val="21"/>
          <w:szCs w:val="21"/>
        </w:rPr>
        <w:t>1。</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sequenced：</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如果将foo.car构件中CFoo的属性改为[sequenced]，不改变其他的文件，编译执行客户端代码如下：</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Begin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Begin</w:t>
      </w:r>
      <w:r w:rsidRPr="002157D1">
        <w:rPr>
          <w:rFonts w:ascii="宋体" w:hAnsi="宋体" w:hint="eastAsia"/>
          <w:sz w:val="21"/>
          <w:szCs w:val="21"/>
        </w:rPr>
        <w:tab/>
      </w:r>
      <w:r w:rsidRPr="002157D1">
        <w:rPr>
          <w:rFonts w:ascii="宋体" w:hAnsi="宋体" w:hint="eastAsia"/>
          <w:sz w:val="21"/>
          <w:szCs w:val="21"/>
        </w:rPr>
        <w:tab/>
      </w:r>
      <w:r w:rsidRPr="002157D1">
        <w:rPr>
          <w:rFonts w:ascii="宋体" w:hAnsi="宋体" w:hint="eastAsia"/>
          <w:sz w:val="21"/>
          <w:szCs w:val="21"/>
        </w:rPr>
        <w:tab/>
        <w:t xml:space="preserve"> //释放锁</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Method1: .</w:t>
      </w:r>
      <w:r w:rsidRPr="002157D1">
        <w:rPr>
          <w:rFonts w:ascii="宋体" w:hAnsi="宋体" w:hint="eastAsia"/>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Method2: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End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Begin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Method2: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Method2: End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End</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Begin</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Method1: End</w:t>
      </w:r>
    </w:p>
    <w:p w:rsidR="00A63A52"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lastRenderedPageBreak/>
        <w:t>由上可以看出，当调入一个接口方法比如</w:t>
      </w:r>
      <w:r w:rsidRPr="00AB5DDD">
        <w:rPr>
          <w:rFonts w:ascii="宋体" w:hAnsi="宋体"/>
          <w:sz w:val="21"/>
          <w:szCs w:val="21"/>
        </w:rPr>
        <w:t>Method2</w:t>
      </w:r>
      <w:r w:rsidRPr="00AB5DDD">
        <w:rPr>
          <w:rFonts w:ascii="宋体" w:hAnsi="宋体" w:hint="eastAsia"/>
          <w:sz w:val="21"/>
          <w:szCs w:val="21"/>
        </w:rPr>
        <w:t>之后，该方法未执行完就可能会执行</w:t>
      </w:r>
      <w:r w:rsidRPr="00AB5DDD">
        <w:rPr>
          <w:rFonts w:ascii="宋体" w:hAnsi="宋体"/>
          <w:sz w:val="21"/>
          <w:szCs w:val="21"/>
        </w:rPr>
        <w:t>Method</w:t>
      </w:r>
      <w:r w:rsidRPr="00AB5DDD">
        <w:rPr>
          <w:rFonts w:ascii="宋体" w:hAnsi="宋体" w:hint="eastAsia"/>
          <w:sz w:val="21"/>
          <w:szCs w:val="21"/>
        </w:rPr>
        <w:t>1。</w:t>
      </w:r>
    </w:p>
    <w:p w:rsidR="003F2D7F" w:rsidRDefault="003F2D7F" w:rsidP="00AB5DDD">
      <w:pPr>
        <w:snapToGrid w:val="0"/>
        <w:spacing w:line="300" w:lineRule="auto"/>
        <w:ind w:firstLineChars="200" w:firstLine="420"/>
        <w:rPr>
          <w:rFonts w:ascii="宋体" w:hAnsi="宋体" w:hint="eastAsia"/>
          <w:sz w:val="21"/>
          <w:szCs w:val="21"/>
        </w:rPr>
      </w:pPr>
    </w:p>
    <w:p w:rsidR="003F2D7F" w:rsidRPr="00BC57E8" w:rsidRDefault="003F2D7F" w:rsidP="00BA4562">
      <w:pPr>
        <w:pStyle w:val="2"/>
        <w:snapToGrid w:val="0"/>
        <w:spacing w:line="300" w:lineRule="auto"/>
        <w:rPr>
          <w:rFonts w:ascii="宋体" w:eastAsia="宋体" w:hAnsi="宋体" w:hint="eastAsia"/>
        </w:rPr>
      </w:pPr>
      <w:bookmarkStart w:id="412" w:name="_Toc197919034"/>
      <w:r>
        <w:rPr>
          <w:rFonts w:ascii="宋体" w:eastAsia="宋体" w:hAnsi="宋体" w:hint="eastAsia"/>
        </w:rPr>
        <w:t>7.7</w:t>
      </w:r>
      <w:r w:rsidRPr="00BC57E8">
        <w:rPr>
          <w:rFonts w:ascii="宋体" w:eastAsia="宋体" w:hAnsi="宋体" w:hint="eastAsia"/>
        </w:rPr>
        <w:t xml:space="preserve"> </w:t>
      </w:r>
      <w:r w:rsidR="004B2B1E" w:rsidRPr="004B2B1E">
        <w:rPr>
          <w:rFonts w:ascii="宋体" w:eastAsia="宋体" w:hAnsi="宋体"/>
        </w:rPr>
        <w:t>freethreaded</w:t>
      </w:r>
      <w:bookmarkEnd w:id="412"/>
    </w:p>
    <w:p w:rsidR="007331F5" w:rsidRPr="00AB5DDD" w:rsidRDefault="007331F5" w:rsidP="007331F5">
      <w:pPr>
        <w:snapToGrid w:val="0"/>
        <w:spacing w:line="300" w:lineRule="auto"/>
        <w:ind w:firstLineChars="200" w:firstLine="420"/>
        <w:rPr>
          <w:rFonts w:ascii="宋体" w:hAnsi="宋体" w:hint="eastAsia"/>
          <w:sz w:val="21"/>
          <w:szCs w:val="21"/>
        </w:rPr>
      </w:pPr>
      <w:r w:rsidRPr="007331F5">
        <w:rPr>
          <w:rFonts w:ascii="宋体" w:hAnsi="宋体"/>
          <w:sz w:val="21"/>
          <w:szCs w:val="21"/>
        </w:rPr>
        <w:t>freethreaded</w:t>
      </w:r>
      <w:r w:rsidRPr="00AB5DDD">
        <w:rPr>
          <w:rFonts w:ascii="宋体" w:hAnsi="宋体" w:hint="eastAsia"/>
          <w:sz w:val="21"/>
          <w:szCs w:val="21"/>
        </w:rPr>
        <w:t>属性标识构件对象同时进入到构件的实现代码中</w:t>
      </w:r>
      <w:r>
        <w:rPr>
          <w:rFonts w:ascii="宋体" w:hAnsi="宋体" w:hint="eastAsia"/>
          <w:sz w:val="21"/>
          <w:szCs w:val="21"/>
        </w:rPr>
        <w:t>不受控</w:t>
      </w:r>
      <w:r w:rsidRPr="00AB5DDD">
        <w:rPr>
          <w:rFonts w:ascii="宋体" w:hAnsi="宋体" w:hint="eastAsia"/>
          <w:sz w:val="21"/>
          <w:szCs w:val="21"/>
        </w:rPr>
        <w:t>，其它访问该构件对象的线程将</w:t>
      </w:r>
      <w:r w:rsidR="00F51EE8">
        <w:rPr>
          <w:rFonts w:ascii="宋体" w:hAnsi="宋体" w:hint="eastAsia"/>
          <w:sz w:val="21"/>
          <w:szCs w:val="21"/>
        </w:rPr>
        <w:t>自由进出</w:t>
      </w:r>
      <w:r w:rsidRPr="00AB5DDD">
        <w:rPr>
          <w:rFonts w:ascii="宋体" w:hAnsi="宋体" w:hint="eastAsia"/>
          <w:sz w:val="21"/>
          <w:szCs w:val="21"/>
        </w:rPr>
        <w:t>，</w:t>
      </w:r>
      <w:r w:rsidR="00F51EE8">
        <w:rPr>
          <w:rFonts w:ascii="宋体" w:hAnsi="宋体" w:hint="eastAsia"/>
          <w:sz w:val="21"/>
          <w:szCs w:val="21"/>
        </w:rPr>
        <w:t>其并发控制由线程的拥有者自行决定。</w:t>
      </w:r>
      <w:r w:rsidRPr="00AB5DDD">
        <w:rPr>
          <w:rFonts w:ascii="宋体" w:hAnsi="宋体" w:hint="eastAsia"/>
          <w:sz w:val="21"/>
          <w:szCs w:val="21"/>
        </w:rPr>
        <w:t>例如foo.car：</w:t>
      </w:r>
    </w:p>
    <w:p w:rsidR="007331F5" w:rsidRPr="002157D1" w:rsidRDefault="007331F5" w:rsidP="007331F5">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w:t>
      </w:r>
      <w:r w:rsidRPr="002157D1">
        <w:rPr>
          <w:rFonts w:ascii="宋体" w:hAnsi="宋体"/>
          <w:sz w:val="21"/>
          <w:szCs w:val="21"/>
        </w:rPr>
        <w:t>odule</w:t>
      </w:r>
    </w:p>
    <w:p w:rsidR="007331F5" w:rsidRPr="002157D1" w:rsidRDefault="007331F5" w:rsidP="007331F5">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7331F5" w:rsidRPr="002157D1" w:rsidRDefault="007331F5" w:rsidP="007331F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IFoo{</w:t>
      </w:r>
    </w:p>
    <w:p w:rsidR="007331F5" w:rsidRPr="002157D1" w:rsidRDefault="007331F5" w:rsidP="007331F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sidRPr="002157D1">
        <w:rPr>
          <w:rFonts w:ascii="宋体" w:hAnsi="宋体" w:hint="eastAsia"/>
          <w:sz w:val="21"/>
          <w:szCs w:val="21"/>
        </w:rPr>
        <w:t>Method1();</w:t>
      </w:r>
    </w:p>
    <w:p w:rsidR="007331F5" w:rsidRPr="002157D1" w:rsidRDefault="007331F5" w:rsidP="007331F5">
      <w:pPr>
        <w:shd w:val="clear" w:color="auto" w:fill="E6E6E6"/>
        <w:snapToGrid w:val="0"/>
        <w:spacing w:line="300" w:lineRule="auto"/>
        <w:ind w:firstLineChars="600" w:firstLine="1260"/>
        <w:rPr>
          <w:rFonts w:ascii="宋体" w:hAnsi="宋体" w:hint="eastAsia"/>
          <w:sz w:val="21"/>
          <w:szCs w:val="21"/>
        </w:rPr>
      </w:pPr>
      <w:r w:rsidRPr="002157D1">
        <w:rPr>
          <w:rFonts w:ascii="宋体" w:hAnsi="宋体" w:hint="eastAsia"/>
          <w:sz w:val="21"/>
          <w:szCs w:val="21"/>
        </w:rPr>
        <w:t>Method2();</w:t>
      </w:r>
    </w:p>
    <w:p w:rsidR="007331F5" w:rsidRPr="002157D1" w:rsidRDefault="007331F5" w:rsidP="007331F5">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7331F5" w:rsidRPr="002157D1" w:rsidRDefault="007331F5" w:rsidP="007331F5">
      <w:pPr>
        <w:shd w:val="clear" w:color="auto" w:fill="E6E6E6"/>
        <w:snapToGrid w:val="0"/>
        <w:spacing w:line="300" w:lineRule="auto"/>
        <w:ind w:firstLineChars="200" w:firstLine="420"/>
        <w:rPr>
          <w:rFonts w:ascii="宋体" w:hAnsi="宋体" w:hint="eastAsia"/>
          <w:sz w:val="21"/>
          <w:szCs w:val="21"/>
        </w:rPr>
      </w:pPr>
    </w:p>
    <w:p w:rsidR="007331F5" w:rsidRPr="002157D1" w:rsidRDefault="003D0075" w:rsidP="007331F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ab/>
        <w:t>[freethreaded</w:t>
      </w:r>
      <w:r w:rsidR="007331F5" w:rsidRPr="002157D1">
        <w:rPr>
          <w:rFonts w:ascii="宋体" w:hAnsi="宋体" w:hint="eastAsia"/>
          <w:sz w:val="21"/>
          <w:szCs w:val="21"/>
        </w:rPr>
        <w:t>]</w:t>
      </w:r>
    </w:p>
    <w:p w:rsidR="007331F5" w:rsidRPr="002157D1" w:rsidRDefault="007331F5" w:rsidP="007331F5">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class CFoo {</w:t>
      </w:r>
    </w:p>
    <w:p w:rsidR="007331F5" w:rsidRPr="002157D1" w:rsidRDefault="007331F5" w:rsidP="007331F5">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IFoo;</w:t>
      </w:r>
    </w:p>
    <w:p w:rsidR="007331F5" w:rsidRPr="002157D1" w:rsidRDefault="007331F5" w:rsidP="007331F5">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7331F5" w:rsidRPr="002157D1" w:rsidRDefault="007331F5" w:rsidP="007331F5">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3F2D7F" w:rsidRDefault="007331F5" w:rsidP="007331F5">
      <w:pPr>
        <w:snapToGrid w:val="0"/>
        <w:spacing w:line="300" w:lineRule="auto"/>
        <w:ind w:firstLineChars="200" w:firstLine="420"/>
        <w:rPr>
          <w:rFonts w:ascii="宋体" w:hAnsi="宋体" w:hint="eastAsia"/>
          <w:sz w:val="21"/>
          <w:szCs w:val="21"/>
        </w:rPr>
      </w:pPr>
      <w:r w:rsidRPr="00AB5DDD">
        <w:rPr>
          <w:rFonts w:ascii="宋体" w:hAnsi="宋体"/>
          <w:sz w:val="21"/>
          <w:szCs w:val="21"/>
        </w:rPr>
        <w:t>在CAR构件类前应用了</w:t>
      </w:r>
      <w:r w:rsidR="002C2DCA">
        <w:rPr>
          <w:rFonts w:ascii="宋体" w:hAnsi="宋体" w:hint="eastAsia"/>
          <w:sz w:val="21"/>
          <w:szCs w:val="21"/>
        </w:rPr>
        <w:t>freethreaded</w:t>
      </w:r>
      <w:r w:rsidRPr="00AB5DDD">
        <w:rPr>
          <w:rFonts w:ascii="宋体" w:hAnsi="宋体"/>
          <w:sz w:val="21"/>
          <w:szCs w:val="21"/>
        </w:rPr>
        <w:t>属性后，该CAR构件类的实例</w:t>
      </w:r>
      <w:r w:rsidR="00B460F9">
        <w:rPr>
          <w:rFonts w:ascii="宋体" w:hAnsi="宋体" w:hint="eastAsia"/>
          <w:sz w:val="21"/>
          <w:szCs w:val="21"/>
        </w:rPr>
        <w:t>的并发将由构件的引用者自行控制。</w:t>
      </w:r>
    </w:p>
    <w:p w:rsidR="007331F5" w:rsidRPr="00AB5DDD" w:rsidRDefault="007331F5" w:rsidP="007331F5">
      <w:pPr>
        <w:snapToGrid w:val="0"/>
        <w:spacing w:line="300" w:lineRule="auto"/>
        <w:ind w:firstLineChars="200" w:firstLine="420"/>
        <w:rPr>
          <w:rFonts w:ascii="宋体" w:hAnsi="宋体" w:hint="eastAsia"/>
          <w:sz w:val="21"/>
          <w:szCs w:val="21"/>
        </w:rPr>
      </w:pPr>
    </w:p>
    <w:p w:rsidR="00A63A52" w:rsidRPr="00BC57E8" w:rsidRDefault="004B2B1E" w:rsidP="00BA4562">
      <w:pPr>
        <w:pStyle w:val="2"/>
        <w:snapToGrid w:val="0"/>
        <w:spacing w:line="300" w:lineRule="auto"/>
        <w:rPr>
          <w:rFonts w:ascii="宋体" w:eastAsia="宋体" w:hAnsi="宋体" w:hint="eastAsia"/>
        </w:rPr>
      </w:pPr>
      <w:bookmarkStart w:id="413" w:name="_Toc142300894"/>
      <w:bookmarkStart w:id="414" w:name="_Toc148261067"/>
      <w:bookmarkStart w:id="415" w:name="_Toc152754377"/>
      <w:bookmarkStart w:id="416" w:name="_Toc197919035"/>
      <w:smartTag w:uri="urn:schemas-microsoft-com:office:smarttags" w:element="chmetcnv">
        <w:smartTagPr>
          <w:attr w:name="UnitName" w:val="in"/>
          <w:attr w:name="SourceValue" w:val="7.8"/>
          <w:attr w:name="HasSpace" w:val="True"/>
          <w:attr w:name="Negative" w:val="False"/>
          <w:attr w:name="NumberType" w:val="1"/>
          <w:attr w:name="TCSC" w:val="0"/>
        </w:smartTagPr>
        <w:r>
          <w:rPr>
            <w:rFonts w:ascii="宋体" w:eastAsia="宋体" w:hAnsi="宋体" w:hint="eastAsia"/>
          </w:rPr>
          <w:t>7.8</w:t>
        </w:r>
        <w:r w:rsidR="00A63A52" w:rsidRPr="00BC57E8">
          <w:rPr>
            <w:rFonts w:ascii="宋体" w:eastAsia="宋体" w:hAnsi="宋体" w:hint="eastAsia"/>
          </w:rPr>
          <w:t xml:space="preserve"> in</w:t>
        </w:r>
      </w:smartTag>
      <w:r w:rsidR="00A63A52" w:rsidRPr="00BC57E8">
        <w:rPr>
          <w:rFonts w:ascii="宋体" w:eastAsia="宋体" w:hAnsi="宋体" w:hint="eastAsia"/>
        </w:rPr>
        <w:t xml:space="preserve"> &amp; out</w:t>
      </w:r>
      <w:bookmarkEnd w:id="413"/>
      <w:bookmarkEnd w:id="414"/>
      <w:bookmarkEnd w:id="415"/>
      <w:bookmarkEnd w:id="416"/>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in属性</w:t>
      </w:r>
      <w:r w:rsidRPr="00AB5DDD">
        <w:rPr>
          <w:rFonts w:ascii="宋体" w:hAnsi="宋体" w:hint="eastAsia"/>
          <w:sz w:val="21"/>
          <w:szCs w:val="21"/>
        </w:rPr>
        <w:t>和out属性</w:t>
      </w:r>
      <w:r w:rsidRPr="00AB5DDD">
        <w:rPr>
          <w:rFonts w:ascii="宋体" w:hAnsi="宋体"/>
          <w:sz w:val="21"/>
          <w:szCs w:val="21"/>
        </w:rPr>
        <w:t>只能用于修饰接口方法参数，</w:t>
      </w:r>
      <w:r w:rsidRPr="00AB5DDD">
        <w:rPr>
          <w:rFonts w:ascii="宋体" w:hAnsi="宋体" w:hint="eastAsia"/>
          <w:sz w:val="21"/>
          <w:szCs w:val="21"/>
        </w:rPr>
        <w:t>in</w:t>
      </w:r>
      <w:r w:rsidRPr="00AB5DDD">
        <w:rPr>
          <w:rFonts w:ascii="宋体" w:hAnsi="宋体"/>
          <w:sz w:val="21"/>
          <w:szCs w:val="21"/>
        </w:rPr>
        <w:t>标识该参数为输入参数</w:t>
      </w:r>
      <w:r w:rsidRPr="00AB5DDD">
        <w:rPr>
          <w:rFonts w:ascii="宋体" w:hAnsi="宋体" w:hint="eastAsia"/>
          <w:sz w:val="21"/>
          <w:szCs w:val="21"/>
        </w:rPr>
        <w:t>， out</w:t>
      </w:r>
      <w:r w:rsidRPr="00AB5DDD">
        <w:rPr>
          <w:rFonts w:ascii="宋体" w:hAnsi="宋体"/>
          <w:sz w:val="21"/>
          <w:szCs w:val="21"/>
        </w:rPr>
        <w:t>标识该参数为输</w:t>
      </w:r>
      <w:r w:rsidRPr="00AB5DDD">
        <w:rPr>
          <w:rFonts w:ascii="宋体" w:hAnsi="宋体" w:hint="eastAsia"/>
          <w:sz w:val="21"/>
          <w:szCs w:val="21"/>
        </w:rPr>
        <w:t>出</w:t>
      </w:r>
      <w:r w:rsidRPr="00AB5DDD">
        <w:rPr>
          <w:rFonts w:ascii="宋体" w:hAnsi="宋体"/>
          <w:sz w:val="21"/>
          <w:szCs w:val="21"/>
        </w:rPr>
        <w:t>参数。参数由客户程序（Client）分配和释放。</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语法为：[in]</w:t>
      </w:r>
      <w:r w:rsidRPr="00AB5DDD">
        <w:rPr>
          <w:rFonts w:ascii="宋体" w:hAnsi="宋体" w:hint="eastAsia"/>
          <w:sz w:val="21"/>
          <w:szCs w:val="21"/>
        </w:rPr>
        <w:t xml:space="preserve"> </w:t>
      </w:r>
      <w:r w:rsidRPr="00AB5DDD">
        <w:rPr>
          <w:rFonts w:ascii="宋体" w:hAnsi="宋体"/>
          <w:sz w:val="21"/>
          <w:szCs w:val="21"/>
        </w:rPr>
        <w:t>参数类型</w:t>
      </w:r>
      <w:r w:rsidRPr="00AB5DDD">
        <w:rPr>
          <w:rFonts w:ascii="宋体" w:hAnsi="宋体" w:hint="eastAsia"/>
          <w:sz w:val="21"/>
          <w:szCs w:val="21"/>
        </w:rPr>
        <w:t xml:space="preserve"> </w:t>
      </w:r>
      <w:r w:rsidRPr="00AB5DDD">
        <w:rPr>
          <w:rFonts w:ascii="宋体" w:hAnsi="宋体"/>
          <w:sz w:val="21"/>
          <w:szCs w:val="21"/>
        </w:rPr>
        <w:t>参数名。</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w:t>
      </w:r>
      <w:r w:rsidR="00FD3661">
        <w:rPr>
          <w:rFonts w:ascii="宋体" w:hAnsi="宋体" w:hint="eastAsia"/>
          <w:sz w:val="21"/>
          <w:szCs w:val="21"/>
        </w:rPr>
        <w:t>out</w:t>
      </w:r>
      <w:r w:rsidRPr="00AB5DDD">
        <w:rPr>
          <w:rFonts w:ascii="宋体" w:hAnsi="宋体"/>
          <w:sz w:val="21"/>
          <w:szCs w:val="21"/>
        </w:rPr>
        <w:t>]</w:t>
      </w:r>
      <w:r w:rsidRPr="00AB5DDD">
        <w:rPr>
          <w:rFonts w:ascii="宋体" w:hAnsi="宋体" w:hint="eastAsia"/>
          <w:sz w:val="21"/>
          <w:szCs w:val="21"/>
        </w:rPr>
        <w:t xml:space="preserve"> </w:t>
      </w:r>
      <w:r w:rsidRPr="00AB5DDD">
        <w:rPr>
          <w:rFonts w:ascii="宋体" w:hAnsi="宋体"/>
          <w:sz w:val="21"/>
          <w:szCs w:val="21"/>
        </w:rPr>
        <w:t>参数类型</w:t>
      </w:r>
      <w:r w:rsidRPr="00AB5DDD">
        <w:rPr>
          <w:rFonts w:ascii="宋体" w:hAnsi="宋体" w:hint="eastAsia"/>
          <w:sz w:val="21"/>
          <w:szCs w:val="21"/>
        </w:rPr>
        <w:t xml:space="preserve"> </w:t>
      </w:r>
      <w:r w:rsidRPr="00AB5DDD">
        <w:rPr>
          <w:rFonts w:ascii="宋体" w:hAnsi="宋体"/>
          <w:sz w:val="21"/>
          <w:szCs w:val="21"/>
        </w:rPr>
        <w:t>参数名</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例如：</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w:t>
      </w:r>
      <w:r w:rsidRPr="002157D1">
        <w:rPr>
          <w:rFonts w:ascii="宋体" w:hAnsi="宋体"/>
          <w:sz w:val="21"/>
          <w:szCs w:val="21"/>
        </w:rPr>
        <w:t>odule</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E637A5">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interface IHello {</w:t>
      </w:r>
    </w:p>
    <w:p w:rsidR="00DC7346" w:rsidRDefault="00FD3661" w:rsidP="00FD3661">
      <w:pPr>
        <w:shd w:val="clear" w:color="auto" w:fill="E6E6E6"/>
        <w:snapToGrid w:val="0"/>
        <w:spacing w:line="300" w:lineRule="auto"/>
        <w:ind w:firstLineChars="200" w:firstLine="420"/>
        <w:rPr>
          <w:rFonts w:ascii="宋体" w:hAnsi="宋体" w:hint="eastAsia"/>
          <w:sz w:val="21"/>
          <w:szCs w:val="21"/>
        </w:rPr>
      </w:pPr>
      <w:r w:rsidRPr="00FD3661">
        <w:rPr>
          <w:rFonts w:ascii="宋体" w:hAnsi="宋体"/>
          <w:sz w:val="21"/>
          <w:szCs w:val="21"/>
        </w:rPr>
        <w:t xml:space="preserve">        Hello([in] Int32 n, [out] AStringBuf_&lt;256&gt; asbName);</w:t>
      </w:r>
    </w:p>
    <w:p w:rsidR="00A63A52" w:rsidRPr="002157D1" w:rsidRDefault="00A63A52" w:rsidP="00FD366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 xml:space="preserve">　　class CFoo {</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Pr="002157D1">
        <w:rPr>
          <w:rFonts w:ascii="宋体" w:hAnsi="宋体" w:hint="eastAsia"/>
          <w:sz w:val="21"/>
          <w:szCs w:val="21"/>
        </w:rPr>
        <w:tab/>
        <w:t>interface IHello;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701EB3" w:rsidRDefault="00701EB3" w:rsidP="00701EB3">
      <w:pPr>
        <w:snapToGrid w:val="0"/>
        <w:spacing w:line="300" w:lineRule="auto"/>
        <w:ind w:firstLineChars="200" w:firstLine="420"/>
        <w:rPr>
          <w:rFonts w:ascii="宋体" w:hAnsi="宋体" w:hint="eastAsia"/>
          <w:sz w:val="21"/>
          <w:szCs w:val="21"/>
        </w:rPr>
      </w:pPr>
      <w:r w:rsidRPr="00701EB3">
        <w:rPr>
          <w:rFonts w:ascii="宋体" w:hAnsi="宋体" w:hint="eastAsia"/>
          <w:sz w:val="21"/>
          <w:szCs w:val="21"/>
        </w:rPr>
        <w:lastRenderedPageBreak/>
        <w:t>示例构件InOutDemo中，接口IInterface中Hello方法的参数n为输入参数,asbName为输出参数。</w:t>
      </w:r>
    </w:p>
    <w:p w:rsidR="00A63A52" w:rsidRDefault="00A63A52" w:rsidP="00701EB3">
      <w:pPr>
        <w:snapToGrid w:val="0"/>
        <w:spacing w:line="300" w:lineRule="auto"/>
        <w:ind w:firstLineChars="200" w:firstLine="420"/>
        <w:rPr>
          <w:rFonts w:ascii="宋体" w:hAnsi="宋体" w:hint="eastAsia"/>
          <w:sz w:val="21"/>
          <w:szCs w:val="21"/>
        </w:rPr>
      </w:pPr>
      <w:r w:rsidRPr="00AB5DDD">
        <w:rPr>
          <w:rFonts w:ascii="宋体" w:hAnsi="宋体"/>
          <w:sz w:val="21"/>
          <w:szCs w:val="21"/>
        </w:rPr>
        <w:t>注意：</w:t>
      </w:r>
      <w:r w:rsidRPr="00AB5DDD">
        <w:rPr>
          <w:rFonts w:ascii="宋体" w:hAnsi="宋体" w:hint="eastAsia"/>
          <w:sz w:val="21"/>
          <w:szCs w:val="21"/>
        </w:rPr>
        <w:t>in/out属性可以省略不写，CAR编译器会在生成的代码框架中自动为参数加上合适的in参数或者out参数。</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在本例中，如果：</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interface IHello {</w:t>
      </w:r>
    </w:p>
    <w:p w:rsidR="00701EB3" w:rsidRDefault="00701EB3" w:rsidP="00701EB3">
      <w:pPr>
        <w:shd w:val="clear" w:color="auto" w:fill="E6E6E6"/>
        <w:snapToGrid w:val="0"/>
        <w:spacing w:line="300" w:lineRule="auto"/>
        <w:ind w:firstLineChars="400" w:firstLine="840"/>
        <w:rPr>
          <w:rFonts w:ascii="宋体" w:hAnsi="宋体" w:hint="eastAsia"/>
          <w:sz w:val="21"/>
          <w:szCs w:val="21"/>
        </w:rPr>
      </w:pPr>
      <w:r w:rsidRPr="00701EB3">
        <w:rPr>
          <w:rFonts w:ascii="宋体" w:hAnsi="宋体"/>
          <w:sz w:val="21"/>
          <w:szCs w:val="21"/>
        </w:rPr>
        <w:t>Hello(Int32 n, AStringBuf_&lt;256&gt; asbName);</w:t>
      </w:r>
    </w:p>
    <w:p w:rsidR="00A63A52" w:rsidRPr="002157D1" w:rsidRDefault="00A63A52" w:rsidP="00701EB3">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生成的头文件中：</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CARAPI</w:t>
      </w:r>
      <w:r w:rsidRPr="002157D1">
        <w:rPr>
          <w:rFonts w:ascii="宋体" w:hAnsi="宋体" w:hint="eastAsia"/>
          <w:sz w:val="21"/>
          <w:szCs w:val="21"/>
        </w:rPr>
        <w:t xml:space="preserve"> Hello</w:t>
      </w:r>
      <w:r w:rsidRPr="002157D1">
        <w:rPr>
          <w:rFonts w:ascii="宋体" w:hAnsi="宋体"/>
          <w:sz w:val="21"/>
          <w:szCs w:val="21"/>
        </w:rPr>
        <w:t>(</w:t>
      </w:r>
    </w:p>
    <w:p w:rsidR="00D70CB0" w:rsidRPr="00D70CB0" w:rsidRDefault="00D70CB0" w:rsidP="00D70CB0">
      <w:pPr>
        <w:shd w:val="clear" w:color="auto" w:fill="E6E6E6"/>
        <w:snapToGrid w:val="0"/>
        <w:spacing w:line="300" w:lineRule="auto"/>
        <w:ind w:firstLineChars="200" w:firstLine="420"/>
        <w:rPr>
          <w:rFonts w:ascii="宋体" w:hAnsi="宋体"/>
          <w:sz w:val="21"/>
          <w:szCs w:val="21"/>
        </w:rPr>
      </w:pPr>
      <w:r w:rsidRPr="00D70CB0">
        <w:rPr>
          <w:rFonts w:ascii="宋体" w:hAnsi="宋体"/>
          <w:sz w:val="21"/>
          <w:szCs w:val="21"/>
        </w:rPr>
        <w:t xml:space="preserve">        /* [in] */ Int32 n, </w:t>
      </w:r>
    </w:p>
    <w:p w:rsidR="00D70CB0" w:rsidRDefault="00D70CB0" w:rsidP="00D70CB0">
      <w:pPr>
        <w:shd w:val="clear" w:color="auto" w:fill="E6E6E6"/>
        <w:snapToGrid w:val="0"/>
        <w:spacing w:line="300" w:lineRule="auto"/>
        <w:ind w:firstLineChars="200" w:firstLine="420"/>
        <w:rPr>
          <w:rFonts w:ascii="宋体" w:hAnsi="宋体" w:hint="eastAsia"/>
          <w:sz w:val="21"/>
          <w:szCs w:val="21"/>
        </w:rPr>
      </w:pPr>
      <w:r w:rsidRPr="00D70CB0">
        <w:rPr>
          <w:rFonts w:ascii="宋体" w:hAnsi="宋体"/>
          <w:sz w:val="21"/>
          <w:szCs w:val="21"/>
        </w:rPr>
        <w:t xml:space="preserve">        /* [out] */ AStringBuf_&lt;256&gt; asbName</w:t>
      </w:r>
    </w:p>
    <w:p w:rsidR="00A63A52" w:rsidRPr="002157D1" w:rsidRDefault="00A63A52" w:rsidP="00D70CB0">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Default="00AC4B8B" w:rsidP="00AC4B8B">
      <w:pPr>
        <w:snapToGrid w:val="0"/>
        <w:spacing w:line="300" w:lineRule="auto"/>
        <w:ind w:firstLineChars="200" w:firstLine="420"/>
        <w:rPr>
          <w:rFonts w:ascii="宋体" w:hAnsi="宋体" w:hint="eastAsia"/>
          <w:sz w:val="21"/>
          <w:szCs w:val="21"/>
        </w:rPr>
      </w:pPr>
      <w:r w:rsidRPr="00AC4B8B">
        <w:rPr>
          <w:rFonts w:ascii="宋体" w:hAnsi="宋体" w:hint="eastAsia"/>
          <w:sz w:val="21"/>
          <w:szCs w:val="21"/>
        </w:rPr>
        <w:t>不支持同一个参数的属性同时有[in]和[out]</w:t>
      </w:r>
      <w:r w:rsidR="00CA3B9E">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一般的，如果不指定参数属性, 各个数据类型参数有其默认属性</w:t>
      </w:r>
      <w:r w:rsidR="00E86B2A">
        <w:rPr>
          <w:rFonts w:ascii="宋体" w:hAnsi="宋体" w:hint="eastAsia"/>
          <w:sz w:val="21"/>
          <w:szCs w:val="21"/>
        </w:rPr>
        <w:t>。</w:t>
      </w:r>
    </w:p>
    <w:p w:rsidR="004F382E" w:rsidRPr="00830673" w:rsidRDefault="00A63A52" w:rsidP="00830673">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数据类型默认in/out属性一览表：</w:t>
      </w:r>
    </w:p>
    <w:tbl>
      <w:tblPr>
        <w:tblStyle w:val="a3"/>
        <w:tblW w:w="0" w:type="auto"/>
        <w:tblLook w:val="01E0" w:firstRow="1" w:lastRow="1" w:firstColumn="1" w:lastColumn="1" w:noHBand="0" w:noVBand="0"/>
      </w:tblPr>
      <w:tblGrid>
        <w:gridCol w:w="2181"/>
        <w:gridCol w:w="1360"/>
        <w:gridCol w:w="2316"/>
        <w:gridCol w:w="2316"/>
      </w:tblGrid>
      <w:tr w:rsidR="000D0DD6" w:rsidRPr="00D94158">
        <w:tc>
          <w:tcPr>
            <w:tcW w:w="2181" w:type="dxa"/>
            <w:vMerge w:val="restart"/>
          </w:tcPr>
          <w:p w:rsidR="000D0DD6" w:rsidRPr="00D94158" w:rsidRDefault="000D0DD6" w:rsidP="000D0DD6">
            <w:pPr>
              <w:snapToGrid w:val="0"/>
              <w:spacing w:line="300" w:lineRule="auto"/>
              <w:ind w:firstLineChars="196" w:firstLine="472"/>
              <w:rPr>
                <w:rFonts w:ascii="宋体" w:hAnsi="宋体"/>
                <w:sz w:val="21"/>
                <w:szCs w:val="21"/>
              </w:rPr>
            </w:pPr>
            <w:r w:rsidRPr="00D94158">
              <w:rPr>
                <w:rFonts w:ascii="宋体" w:hAnsi="宋体" w:hint="eastAsia"/>
                <w:b/>
                <w:color w:val="000000"/>
                <w:szCs w:val="21"/>
              </w:rPr>
              <w:t>数据类型</w:t>
            </w:r>
          </w:p>
        </w:tc>
        <w:tc>
          <w:tcPr>
            <w:tcW w:w="5992" w:type="dxa"/>
            <w:gridSpan w:val="3"/>
          </w:tcPr>
          <w:p w:rsidR="000D0DD6" w:rsidRPr="00D94158" w:rsidRDefault="000D0DD6" w:rsidP="000D0DD6">
            <w:pPr>
              <w:snapToGrid w:val="0"/>
              <w:spacing w:line="300" w:lineRule="auto"/>
              <w:ind w:firstLineChars="980" w:firstLine="2361"/>
              <w:rPr>
                <w:rFonts w:ascii="宋体" w:hAnsi="宋体" w:hint="eastAsia"/>
                <w:color w:val="000000"/>
                <w:szCs w:val="21"/>
              </w:rPr>
            </w:pPr>
            <w:r w:rsidRPr="00D94158">
              <w:rPr>
                <w:rFonts w:ascii="宋体" w:hAnsi="宋体" w:hint="eastAsia"/>
                <w:b/>
                <w:color w:val="000000"/>
                <w:szCs w:val="21"/>
              </w:rPr>
              <w:t>参数属性</w:t>
            </w:r>
          </w:p>
        </w:tc>
      </w:tr>
      <w:tr w:rsidR="000D0DD6" w:rsidRPr="00D94158">
        <w:tc>
          <w:tcPr>
            <w:tcW w:w="2181" w:type="dxa"/>
            <w:vMerge/>
          </w:tcPr>
          <w:p w:rsidR="000D0DD6" w:rsidRPr="00D94158" w:rsidRDefault="000D0DD6" w:rsidP="00FE6282">
            <w:pPr>
              <w:snapToGrid w:val="0"/>
              <w:spacing w:line="300" w:lineRule="auto"/>
              <w:rPr>
                <w:rFonts w:ascii="宋体" w:hAnsi="宋体" w:hint="eastAsia"/>
                <w:color w:val="000000"/>
                <w:szCs w:val="21"/>
              </w:rPr>
            </w:pPr>
          </w:p>
        </w:tc>
        <w:tc>
          <w:tcPr>
            <w:tcW w:w="1360" w:type="dxa"/>
          </w:tcPr>
          <w:p w:rsidR="000D0DD6" w:rsidRPr="00D94158" w:rsidRDefault="000D0DD6" w:rsidP="00FE6282">
            <w:pPr>
              <w:snapToGrid w:val="0"/>
              <w:spacing w:line="300" w:lineRule="auto"/>
              <w:rPr>
                <w:rFonts w:ascii="宋体" w:hAnsi="宋体" w:hint="eastAsia"/>
                <w:color w:val="000000"/>
                <w:szCs w:val="21"/>
              </w:rPr>
            </w:pPr>
            <w:r w:rsidRPr="00D94158">
              <w:rPr>
                <w:rFonts w:ascii="宋体" w:hAnsi="宋体" w:hint="eastAsia"/>
                <w:color w:val="000000"/>
                <w:szCs w:val="21"/>
              </w:rPr>
              <w:t>原型</w:t>
            </w:r>
          </w:p>
        </w:tc>
        <w:tc>
          <w:tcPr>
            <w:tcW w:w="2316" w:type="dxa"/>
          </w:tcPr>
          <w:p w:rsidR="000D0DD6" w:rsidRPr="00D94158" w:rsidRDefault="000D0DD6" w:rsidP="00FE6282">
            <w:pPr>
              <w:snapToGrid w:val="0"/>
              <w:spacing w:line="300" w:lineRule="auto"/>
              <w:rPr>
                <w:rFonts w:ascii="宋体" w:hAnsi="宋体"/>
                <w:color w:val="000000"/>
                <w:szCs w:val="21"/>
              </w:rPr>
            </w:pPr>
            <w:r w:rsidRPr="00D94158">
              <w:rPr>
                <w:rFonts w:ascii="宋体" w:hAnsi="宋体" w:hint="eastAsia"/>
                <w:color w:val="000000"/>
                <w:szCs w:val="21"/>
              </w:rPr>
              <w:t>一级指针数据类型</w:t>
            </w:r>
          </w:p>
        </w:tc>
        <w:tc>
          <w:tcPr>
            <w:tcW w:w="2316" w:type="dxa"/>
          </w:tcPr>
          <w:p w:rsidR="000D0DD6" w:rsidRPr="00D94158" w:rsidRDefault="000D0DD6" w:rsidP="00FE6282">
            <w:pPr>
              <w:snapToGrid w:val="0"/>
              <w:spacing w:line="300" w:lineRule="auto"/>
              <w:rPr>
                <w:rFonts w:ascii="宋体" w:hAnsi="宋体" w:hint="eastAsia"/>
                <w:color w:val="000000"/>
                <w:szCs w:val="21"/>
              </w:rPr>
            </w:pPr>
            <w:r w:rsidRPr="00D94158">
              <w:rPr>
                <w:rFonts w:ascii="宋体" w:hAnsi="宋体" w:hint="eastAsia"/>
                <w:color w:val="000000"/>
                <w:szCs w:val="21"/>
              </w:rPr>
              <w:t>二级指针数据类型</w:t>
            </w:r>
          </w:p>
        </w:tc>
      </w:tr>
      <w:tr w:rsidR="00691455" w:rsidRPr="00D94158">
        <w:tc>
          <w:tcPr>
            <w:tcW w:w="2181" w:type="dxa"/>
          </w:tcPr>
          <w:p w:rsidR="00691455" w:rsidRPr="00D94158" w:rsidRDefault="00691455" w:rsidP="00FE6282">
            <w:pPr>
              <w:snapToGrid w:val="0"/>
              <w:spacing w:line="300" w:lineRule="auto"/>
              <w:rPr>
                <w:rFonts w:ascii="宋体" w:hAnsi="宋体"/>
                <w:sz w:val="21"/>
                <w:szCs w:val="21"/>
              </w:rPr>
            </w:pPr>
            <w:r w:rsidRPr="00D94158">
              <w:rPr>
                <w:rFonts w:ascii="宋体" w:hAnsi="宋体"/>
                <w:sz w:val="21"/>
                <w:szCs w:val="21"/>
              </w:rPr>
              <w:t>Int8</w:t>
            </w:r>
          </w:p>
        </w:tc>
        <w:tc>
          <w:tcPr>
            <w:tcW w:w="1360" w:type="dxa"/>
          </w:tcPr>
          <w:p w:rsidR="00691455" w:rsidRPr="00D94158" w:rsidRDefault="00691455"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691455" w:rsidRDefault="00691455">
            <w:r w:rsidRPr="0037651A">
              <w:rPr>
                <w:rFonts w:ascii="宋体" w:hAnsi="宋体" w:hint="eastAsia"/>
                <w:color w:val="000000"/>
                <w:szCs w:val="21"/>
              </w:rPr>
              <w:t>out</w:t>
            </w:r>
          </w:p>
        </w:tc>
        <w:tc>
          <w:tcPr>
            <w:tcW w:w="2316" w:type="dxa"/>
          </w:tcPr>
          <w:p w:rsidR="00691455"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N/A</w:t>
            </w:r>
          </w:p>
        </w:tc>
      </w:tr>
      <w:tr w:rsidR="00691455" w:rsidRPr="00D94158">
        <w:tc>
          <w:tcPr>
            <w:tcW w:w="2181" w:type="dxa"/>
          </w:tcPr>
          <w:p w:rsidR="00691455" w:rsidRPr="00D94158" w:rsidRDefault="00691455" w:rsidP="00FE6282">
            <w:pPr>
              <w:snapToGrid w:val="0"/>
              <w:spacing w:line="300" w:lineRule="auto"/>
              <w:rPr>
                <w:rFonts w:ascii="宋体" w:hAnsi="宋体"/>
                <w:sz w:val="21"/>
                <w:szCs w:val="21"/>
              </w:rPr>
            </w:pPr>
            <w:r w:rsidRPr="00D94158">
              <w:rPr>
                <w:rFonts w:ascii="宋体" w:hAnsi="宋体"/>
                <w:sz w:val="21"/>
                <w:szCs w:val="21"/>
              </w:rPr>
              <w:t>Byte</w:t>
            </w:r>
          </w:p>
        </w:tc>
        <w:tc>
          <w:tcPr>
            <w:tcW w:w="1360" w:type="dxa"/>
          </w:tcPr>
          <w:p w:rsidR="00691455" w:rsidRDefault="00691455">
            <w:r w:rsidRPr="00660A43">
              <w:rPr>
                <w:rFonts w:ascii="宋体" w:hAnsi="宋体" w:hint="eastAsia"/>
                <w:color w:val="000000"/>
                <w:szCs w:val="21"/>
              </w:rPr>
              <w:t>in</w:t>
            </w:r>
          </w:p>
        </w:tc>
        <w:tc>
          <w:tcPr>
            <w:tcW w:w="2316" w:type="dxa"/>
          </w:tcPr>
          <w:p w:rsidR="00691455" w:rsidRDefault="00691455">
            <w:r w:rsidRPr="0037651A">
              <w:rPr>
                <w:rFonts w:ascii="宋体" w:hAnsi="宋体" w:hint="eastAsia"/>
                <w:color w:val="000000"/>
                <w:szCs w:val="21"/>
              </w:rPr>
              <w:t>out</w:t>
            </w:r>
          </w:p>
        </w:tc>
        <w:tc>
          <w:tcPr>
            <w:tcW w:w="2316" w:type="dxa"/>
          </w:tcPr>
          <w:p w:rsidR="00691455"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N/A</w:t>
            </w:r>
          </w:p>
        </w:tc>
      </w:tr>
      <w:tr w:rsidR="00691455" w:rsidRPr="00D94158">
        <w:tc>
          <w:tcPr>
            <w:tcW w:w="2181" w:type="dxa"/>
          </w:tcPr>
          <w:p w:rsidR="00691455" w:rsidRPr="00D94158" w:rsidRDefault="00691455" w:rsidP="00FE6282">
            <w:pPr>
              <w:snapToGrid w:val="0"/>
              <w:spacing w:line="300" w:lineRule="auto"/>
              <w:rPr>
                <w:rFonts w:ascii="宋体" w:hAnsi="宋体"/>
                <w:sz w:val="21"/>
                <w:szCs w:val="21"/>
              </w:rPr>
            </w:pPr>
            <w:r w:rsidRPr="00D94158">
              <w:rPr>
                <w:rFonts w:ascii="宋体" w:hAnsi="宋体"/>
                <w:sz w:val="21"/>
                <w:szCs w:val="21"/>
              </w:rPr>
              <w:t>Int16</w:t>
            </w:r>
          </w:p>
        </w:tc>
        <w:tc>
          <w:tcPr>
            <w:tcW w:w="1360" w:type="dxa"/>
          </w:tcPr>
          <w:p w:rsidR="00691455" w:rsidRDefault="00691455">
            <w:r w:rsidRPr="00660A43">
              <w:rPr>
                <w:rFonts w:ascii="宋体" w:hAnsi="宋体" w:hint="eastAsia"/>
                <w:color w:val="000000"/>
                <w:szCs w:val="21"/>
              </w:rPr>
              <w:t>in</w:t>
            </w:r>
          </w:p>
        </w:tc>
        <w:tc>
          <w:tcPr>
            <w:tcW w:w="2316" w:type="dxa"/>
          </w:tcPr>
          <w:p w:rsidR="00691455" w:rsidRDefault="00691455">
            <w:r w:rsidRPr="0037651A">
              <w:rPr>
                <w:rFonts w:ascii="宋体" w:hAnsi="宋体" w:hint="eastAsia"/>
                <w:color w:val="000000"/>
                <w:szCs w:val="21"/>
              </w:rPr>
              <w:t>out</w:t>
            </w:r>
          </w:p>
        </w:tc>
        <w:tc>
          <w:tcPr>
            <w:tcW w:w="2316" w:type="dxa"/>
          </w:tcPr>
          <w:p w:rsidR="00691455"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N/A</w:t>
            </w:r>
          </w:p>
        </w:tc>
      </w:tr>
      <w:tr w:rsidR="00691455" w:rsidRPr="00D94158">
        <w:tc>
          <w:tcPr>
            <w:tcW w:w="2181" w:type="dxa"/>
          </w:tcPr>
          <w:p w:rsidR="00691455" w:rsidRPr="00D94158" w:rsidRDefault="00691455" w:rsidP="00FE6282">
            <w:pPr>
              <w:snapToGrid w:val="0"/>
              <w:spacing w:line="300" w:lineRule="auto"/>
              <w:rPr>
                <w:rFonts w:ascii="宋体" w:hAnsi="宋体"/>
                <w:sz w:val="21"/>
                <w:szCs w:val="21"/>
              </w:rPr>
            </w:pPr>
            <w:r w:rsidRPr="00D94158">
              <w:rPr>
                <w:rFonts w:ascii="宋体" w:hAnsi="宋体"/>
                <w:sz w:val="21"/>
                <w:szCs w:val="21"/>
              </w:rPr>
              <w:t>UInt16</w:t>
            </w:r>
          </w:p>
        </w:tc>
        <w:tc>
          <w:tcPr>
            <w:tcW w:w="1360" w:type="dxa"/>
          </w:tcPr>
          <w:p w:rsidR="00691455" w:rsidRDefault="00691455">
            <w:r w:rsidRPr="00660A43">
              <w:rPr>
                <w:rFonts w:ascii="宋体" w:hAnsi="宋体" w:hint="eastAsia"/>
                <w:color w:val="000000"/>
                <w:szCs w:val="21"/>
              </w:rPr>
              <w:t>in</w:t>
            </w:r>
          </w:p>
        </w:tc>
        <w:tc>
          <w:tcPr>
            <w:tcW w:w="2316" w:type="dxa"/>
          </w:tcPr>
          <w:p w:rsidR="00691455" w:rsidRDefault="00691455">
            <w:r w:rsidRPr="0037651A">
              <w:rPr>
                <w:rFonts w:ascii="宋体" w:hAnsi="宋体" w:hint="eastAsia"/>
                <w:color w:val="000000"/>
                <w:szCs w:val="21"/>
              </w:rPr>
              <w:t>out</w:t>
            </w:r>
          </w:p>
        </w:tc>
        <w:tc>
          <w:tcPr>
            <w:tcW w:w="2316" w:type="dxa"/>
          </w:tcPr>
          <w:p w:rsidR="00691455"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N/A</w:t>
            </w:r>
          </w:p>
        </w:tc>
      </w:tr>
      <w:tr w:rsidR="00691455" w:rsidRPr="00D94158">
        <w:tc>
          <w:tcPr>
            <w:tcW w:w="2181" w:type="dxa"/>
          </w:tcPr>
          <w:p w:rsidR="00691455" w:rsidRPr="00D94158" w:rsidRDefault="00691455" w:rsidP="00FE6282">
            <w:pPr>
              <w:snapToGrid w:val="0"/>
              <w:spacing w:line="300" w:lineRule="auto"/>
              <w:rPr>
                <w:rFonts w:ascii="宋体" w:hAnsi="宋体"/>
                <w:sz w:val="21"/>
                <w:szCs w:val="21"/>
              </w:rPr>
            </w:pPr>
            <w:r w:rsidRPr="00D94158">
              <w:rPr>
                <w:rFonts w:ascii="宋体" w:hAnsi="宋体"/>
                <w:sz w:val="21"/>
                <w:szCs w:val="21"/>
              </w:rPr>
              <w:t>Int32</w:t>
            </w:r>
          </w:p>
        </w:tc>
        <w:tc>
          <w:tcPr>
            <w:tcW w:w="1360" w:type="dxa"/>
          </w:tcPr>
          <w:p w:rsidR="00691455" w:rsidRDefault="00691455">
            <w:r w:rsidRPr="00660A43">
              <w:rPr>
                <w:rFonts w:ascii="宋体" w:hAnsi="宋体" w:hint="eastAsia"/>
                <w:color w:val="000000"/>
                <w:szCs w:val="21"/>
              </w:rPr>
              <w:t>in</w:t>
            </w:r>
          </w:p>
        </w:tc>
        <w:tc>
          <w:tcPr>
            <w:tcW w:w="2316" w:type="dxa"/>
          </w:tcPr>
          <w:p w:rsidR="00691455" w:rsidRDefault="00691455">
            <w:r w:rsidRPr="0037651A">
              <w:rPr>
                <w:rFonts w:ascii="宋体" w:hAnsi="宋体" w:hint="eastAsia"/>
                <w:color w:val="000000"/>
                <w:szCs w:val="21"/>
              </w:rPr>
              <w:t>out</w:t>
            </w:r>
          </w:p>
        </w:tc>
        <w:tc>
          <w:tcPr>
            <w:tcW w:w="2316" w:type="dxa"/>
          </w:tcPr>
          <w:p w:rsidR="00691455"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N/A</w:t>
            </w:r>
          </w:p>
        </w:tc>
      </w:tr>
      <w:tr w:rsidR="00691455" w:rsidRPr="00D94158">
        <w:tc>
          <w:tcPr>
            <w:tcW w:w="2181" w:type="dxa"/>
          </w:tcPr>
          <w:p w:rsidR="00691455" w:rsidRPr="00D94158" w:rsidRDefault="00691455" w:rsidP="00FE6282">
            <w:pPr>
              <w:snapToGrid w:val="0"/>
              <w:spacing w:line="300" w:lineRule="auto"/>
              <w:rPr>
                <w:rFonts w:ascii="宋体" w:hAnsi="宋体"/>
                <w:sz w:val="21"/>
                <w:szCs w:val="21"/>
              </w:rPr>
            </w:pPr>
            <w:r w:rsidRPr="00D94158">
              <w:rPr>
                <w:rFonts w:ascii="宋体" w:hAnsi="宋体"/>
                <w:sz w:val="21"/>
                <w:szCs w:val="21"/>
              </w:rPr>
              <w:t>UInt32</w:t>
            </w:r>
          </w:p>
        </w:tc>
        <w:tc>
          <w:tcPr>
            <w:tcW w:w="1360" w:type="dxa"/>
          </w:tcPr>
          <w:p w:rsidR="00691455" w:rsidRDefault="00691455">
            <w:r w:rsidRPr="00660A43">
              <w:rPr>
                <w:rFonts w:ascii="宋体" w:hAnsi="宋体" w:hint="eastAsia"/>
                <w:color w:val="000000"/>
                <w:szCs w:val="21"/>
              </w:rPr>
              <w:t>in</w:t>
            </w:r>
          </w:p>
        </w:tc>
        <w:tc>
          <w:tcPr>
            <w:tcW w:w="2316" w:type="dxa"/>
          </w:tcPr>
          <w:p w:rsidR="00691455" w:rsidRDefault="00691455">
            <w:r w:rsidRPr="0037651A">
              <w:rPr>
                <w:rFonts w:ascii="宋体" w:hAnsi="宋体" w:hint="eastAsia"/>
                <w:color w:val="000000"/>
                <w:szCs w:val="21"/>
              </w:rPr>
              <w:t>out</w:t>
            </w:r>
          </w:p>
        </w:tc>
        <w:tc>
          <w:tcPr>
            <w:tcW w:w="2316" w:type="dxa"/>
          </w:tcPr>
          <w:p w:rsidR="00691455"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N/A</w:t>
            </w:r>
          </w:p>
        </w:tc>
      </w:tr>
      <w:tr w:rsidR="00691455" w:rsidRPr="00D94158">
        <w:tc>
          <w:tcPr>
            <w:tcW w:w="2181" w:type="dxa"/>
          </w:tcPr>
          <w:p w:rsidR="00691455" w:rsidRPr="00D94158" w:rsidRDefault="00691455" w:rsidP="00FE6282">
            <w:pPr>
              <w:snapToGrid w:val="0"/>
              <w:spacing w:line="300" w:lineRule="auto"/>
              <w:rPr>
                <w:rFonts w:ascii="宋体" w:hAnsi="宋体"/>
                <w:sz w:val="21"/>
                <w:szCs w:val="21"/>
              </w:rPr>
            </w:pPr>
            <w:r w:rsidRPr="00D94158">
              <w:rPr>
                <w:rFonts w:ascii="宋体" w:hAnsi="宋体"/>
                <w:sz w:val="21"/>
                <w:szCs w:val="21"/>
              </w:rPr>
              <w:t>Int64</w:t>
            </w:r>
          </w:p>
        </w:tc>
        <w:tc>
          <w:tcPr>
            <w:tcW w:w="1360" w:type="dxa"/>
          </w:tcPr>
          <w:p w:rsidR="00691455" w:rsidRDefault="00691455">
            <w:r w:rsidRPr="00660A43">
              <w:rPr>
                <w:rFonts w:ascii="宋体" w:hAnsi="宋体" w:hint="eastAsia"/>
                <w:color w:val="000000"/>
                <w:szCs w:val="21"/>
              </w:rPr>
              <w:t>in</w:t>
            </w:r>
          </w:p>
        </w:tc>
        <w:tc>
          <w:tcPr>
            <w:tcW w:w="2316" w:type="dxa"/>
          </w:tcPr>
          <w:p w:rsidR="00691455" w:rsidRDefault="00691455">
            <w:r w:rsidRPr="0037651A">
              <w:rPr>
                <w:rFonts w:ascii="宋体" w:hAnsi="宋体" w:hint="eastAsia"/>
                <w:color w:val="000000"/>
                <w:szCs w:val="21"/>
              </w:rPr>
              <w:t>out</w:t>
            </w:r>
          </w:p>
        </w:tc>
        <w:tc>
          <w:tcPr>
            <w:tcW w:w="2316" w:type="dxa"/>
          </w:tcPr>
          <w:p w:rsidR="00691455"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UInt64</w:t>
            </w:r>
          </w:p>
        </w:tc>
        <w:tc>
          <w:tcPr>
            <w:tcW w:w="1360" w:type="dxa"/>
          </w:tcPr>
          <w:p w:rsidR="00F11617" w:rsidRDefault="00F11617">
            <w:r w:rsidRPr="00660A43">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Float</w:t>
            </w:r>
          </w:p>
        </w:tc>
        <w:tc>
          <w:tcPr>
            <w:tcW w:w="1360" w:type="dxa"/>
          </w:tcPr>
          <w:p w:rsidR="00F11617" w:rsidRDefault="00F11617">
            <w:r w:rsidRPr="00660A43">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Double</w:t>
            </w:r>
          </w:p>
        </w:tc>
        <w:tc>
          <w:tcPr>
            <w:tcW w:w="1360" w:type="dxa"/>
          </w:tcPr>
          <w:p w:rsidR="00F11617" w:rsidRDefault="00F11617">
            <w:r w:rsidRPr="00660A43">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Boolean</w:t>
            </w:r>
          </w:p>
        </w:tc>
        <w:tc>
          <w:tcPr>
            <w:tcW w:w="1360" w:type="dxa"/>
          </w:tcPr>
          <w:p w:rsidR="00F11617" w:rsidRDefault="00F11617">
            <w:r w:rsidRPr="00660A43">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AChar</w:t>
            </w:r>
          </w:p>
        </w:tc>
        <w:tc>
          <w:tcPr>
            <w:tcW w:w="1360" w:type="dxa"/>
          </w:tcPr>
          <w:p w:rsidR="00F11617" w:rsidRDefault="00F11617">
            <w:r w:rsidRPr="00660A43">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WChar</w:t>
            </w:r>
          </w:p>
        </w:tc>
        <w:tc>
          <w:tcPr>
            <w:tcW w:w="1360" w:type="dxa"/>
          </w:tcPr>
          <w:p w:rsidR="00F11617" w:rsidRDefault="00F11617">
            <w:r w:rsidRPr="00660A43">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AString</w:t>
            </w:r>
          </w:p>
        </w:tc>
        <w:tc>
          <w:tcPr>
            <w:tcW w:w="1360" w:type="dxa"/>
          </w:tcPr>
          <w:p w:rsidR="00F11617" w:rsidRDefault="00F11617">
            <w:r w:rsidRPr="00660A43">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231311">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WString</w:t>
            </w:r>
          </w:p>
        </w:tc>
        <w:tc>
          <w:tcPr>
            <w:tcW w:w="1360" w:type="dxa"/>
          </w:tcPr>
          <w:p w:rsidR="00F11617" w:rsidRDefault="00F11617">
            <w:r w:rsidRPr="00660A43">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231311">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Pr>
                <w:rFonts w:ascii="宋体" w:hAnsi="宋体"/>
                <w:sz w:val="21"/>
                <w:szCs w:val="21"/>
              </w:rPr>
              <w:t>AStringBuf</w:t>
            </w:r>
            <w:r w:rsidRPr="00D94158">
              <w:rPr>
                <w:rFonts w:ascii="宋体" w:hAnsi="宋体"/>
                <w:sz w:val="21"/>
                <w:szCs w:val="21"/>
              </w:rPr>
              <w:t>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231311">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Pr>
                <w:rFonts w:ascii="宋体" w:hAnsi="宋体"/>
                <w:sz w:val="21"/>
                <w:szCs w:val="21"/>
              </w:rPr>
              <w:t>WStringBuf</w:t>
            </w:r>
            <w:r w:rsidRPr="00D94158">
              <w:rPr>
                <w:rFonts w:ascii="宋体" w:hAnsi="宋体"/>
                <w:sz w:val="21"/>
                <w:szCs w:val="21"/>
              </w:rPr>
              <w:t>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231311">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ACharArray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ACharArray_&lt;n&gt;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877740">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lastRenderedPageBreak/>
              <w:t>WCharArray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WCharArray_&lt;n&gt;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877740">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Pr>
                <w:rFonts w:ascii="宋体" w:hAnsi="宋体"/>
                <w:sz w:val="21"/>
                <w:szCs w:val="21"/>
              </w:rPr>
              <w:t>AStringArray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Pr>
                <w:rFonts w:ascii="宋体" w:hAnsi="宋体"/>
                <w:sz w:val="21"/>
                <w:szCs w:val="21"/>
              </w:rPr>
              <w:t>AStringArray</w:t>
            </w:r>
            <w:r w:rsidRPr="00D94158">
              <w:rPr>
                <w:rFonts w:ascii="宋体" w:hAnsi="宋体"/>
                <w:sz w:val="21"/>
                <w:szCs w:val="21"/>
              </w:rPr>
              <w:t>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Pr>
                <w:rFonts w:ascii="宋体" w:hAnsi="宋体"/>
                <w:sz w:val="21"/>
                <w:szCs w:val="21"/>
              </w:rPr>
              <w:t>WStringArray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Pr>
                <w:rFonts w:ascii="宋体" w:hAnsi="宋体"/>
                <w:sz w:val="21"/>
                <w:szCs w:val="21"/>
              </w:rPr>
              <w:t>WStringArray</w:t>
            </w:r>
            <w:r w:rsidRPr="00D94158">
              <w:rPr>
                <w:rFonts w:ascii="宋体" w:hAnsi="宋体"/>
                <w:sz w:val="21"/>
                <w:szCs w:val="21"/>
              </w:rPr>
              <w:t>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ByteArray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ByteArray_&lt;n&gt;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Int8Array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Int8Array_&lt;n&gt;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Int16Array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Int16Array_&lt;n&gt;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UInt16Array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UInt16Array_&lt;n&gt;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Int32Array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Int32Array_&lt;n&gt;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UInt32Array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UInt32Array_&lt;n&gt;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Int64Array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Int64Array_&lt;n&gt;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UInt64Array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UInt64Array_&lt;n&gt;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FloatArray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37651A">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FloatArray_&lt;n&gt;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Default="00006B5F">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DoubleArray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DoubleArray_&lt;n&gt;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Pr="00D94158" w:rsidRDefault="00006B5F" w:rsidP="00FE6282">
            <w:pPr>
              <w:snapToGrid w:val="0"/>
              <w:spacing w:line="300" w:lineRule="auto"/>
              <w:rPr>
                <w:rFonts w:ascii="宋体" w:hAnsi="宋体" w:hint="eastAsia"/>
                <w:color w:val="000000"/>
                <w:szCs w:val="21"/>
              </w:rPr>
            </w:pPr>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8E1B70" w:rsidRPr="00D94158">
        <w:tc>
          <w:tcPr>
            <w:tcW w:w="2181" w:type="dxa"/>
          </w:tcPr>
          <w:p w:rsidR="008E1B70" w:rsidRPr="00B6682A" w:rsidRDefault="008E1B70" w:rsidP="008E1B70">
            <w:pPr>
              <w:snapToGrid w:val="0"/>
              <w:spacing w:line="300" w:lineRule="auto"/>
              <w:rPr>
                <w:rFonts w:ascii="宋体" w:hAnsi="宋体"/>
                <w:sz w:val="21"/>
                <w:szCs w:val="21"/>
              </w:rPr>
            </w:pPr>
            <w:r w:rsidRPr="00463B01">
              <w:rPr>
                <w:rFonts w:ascii="宋体" w:hAnsi="宋体"/>
                <w:sz w:val="21"/>
                <w:szCs w:val="21"/>
              </w:rPr>
              <w:t>Boolean</w:t>
            </w:r>
            <w:r w:rsidRPr="00B6682A">
              <w:rPr>
                <w:rFonts w:ascii="宋体" w:hAnsi="宋体"/>
                <w:sz w:val="21"/>
                <w:szCs w:val="21"/>
              </w:rPr>
              <w:t>Array</w:t>
            </w:r>
          </w:p>
        </w:tc>
        <w:tc>
          <w:tcPr>
            <w:tcW w:w="1360"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out(callee)</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8E1B70" w:rsidRPr="00D94158">
        <w:tc>
          <w:tcPr>
            <w:tcW w:w="2181" w:type="dxa"/>
          </w:tcPr>
          <w:p w:rsidR="008E1B70" w:rsidRPr="00B6682A" w:rsidRDefault="008E1B70" w:rsidP="008E1B70">
            <w:pPr>
              <w:snapToGrid w:val="0"/>
              <w:spacing w:line="300" w:lineRule="auto"/>
              <w:rPr>
                <w:rFonts w:ascii="宋体" w:hAnsi="宋体"/>
                <w:sz w:val="21"/>
                <w:szCs w:val="21"/>
              </w:rPr>
            </w:pPr>
            <w:r w:rsidRPr="00463B01">
              <w:rPr>
                <w:rFonts w:ascii="宋体" w:hAnsi="宋体"/>
                <w:sz w:val="21"/>
                <w:szCs w:val="21"/>
              </w:rPr>
              <w:t>Boolean</w:t>
            </w:r>
            <w:r w:rsidRPr="00B6682A">
              <w:rPr>
                <w:rFonts w:ascii="宋体" w:hAnsi="宋体"/>
                <w:sz w:val="21"/>
                <w:szCs w:val="21"/>
              </w:rPr>
              <w:t>Array_&lt;n&gt;</w:t>
            </w:r>
          </w:p>
        </w:tc>
        <w:tc>
          <w:tcPr>
            <w:tcW w:w="1360"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8E1B70" w:rsidRPr="00D94158">
        <w:tc>
          <w:tcPr>
            <w:tcW w:w="2181" w:type="dxa"/>
          </w:tcPr>
          <w:p w:rsidR="008E1B70" w:rsidRPr="00B6682A" w:rsidRDefault="008E1B70" w:rsidP="008E1B70">
            <w:pPr>
              <w:snapToGrid w:val="0"/>
              <w:spacing w:line="300" w:lineRule="auto"/>
              <w:rPr>
                <w:rFonts w:ascii="宋体" w:hAnsi="宋体"/>
                <w:sz w:val="21"/>
                <w:szCs w:val="21"/>
              </w:rPr>
            </w:pPr>
            <w:r w:rsidRPr="00952BC6">
              <w:rPr>
                <w:rFonts w:ascii="宋体" w:hAnsi="宋体"/>
                <w:sz w:val="21"/>
                <w:szCs w:val="21"/>
              </w:rPr>
              <w:t>EMuid</w:t>
            </w:r>
            <w:r w:rsidRPr="00B6682A">
              <w:rPr>
                <w:rFonts w:ascii="宋体" w:hAnsi="宋体"/>
                <w:sz w:val="21"/>
                <w:szCs w:val="21"/>
              </w:rPr>
              <w:t>Array</w:t>
            </w:r>
          </w:p>
        </w:tc>
        <w:tc>
          <w:tcPr>
            <w:tcW w:w="1360"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out(callee)</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8E1B70" w:rsidRPr="00D94158">
        <w:tc>
          <w:tcPr>
            <w:tcW w:w="2181" w:type="dxa"/>
          </w:tcPr>
          <w:p w:rsidR="008E1B70" w:rsidRPr="00B6682A" w:rsidRDefault="008E1B70" w:rsidP="008E1B70">
            <w:pPr>
              <w:snapToGrid w:val="0"/>
              <w:spacing w:line="300" w:lineRule="auto"/>
              <w:rPr>
                <w:rFonts w:ascii="宋体" w:hAnsi="宋体"/>
                <w:sz w:val="21"/>
                <w:szCs w:val="21"/>
              </w:rPr>
            </w:pPr>
            <w:r w:rsidRPr="00952BC6">
              <w:rPr>
                <w:rFonts w:ascii="宋体" w:hAnsi="宋体"/>
                <w:sz w:val="21"/>
                <w:szCs w:val="21"/>
              </w:rPr>
              <w:t>EMuid</w:t>
            </w:r>
            <w:r w:rsidRPr="00B6682A">
              <w:rPr>
                <w:rFonts w:ascii="宋体" w:hAnsi="宋体"/>
                <w:sz w:val="21"/>
                <w:szCs w:val="21"/>
              </w:rPr>
              <w:t>Array_&lt;n&gt;</w:t>
            </w:r>
          </w:p>
        </w:tc>
        <w:tc>
          <w:tcPr>
            <w:tcW w:w="1360"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8E1B70" w:rsidRPr="00D94158">
        <w:tc>
          <w:tcPr>
            <w:tcW w:w="2181" w:type="dxa"/>
          </w:tcPr>
          <w:p w:rsidR="008E1B70" w:rsidRPr="00B6682A" w:rsidRDefault="008E1B70" w:rsidP="008E1B70">
            <w:pPr>
              <w:snapToGrid w:val="0"/>
              <w:spacing w:line="300" w:lineRule="auto"/>
              <w:rPr>
                <w:rFonts w:ascii="宋体" w:hAnsi="宋体"/>
                <w:sz w:val="21"/>
                <w:szCs w:val="21"/>
              </w:rPr>
            </w:pPr>
            <w:r w:rsidRPr="00952BC6">
              <w:rPr>
                <w:rFonts w:ascii="宋体" w:hAnsi="宋体"/>
                <w:sz w:val="21"/>
                <w:szCs w:val="21"/>
              </w:rPr>
              <w:t>EGuid</w:t>
            </w:r>
            <w:r w:rsidRPr="00B6682A">
              <w:rPr>
                <w:rFonts w:ascii="宋体" w:hAnsi="宋体"/>
                <w:sz w:val="21"/>
                <w:szCs w:val="21"/>
              </w:rPr>
              <w:t>Array</w:t>
            </w:r>
          </w:p>
        </w:tc>
        <w:tc>
          <w:tcPr>
            <w:tcW w:w="1360"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out(callee)</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8E1B70" w:rsidRPr="00D94158">
        <w:tc>
          <w:tcPr>
            <w:tcW w:w="2181" w:type="dxa"/>
          </w:tcPr>
          <w:p w:rsidR="008E1B70" w:rsidRPr="00B6682A" w:rsidRDefault="008E1B70" w:rsidP="008E1B70">
            <w:pPr>
              <w:snapToGrid w:val="0"/>
              <w:spacing w:line="300" w:lineRule="auto"/>
              <w:rPr>
                <w:rFonts w:ascii="宋体" w:hAnsi="宋体"/>
                <w:sz w:val="21"/>
                <w:szCs w:val="21"/>
              </w:rPr>
            </w:pPr>
            <w:r w:rsidRPr="00952BC6">
              <w:rPr>
                <w:rFonts w:ascii="宋体" w:hAnsi="宋体"/>
                <w:sz w:val="21"/>
                <w:szCs w:val="21"/>
              </w:rPr>
              <w:t>EGuid</w:t>
            </w:r>
            <w:r w:rsidRPr="00B6682A">
              <w:rPr>
                <w:rFonts w:ascii="宋体" w:hAnsi="宋体"/>
                <w:sz w:val="21"/>
                <w:szCs w:val="21"/>
              </w:rPr>
              <w:t>Array_&lt;n&gt;</w:t>
            </w:r>
          </w:p>
        </w:tc>
        <w:tc>
          <w:tcPr>
            <w:tcW w:w="1360"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8E1B70" w:rsidRPr="00D94158">
        <w:tc>
          <w:tcPr>
            <w:tcW w:w="2181" w:type="dxa"/>
          </w:tcPr>
          <w:p w:rsidR="008E1B70" w:rsidRPr="00B6682A" w:rsidRDefault="008E1B70" w:rsidP="008E1B70">
            <w:pPr>
              <w:snapToGrid w:val="0"/>
              <w:spacing w:line="300" w:lineRule="auto"/>
              <w:rPr>
                <w:rFonts w:ascii="宋体" w:hAnsi="宋体"/>
                <w:sz w:val="21"/>
                <w:szCs w:val="21"/>
              </w:rPr>
            </w:pPr>
            <w:r w:rsidRPr="00E51A88">
              <w:rPr>
                <w:rFonts w:ascii="宋体" w:hAnsi="宋体"/>
                <w:sz w:val="21"/>
                <w:szCs w:val="21"/>
              </w:rPr>
              <w:t>ECode</w:t>
            </w:r>
            <w:r w:rsidRPr="00B6682A">
              <w:rPr>
                <w:rFonts w:ascii="宋体" w:hAnsi="宋体"/>
                <w:sz w:val="21"/>
                <w:szCs w:val="21"/>
              </w:rPr>
              <w:t>Array</w:t>
            </w:r>
          </w:p>
        </w:tc>
        <w:tc>
          <w:tcPr>
            <w:tcW w:w="1360"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out(callee)</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8E1B70" w:rsidRPr="00D94158">
        <w:tc>
          <w:tcPr>
            <w:tcW w:w="2181" w:type="dxa"/>
          </w:tcPr>
          <w:p w:rsidR="008E1B70" w:rsidRPr="00B6682A" w:rsidRDefault="008E1B70" w:rsidP="008E1B70">
            <w:pPr>
              <w:snapToGrid w:val="0"/>
              <w:spacing w:line="300" w:lineRule="auto"/>
              <w:rPr>
                <w:rFonts w:ascii="宋体" w:hAnsi="宋体"/>
                <w:sz w:val="21"/>
                <w:szCs w:val="21"/>
              </w:rPr>
            </w:pPr>
            <w:r w:rsidRPr="00E51A88">
              <w:rPr>
                <w:rFonts w:ascii="宋体" w:hAnsi="宋体"/>
                <w:sz w:val="21"/>
                <w:szCs w:val="21"/>
              </w:rPr>
              <w:t>ECode</w:t>
            </w:r>
            <w:r w:rsidRPr="00B6682A">
              <w:rPr>
                <w:rFonts w:ascii="宋体" w:hAnsi="宋体"/>
                <w:sz w:val="21"/>
                <w:szCs w:val="21"/>
              </w:rPr>
              <w:t>Array_&lt;n&gt;</w:t>
            </w:r>
          </w:p>
        </w:tc>
        <w:tc>
          <w:tcPr>
            <w:tcW w:w="1360"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c>
          <w:tcPr>
            <w:tcW w:w="2316" w:type="dxa"/>
          </w:tcPr>
          <w:p w:rsidR="008E1B70" w:rsidRPr="00D94158" w:rsidRDefault="008E1B7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200920" w:rsidRPr="00D94158">
        <w:tc>
          <w:tcPr>
            <w:tcW w:w="2181" w:type="dxa"/>
          </w:tcPr>
          <w:p w:rsidR="00200920" w:rsidRPr="00B6682A" w:rsidRDefault="00200920" w:rsidP="008E1B70">
            <w:pPr>
              <w:snapToGrid w:val="0"/>
              <w:spacing w:line="300" w:lineRule="auto"/>
              <w:rPr>
                <w:rFonts w:ascii="宋体" w:hAnsi="宋体"/>
                <w:sz w:val="21"/>
                <w:szCs w:val="21"/>
              </w:rPr>
            </w:pPr>
            <w:r>
              <w:rPr>
                <w:rFonts w:ascii="宋体" w:hAnsi="宋体"/>
                <w:sz w:val="21"/>
                <w:szCs w:val="21"/>
              </w:rPr>
              <w:lastRenderedPageBreak/>
              <w:t>ObjectArray</w:t>
            </w:r>
          </w:p>
        </w:tc>
        <w:tc>
          <w:tcPr>
            <w:tcW w:w="1360" w:type="dxa"/>
          </w:tcPr>
          <w:p w:rsidR="00200920" w:rsidRPr="00D94158" w:rsidRDefault="00200920" w:rsidP="008E1B70">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200920" w:rsidRPr="00D94158" w:rsidRDefault="00200920" w:rsidP="008E1B70">
            <w:pPr>
              <w:snapToGrid w:val="0"/>
              <w:spacing w:line="300" w:lineRule="auto"/>
              <w:rPr>
                <w:rFonts w:ascii="宋体" w:hAnsi="宋体" w:hint="eastAsia"/>
                <w:color w:val="000000"/>
                <w:szCs w:val="21"/>
              </w:rPr>
            </w:pPr>
            <w:r>
              <w:rPr>
                <w:rFonts w:ascii="宋体" w:hAnsi="宋体" w:hint="eastAsia"/>
                <w:color w:val="000000"/>
                <w:szCs w:val="21"/>
              </w:rPr>
              <w:t>out(callee)</w:t>
            </w:r>
          </w:p>
        </w:tc>
        <w:tc>
          <w:tcPr>
            <w:tcW w:w="2316" w:type="dxa"/>
          </w:tcPr>
          <w:p w:rsidR="00200920" w:rsidRPr="00D94158" w:rsidRDefault="0020092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200920" w:rsidRPr="00D94158">
        <w:tc>
          <w:tcPr>
            <w:tcW w:w="2181" w:type="dxa"/>
          </w:tcPr>
          <w:p w:rsidR="00200920" w:rsidRPr="00B6682A" w:rsidRDefault="00200920" w:rsidP="008E1B70">
            <w:pPr>
              <w:snapToGrid w:val="0"/>
              <w:spacing w:line="300" w:lineRule="auto"/>
              <w:rPr>
                <w:rFonts w:ascii="宋体" w:hAnsi="宋体"/>
                <w:sz w:val="21"/>
                <w:szCs w:val="21"/>
              </w:rPr>
            </w:pPr>
            <w:r>
              <w:rPr>
                <w:rFonts w:ascii="宋体" w:hAnsi="宋体"/>
                <w:sz w:val="21"/>
                <w:szCs w:val="21"/>
              </w:rPr>
              <w:t>ObjectArray</w:t>
            </w:r>
            <w:r w:rsidRPr="00B6682A">
              <w:rPr>
                <w:rFonts w:ascii="宋体" w:hAnsi="宋体"/>
                <w:sz w:val="21"/>
                <w:szCs w:val="21"/>
              </w:rPr>
              <w:t>_&lt;n&gt;</w:t>
            </w:r>
          </w:p>
        </w:tc>
        <w:tc>
          <w:tcPr>
            <w:tcW w:w="1360" w:type="dxa"/>
          </w:tcPr>
          <w:p w:rsidR="00200920" w:rsidRPr="00D94158" w:rsidRDefault="00200920" w:rsidP="008E1B70">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200920" w:rsidRDefault="00200920" w:rsidP="008E1B70">
            <w:r>
              <w:rPr>
                <w:rFonts w:ascii="宋体" w:hAnsi="宋体" w:hint="eastAsia"/>
                <w:color w:val="000000"/>
                <w:szCs w:val="21"/>
              </w:rPr>
              <w:t>N/A</w:t>
            </w:r>
          </w:p>
        </w:tc>
        <w:tc>
          <w:tcPr>
            <w:tcW w:w="2316" w:type="dxa"/>
          </w:tcPr>
          <w:p w:rsidR="00200920" w:rsidRPr="00D94158" w:rsidRDefault="00200920"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StructArray</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color w:val="000000"/>
                <w:szCs w:val="21"/>
              </w:rPr>
              <w:t>out</w:t>
            </w:r>
            <w:r w:rsidR="00877740">
              <w:rPr>
                <w:rFonts w:ascii="宋体" w:hAnsi="宋体" w:hint="eastAsia"/>
                <w:color w:val="000000"/>
                <w:szCs w:val="21"/>
              </w:rPr>
              <w:t>(callee)</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F11617" w:rsidP="00FE6282">
            <w:pPr>
              <w:snapToGrid w:val="0"/>
              <w:spacing w:line="300" w:lineRule="auto"/>
              <w:rPr>
                <w:rFonts w:ascii="宋体" w:hAnsi="宋体"/>
                <w:sz w:val="21"/>
                <w:szCs w:val="21"/>
              </w:rPr>
            </w:pPr>
            <w:r w:rsidRPr="00D94158">
              <w:rPr>
                <w:rFonts w:ascii="宋体" w:hAnsi="宋体"/>
                <w:sz w:val="21"/>
                <w:szCs w:val="21"/>
              </w:rPr>
              <w:t>StructArray_&lt;T,n&gt;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Pr="00D94158" w:rsidRDefault="00006B5F" w:rsidP="00FE6282">
            <w:pPr>
              <w:snapToGrid w:val="0"/>
              <w:spacing w:line="300" w:lineRule="auto"/>
              <w:rPr>
                <w:rFonts w:ascii="宋体" w:hAnsi="宋体" w:hint="eastAsia"/>
                <w:color w:val="000000"/>
                <w:szCs w:val="21"/>
              </w:rPr>
            </w:pPr>
            <w:r>
              <w:rPr>
                <w:rFonts w:ascii="宋体" w:hAnsi="宋体" w:hint="eastAsia"/>
                <w:color w:val="000000"/>
                <w:szCs w:val="21"/>
              </w:rPr>
              <w:t>N/A</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7D4DBF" w:rsidP="00FE6282">
            <w:pPr>
              <w:snapToGrid w:val="0"/>
              <w:spacing w:line="300" w:lineRule="auto"/>
              <w:rPr>
                <w:rFonts w:ascii="宋体" w:hAnsi="宋体"/>
                <w:sz w:val="21"/>
                <w:szCs w:val="21"/>
              </w:rPr>
            </w:pPr>
            <w:r>
              <w:rPr>
                <w:rFonts w:ascii="宋体" w:hAnsi="宋体" w:hint="eastAsia"/>
                <w:sz w:val="21"/>
                <w:szCs w:val="21"/>
              </w:rPr>
              <w:t>e</w:t>
            </w:r>
            <w:r w:rsidR="00F11617" w:rsidRPr="00D94158">
              <w:rPr>
                <w:rFonts w:ascii="宋体" w:hAnsi="宋体"/>
                <w:sz w:val="21"/>
                <w:szCs w:val="21"/>
              </w:rPr>
              <w:t>num</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Default="00F11617">
            <w:r w:rsidRPr="000753E2">
              <w:rPr>
                <w:rFonts w:ascii="宋体" w:hAnsi="宋体" w:hint="eastAsia"/>
                <w:color w:val="000000"/>
                <w:szCs w:val="21"/>
              </w:rPr>
              <w:t>out</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F11617" w:rsidRPr="00D94158">
        <w:tc>
          <w:tcPr>
            <w:tcW w:w="2181" w:type="dxa"/>
          </w:tcPr>
          <w:p w:rsidR="00F11617" w:rsidRPr="00D94158" w:rsidRDefault="007D4DBF" w:rsidP="00FE6282">
            <w:pPr>
              <w:snapToGrid w:val="0"/>
              <w:spacing w:line="300" w:lineRule="auto"/>
              <w:rPr>
                <w:rFonts w:ascii="宋体" w:hAnsi="宋体"/>
                <w:sz w:val="21"/>
                <w:szCs w:val="21"/>
              </w:rPr>
            </w:pPr>
            <w:r>
              <w:rPr>
                <w:rFonts w:ascii="宋体" w:hAnsi="宋体" w:hint="eastAsia"/>
                <w:sz w:val="21"/>
                <w:szCs w:val="21"/>
              </w:rPr>
              <w:t>s</w:t>
            </w:r>
            <w:r w:rsidR="00F11617" w:rsidRPr="00D94158">
              <w:rPr>
                <w:rFonts w:ascii="宋体" w:hAnsi="宋体"/>
                <w:sz w:val="21"/>
                <w:szCs w:val="21"/>
              </w:rPr>
              <w:t>truct</w:t>
            </w:r>
          </w:p>
        </w:tc>
        <w:tc>
          <w:tcPr>
            <w:tcW w:w="1360" w:type="dxa"/>
          </w:tcPr>
          <w:p w:rsidR="00F11617" w:rsidRPr="00D94158" w:rsidRDefault="00F11617"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F11617" w:rsidRPr="00D94158" w:rsidRDefault="001621E6"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F11617" w:rsidRPr="00D94158" w:rsidRDefault="00F11617"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3D13D1" w:rsidRPr="00D94158">
        <w:tc>
          <w:tcPr>
            <w:tcW w:w="2181" w:type="dxa"/>
          </w:tcPr>
          <w:p w:rsidR="003D13D1" w:rsidRPr="00D94158" w:rsidRDefault="003D13D1" w:rsidP="00FE6282">
            <w:pPr>
              <w:snapToGrid w:val="0"/>
              <w:spacing w:line="300" w:lineRule="auto"/>
              <w:rPr>
                <w:rFonts w:ascii="宋体" w:hAnsi="宋体" w:hint="eastAsia"/>
                <w:sz w:val="21"/>
                <w:szCs w:val="21"/>
              </w:rPr>
            </w:pPr>
            <w:r>
              <w:rPr>
                <w:rFonts w:ascii="宋体" w:hAnsi="宋体"/>
                <w:sz w:val="21"/>
                <w:szCs w:val="21"/>
              </w:rPr>
              <w:t>Interface</w:t>
            </w:r>
          </w:p>
        </w:tc>
        <w:tc>
          <w:tcPr>
            <w:tcW w:w="1360" w:type="dxa"/>
          </w:tcPr>
          <w:p w:rsidR="003D13D1" w:rsidRPr="00D94158" w:rsidRDefault="003D13D1" w:rsidP="008E1B70">
            <w:pPr>
              <w:snapToGrid w:val="0"/>
              <w:spacing w:line="300" w:lineRule="auto"/>
              <w:rPr>
                <w:rFonts w:ascii="宋体" w:hAnsi="宋体" w:hint="eastAsia"/>
                <w:color w:val="000000"/>
                <w:szCs w:val="21"/>
              </w:rPr>
            </w:pPr>
            <w:r>
              <w:rPr>
                <w:rFonts w:ascii="宋体" w:hAnsi="宋体" w:hint="eastAsia"/>
                <w:color w:val="000000"/>
                <w:szCs w:val="21"/>
              </w:rPr>
              <w:t>N/A</w:t>
            </w:r>
          </w:p>
        </w:tc>
        <w:tc>
          <w:tcPr>
            <w:tcW w:w="2316" w:type="dxa"/>
          </w:tcPr>
          <w:p w:rsidR="003D13D1" w:rsidRPr="00D94158" w:rsidRDefault="003D13D1" w:rsidP="00FE6282">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3D13D1" w:rsidRPr="00D94158" w:rsidRDefault="003D13D1" w:rsidP="00FE6282">
            <w:pPr>
              <w:snapToGrid w:val="0"/>
              <w:spacing w:line="300" w:lineRule="auto"/>
              <w:rPr>
                <w:rFonts w:ascii="宋体" w:hAnsi="宋体" w:hint="eastAsia"/>
                <w:color w:val="000000"/>
                <w:szCs w:val="21"/>
              </w:rPr>
            </w:pPr>
            <w:r w:rsidRPr="00D94158">
              <w:rPr>
                <w:rFonts w:ascii="宋体" w:hAnsi="宋体" w:hint="eastAsia"/>
                <w:color w:val="000000"/>
                <w:szCs w:val="21"/>
              </w:rPr>
              <w:t>out</w:t>
            </w:r>
          </w:p>
        </w:tc>
      </w:tr>
      <w:tr w:rsidR="003D13D1" w:rsidRPr="00D94158">
        <w:tc>
          <w:tcPr>
            <w:tcW w:w="2181" w:type="dxa"/>
          </w:tcPr>
          <w:p w:rsidR="003D13D1" w:rsidRPr="00DD5574" w:rsidRDefault="003D13D1" w:rsidP="00FE6282">
            <w:pPr>
              <w:snapToGrid w:val="0"/>
              <w:spacing w:line="300" w:lineRule="auto"/>
              <w:rPr>
                <w:rFonts w:ascii="宋体" w:hAnsi="宋体"/>
                <w:sz w:val="21"/>
                <w:szCs w:val="21"/>
              </w:rPr>
            </w:pPr>
            <w:r w:rsidRPr="00DD5574">
              <w:rPr>
                <w:rFonts w:ascii="宋体" w:hAnsi="宋体"/>
                <w:sz w:val="21"/>
                <w:szCs w:val="21"/>
              </w:rPr>
              <w:t>GUID</w:t>
            </w:r>
          </w:p>
        </w:tc>
        <w:tc>
          <w:tcPr>
            <w:tcW w:w="1360" w:type="dxa"/>
          </w:tcPr>
          <w:p w:rsidR="003D13D1" w:rsidRPr="00D94158" w:rsidRDefault="00503C06" w:rsidP="008E1B70">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3D13D1" w:rsidRDefault="00722787" w:rsidP="00FE6282">
            <w:pPr>
              <w:snapToGrid w:val="0"/>
              <w:spacing w:line="300" w:lineRule="auto"/>
              <w:rPr>
                <w:rFonts w:ascii="宋体" w:hAnsi="宋体" w:hint="eastAsia"/>
                <w:color w:val="000000"/>
                <w:szCs w:val="21"/>
              </w:rPr>
            </w:pPr>
            <w:r>
              <w:rPr>
                <w:rFonts w:ascii="宋体" w:hAnsi="宋体" w:hint="eastAsia"/>
                <w:color w:val="000000"/>
                <w:szCs w:val="21"/>
              </w:rPr>
              <w:t>out</w:t>
            </w:r>
          </w:p>
        </w:tc>
        <w:tc>
          <w:tcPr>
            <w:tcW w:w="2316" w:type="dxa"/>
          </w:tcPr>
          <w:p w:rsidR="003D13D1" w:rsidRPr="00D94158" w:rsidRDefault="003D13D1"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r w:rsidR="001621E6" w:rsidRPr="00D94158">
        <w:tc>
          <w:tcPr>
            <w:tcW w:w="2181" w:type="dxa"/>
          </w:tcPr>
          <w:p w:rsidR="001621E6" w:rsidRPr="00DD5574" w:rsidRDefault="001621E6" w:rsidP="00FE6282">
            <w:pPr>
              <w:snapToGrid w:val="0"/>
              <w:spacing w:line="300" w:lineRule="auto"/>
              <w:rPr>
                <w:rFonts w:ascii="宋体" w:hAnsi="宋体"/>
                <w:sz w:val="21"/>
                <w:szCs w:val="21"/>
              </w:rPr>
            </w:pPr>
            <w:r>
              <w:rPr>
                <w:rFonts w:ascii="宋体" w:hAnsi="宋体" w:hint="eastAsia"/>
                <w:sz w:val="21"/>
                <w:szCs w:val="21"/>
              </w:rPr>
              <w:t>ClassID</w:t>
            </w:r>
          </w:p>
        </w:tc>
        <w:tc>
          <w:tcPr>
            <w:tcW w:w="1360" w:type="dxa"/>
          </w:tcPr>
          <w:p w:rsidR="001621E6" w:rsidRPr="00D94158" w:rsidRDefault="00503C06" w:rsidP="008E1B70">
            <w:pPr>
              <w:snapToGrid w:val="0"/>
              <w:spacing w:line="300" w:lineRule="auto"/>
              <w:rPr>
                <w:rFonts w:ascii="宋体" w:hAnsi="宋体" w:hint="eastAsia"/>
                <w:color w:val="000000"/>
                <w:szCs w:val="21"/>
              </w:rPr>
            </w:pPr>
            <w:r>
              <w:rPr>
                <w:rFonts w:ascii="宋体" w:hAnsi="宋体" w:hint="eastAsia"/>
                <w:color w:val="000000"/>
                <w:szCs w:val="21"/>
              </w:rPr>
              <w:t>in</w:t>
            </w:r>
          </w:p>
        </w:tc>
        <w:tc>
          <w:tcPr>
            <w:tcW w:w="2316" w:type="dxa"/>
          </w:tcPr>
          <w:p w:rsidR="001621E6" w:rsidRDefault="00722787">
            <w:r>
              <w:rPr>
                <w:rFonts w:ascii="宋体" w:hAnsi="宋体" w:hint="eastAsia"/>
                <w:color w:val="000000"/>
                <w:szCs w:val="21"/>
              </w:rPr>
              <w:t>out</w:t>
            </w:r>
          </w:p>
        </w:tc>
        <w:tc>
          <w:tcPr>
            <w:tcW w:w="2316" w:type="dxa"/>
          </w:tcPr>
          <w:p w:rsidR="001621E6" w:rsidRPr="00D94158" w:rsidRDefault="001621E6" w:rsidP="008E1B70">
            <w:pPr>
              <w:snapToGrid w:val="0"/>
              <w:spacing w:line="300" w:lineRule="auto"/>
              <w:rPr>
                <w:rFonts w:ascii="宋体" w:hAnsi="宋体" w:hint="eastAsia"/>
                <w:color w:val="000000"/>
                <w:szCs w:val="21"/>
              </w:rPr>
            </w:pPr>
            <w:r>
              <w:rPr>
                <w:rFonts w:ascii="宋体" w:hAnsi="宋体" w:hint="eastAsia"/>
                <w:color w:val="000000"/>
                <w:szCs w:val="21"/>
              </w:rPr>
              <w:t>N/A</w:t>
            </w:r>
          </w:p>
        </w:tc>
      </w:tr>
    </w:tbl>
    <w:p w:rsidR="004F382E" w:rsidRDefault="004F382E" w:rsidP="00124A87">
      <w:pPr>
        <w:snapToGrid w:val="0"/>
        <w:spacing w:line="300" w:lineRule="auto"/>
        <w:rPr>
          <w:rFonts w:ascii="宋体" w:hAnsi="宋体" w:hint="eastAsia"/>
          <w:color w:val="000000"/>
        </w:rPr>
      </w:pPr>
    </w:p>
    <w:p w:rsidR="00212064" w:rsidRDefault="00212064" w:rsidP="00212064">
      <w:pPr>
        <w:snapToGrid w:val="0"/>
        <w:spacing w:line="300" w:lineRule="auto"/>
        <w:ind w:firstLineChars="200" w:firstLine="420"/>
        <w:rPr>
          <w:rFonts w:ascii="宋体" w:hAnsi="宋体" w:hint="eastAsia"/>
          <w:sz w:val="21"/>
          <w:szCs w:val="21"/>
        </w:rPr>
      </w:pPr>
      <w:r w:rsidRPr="00AF4763">
        <w:rPr>
          <w:rFonts w:ascii="宋体" w:hAnsi="宋体" w:hint="eastAsia"/>
          <w:sz w:val="21"/>
          <w:szCs w:val="21"/>
        </w:rPr>
        <w:t>一级指针做out参数，一般为Caller</w:t>
      </w:r>
      <w:r>
        <w:rPr>
          <w:rFonts w:ascii="宋体" w:hAnsi="宋体" w:hint="eastAsia"/>
          <w:sz w:val="21"/>
          <w:szCs w:val="21"/>
        </w:rPr>
        <w:t>（调用者）分配内存，由</w:t>
      </w:r>
      <w:r w:rsidRPr="00AF4763">
        <w:rPr>
          <w:rFonts w:ascii="宋体" w:hAnsi="宋体" w:hint="eastAsia"/>
          <w:sz w:val="21"/>
          <w:szCs w:val="21"/>
        </w:rPr>
        <w:t>Client分配和释放</w:t>
      </w:r>
      <w:r>
        <w:rPr>
          <w:rFonts w:ascii="宋体" w:hAnsi="宋体" w:hint="eastAsia"/>
          <w:sz w:val="21"/>
          <w:szCs w:val="21"/>
        </w:rPr>
        <w:t>。</w:t>
      </w:r>
    </w:p>
    <w:p w:rsidR="00212064" w:rsidRDefault="00212064" w:rsidP="00212064">
      <w:pPr>
        <w:snapToGrid w:val="0"/>
        <w:spacing w:line="300" w:lineRule="auto"/>
        <w:ind w:firstLineChars="200" w:firstLine="420"/>
        <w:rPr>
          <w:rFonts w:ascii="宋体" w:hAnsi="宋体" w:hint="eastAsia"/>
          <w:sz w:val="21"/>
          <w:szCs w:val="21"/>
        </w:rPr>
      </w:pPr>
      <w:r w:rsidRPr="00AF4763">
        <w:rPr>
          <w:rFonts w:ascii="宋体" w:hAnsi="宋体" w:hint="eastAsia"/>
          <w:sz w:val="21"/>
          <w:szCs w:val="21"/>
        </w:rPr>
        <w:t>二级指针做out参数，一般为Callee</w:t>
      </w:r>
      <w:r>
        <w:rPr>
          <w:rFonts w:ascii="宋体" w:hAnsi="宋体" w:hint="eastAsia"/>
          <w:sz w:val="21"/>
          <w:szCs w:val="21"/>
        </w:rPr>
        <w:t>（被调用者）分配内存（目前还没实现），由</w:t>
      </w:r>
      <w:r w:rsidRPr="00AF4763">
        <w:rPr>
          <w:rFonts w:ascii="宋体" w:hAnsi="宋体" w:hint="eastAsia"/>
          <w:sz w:val="21"/>
          <w:szCs w:val="21"/>
        </w:rPr>
        <w:t>Server</w:t>
      </w:r>
      <w:r>
        <w:rPr>
          <w:rFonts w:ascii="宋体" w:hAnsi="宋体" w:hint="eastAsia"/>
          <w:sz w:val="21"/>
          <w:szCs w:val="21"/>
        </w:rPr>
        <w:t>分配，</w:t>
      </w:r>
      <w:r w:rsidRPr="00AF4763">
        <w:rPr>
          <w:rFonts w:ascii="宋体" w:hAnsi="宋体" w:hint="eastAsia"/>
          <w:sz w:val="21"/>
          <w:szCs w:val="21"/>
        </w:rPr>
        <w:t>Client释放</w:t>
      </w:r>
      <w:r>
        <w:rPr>
          <w:rFonts w:ascii="宋体" w:hAnsi="宋体" w:hint="eastAsia"/>
          <w:sz w:val="21"/>
          <w:szCs w:val="21"/>
        </w:rPr>
        <w:t>。</w:t>
      </w:r>
    </w:p>
    <w:p w:rsidR="00212064" w:rsidRPr="00212064" w:rsidRDefault="00212064" w:rsidP="00212064">
      <w:pPr>
        <w:snapToGrid w:val="0"/>
        <w:spacing w:line="300" w:lineRule="auto"/>
        <w:ind w:firstLineChars="200" w:firstLine="420"/>
        <w:rPr>
          <w:rFonts w:ascii="宋体" w:hAnsi="宋体" w:hint="eastAsia"/>
          <w:sz w:val="21"/>
          <w:szCs w:val="21"/>
        </w:rPr>
      </w:pPr>
      <w:r w:rsidRPr="00212064">
        <w:rPr>
          <w:rFonts w:ascii="宋体" w:hAnsi="宋体" w:hint="eastAsia"/>
          <w:sz w:val="21"/>
          <w:szCs w:val="21"/>
        </w:rPr>
        <w:t>Int8类型就是8位的整型，大小固定为1字节，没有必要callee分配，所以禁用二级Int8指针做为out参数。如需返回Int8的数组，应该用Int8Array。</w:t>
      </w:r>
    </w:p>
    <w:p w:rsidR="00212064" w:rsidRPr="00212064" w:rsidRDefault="00212064" w:rsidP="00212064">
      <w:pPr>
        <w:snapToGrid w:val="0"/>
        <w:spacing w:line="300" w:lineRule="auto"/>
        <w:ind w:firstLineChars="200" w:firstLine="420"/>
        <w:rPr>
          <w:rFonts w:ascii="宋体" w:hAnsi="宋体" w:hint="eastAsia"/>
          <w:sz w:val="21"/>
          <w:szCs w:val="21"/>
        </w:rPr>
      </w:pPr>
      <w:r w:rsidRPr="00212064">
        <w:rPr>
          <w:rFonts w:ascii="宋体" w:hAnsi="宋体" w:hint="eastAsia"/>
          <w:sz w:val="21"/>
          <w:szCs w:val="21"/>
        </w:rPr>
        <w:t>Caller分配，如：</w:t>
      </w:r>
    </w:p>
    <w:p w:rsidR="00212064" w:rsidRPr="00212064" w:rsidRDefault="00212064" w:rsidP="00212064">
      <w:pPr>
        <w:shd w:val="clear" w:color="auto" w:fill="E6E6E6"/>
        <w:snapToGrid w:val="0"/>
        <w:spacing w:line="300" w:lineRule="auto"/>
        <w:ind w:firstLineChars="200" w:firstLine="420"/>
        <w:rPr>
          <w:rFonts w:ascii="宋体" w:hAnsi="宋体"/>
          <w:sz w:val="21"/>
          <w:szCs w:val="21"/>
        </w:rPr>
      </w:pPr>
      <w:r w:rsidRPr="00212064">
        <w:rPr>
          <w:rFonts w:ascii="宋体" w:hAnsi="宋体"/>
          <w:sz w:val="21"/>
          <w:szCs w:val="21"/>
        </w:rPr>
        <w:t>Int8 n;</w:t>
      </w:r>
    </w:p>
    <w:p w:rsidR="00212064" w:rsidRPr="00212064" w:rsidRDefault="00212064" w:rsidP="00212064">
      <w:pPr>
        <w:shd w:val="clear" w:color="auto" w:fill="E6E6E6"/>
        <w:snapToGrid w:val="0"/>
        <w:spacing w:line="300" w:lineRule="auto"/>
        <w:ind w:firstLineChars="200" w:firstLine="420"/>
        <w:rPr>
          <w:rFonts w:ascii="宋体" w:hAnsi="宋体"/>
          <w:sz w:val="21"/>
          <w:szCs w:val="21"/>
        </w:rPr>
      </w:pPr>
      <w:r w:rsidRPr="00212064">
        <w:rPr>
          <w:rFonts w:ascii="宋体" w:hAnsi="宋体"/>
          <w:sz w:val="21"/>
          <w:szCs w:val="21"/>
        </w:rPr>
        <w:t>Foo(&amp;n);</w:t>
      </w:r>
    </w:p>
    <w:p w:rsidR="00212064" w:rsidRPr="00212064" w:rsidRDefault="00212064" w:rsidP="00212064">
      <w:pPr>
        <w:snapToGrid w:val="0"/>
        <w:spacing w:line="300" w:lineRule="auto"/>
        <w:ind w:firstLineChars="200" w:firstLine="420"/>
        <w:rPr>
          <w:rFonts w:ascii="宋体" w:hAnsi="宋体" w:hint="eastAsia"/>
          <w:sz w:val="21"/>
          <w:szCs w:val="21"/>
        </w:rPr>
      </w:pPr>
      <w:r w:rsidRPr="00212064">
        <w:rPr>
          <w:rFonts w:ascii="宋体" w:hAnsi="宋体" w:hint="eastAsia"/>
          <w:sz w:val="21"/>
          <w:szCs w:val="21"/>
        </w:rPr>
        <w:t>或</w:t>
      </w:r>
    </w:p>
    <w:p w:rsidR="00212064" w:rsidRPr="00212064" w:rsidRDefault="00212064" w:rsidP="00212064">
      <w:pPr>
        <w:shd w:val="clear" w:color="auto" w:fill="E6E6E6"/>
        <w:snapToGrid w:val="0"/>
        <w:spacing w:line="300" w:lineRule="auto"/>
        <w:ind w:firstLineChars="200" w:firstLine="420"/>
        <w:rPr>
          <w:rFonts w:ascii="宋体" w:hAnsi="宋体"/>
          <w:sz w:val="21"/>
          <w:szCs w:val="21"/>
        </w:rPr>
      </w:pPr>
      <w:r w:rsidRPr="00212064">
        <w:rPr>
          <w:rFonts w:ascii="宋体" w:hAnsi="宋体"/>
          <w:sz w:val="21"/>
          <w:szCs w:val="21"/>
        </w:rPr>
        <w:t>Int8 *pn = malloc(sizeof(Int8));</w:t>
      </w:r>
    </w:p>
    <w:p w:rsidR="00212064" w:rsidRPr="00212064" w:rsidRDefault="00212064" w:rsidP="00212064">
      <w:pPr>
        <w:shd w:val="clear" w:color="auto" w:fill="E6E6E6"/>
        <w:snapToGrid w:val="0"/>
        <w:spacing w:line="300" w:lineRule="auto"/>
        <w:ind w:firstLineChars="200" w:firstLine="420"/>
        <w:rPr>
          <w:rFonts w:ascii="宋体" w:hAnsi="宋体"/>
          <w:sz w:val="21"/>
          <w:szCs w:val="21"/>
        </w:rPr>
      </w:pPr>
      <w:r w:rsidRPr="00212064">
        <w:rPr>
          <w:rFonts w:ascii="宋体" w:hAnsi="宋体"/>
          <w:sz w:val="21"/>
          <w:szCs w:val="21"/>
        </w:rPr>
        <w:t>Foo(pn);</w:t>
      </w:r>
    </w:p>
    <w:p w:rsidR="00212064" w:rsidRDefault="00212064" w:rsidP="00212064">
      <w:pPr>
        <w:shd w:val="clear" w:color="auto" w:fill="E6E6E6"/>
        <w:snapToGrid w:val="0"/>
        <w:spacing w:line="300" w:lineRule="auto"/>
        <w:ind w:firstLineChars="200" w:firstLine="420"/>
        <w:rPr>
          <w:rFonts w:ascii="宋体" w:hAnsi="宋体" w:hint="eastAsia"/>
          <w:sz w:val="21"/>
          <w:szCs w:val="21"/>
        </w:rPr>
      </w:pPr>
      <w:r w:rsidRPr="00212064">
        <w:rPr>
          <w:rFonts w:ascii="宋体" w:hAnsi="宋体"/>
          <w:sz w:val="21"/>
          <w:szCs w:val="21"/>
        </w:rPr>
        <w:t>free(pn);</w:t>
      </w:r>
    </w:p>
    <w:p w:rsidR="00212064" w:rsidRDefault="00212064" w:rsidP="00212064">
      <w:pPr>
        <w:snapToGrid w:val="0"/>
        <w:spacing w:line="300" w:lineRule="auto"/>
        <w:ind w:firstLineChars="200" w:firstLine="420"/>
        <w:rPr>
          <w:rFonts w:ascii="宋体" w:hAnsi="宋体" w:hint="eastAsia"/>
          <w:sz w:val="21"/>
          <w:szCs w:val="21"/>
        </w:rPr>
      </w:pPr>
      <w:r w:rsidRPr="00D94158">
        <w:rPr>
          <w:rFonts w:ascii="宋体" w:hAnsi="宋体"/>
          <w:sz w:val="21"/>
          <w:szCs w:val="21"/>
        </w:rPr>
        <w:t>AString</w:t>
      </w:r>
      <w:r>
        <w:rPr>
          <w:rFonts w:ascii="宋体" w:hAnsi="宋体" w:hint="eastAsia"/>
          <w:sz w:val="21"/>
          <w:szCs w:val="21"/>
        </w:rPr>
        <w:t>*类型，</w:t>
      </w:r>
      <w:r w:rsidRPr="00212064">
        <w:rPr>
          <w:rFonts w:ascii="宋体" w:hAnsi="宋体" w:hint="eastAsia"/>
          <w:sz w:val="21"/>
          <w:szCs w:val="21"/>
        </w:rPr>
        <w:t>由于client端不知道server要返回的字符串有多大，所以这种类型是callee(server端)分配</w:t>
      </w:r>
      <w:r>
        <w:rPr>
          <w:rFonts w:ascii="宋体" w:hAnsi="宋体" w:hint="eastAsia"/>
          <w:sz w:val="21"/>
          <w:szCs w:val="21"/>
        </w:rPr>
        <w:t>。</w:t>
      </w:r>
    </w:p>
    <w:p w:rsidR="00212064" w:rsidRPr="00212064" w:rsidRDefault="00212064" w:rsidP="00212064">
      <w:pPr>
        <w:snapToGrid w:val="0"/>
        <w:spacing w:line="300" w:lineRule="auto"/>
        <w:ind w:firstLineChars="200" w:firstLine="420"/>
        <w:rPr>
          <w:rFonts w:ascii="宋体" w:hAnsi="宋体" w:hint="eastAsia"/>
          <w:sz w:val="21"/>
          <w:szCs w:val="21"/>
        </w:rPr>
      </w:pPr>
      <w:r>
        <w:rPr>
          <w:rFonts w:ascii="宋体" w:hAnsi="宋体"/>
          <w:sz w:val="21"/>
          <w:szCs w:val="21"/>
        </w:rPr>
        <w:t>AStringBuf</w:t>
      </w:r>
      <w:r w:rsidRPr="00D94158">
        <w:rPr>
          <w:rFonts w:ascii="宋体" w:hAnsi="宋体"/>
          <w:sz w:val="21"/>
          <w:szCs w:val="21"/>
        </w:rPr>
        <w:t>_&lt;n&gt;</w:t>
      </w:r>
      <w:r>
        <w:rPr>
          <w:rFonts w:ascii="宋体" w:hAnsi="宋体" w:hint="eastAsia"/>
          <w:sz w:val="21"/>
          <w:szCs w:val="21"/>
        </w:rPr>
        <w:t>类型中的</w:t>
      </w:r>
      <w:r w:rsidRPr="00D94158">
        <w:rPr>
          <w:rFonts w:ascii="宋体" w:hAnsi="宋体"/>
          <w:sz w:val="21"/>
          <w:szCs w:val="21"/>
        </w:rPr>
        <w:t>n</w:t>
      </w:r>
      <w:r w:rsidRPr="00212064">
        <w:rPr>
          <w:rFonts w:ascii="宋体" w:hAnsi="宋体" w:hint="eastAsia"/>
          <w:sz w:val="21"/>
          <w:szCs w:val="21"/>
        </w:rPr>
        <w:t>表明server端最大返回多大的字符串，也说明了client至少要分配这么大的buffer供server端返回用</w:t>
      </w:r>
      <w:r>
        <w:rPr>
          <w:rFonts w:ascii="宋体" w:hAnsi="宋体" w:hint="eastAsia"/>
          <w:sz w:val="21"/>
          <w:szCs w:val="21"/>
        </w:rPr>
        <w:t>。</w:t>
      </w:r>
    </w:p>
    <w:p w:rsidR="00212064" w:rsidRPr="00212064" w:rsidRDefault="00212064" w:rsidP="00124A87">
      <w:pPr>
        <w:snapToGrid w:val="0"/>
        <w:spacing w:line="300" w:lineRule="auto"/>
        <w:rPr>
          <w:rFonts w:ascii="宋体" w:hAnsi="宋体" w:hint="eastAsia"/>
          <w:color w:val="000000"/>
        </w:rPr>
      </w:pPr>
    </w:p>
    <w:p w:rsidR="00CA462C" w:rsidRPr="00BC57E8" w:rsidRDefault="004B2B1E" w:rsidP="00BA4562">
      <w:pPr>
        <w:pStyle w:val="2"/>
        <w:snapToGrid w:val="0"/>
        <w:spacing w:line="300" w:lineRule="auto"/>
        <w:rPr>
          <w:rFonts w:ascii="宋体" w:eastAsia="宋体" w:hAnsi="宋体" w:hint="eastAsia"/>
        </w:rPr>
      </w:pPr>
      <w:bookmarkStart w:id="417" w:name="_Toc152754378"/>
      <w:bookmarkStart w:id="418" w:name="_Toc197919036"/>
      <w:r>
        <w:rPr>
          <w:rFonts w:ascii="宋体" w:eastAsia="宋体" w:hAnsi="宋体" w:hint="eastAsia"/>
        </w:rPr>
        <w:t>7.9</w:t>
      </w:r>
      <w:r w:rsidR="00CA462C" w:rsidRPr="00BC57E8">
        <w:rPr>
          <w:rFonts w:ascii="宋体" w:eastAsia="宋体" w:hAnsi="宋体" w:hint="eastAsia"/>
        </w:rPr>
        <w:t xml:space="preserve"> </w:t>
      </w:r>
      <w:r w:rsidR="00CA462C">
        <w:rPr>
          <w:rFonts w:ascii="宋体" w:eastAsia="宋体" w:hAnsi="宋体" w:hint="eastAsia"/>
        </w:rPr>
        <w:t>private</w:t>
      </w:r>
      <w:bookmarkEnd w:id="417"/>
      <w:bookmarkEnd w:id="418"/>
    </w:p>
    <w:p w:rsidR="00CA462C" w:rsidRDefault="0081404D" w:rsidP="0081404D">
      <w:pPr>
        <w:snapToGrid w:val="0"/>
        <w:spacing w:line="300" w:lineRule="auto"/>
        <w:ind w:firstLineChars="200" w:firstLine="420"/>
        <w:rPr>
          <w:rFonts w:ascii="宋体" w:hAnsi="宋体" w:hint="eastAsia"/>
          <w:sz w:val="21"/>
          <w:szCs w:val="21"/>
        </w:rPr>
      </w:pPr>
      <w:r w:rsidRPr="00AB5DDD">
        <w:rPr>
          <w:rFonts w:ascii="宋体" w:hAnsi="宋体"/>
          <w:sz w:val="21"/>
          <w:szCs w:val="21"/>
        </w:rPr>
        <w:t>此属性只能</w:t>
      </w:r>
      <w:r w:rsidRPr="0081404D">
        <w:rPr>
          <w:rFonts w:ascii="宋体" w:hAnsi="宋体" w:hint="eastAsia"/>
          <w:sz w:val="21"/>
          <w:szCs w:val="21"/>
        </w:rPr>
        <w:t>用于修饰class</w:t>
      </w:r>
      <w:r>
        <w:rPr>
          <w:rFonts w:ascii="宋体" w:hAnsi="宋体" w:hint="eastAsia"/>
          <w:sz w:val="21"/>
          <w:szCs w:val="21"/>
        </w:rPr>
        <w:t>，指定该类只能在构件内被实例化，换句话说，</w:t>
      </w:r>
      <w:r w:rsidR="000D3047">
        <w:rPr>
          <w:rFonts w:ascii="宋体" w:hAnsi="宋体" w:hint="eastAsia"/>
          <w:sz w:val="21"/>
          <w:szCs w:val="21"/>
        </w:rPr>
        <w:t>客户端程序不能实例化该构件类</w:t>
      </w:r>
      <w:r>
        <w:rPr>
          <w:rFonts w:ascii="宋体" w:hAnsi="宋体" w:hint="eastAsia"/>
          <w:sz w:val="21"/>
          <w:szCs w:val="21"/>
        </w:rPr>
        <w:t>。</w:t>
      </w:r>
      <w:r w:rsidR="007D4A01">
        <w:rPr>
          <w:rFonts w:ascii="宋体" w:hAnsi="宋体" w:hint="eastAsia"/>
          <w:sz w:val="21"/>
          <w:szCs w:val="21"/>
        </w:rPr>
        <w:t>例如：</w:t>
      </w:r>
    </w:p>
    <w:p w:rsidR="007D4A01" w:rsidRPr="002157D1" w:rsidRDefault="007D4A01" w:rsidP="007D4A0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module</w:t>
      </w:r>
    </w:p>
    <w:p w:rsidR="007D4A01" w:rsidRPr="002157D1" w:rsidRDefault="007D4A01" w:rsidP="007D4A0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7D4A01" w:rsidRDefault="007D4A01" w:rsidP="007D4A0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p>
    <w:p w:rsidR="007D4A01" w:rsidRPr="002157D1" w:rsidRDefault="007D4A01" w:rsidP="007D4A01">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w:t>
      </w:r>
      <w:r>
        <w:rPr>
          <w:rFonts w:ascii="宋体" w:hAnsi="宋体" w:hint="eastAsia"/>
          <w:sz w:val="21"/>
          <w:szCs w:val="21"/>
        </w:rPr>
        <w:t>private</w:t>
      </w:r>
      <w:r w:rsidRPr="002157D1">
        <w:rPr>
          <w:rFonts w:ascii="宋体" w:hAnsi="宋体"/>
          <w:sz w:val="21"/>
          <w:szCs w:val="21"/>
        </w:rPr>
        <w:t>]</w:t>
      </w:r>
    </w:p>
    <w:p w:rsidR="007D4A01" w:rsidRPr="002157D1" w:rsidRDefault="007D4A01" w:rsidP="007D4A0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r>
        <w:rPr>
          <w:rFonts w:ascii="宋体" w:hAnsi="宋体"/>
          <w:sz w:val="21"/>
          <w:szCs w:val="21"/>
        </w:rPr>
        <w:t>class</w:t>
      </w:r>
      <w:r>
        <w:rPr>
          <w:rFonts w:ascii="宋体" w:hAnsi="宋体" w:hint="eastAsia"/>
          <w:sz w:val="21"/>
          <w:szCs w:val="21"/>
        </w:rPr>
        <w:t xml:space="preserve"> CHello</w:t>
      </w:r>
      <w:r w:rsidRPr="002157D1">
        <w:rPr>
          <w:rFonts w:ascii="宋体" w:hAnsi="宋体"/>
          <w:sz w:val="21"/>
          <w:szCs w:val="21"/>
        </w:rPr>
        <w:t xml:space="preserve"> {</w:t>
      </w:r>
    </w:p>
    <w:p w:rsidR="007D4A01" w:rsidRPr="002157D1" w:rsidRDefault="007D4A01" w:rsidP="007D4A0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7D4A01" w:rsidRPr="002157D1" w:rsidRDefault="007D4A01" w:rsidP="007D4A0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7D4A01" w:rsidRPr="002157D1" w:rsidRDefault="007D4A01" w:rsidP="007D4A0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lastRenderedPageBreak/>
        <w:t xml:space="preserve">    ……</w:t>
      </w:r>
    </w:p>
    <w:p w:rsidR="007D4A01" w:rsidRPr="002157D1" w:rsidRDefault="007D4A01" w:rsidP="007D4A0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7D4A01" w:rsidRDefault="007D4A01" w:rsidP="007D4A01">
      <w:pPr>
        <w:snapToGrid w:val="0"/>
        <w:spacing w:line="300" w:lineRule="auto"/>
        <w:rPr>
          <w:rFonts w:ascii="宋体" w:hAnsi="宋体" w:hint="eastAsia"/>
          <w:sz w:val="21"/>
          <w:szCs w:val="21"/>
        </w:rPr>
      </w:pPr>
    </w:p>
    <w:p w:rsidR="007B5E20" w:rsidRPr="00BC57E8" w:rsidRDefault="007B5E20" w:rsidP="00BA4562">
      <w:pPr>
        <w:pStyle w:val="2"/>
        <w:snapToGrid w:val="0"/>
        <w:spacing w:line="300" w:lineRule="auto"/>
        <w:rPr>
          <w:rFonts w:ascii="宋体" w:eastAsia="宋体" w:hAnsi="宋体" w:hint="eastAsia"/>
        </w:rPr>
      </w:pPr>
      <w:bookmarkStart w:id="419" w:name="_Toc197919037"/>
      <w:r>
        <w:rPr>
          <w:rFonts w:ascii="宋体" w:eastAsia="宋体" w:hAnsi="宋体" w:hint="eastAsia"/>
        </w:rPr>
        <w:t>7.10</w:t>
      </w:r>
      <w:r w:rsidRPr="00BC57E8">
        <w:rPr>
          <w:rFonts w:ascii="宋体" w:eastAsia="宋体" w:hAnsi="宋体" w:hint="eastAsia"/>
        </w:rPr>
        <w:t xml:space="preserve"> </w:t>
      </w:r>
      <w:r w:rsidR="00CE78A7">
        <w:rPr>
          <w:rFonts w:ascii="宋体" w:eastAsia="宋体" w:hAnsi="宋体" w:hint="eastAsia"/>
        </w:rPr>
        <w:t>protect</w:t>
      </w:r>
      <w:r w:rsidR="00D77DF6">
        <w:rPr>
          <w:rFonts w:ascii="宋体" w:eastAsia="宋体" w:hAnsi="宋体" w:hint="eastAsia"/>
        </w:rPr>
        <w:t>ed</w:t>
      </w:r>
      <w:bookmarkEnd w:id="419"/>
    </w:p>
    <w:p w:rsidR="001300DD" w:rsidRDefault="007B5E20" w:rsidP="007B5E20">
      <w:pPr>
        <w:snapToGrid w:val="0"/>
        <w:spacing w:line="300" w:lineRule="auto"/>
        <w:ind w:firstLineChars="200" w:firstLine="420"/>
        <w:rPr>
          <w:rFonts w:ascii="宋体" w:hAnsi="宋体" w:hint="eastAsia"/>
          <w:sz w:val="21"/>
          <w:szCs w:val="21"/>
        </w:rPr>
      </w:pPr>
      <w:r w:rsidRPr="00AB5DDD">
        <w:rPr>
          <w:rFonts w:ascii="宋体" w:hAnsi="宋体"/>
          <w:sz w:val="21"/>
          <w:szCs w:val="21"/>
        </w:rPr>
        <w:t>此属性</w:t>
      </w:r>
      <w:r w:rsidR="001300DD">
        <w:rPr>
          <w:rFonts w:ascii="宋体" w:hAnsi="宋体" w:hint="eastAsia"/>
          <w:sz w:val="21"/>
          <w:szCs w:val="21"/>
        </w:rPr>
        <w:t>用来</w:t>
      </w:r>
      <w:r w:rsidR="001F36C6">
        <w:rPr>
          <w:rFonts w:ascii="宋体" w:hAnsi="宋体" w:hint="eastAsia"/>
          <w:sz w:val="21"/>
          <w:szCs w:val="21"/>
        </w:rPr>
        <w:t>设定接口的可见属性</w:t>
      </w:r>
      <w:r>
        <w:rPr>
          <w:rFonts w:ascii="宋体" w:hAnsi="宋体" w:hint="eastAsia"/>
          <w:sz w:val="21"/>
          <w:szCs w:val="21"/>
        </w:rPr>
        <w:t>。</w:t>
      </w:r>
    </w:p>
    <w:p w:rsidR="007B5E20" w:rsidRDefault="007B5E20" w:rsidP="007B5E20">
      <w:pPr>
        <w:snapToGrid w:val="0"/>
        <w:spacing w:line="300" w:lineRule="auto"/>
        <w:ind w:firstLineChars="200" w:firstLine="420"/>
        <w:rPr>
          <w:rFonts w:ascii="宋体" w:hAnsi="宋体" w:hint="eastAsia"/>
          <w:sz w:val="21"/>
          <w:szCs w:val="21"/>
        </w:rPr>
      </w:pPr>
      <w:r>
        <w:rPr>
          <w:rFonts w:ascii="宋体" w:hAnsi="宋体" w:hint="eastAsia"/>
          <w:sz w:val="21"/>
          <w:szCs w:val="21"/>
        </w:rPr>
        <w:t>例如：</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interface IStudent {</w:t>
      </w:r>
      <w:r w:rsidRPr="001300DD">
        <w:rPr>
          <w:rFonts w:ascii="宋体" w:hAnsi="宋体"/>
          <w:sz w:val="21"/>
          <w:szCs w:val="21"/>
        </w:rPr>
        <w:br/>
        <w:t>        Study();</w:t>
      </w:r>
      <w:r w:rsidRPr="001300DD">
        <w:rPr>
          <w:rFonts w:ascii="宋体" w:hAnsi="宋体"/>
          <w:sz w:val="21"/>
          <w:szCs w:val="21"/>
        </w:rPr>
        <w:br/>
        <w:t>        GetID([out] Int32* id);</w:t>
      </w:r>
      <w:r w:rsidRPr="001300DD">
        <w:rPr>
          <w:rFonts w:ascii="宋体" w:hAnsi="宋体"/>
          <w:sz w:val="21"/>
          <w:szCs w:val="21"/>
        </w:rPr>
        <w:br/>
        <w:t>    }</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 </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    interface IStudentAdmin {</w:t>
      </w:r>
      <w:r w:rsidRPr="001300DD">
        <w:rPr>
          <w:rFonts w:ascii="宋体" w:hAnsi="宋体"/>
          <w:sz w:val="21"/>
          <w:szCs w:val="21"/>
        </w:rPr>
        <w:br/>
        <w:t xml:space="preserve">        </w:t>
      </w:r>
      <w:r w:rsidR="00600609">
        <w:rPr>
          <w:rFonts w:ascii="宋体" w:hAnsi="宋体" w:hint="eastAsia"/>
          <w:sz w:val="21"/>
          <w:szCs w:val="21"/>
        </w:rPr>
        <w:tab/>
      </w:r>
      <w:r w:rsidRPr="001300DD">
        <w:rPr>
          <w:rFonts w:ascii="宋体" w:hAnsi="宋体"/>
          <w:sz w:val="21"/>
          <w:szCs w:val="21"/>
        </w:rPr>
        <w:t>SetID([in] Int32 id);</w:t>
      </w:r>
      <w:r w:rsidRPr="001300DD">
        <w:rPr>
          <w:rFonts w:ascii="宋体" w:hAnsi="宋体"/>
          <w:sz w:val="21"/>
          <w:szCs w:val="21"/>
        </w:rPr>
        <w:br/>
        <w:t xml:space="preserve">    </w:t>
      </w:r>
      <w:r w:rsidR="00600609">
        <w:rPr>
          <w:rFonts w:ascii="宋体" w:hAnsi="宋体" w:hint="eastAsia"/>
          <w:sz w:val="21"/>
          <w:szCs w:val="21"/>
        </w:rPr>
        <w:tab/>
      </w:r>
      <w:r w:rsidRPr="001300DD">
        <w:rPr>
          <w:rFonts w:ascii="宋体" w:hAnsi="宋体"/>
          <w:sz w:val="21"/>
          <w:szCs w:val="21"/>
        </w:rPr>
        <w:t>}</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 </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    aspect AStudent {</w:t>
      </w:r>
      <w:r w:rsidRPr="001300DD">
        <w:rPr>
          <w:rFonts w:ascii="宋体" w:hAnsi="宋体"/>
          <w:sz w:val="21"/>
          <w:szCs w:val="21"/>
        </w:rPr>
        <w:br/>
        <w:t xml:space="preserve">        </w:t>
      </w:r>
      <w:r w:rsidR="00600609">
        <w:rPr>
          <w:rFonts w:ascii="宋体" w:hAnsi="宋体" w:hint="eastAsia"/>
          <w:sz w:val="21"/>
          <w:szCs w:val="21"/>
        </w:rPr>
        <w:tab/>
      </w:r>
      <w:r w:rsidRPr="001300DD">
        <w:rPr>
          <w:rFonts w:ascii="宋体" w:hAnsi="宋体"/>
          <w:sz w:val="21"/>
          <w:szCs w:val="21"/>
        </w:rPr>
        <w:t>interface IStudent;</w:t>
      </w:r>
      <w:r w:rsidRPr="001300DD">
        <w:rPr>
          <w:rFonts w:ascii="宋体" w:hAnsi="宋体"/>
          <w:sz w:val="21"/>
          <w:szCs w:val="21"/>
        </w:rPr>
        <w:br/>
        <w:t xml:space="preserve">        </w:t>
      </w:r>
      <w:r w:rsidR="00600609">
        <w:rPr>
          <w:rFonts w:ascii="宋体" w:hAnsi="宋体" w:hint="eastAsia"/>
          <w:sz w:val="21"/>
          <w:szCs w:val="21"/>
        </w:rPr>
        <w:tab/>
      </w:r>
      <w:r w:rsidRPr="00813922">
        <w:rPr>
          <w:rFonts w:ascii="宋体" w:hAnsi="宋体"/>
          <w:b/>
          <w:sz w:val="21"/>
          <w:szCs w:val="21"/>
        </w:rPr>
        <w:t>protected</w:t>
      </w:r>
      <w:r w:rsidRPr="001300DD">
        <w:rPr>
          <w:rFonts w:ascii="宋体" w:hAnsi="宋体"/>
          <w:sz w:val="21"/>
          <w:szCs w:val="21"/>
        </w:rPr>
        <w:t xml:space="preserve"> interface IStudentAdmin;</w:t>
      </w:r>
      <w:r w:rsidRPr="001300DD">
        <w:rPr>
          <w:rFonts w:ascii="宋体" w:hAnsi="宋体"/>
          <w:sz w:val="21"/>
          <w:szCs w:val="21"/>
        </w:rPr>
        <w:br/>
        <w:t xml:space="preserve">    </w:t>
      </w:r>
      <w:r w:rsidR="00600609">
        <w:rPr>
          <w:rFonts w:ascii="宋体" w:hAnsi="宋体" w:hint="eastAsia"/>
          <w:sz w:val="21"/>
          <w:szCs w:val="21"/>
        </w:rPr>
        <w:tab/>
      </w:r>
      <w:r w:rsidRPr="001300DD">
        <w:rPr>
          <w:rFonts w:ascii="宋体" w:hAnsi="宋体"/>
          <w:sz w:val="21"/>
          <w:szCs w:val="21"/>
        </w:rPr>
        <w:t>}</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 </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    [ aspect(AStudent) ]</w:t>
      </w:r>
      <w:r w:rsidRPr="001300DD">
        <w:rPr>
          <w:rFonts w:ascii="宋体" w:hAnsi="宋体"/>
          <w:sz w:val="21"/>
          <w:szCs w:val="21"/>
        </w:rPr>
        <w:br/>
        <w:t xml:space="preserve">    </w:t>
      </w:r>
      <w:r w:rsidR="00600609">
        <w:rPr>
          <w:rFonts w:ascii="宋体" w:hAnsi="宋体" w:hint="eastAsia"/>
          <w:sz w:val="21"/>
          <w:szCs w:val="21"/>
        </w:rPr>
        <w:tab/>
      </w:r>
      <w:r w:rsidRPr="001300DD">
        <w:rPr>
          <w:rFonts w:ascii="宋体" w:hAnsi="宋体"/>
          <w:sz w:val="21"/>
          <w:szCs w:val="21"/>
        </w:rPr>
        <w:t>context KSchool {</w:t>
      </w:r>
      <w:r w:rsidRPr="001300DD">
        <w:rPr>
          <w:rFonts w:ascii="宋体" w:hAnsi="宋体"/>
          <w:sz w:val="21"/>
          <w:szCs w:val="21"/>
        </w:rPr>
        <w:br/>
        <w:t xml:space="preserve">        </w:t>
      </w:r>
      <w:r w:rsidR="00600609">
        <w:rPr>
          <w:rFonts w:ascii="宋体" w:hAnsi="宋体" w:hint="eastAsia"/>
          <w:sz w:val="21"/>
          <w:szCs w:val="21"/>
        </w:rPr>
        <w:tab/>
      </w:r>
      <w:r w:rsidRPr="001300DD">
        <w:rPr>
          <w:rFonts w:ascii="宋体" w:hAnsi="宋体"/>
          <w:sz w:val="21"/>
          <w:szCs w:val="21"/>
        </w:rPr>
        <w:t>interface ISchool;</w:t>
      </w:r>
      <w:r w:rsidRPr="001300DD">
        <w:rPr>
          <w:rFonts w:ascii="宋体" w:hAnsi="宋体"/>
          <w:sz w:val="21"/>
          <w:szCs w:val="21"/>
        </w:rPr>
        <w:br/>
        <w:t xml:space="preserve">    </w:t>
      </w:r>
      <w:r w:rsidR="00600609">
        <w:rPr>
          <w:rFonts w:ascii="宋体" w:hAnsi="宋体" w:hint="eastAsia"/>
          <w:sz w:val="21"/>
          <w:szCs w:val="21"/>
        </w:rPr>
        <w:tab/>
      </w:r>
      <w:r w:rsidRPr="001300DD">
        <w:rPr>
          <w:rFonts w:ascii="宋体" w:hAnsi="宋体"/>
          <w:sz w:val="21"/>
          <w:szCs w:val="21"/>
        </w:rPr>
        <w:t>}</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 </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我们希望学校有权设置StudentID，其他人只能读取StudentID。同样，我们有时需要允许PrimeObject与其Aspect进行某些特殊操作。</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 </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我们知道，以下六个函数都是CAR运行系统调用的：</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 </w:t>
      </w:r>
    </w:p>
    <w:p w:rsidR="00D2776F" w:rsidRDefault="001300DD" w:rsidP="00D2776F">
      <w:pPr>
        <w:shd w:val="clear" w:color="auto" w:fill="E6E6E6"/>
        <w:snapToGrid w:val="0"/>
        <w:spacing w:line="300" w:lineRule="auto"/>
        <w:ind w:left="1" w:firstLineChars="200" w:firstLine="420"/>
        <w:rPr>
          <w:rFonts w:ascii="宋体" w:hAnsi="宋体" w:hint="eastAsia"/>
          <w:sz w:val="21"/>
          <w:szCs w:val="21"/>
        </w:rPr>
      </w:pPr>
      <w:r w:rsidRPr="001300DD">
        <w:rPr>
          <w:rFonts w:ascii="宋体" w:hAnsi="宋体"/>
          <w:sz w:val="21"/>
          <w:szCs w:val="21"/>
        </w:rPr>
        <w:t>ECode KSchool::OnObjectEntered(PObject pObject)；</w:t>
      </w:r>
    </w:p>
    <w:p w:rsidR="001300DD" w:rsidRPr="001300DD" w:rsidRDefault="001300DD" w:rsidP="00D2776F">
      <w:pPr>
        <w:shd w:val="clear" w:color="auto" w:fill="E6E6E6"/>
        <w:snapToGrid w:val="0"/>
        <w:spacing w:line="300" w:lineRule="auto"/>
        <w:ind w:left="1" w:firstLineChars="200" w:firstLine="420"/>
        <w:rPr>
          <w:rFonts w:ascii="宋体" w:hAnsi="宋体"/>
          <w:sz w:val="21"/>
          <w:szCs w:val="21"/>
        </w:rPr>
      </w:pPr>
      <w:r w:rsidRPr="001300DD">
        <w:rPr>
          <w:rFonts w:ascii="宋体" w:hAnsi="宋体"/>
          <w:sz w:val="21"/>
          <w:szCs w:val="21"/>
        </w:rPr>
        <w:t>ECode KSchool::OnObjectLeaving(PObject pObject)；</w:t>
      </w:r>
    </w:p>
    <w:p w:rsidR="00D2776F" w:rsidRDefault="001300DD" w:rsidP="00600609">
      <w:pPr>
        <w:shd w:val="clear" w:color="auto" w:fill="E6E6E6"/>
        <w:snapToGrid w:val="0"/>
        <w:spacing w:line="300" w:lineRule="auto"/>
        <w:ind w:firstLineChars="200" w:firstLine="420"/>
        <w:rPr>
          <w:rFonts w:ascii="宋体" w:hAnsi="宋体" w:hint="eastAsia"/>
          <w:sz w:val="21"/>
          <w:szCs w:val="21"/>
        </w:rPr>
      </w:pPr>
      <w:r w:rsidRPr="001300DD">
        <w:rPr>
          <w:rFonts w:ascii="宋体" w:hAnsi="宋体"/>
          <w:sz w:val="21"/>
          <w:szCs w:val="21"/>
        </w:rPr>
        <w:t>ECode AStudent::OnAspectAttaching(IObject* pObject)；</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ECode AStudent::OnAspectDetaching(IObject* pObject)；</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 </w:t>
      </w:r>
    </w:p>
    <w:p w:rsidR="00D2776F" w:rsidRDefault="001300DD" w:rsidP="00600609">
      <w:pPr>
        <w:shd w:val="clear" w:color="auto" w:fill="E6E6E6"/>
        <w:snapToGrid w:val="0"/>
        <w:spacing w:line="300" w:lineRule="auto"/>
        <w:ind w:firstLineChars="200" w:firstLine="420"/>
        <w:rPr>
          <w:rFonts w:ascii="宋体" w:hAnsi="宋体" w:hint="eastAsia"/>
          <w:sz w:val="21"/>
          <w:szCs w:val="21"/>
        </w:rPr>
      </w:pPr>
      <w:r w:rsidRPr="001300DD">
        <w:rPr>
          <w:rFonts w:ascii="宋体" w:hAnsi="宋体"/>
          <w:sz w:val="21"/>
          <w:szCs w:val="21"/>
        </w:rPr>
        <w:t>ECode CChild::OnAspectAttaching(IObject* pAspect)；</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ECode CChild::OnAspectDetaching(IObject* pAspect)；</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 </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用户只负责以上函数的实现，而从来不应该自行调用这些函数。</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lastRenderedPageBreak/>
        <w:t> </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我们利用Elastos.dll导出三个内部使用的帮助函数：</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_Impl_EnterProtectedZone()；</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_Impl_LeaveProtectedZone()；</w:t>
      </w:r>
    </w:p>
    <w:p w:rsidR="001300DD" w:rsidRPr="001300DD" w:rsidRDefault="001300DD" w:rsidP="00600609">
      <w:pPr>
        <w:shd w:val="clear" w:color="auto" w:fill="E6E6E6"/>
        <w:snapToGrid w:val="0"/>
        <w:spacing w:line="300" w:lineRule="auto"/>
        <w:ind w:firstLineChars="200" w:firstLine="420"/>
        <w:rPr>
          <w:rFonts w:ascii="宋体" w:hAnsi="宋体"/>
          <w:sz w:val="21"/>
          <w:szCs w:val="21"/>
        </w:rPr>
      </w:pPr>
      <w:r w:rsidRPr="001300DD">
        <w:rPr>
          <w:rFonts w:ascii="宋体" w:hAnsi="宋体"/>
          <w:sz w:val="21"/>
          <w:szCs w:val="21"/>
        </w:rPr>
        <w:t>_Impl_InsideProtectedZone()；</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这些函数修改/读取系统管理的TLS entry。显然，在调用Kontext::OnObjectEntered()之前我们先调用_Impl_EnterProtectedZone()，之后我们调用_Impl_LeaveProtectedZone()。其余函数类推。</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 </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在系统生成的QI</w:t>
      </w:r>
      <w:r w:rsidR="00600609">
        <w:rPr>
          <w:rFonts w:ascii="宋体" w:hAnsi="宋体"/>
          <w:sz w:val="21"/>
          <w:szCs w:val="21"/>
        </w:rPr>
        <w:t>函数里面，</w:t>
      </w:r>
      <w:r w:rsidRPr="001300DD">
        <w:rPr>
          <w:rFonts w:ascii="宋体" w:hAnsi="宋体"/>
          <w:sz w:val="21"/>
          <w:szCs w:val="21"/>
        </w:rPr>
        <w:t>针对每个“</w:t>
      </w:r>
      <w:r w:rsidRPr="001300DD">
        <w:rPr>
          <w:rFonts w:ascii="宋体" w:hAnsi="宋体"/>
          <w:b/>
          <w:bCs/>
          <w:sz w:val="21"/>
          <w:szCs w:val="21"/>
        </w:rPr>
        <w:t>protected</w:t>
      </w:r>
      <w:r w:rsidRPr="001300DD">
        <w:rPr>
          <w:rFonts w:ascii="宋体" w:hAnsi="宋体"/>
          <w:sz w:val="21"/>
          <w:szCs w:val="21"/>
        </w:rPr>
        <w:t xml:space="preserve"> interface”返回前检查_Impl_InsideProtectedZone()，为真则允许接口指针返回，否则出错。</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 </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这样的实现不是绝对“安全”的，只是类似C++里面的protected，防君子，不防小人。</w:t>
      </w:r>
    </w:p>
    <w:p w:rsidR="001300DD" w:rsidRPr="001300DD" w:rsidRDefault="001300DD" w:rsidP="001300DD">
      <w:pPr>
        <w:snapToGrid w:val="0"/>
        <w:spacing w:line="300" w:lineRule="auto"/>
        <w:ind w:firstLineChars="200" w:firstLine="420"/>
        <w:rPr>
          <w:rFonts w:ascii="宋体" w:hAnsi="宋体"/>
          <w:sz w:val="21"/>
          <w:szCs w:val="21"/>
        </w:rPr>
      </w:pPr>
      <w:r w:rsidRPr="001300DD">
        <w:rPr>
          <w:rFonts w:ascii="宋体" w:hAnsi="宋体"/>
          <w:sz w:val="21"/>
          <w:szCs w:val="21"/>
        </w:rPr>
        <w:t> </w:t>
      </w:r>
    </w:p>
    <w:p w:rsidR="007B5E20" w:rsidRPr="0081404D" w:rsidRDefault="001300DD" w:rsidP="00600609">
      <w:pPr>
        <w:snapToGrid w:val="0"/>
        <w:spacing w:line="300" w:lineRule="auto"/>
        <w:ind w:firstLineChars="200" w:firstLine="420"/>
        <w:rPr>
          <w:rFonts w:ascii="宋体" w:hAnsi="宋体" w:hint="eastAsia"/>
          <w:sz w:val="21"/>
          <w:szCs w:val="21"/>
        </w:rPr>
      </w:pPr>
      <w:r w:rsidRPr="001300DD">
        <w:rPr>
          <w:rFonts w:ascii="宋体" w:hAnsi="宋体"/>
          <w:sz w:val="21"/>
          <w:szCs w:val="21"/>
        </w:rPr>
        <w:t>最后的结论是：谁都能调用 IStudent::Query()，但是 IStudentAdmin::Query()则只能在那六个函数里面调用才能成功。</w:t>
      </w:r>
    </w:p>
    <w:p w:rsidR="007B5E20" w:rsidRDefault="007B5E20" w:rsidP="007D4A01">
      <w:pPr>
        <w:snapToGrid w:val="0"/>
        <w:spacing w:line="300" w:lineRule="auto"/>
        <w:rPr>
          <w:rFonts w:ascii="宋体" w:hAnsi="宋体" w:hint="eastAsia"/>
          <w:sz w:val="21"/>
          <w:szCs w:val="21"/>
        </w:rPr>
      </w:pPr>
    </w:p>
    <w:p w:rsidR="00881479" w:rsidRPr="00BC57E8" w:rsidRDefault="00881479" w:rsidP="00BA4562">
      <w:pPr>
        <w:pStyle w:val="2"/>
        <w:snapToGrid w:val="0"/>
        <w:spacing w:line="300" w:lineRule="auto"/>
        <w:rPr>
          <w:rFonts w:ascii="宋体" w:eastAsia="宋体" w:hAnsi="宋体" w:hint="eastAsia"/>
        </w:rPr>
      </w:pPr>
      <w:bookmarkStart w:id="420" w:name="_Toc197919038"/>
      <w:r>
        <w:rPr>
          <w:rFonts w:ascii="宋体" w:eastAsia="宋体" w:hAnsi="宋体" w:hint="eastAsia"/>
        </w:rPr>
        <w:t>7.11</w:t>
      </w:r>
      <w:r w:rsidRPr="00BC57E8">
        <w:rPr>
          <w:rFonts w:ascii="宋体" w:eastAsia="宋体" w:hAnsi="宋体" w:hint="eastAsia"/>
        </w:rPr>
        <w:t xml:space="preserve"> </w:t>
      </w:r>
      <w:r>
        <w:rPr>
          <w:rFonts w:ascii="宋体" w:eastAsia="宋体" w:hAnsi="宋体" w:hint="eastAsia"/>
        </w:rPr>
        <w:t>virtual</w:t>
      </w:r>
      <w:bookmarkEnd w:id="420"/>
    </w:p>
    <w:p w:rsidR="00F77063" w:rsidRPr="00F77063" w:rsidRDefault="00881479" w:rsidP="00F77063">
      <w:pPr>
        <w:snapToGrid w:val="0"/>
        <w:spacing w:line="300" w:lineRule="auto"/>
        <w:ind w:firstLineChars="200" w:firstLine="420"/>
        <w:rPr>
          <w:rFonts w:ascii="宋体" w:hAnsi="宋体"/>
          <w:sz w:val="21"/>
          <w:szCs w:val="21"/>
        </w:rPr>
      </w:pPr>
      <w:r w:rsidRPr="00AB5DDD">
        <w:rPr>
          <w:rFonts w:ascii="宋体" w:hAnsi="宋体"/>
          <w:sz w:val="21"/>
          <w:szCs w:val="21"/>
        </w:rPr>
        <w:t>此属性</w:t>
      </w:r>
      <w:r w:rsidR="00F77063">
        <w:rPr>
          <w:rFonts w:ascii="宋体" w:hAnsi="宋体" w:hint="eastAsia"/>
          <w:sz w:val="21"/>
          <w:szCs w:val="21"/>
        </w:rPr>
        <w:t>用于构件二进制继承时的接口描述</w:t>
      </w:r>
      <w:r w:rsidR="00F77063" w:rsidRPr="00F77063">
        <w:rPr>
          <w:rFonts w:ascii="宋体" w:hAnsi="宋体"/>
          <w:sz w:val="21"/>
          <w:szCs w:val="21"/>
        </w:rPr>
        <w:t>。</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abstract class CFooBase</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w:t>
      </w:r>
      <w:r w:rsidRPr="003458C6">
        <w:rPr>
          <w:rFonts w:ascii="宋体" w:hAnsi="宋体"/>
          <w:sz w:val="21"/>
          <w:szCs w:val="21"/>
        </w:rPr>
        <w:t>virtual interface IFooBase; // 导致子类（sub-class）里面生成代码框架</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protected 接口局限于本类内部实现，让衍生类调用。其实，protected “非常容易”实现：</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CARC编译CAR源文件的时候，如果当前生成的CAR构件类是从CFooBase继承的，</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那么在其头文件里生成EIID_IFooBaseHelper和IFooBaseHelper::Query()；</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否则，如果当前生成的CAR构件类不是从CFooBase继承的，</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我们就不生成EIID_IFooBaseHelper和IFooBaseHelper::Query()。</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protected interface IFooBaseHelper;</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interface IFooNoOverLoading;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或者</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lastRenderedPageBreak/>
        <w:t>class CFooBase</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xml:space="preserve">    </w:t>
      </w:r>
      <w:r w:rsidRPr="003458C6">
        <w:rPr>
          <w:rFonts w:ascii="宋体" w:hAnsi="宋体"/>
          <w:sz w:val="21"/>
          <w:szCs w:val="21"/>
        </w:rPr>
        <w:t>virtual</w:t>
      </w:r>
      <w:r w:rsidRPr="00F77063">
        <w:rPr>
          <w:rFonts w:ascii="宋体" w:hAnsi="宋体"/>
          <w:sz w:val="21"/>
          <w:szCs w:val="21"/>
        </w:rPr>
        <w:t> interface IFooBase;</w:t>
      </w:r>
    </w:p>
    <w:p w:rsidR="003458C6" w:rsidRDefault="00F77063" w:rsidP="003458C6">
      <w:pPr>
        <w:shd w:val="clear" w:color="auto" w:fill="E6E6E6"/>
        <w:snapToGrid w:val="0"/>
        <w:spacing w:line="300" w:lineRule="auto"/>
        <w:ind w:firstLineChars="200" w:firstLine="420"/>
        <w:rPr>
          <w:rFonts w:ascii="宋体" w:hAnsi="宋体" w:hint="eastAsia"/>
          <w:sz w:val="21"/>
          <w:szCs w:val="21"/>
        </w:rPr>
      </w:pPr>
      <w:r w:rsidRPr="00F77063">
        <w:rPr>
          <w:rFonts w:ascii="宋体" w:hAnsi="宋体"/>
          <w:sz w:val="21"/>
          <w:szCs w:val="21"/>
        </w:rPr>
        <w:t>    protected interface IFooBaseHelper; </w:t>
      </w:r>
    </w:p>
    <w:p w:rsidR="00F77063" w:rsidRPr="00F77063" w:rsidRDefault="00F77063" w:rsidP="003458C6">
      <w:pPr>
        <w:shd w:val="clear" w:color="auto" w:fill="E6E6E6"/>
        <w:snapToGrid w:val="0"/>
        <w:spacing w:line="300" w:lineRule="auto"/>
        <w:ind w:firstLineChars="400" w:firstLine="840"/>
        <w:rPr>
          <w:rFonts w:ascii="宋体" w:hAnsi="宋体"/>
          <w:sz w:val="21"/>
          <w:szCs w:val="21"/>
        </w:rPr>
      </w:pPr>
      <w:r w:rsidRPr="00F77063">
        <w:rPr>
          <w:rFonts w:ascii="宋体" w:hAnsi="宋体"/>
          <w:sz w:val="21"/>
          <w:szCs w:val="21"/>
        </w:rPr>
        <w:t xml:space="preserve">interface IFooNoOverLoading;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D975B2">
      <w:pPr>
        <w:snapToGrid w:val="0"/>
        <w:spacing w:line="300" w:lineRule="auto"/>
        <w:ind w:firstLineChars="200" w:firstLine="420"/>
        <w:rPr>
          <w:rFonts w:ascii="宋体" w:hAnsi="宋体"/>
          <w:sz w:val="21"/>
          <w:szCs w:val="21"/>
        </w:rPr>
      </w:pPr>
      <w:r w:rsidRPr="00F77063">
        <w:rPr>
          <w:rFonts w:ascii="宋体" w:hAnsi="宋体"/>
          <w:sz w:val="21"/>
          <w:szCs w:val="21"/>
        </w:rPr>
        <w:t>abstract或者一般class都可以被继承，只是CAR编译器不为abstract生成CFooBase::New()。并且在其ClassFactory::CreateInstance()里面检查是否“用于聚合的IObject</w:t>
      </w:r>
      <w:r w:rsidR="003B7ECE">
        <w:rPr>
          <w:rFonts w:ascii="宋体" w:hAnsi="宋体" w:hint="eastAsia"/>
          <w:sz w:val="21"/>
          <w:szCs w:val="21"/>
        </w:rPr>
        <w:t xml:space="preserve"> </w:t>
      </w:r>
      <w:r w:rsidRPr="00F77063">
        <w:rPr>
          <w:rFonts w:ascii="宋体" w:hAnsi="宋体"/>
          <w:sz w:val="21"/>
          <w:szCs w:val="21"/>
        </w:rPr>
        <w:t>*”参数为空，是则返回E_ABSTRACT_CLASS错误。</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class CFoo : CFooBase</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virtual interface IFooBase; 已经继承了，CARC生成IFooBase的函数实现框架。以下调用可能跨DLL。</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其default形式为 CFoo::FooBase() { IFooBase::Query(MyBaseObj(), &amp;p); return p-&gt;FooBase();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CARC不生成protected接口函数实现框架，也无法重载其函数实现，但能QI到上层的protected接口。</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当然，用户可以自己重新定义一个本地接口：IFooHelper。然后定义：</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CFoo::FooHelper() { IFooBaseHelper::Query(MyBaseObj(), &amp;p); return p-&gt;FooBaseHelper();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virtual interface IFoo; // 可以添加新“虚拟”接口，让子类重载。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1701EB">
      <w:pPr>
        <w:snapToGrid w:val="0"/>
        <w:spacing w:line="300" w:lineRule="auto"/>
        <w:ind w:firstLineChars="200" w:firstLine="420"/>
        <w:rPr>
          <w:rFonts w:ascii="宋体" w:hAnsi="宋体"/>
          <w:sz w:val="21"/>
          <w:szCs w:val="21"/>
        </w:rPr>
      </w:pPr>
      <w:r w:rsidRPr="00F77063">
        <w:rPr>
          <w:rFonts w:ascii="宋体" w:hAnsi="宋体"/>
          <w:sz w:val="21"/>
          <w:szCs w:val="21"/>
        </w:rPr>
        <w:t>按照CFooBase是CFooBar的“aspect”，我们创建CFoo，然后在内部继续用pFoo创建CFooBase，也就是说这时的“聚合IObject*”参数不为空。</w:t>
      </w:r>
    </w:p>
    <w:p w:rsidR="00F77063" w:rsidRPr="00F77063" w:rsidRDefault="00F77063" w:rsidP="00F77063">
      <w:pPr>
        <w:snapToGrid w:val="0"/>
        <w:spacing w:line="300" w:lineRule="auto"/>
        <w:rPr>
          <w:rFonts w:ascii="宋体" w:hAnsi="宋体" w:hint="eastAsia"/>
          <w:sz w:val="21"/>
          <w:szCs w:val="21"/>
        </w:rPr>
      </w:pPr>
      <w:r w:rsidRPr="00F77063">
        <w:rPr>
          <w:rFonts w:ascii="宋体" w:hAnsi="宋体"/>
          <w:sz w:val="21"/>
          <w:szCs w:val="21"/>
        </w:rPr>
        <w:t> </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class CBar : CFoo</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virtual interface IFooBase; 已经继承了，CARC生成其函数实现框架。</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 virtual interface IFoo; 已经继承了，CARC生成其函数实现框架。</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interface IBar; // 可以添加新（普通）接口，其子类不生成重载代码框架。</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1701EB">
      <w:pPr>
        <w:snapToGrid w:val="0"/>
        <w:spacing w:line="300" w:lineRule="auto"/>
        <w:ind w:firstLineChars="200" w:firstLine="420"/>
        <w:rPr>
          <w:rFonts w:ascii="宋体" w:hAnsi="宋体"/>
          <w:sz w:val="21"/>
          <w:szCs w:val="21"/>
        </w:rPr>
      </w:pPr>
      <w:r w:rsidRPr="00F77063">
        <w:rPr>
          <w:rFonts w:ascii="宋体" w:hAnsi="宋体"/>
          <w:sz w:val="21"/>
          <w:szCs w:val="21"/>
        </w:rPr>
        <w:t>像往常一样，CBar::New()创建CBar，CFoo, CFooBase，按顺序聚合三个内部构件，完成二进制继承。</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这时的“prime object”是pBar，内部aspect指针的情况是：</w:t>
      </w:r>
    </w:p>
    <w:p w:rsidR="00F77063" w:rsidRDefault="00F77063" w:rsidP="00F77063">
      <w:pPr>
        <w:snapToGrid w:val="0"/>
        <w:spacing w:line="300" w:lineRule="auto"/>
        <w:rPr>
          <w:rFonts w:ascii="宋体" w:hAnsi="宋体" w:hint="eastAsia"/>
          <w:sz w:val="21"/>
          <w:szCs w:val="21"/>
        </w:rPr>
      </w:pPr>
      <w:r w:rsidRPr="00F77063">
        <w:rPr>
          <w:rFonts w:ascii="宋体" w:hAnsi="宋体"/>
          <w:sz w:val="21"/>
          <w:szCs w:val="21"/>
        </w:rPr>
        <w:lastRenderedPageBreak/>
        <w:t> </w:t>
      </w:r>
    </w:p>
    <w:p w:rsidR="000908B9" w:rsidRPr="00F77063" w:rsidRDefault="000908B9" w:rsidP="00F77063">
      <w:pPr>
        <w:snapToGrid w:val="0"/>
        <w:spacing w:line="300" w:lineRule="auto"/>
        <w:rPr>
          <w:rFonts w:ascii="宋体" w:hAnsi="宋体" w:hint="eastAsia"/>
          <w:sz w:val="21"/>
          <w:szCs w:val="21"/>
        </w:rPr>
      </w:pP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pBar&lt;--+------+</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     |      |</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+---&gt;pFoo--&gt;pFooBase</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1701EB">
      <w:pPr>
        <w:snapToGrid w:val="0"/>
        <w:spacing w:line="300" w:lineRule="auto"/>
        <w:ind w:firstLineChars="200" w:firstLine="420"/>
        <w:rPr>
          <w:rFonts w:ascii="宋体" w:hAnsi="宋体"/>
          <w:sz w:val="21"/>
          <w:szCs w:val="21"/>
        </w:rPr>
      </w:pPr>
      <w:r w:rsidRPr="00F77063">
        <w:rPr>
          <w:rFonts w:ascii="宋体" w:hAnsi="宋体"/>
          <w:sz w:val="21"/>
          <w:szCs w:val="21"/>
        </w:rPr>
        <w:t>我们已经有了这些指针的实现。只需把aspect指针叫做MyBaseObj()，把prime指针叫做MyPrimeObj()。两者都定义成CAR构件的基类（非virtule）函数。</w:t>
      </w:r>
    </w:p>
    <w:p w:rsidR="00F77063" w:rsidRPr="00F77063" w:rsidRDefault="00F77063" w:rsidP="001701EB">
      <w:pPr>
        <w:snapToGrid w:val="0"/>
        <w:spacing w:line="300" w:lineRule="auto"/>
        <w:ind w:firstLineChars="200" w:firstLine="420"/>
        <w:rPr>
          <w:rFonts w:ascii="宋体" w:hAnsi="宋体"/>
          <w:sz w:val="21"/>
          <w:szCs w:val="21"/>
        </w:rPr>
      </w:pPr>
      <w:r w:rsidRPr="00F77063">
        <w:rPr>
          <w:rFonts w:ascii="宋体" w:hAnsi="宋体"/>
          <w:sz w:val="21"/>
          <w:szCs w:val="21"/>
        </w:rPr>
        <w:t>举例：</w:t>
      </w:r>
    </w:p>
    <w:p w:rsidR="00F77063" w:rsidRPr="00F77063" w:rsidRDefault="00F77063" w:rsidP="00AD12FF">
      <w:pPr>
        <w:snapToGrid w:val="0"/>
        <w:spacing w:line="300" w:lineRule="auto"/>
        <w:ind w:firstLineChars="200" w:firstLine="420"/>
        <w:rPr>
          <w:rFonts w:ascii="宋体" w:hAnsi="宋体"/>
          <w:sz w:val="21"/>
          <w:szCs w:val="21"/>
        </w:rPr>
      </w:pPr>
      <w:r w:rsidRPr="00F77063">
        <w:rPr>
          <w:rFonts w:ascii="宋体" w:hAnsi="宋体"/>
          <w:sz w:val="21"/>
          <w:szCs w:val="21"/>
        </w:rPr>
        <w:t>CFooBase::FooBase()</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BA4562">
      <w:pPr>
        <w:shd w:val="clear" w:color="auto" w:fill="E6E6E6"/>
        <w:snapToGrid w:val="0"/>
        <w:spacing w:line="300" w:lineRule="auto"/>
        <w:ind w:firstLineChars="200" w:firstLine="420"/>
        <w:outlineLvl w:val="0"/>
        <w:rPr>
          <w:rFonts w:ascii="宋体" w:hAnsi="宋体"/>
          <w:sz w:val="21"/>
          <w:szCs w:val="21"/>
        </w:rPr>
      </w:pPr>
      <w:r w:rsidRPr="00F77063">
        <w:rPr>
          <w:rFonts w:ascii="宋体" w:hAnsi="宋体"/>
          <w:sz w:val="21"/>
          <w:szCs w:val="21"/>
        </w:rPr>
        <w:t>    Foo(); // local implemented interface function</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w:t>
      </w:r>
    </w:p>
    <w:p w:rsidR="00F77063" w:rsidRPr="00F77063" w:rsidRDefault="00F77063" w:rsidP="00BA4562">
      <w:pPr>
        <w:shd w:val="clear" w:color="auto" w:fill="E6E6E6"/>
        <w:snapToGrid w:val="0"/>
        <w:spacing w:line="300" w:lineRule="auto"/>
        <w:ind w:firstLineChars="200" w:firstLine="420"/>
        <w:outlineLvl w:val="0"/>
        <w:rPr>
          <w:rFonts w:ascii="宋体" w:hAnsi="宋体"/>
          <w:sz w:val="21"/>
          <w:szCs w:val="21"/>
        </w:rPr>
      </w:pPr>
      <w:r w:rsidRPr="00F77063">
        <w:rPr>
          <w:rFonts w:ascii="宋体" w:hAnsi="宋体"/>
          <w:sz w:val="21"/>
          <w:szCs w:val="21"/>
        </w:rPr>
        <w:t>    IFoo:Query(MyPrimeObj(), &amp;p); // get pBar's IFoo interface</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p-&gt;Foo();</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1701EB">
      <w:pPr>
        <w:snapToGrid w:val="0"/>
        <w:spacing w:line="300" w:lineRule="auto"/>
        <w:ind w:firstLineChars="200" w:firstLine="420"/>
        <w:rPr>
          <w:rFonts w:ascii="宋体" w:hAnsi="宋体"/>
          <w:sz w:val="21"/>
          <w:szCs w:val="21"/>
        </w:rPr>
      </w:pPr>
      <w:r w:rsidRPr="00F77063">
        <w:rPr>
          <w:rFonts w:ascii="宋体" w:hAnsi="宋体"/>
          <w:sz w:val="21"/>
          <w:szCs w:val="21"/>
        </w:rPr>
        <w:t>同样，CBar::Foo()</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BA4562">
      <w:pPr>
        <w:shd w:val="clear" w:color="auto" w:fill="E6E6E6"/>
        <w:snapToGrid w:val="0"/>
        <w:spacing w:line="300" w:lineRule="auto"/>
        <w:ind w:firstLineChars="200" w:firstLine="420"/>
        <w:outlineLvl w:val="0"/>
        <w:rPr>
          <w:rFonts w:ascii="宋体" w:hAnsi="宋体"/>
          <w:sz w:val="21"/>
          <w:szCs w:val="21"/>
        </w:rPr>
      </w:pPr>
      <w:r w:rsidRPr="00F77063">
        <w:rPr>
          <w:rFonts w:ascii="宋体" w:hAnsi="宋体"/>
          <w:sz w:val="21"/>
          <w:szCs w:val="21"/>
        </w:rPr>
        <w:t>    IFoo::AspectQuery(MyBaseObj(), &amp;p); // get pFoo's IFoo interface</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p-&gt;Foo();</w:t>
      </w:r>
    </w:p>
    <w:p w:rsidR="00F77063" w:rsidRPr="00F77063" w:rsidRDefault="00F77063" w:rsidP="003458C6">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p>
    <w:p w:rsidR="00F77063" w:rsidRPr="00F77063" w:rsidRDefault="00F77063" w:rsidP="0021650A">
      <w:pPr>
        <w:snapToGrid w:val="0"/>
        <w:spacing w:line="300" w:lineRule="auto"/>
        <w:ind w:firstLineChars="200" w:firstLine="420"/>
        <w:rPr>
          <w:rFonts w:ascii="宋体" w:hAnsi="宋体"/>
          <w:sz w:val="21"/>
          <w:szCs w:val="21"/>
        </w:rPr>
      </w:pPr>
      <w:r w:rsidRPr="00F77063">
        <w:rPr>
          <w:rFonts w:ascii="宋体" w:hAnsi="宋体"/>
          <w:sz w:val="21"/>
          <w:szCs w:val="21"/>
        </w:rPr>
        <w:t>可以看出，MyChild</w:t>
      </w:r>
      <w:r w:rsidR="001701EB">
        <w:rPr>
          <w:rFonts w:ascii="宋体" w:hAnsi="宋体"/>
          <w:sz w:val="21"/>
          <w:szCs w:val="21"/>
        </w:rPr>
        <w:t>永远取到最</w:t>
      </w:r>
      <w:r w:rsidR="001701EB">
        <w:rPr>
          <w:rFonts w:ascii="宋体" w:hAnsi="宋体" w:hint="eastAsia"/>
          <w:sz w:val="21"/>
          <w:szCs w:val="21"/>
        </w:rPr>
        <w:t>底</w:t>
      </w:r>
      <w:r w:rsidRPr="00F77063">
        <w:rPr>
          <w:rFonts w:ascii="宋体" w:hAnsi="宋体"/>
          <w:sz w:val="21"/>
          <w:szCs w:val="21"/>
        </w:rPr>
        <w:t>下的prime对象的Foo()实现，MyBaseObj()只能取到上一层的Foo()实现。其实，“base obj”就是“prime obj”的aspect。只此而已。</w:t>
      </w:r>
    </w:p>
    <w:p w:rsidR="00F77063" w:rsidRPr="00F77063" w:rsidRDefault="00F77063" w:rsidP="00F77063">
      <w:pPr>
        <w:snapToGrid w:val="0"/>
        <w:spacing w:line="300" w:lineRule="auto"/>
        <w:rPr>
          <w:rFonts w:ascii="宋体" w:hAnsi="宋体"/>
          <w:sz w:val="21"/>
          <w:szCs w:val="21"/>
        </w:rPr>
      </w:pPr>
      <w:r w:rsidRPr="00F77063">
        <w:rPr>
          <w:rFonts w:ascii="宋体" w:hAnsi="宋体"/>
          <w:sz w:val="21"/>
          <w:szCs w:val="21"/>
        </w:rPr>
        <w:t> </w:t>
      </w:r>
      <w:r w:rsidR="0021650A">
        <w:rPr>
          <w:rFonts w:ascii="宋体" w:hAnsi="宋体" w:hint="eastAsia"/>
          <w:sz w:val="21"/>
          <w:szCs w:val="21"/>
        </w:rPr>
        <w:t xml:space="preserve">　　</w:t>
      </w:r>
      <w:r w:rsidRPr="00F77063">
        <w:rPr>
          <w:rFonts w:ascii="宋体" w:hAnsi="宋体"/>
          <w:sz w:val="21"/>
          <w:szCs w:val="21"/>
        </w:rPr>
        <w:t>对于“聚合体CAR构件”外部的接口QI，查找永远从“prime object”开始，完全符合最底层构件的函数实现有被调用优先权的规则。</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[aggregate(CFoo)]</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xml:space="preserve">class CBar </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D52090">
      <w:pPr>
        <w:snapToGrid w:val="0"/>
        <w:spacing w:line="300" w:lineRule="auto"/>
        <w:ind w:firstLineChars="200" w:firstLine="420"/>
        <w:rPr>
          <w:rFonts w:ascii="宋体" w:hAnsi="宋体"/>
          <w:sz w:val="21"/>
          <w:szCs w:val="21"/>
        </w:rPr>
      </w:pPr>
      <w:r w:rsidRPr="00F77063">
        <w:rPr>
          <w:rFonts w:ascii="宋体" w:hAnsi="宋体"/>
          <w:sz w:val="21"/>
          <w:szCs w:val="21"/>
        </w:rPr>
        <w:t>或者</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[aggregate(CBar)]</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 xml:space="preserve">class CFoo </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F77063">
      <w:pPr>
        <w:snapToGrid w:val="0"/>
        <w:spacing w:line="300" w:lineRule="auto"/>
        <w:rPr>
          <w:rFonts w:ascii="宋体" w:hAnsi="宋体" w:hint="eastAsia"/>
          <w:sz w:val="21"/>
          <w:szCs w:val="21"/>
        </w:rPr>
      </w:pPr>
      <w:r w:rsidRPr="00F77063">
        <w:rPr>
          <w:rFonts w:ascii="宋体" w:hAnsi="宋体"/>
          <w:sz w:val="21"/>
          <w:szCs w:val="21"/>
        </w:rPr>
        <w:t> </w:t>
      </w:r>
    </w:p>
    <w:p w:rsidR="00F77063" w:rsidRPr="00F77063" w:rsidRDefault="00F77063" w:rsidP="00D52090">
      <w:pPr>
        <w:snapToGrid w:val="0"/>
        <w:spacing w:line="300" w:lineRule="auto"/>
        <w:ind w:firstLineChars="200" w:firstLine="420"/>
        <w:rPr>
          <w:rFonts w:ascii="宋体" w:hAnsi="宋体"/>
          <w:sz w:val="21"/>
          <w:szCs w:val="21"/>
        </w:rPr>
      </w:pPr>
      <w:r w:rsidRPr="00F77063">
        <w:rPr>
          <w:rFonts w:ascii="宋体" w:hAnsi="宋体"/>
          <w:sz w:val="21"/>
          <w:szCs w:val="21"/>
        </w:rPr>
        <w:t>以上的程序与以下的程序等价：</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class CBar : CFoo</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D52090">
      <w:pPr>
        <w:snapToGrid w:val="0"/>
        <w:spacing w:line="300" w:lineRule="auto"/>
        <w:ind w:firstLineChars="200" w:firstLine="420"/>
        <w:rPr>
          <w:rFonts w:ascii="宋体" w:hAnsi="宋体"/>
          <w:sz w:val="21"/>
          <w:szCs w:val="21"/>
        </w:rPr>
      </w:pPr>
      <w:r w:rsidRPr="00F77063">
        <w:rPr>
          <w:rFonts w:ascii="宋体" w:hAnsi="宋体"/>
          <w:sz w:val="21"/>
          <w:szCs w:val="21"/>
        </w:rPr>
        <w:t>或者</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class CFoo : CBar</w:t>
      </w:r>
    </w:p>
    <w:p w:rsidR="00F77063" w:rsidRPr="00F77063" w:rsidRDefault="00F77063" w:rsidP="00D52090">
      <w:pPr>
        <w:shd w:val="clear" w:color="auto" w:fill="E6E6E6"/>
        <w:snapToGrid w:val="0"/>
        <w:spacing w:line="300" w:lineRule="auto"/>
        <w:ind w:firstLineChars="200" w:firstLine="420"/>
        <w:rPr>
          <w:rFonts w:ascii="宋体" w:hAnsi="宋体"/>
          <w:sz w:val="21"/>
          <w:szCs w:val="21"/>
        </w:rPr>
      </w:pPr>
      <w:r w:rsidRPr="00F77063">
        <w:rPr>
          <w:rFonts w:ascii="宋体" w:hAnsi="宋体"/>
          <w:sz w:val="21"/>
          <w:szCs w:val="21"/>
        </w:rPr>
        <w:t>{...}</w:t>
      </w:r>
    </w:p>
    <w:p w:rsidR="00F77063" w:rsidRPr="00F77063" w:rsidRDefault="00F77063" w:rsidP="00D52090">
      <w:pPr>
        <w:snapToGrid w:val="0"/>
        <w:spacing w:line="300" w:lineRule="auto"/>
        <w:ind w:firstLineChars="200" w:firstLine="420"/>
        <w:rPr>
          <w:rFonts w:ascii="宋体" w:hAnsi="宋体" w:hint="eastAsia"/>
          <w:sz w:val="21"/>
          <w:szCs w:val="21"/>
        </w:rPr>
      </w:pPr>
      <w:r w:rsidRPr="00F77063">
        <w:rPr>
          <w:rFonts w:ascii="宋体" w:hAnsi="宋体"/>
          <w:sz w:val="21"/>
          <w:szCs w:val="21"/>
        </w:rPr>
        <w:lastRenderedPageBreak/>
        <w:t>基类是aspect，区分两个类中接口重名的时候优先取哪一个类的接口。用“实现继承”完成了代码复用</w:t>
      </w:r>
      <w:r>
        <w:rPr>
          <w:rFonts w:ascii="宋体" w:hAnsi="宋体" w:hint="eastAsia"/>
          <w:sz w:val="21"/>
          <w:szCs w:val="21"/>
        </w:rPr>
        <w:t>。</w:t>
      </w:r>
    </w:p>
    <w:p w:rsidR="00881479" w:rsidRPr="00F77063" w:rsidRDefault="00881479" w:rsidP="00881479">
      <w:pPr>
        <w:snapToGrid w:val="0"/>
        <w:spacing w:line="300" w:lineRule="auto"/>
        <w:rPr>
          <w:rFonts w:ascii="宋体" w:hAnsi="宋体" w:hint="eastAsia"/>
          <w:sz w:val="21"/>
          <w:szCs w:val="21"/>
        </w:rPr>
      </w:pPr>
    </w:p>
    <w:p w:rsidR="00421301" w:rsidRDefault="00421301" w:rsidP="00881479">
      <w:pPr>
        <w:snapToGrid w:val="0"/>
        <w:spacing w:line="300" w:lineRule="auto"/>
        <w:rPr>
          <w:rFonts w:ascii="宋体" w:hAnsi="宋体" w:hint="eastAsia"/>
          <w:sz w:val="21"/>
          <w:szCs w:val="21"/>
        </w:rPr>
      </w:pPr>
    </w:p>
    <w:p w:rsidR="00421301" w:rsidRPr="0081404D" w:rsidRDefault="00421301" w:rsidP="00881479">
      <w:pPr>
        <w:snapToGrid w:val="0"/>
        <w:spacing w:line="300" w:lineRule="auto"/>
        <w:rPr>
          <w:rFonts w:ascii="宋体" w:hAnsi="宋体" w:hint="eastAsia"/>
          <w:sz w:val="21"/>
          <w:szCs w:val="21"/>
        </w:rPr>
      </w:pPr>
    </w:p>
    <w:p w:rsidR="00A63A52" w:rsidRPr="00BC57E8" w:rsidRDefault="00881479" w:rsidP="00BA4562">
      <w:pPr>
        <w:pStyle w:val="2"/>
        <w:snapToGrid w:val="0"/>
        <w:spacing w:line="300" w:lineRule="auto"/>
        <w:rPr>
          <w:rFonts w:ascii="宋体" w:eastAsia="宋体" w:hAnsi="宋体" w:hint="eastAsia"/>
        </w:rPr>
      </w:pPr>
      <w:bookmarkStart w:id="421" w:name="_Toc142300895"/>
      <w:bookmarkStart w:id="422" w:name="_Toc148261068"/>
      <w:bookmarkStart w:id="423" w:name="_Toc152754379"/>
      <w:bookmarkStart w:id="424" w:name="_Toc197919039"/>
      <w:r>
        <w:rPr>
          <w:rFonts w:ascii="宋体" w:eastAsia="宋体" w:hAnsi="宋体" w:hint="eastAsia"/>
        </w:rPr>
        <w:t>7.12</w:t>
      </w:r>
      <w:r w:rsidR="00A63A52" w:rsidRPr="00BC57E8">
        <w:rPr>
          <w:rFonts w:ascii="宋体" w:eastAsia="宋体" w:hAnsi="宋体" w:hint="eastAsia"/>
        </w:rPr>
        <w:t xml:space="preserve"> local</w:t>
      </w:r>
      <w:bookmarkEnd w:id="421"/>
      <w:bookmarkEnd w:id="422"/>
      <w:bookmarkEnd w:id="423"/>
      <w:bookmarkEnd w:id="424"/>
    </w:p>
    <w:p w:rsidR="00727389"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此属性</w:t>
      </w:r>
      <w:r w:rsidR="00020AF7">
        <w:rPr>
          <w:rFonts w:ascii="宋体" w:hAnsi="宋体" w:hint="eastAsia"/>
          <w:sz w:val="21"/>
          <w:szCs w:val="21"/>
        </w:rPr>
        <w:t>有两种用法，一种</w:t>
      </w:r>
      <w:r w:rsidR="00727389">
        <w:rPr>
          <w:rFonts w:ascii="宋体" w:hAnsi="宋体"/>
          <w:sz w:val="21"/>
          <w:szCs w:val="21"/>
        </w:rPr>
        <w:t>用于修饰接口</w:t>
      </w:r>
      <w:r w:rsidR="00727389">
        <w:rPr>
          <w:rFonts w:ascii="宋体" w:hAnsi="宋体" w:hint="eastAsia"/>
          <w:sz w:val="21"/>
          <w:szCs w:val="21"/>
        </w:rPr>
        <w:t>。</w:t>
      </w:r>
    </w:p>
    <w:p w:rsidR="00A63A52" w:rsidRPr="00AB5DDD" w:rsidRDefault="00727389" w:rsidP="00AB5DDD">
      <w:pPr>
        <w:snapToGrid w:val="0"/>
        <w:spacing w:line="300" w:lineRule="auto"/>
        <w:ind w:firstLineChars="200" w:firstLine="420"/>
        <w:rPr>
          <w:rFonts w:ascii="宋体" w:hAnsi="宋体"/>
          <w:sz w:val="21"/>
          <w:szCs w:val="21"/>
        </w:rPr>
      </w:pPr>
      <w:r>
        <w:rPr>
          <w:rFonts w:ascii="宋体" w:hAnsi="宋体" w:hint="eastAsia"/>
          <w:sz w:val="21"/>
          <w:szCs w:val="21"/>
        </w:rPr>
        <w:t>如果</w:t>
      </w:r>
      <w:r w:rsidR="00020AF7" w:rsidRPr="00020AF7">
        <w:rPr>
          <w:rFonts w:ascii="宋体" w:hAnsi="宋体"/>
          <w:sz w:val="21"/>
          <w:szCs w:val="21"/>
        </w:rPr>
        <w:t>要取得的接口的属性为local</w:t>
      </w:r>
      <w:r w:rsidR="00020AF7">
        <w:rPr>
          <w:rFonts w:ascii="宋体" w:hAnsi="宋体" w:hint="eastAsia"/>
          <w:sz w:val="21"/>
          <w:szCs w:val="21"/>
        </w:rPr>
        <w:t>，</w:t>
      </w:r>
      <w:r w:rsidR="00A63A52" w:rsidRPr="00AB5DDD">
        <w:rPr>
          <w:rFonts w:ascii="宋体" w:hAnsi="宋体"/>
          <w:sz w:val="21"/>
          <w:szCs w:val="21"/>
        </w:rPr>
        <w:t>标识提供该接口的类的类对象与客户程序只能在相同的域内使用，不能用于远程调用。例如：</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module</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[local]</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interface IInterface</w:t>
      </w:r>
      <w:r w:rsidR="00020AF7">
        <w:rPr>
          <w:rFonts w:ascii="宋体" w:hAnsi="宋体" w:hint="eastAsia"/>
          <w:sz w:val="21"/>
          <w:szCs w:val="21"/>
        </w:rPr>
        <w:t>1</w:t>
      </w:r>
      <w:r w:rsidRPr="002157D1">
        <w:rPr>
          <w:rFonts w:ascii="宋体" w:hAnsi="宋体"/>
          <w:sz w:val="21"/>
          <w:szCs w:val="21"/>
        </w:rPr>
        <w:t xml:space="preserve"> {</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A63A52"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p>
    <w:p w:rsidR="00020AF7" w:rsidRPr="002157D1" w:rsidRDefault="00020AF7" w:rsidP="00020AF7">
      <w:pPr>
        <w:shd w:val="clear" w:color="auto" w:fill="E6E6E6"/>
        <w:snapToGrid w:val="0"/>
        <w:spacing w:line="300" w:lineRule="auto"/>
        <w:ind w:firstLineChars="400" w:firstLine="840"/>
        <w:rPr>
          <w:rFonts w:ascii="宋体" w:hAnsi="宋体"/>
          <w:sz w:val="21"/>
          <w:szCs w:val="21"/>
        </w:rPr>
      </w:pPr>
      <w:r w:rsidRPr="002157D1">
        <w:rPr>
          <w:rFonts w:ascii="宋体" w:hAnsi="宋体"/>
          <w:sz w:val="21"/>
          <w:szCs w:val="21"/>
        </w:rPr>
        <w:t>interface IInterface</w:t>
      </w:r>
      <w:r>
        <w:rPr>
          <w:rFonts w:ascii="宋体" w:hAnsi="宋体" w:hint="eastAsia"/>
          <w:sz w:val="21"/>
          <w:szCs w:val="21"/>
        </w:rPr>
        <w:t>2</w:t>
      </w:r>
      <w:r w:rsidRPr="002157D1">
        <w:rPr>
          <w:rFonts w:ascii="宋体" w:hAnsi="宋体"/>
          <w:sz w:val="21"/>
          <w:szCs w:val="21"/>
        </w:rPr>
        <w:t xml:space="preserve"> {</w:t>
      </w:r>
    </w:p>
    <w:p w:rsidR="00020AF7" w:rsidRPr="002157D1" w:rsidRDefault="00020AF7" w:rsidP="00020AF7">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 xml:space="preserve">        ……</w:t>
      </w:r>
    </w:p>
    <w:p w:rsidR="00020AF7" w:rsidRDefault="00020AF7" w:rsidP="00020AF7">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p>
    <w:p w:rsidR="00020AF7" w:rsidRPr="002157D1" w:rsidRDefault="00020AF7" w:rsidP="00020AF7">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class CClass {</w:t>
      </w:r>
    </w:p>
    <w:p w:rsidR="00A63A52"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r w:rsidR="00020AF7">
        <w:rPr>
          <w:rFonts w:ascii="宋体" w:hAnsi="宋体" w:hint="eastAsia"/>
          <w:sz w:val="21"/>
          <w:szCs w:val="21"/>
        </w:rPr>
        <w:t xml:space="preserve">    </w:t>
      </w:r>
      <w:r w:rsidRPr="002157D1">
        <w:rPr>
          <w:rFonts w:ascii="宋体" w:hAnsi="宋体"/>
          <w:sz w:val="21"/>
          <w:szCs w:val="21"/>
        </w:rPr>
        <w:t>……</w:t>
      </w:r>
    </w:p>
    <w:p w:rsidR="00020AF7" w:rsidRPr="002157D1" w:rsidRDefault="00020AF7" w:rsidP="00020AF7">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F77EC0"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示例构件LocalDemo中，定义的接口IInterface</w:t>
      </w:r>
      <w:r w:rsidR="00020AF7">
        <w:rPr>
          <w:rFonts w:ascii="宋体" w:hAnsi="宋体" w:hint="eastAsia"/>
          <w:sz w:val="21"/>
          <w:szCs w:val="21"/>
        </w:rPr>
        <w:t>1</w:t>
      </w:r>
      <w:r w:rsidRPr="00AB5DDD">
        <w:rPr>
          <w:rFonts w:ascii="宋体" w:hAnsi="宋体"/>
          <w:sz w:val="21"/>
          <w:szCs w:val="21"/>
        </w:rPr>
        <w:t>使用了local属性，</w:t>
      </w:r>
      <w:r w:rsidR="00F77EC0">
        <w:rPr>
          <w:rFonts w:ascii="宋体" w:hAnsi="宋体" w:hint="eastAsia"/>
          <w:sz w:val="21"/>
          <w:szCs w:val="21"/>
        </w:rPr>
        <w:t>所以不能使用NewInContext（</w:t>
      </w:r>
      <w:r w:rsidR="00F77EC0" w:rsidRPr="00AB5DDD">
        <w:rPr>
          <w:rFonts w:ascii="宋体" w:hAnsi="宋体"/>
          <w:sz w:val="21"/>
          <w:szCs w:val="21"/>
        </w:rPr>
        <w:t>CTX_</w:t>
      </w:r>
      <w:r w:rsidR="00F77EC0">
        <w:rPr>
          <w:rFonts w:ascii="宋体" w:hAnsi="宋体" w:hint="eastAsia"/>
          <w:sz w:val="21"/>
          <w:szCs w:val="21"/>
        </w:rPr>
        <w:t>DIFF</w:t>
      </w:r>
      <w:r w:rsidR="00F77EC0" w:rsidRPr="00AB5DDD">
        <w:rPr>
          <w:rFonts w:ascii="宋体" w:hAnsi="宋体"/>
          <w:sz w:val="21"/>
          <w:szCs w:val="21"/>
        </w:rPr>
        <w:t>_DOMAIN</w:t>
      </w:r>
      <w:r w:rsidR="00F77EC0">
        <w:rPr>
          <w:rFonts w:ascii="宋体" w:hAnsi="宋体" w:hint="eastAsia"/>
          <w:sz w:val="21"/>
          <w:szCs w:val="21"/>
        </w:rPr>
        <w:t>，&amp;p</w:t>
      </w:r>
      <w:r w:rsidR="00F77EC0" w:rsidRPr="00AB5DDD">
        <w:rPr>
          <w:rFonts w:ascii="宋体" w:hAnsi="宋体"/>
          <w:sz w:val="21"/>
          <w:szCs w:val="21"/>
        </w:rPr>
        <w:t>IInterface</w:t>
      </w:r>
      <w:r w:rsidR="00F77EC0">
        <w:rPr>
          <w:rFonts w:ascii="宋体" w:hAnsi="宋体" w:hint="eastAsia"/>
          <w:sz w:val="21"/>
          <w:szCs w:val="21"/>
        </w:rPr>
        <w:t>1</w:t>
      </w:r>
      <w:r w:rsidR="00F77EC0">
        <w:rPr>
          <w:rFonts w:ascii="宋体" w:hAnsi="宋体"/>
          <w:sz w:val="21"/>
          <w:szCs w:val="21"/>
        </w:rPr>
        <w:t>）</w:t>
      </w:r>
      <w:r w:rsidR="00F77EC0">
        <w:rPr>
          <w:rFonts w:ascii="宋体" w:hAnsi="宋体" w:hint="eastAsia"/>
          <w:sz w:val="21"/>
          <w:szCs w:val="21"/>
        </w:rPr>
        <w:t>来创建对象。</w:t>
      </w:r>
    </w:p>
    <w:p w:rsidR="00A63A52" w:rsidRDefault="00020AF7" w:rsidP="00AB5DDD">
      <w:pPr>
        <w:snapToGrid w:val="0"/>
        <w:spacing w:line="300" w:lineRule="auto"/>
        <w:ind w:firstLineChars="200" w:firstLine="420"/>
        <w:rPr>
          <w:rFonts w:ascii="宋体" w:hAnsi="宋体" w:hint="eastAsia"/>
          <w:sz w:val="21"/>
          <w:szCs w:val="21"/>
        </w:rPr>
      </w:pPr>
      <w:r>
        <w:rPr>
          <w:rFonts w:ascii="宋体" w:hAnsi="宋体" w:hint="eastAsia"/>
          <w:sz w:val="21"/>
          <w:szCs w:val="21"/>
        </w:rPr>
        <w:t>但是当客户</w:t>
      </w:r>
      <w:r w:rsidRPr="00AB5DDD">
        <w:rPr>
          <w:rFonts w:ascii="宋体" w:hAnsi="宋体"/>
          <w:sz w:val="21"/>
          <w:szCs w:val="21"/>
        </w:rPr>
        <w:t>程序</w:t>
      </w:r>
      <w:r w:rsidRPr="00020AF7">
        <w:rPr>
          <w:rFonts w:ascii="宋体" w:hAnsi="宋体"/>
          <w:sz w:val="21"/>
          <w:szCs w:val="21"/>
        </w:rPr>
        <w:t>要取得的接口</w:t>
      </w:r>
      <w:r>
        <w:rPr>
          <w:rFonts w:ascii="宋体" w:hAnsi="宋体" w:hint="eastAsia"/>
          <w:sz w:val="21"/>
          <w:szCs w:val="21"/>
        </w:rPr>
        <w:t>为非local的接口</w:t>
      </w:r>
      <w:r w:rsidRPr="002157D1">
        <w:rPr>
          <w:rFonts w:ascii="宋体" w:hAnsi="宋体"/>
          <w:sz w:val="21"/>
          <w:szCs w:val="21"/>
        </w:rPr>
        <w:t>IInterface</w:t>
      </w:r>
      <w:r>
        <w:rPr>
          <w:rFonts w:ascii="宋体" w:hAnsi="宋体" w:hint="eastAsia"/>
          <w:sz w:val="21"/>
          <w:szCs w:val="21"/>
        </w:rPr>
        <w:t>2时，可以在diffdomain</w:t>
      </w:r>
      <w:r w:rsidR="00A63A52" w:rsidRPr="00AB5DDD">
        <w:rPr>
          <w:rFonts w:ascii="宋体" w:hAnsi="宋体"/>
          <w:sz w:val="21"/>
          <w:szCs w:val="21"/>
        </w:rPr>
        <w:t>实例化</w:t>
      </w:r>
      <w:r w:rsidR="00787F90">
        <w:rPr>
          <w:rFonts w:ascii="宋体" w:hAnsi="宋体" w:hint="eastAsia"/>
          <w:sz w:val="21"/>
          <w:szCs w:val="21"/>
        </w:rPr>
        <w:t>CClass</w:t>
      </w:r>
      <w:r w:rsidR="00787F90">
        <w:rPr>
          <w:rFonts w:ascii="宋体" w:hAnsi="宋体"/>
          <w:sz w:val="21"/>
          <w:szCs w:val="21"/>
        </w:rPr>
        <w:t>类的对象</w:t>
      </w:r>
      <w:r w:rsidR="00A63A52" w:rsidRPr="00AB5DDD">
        <w:rPr>
          <w:rFonts w:ascii="宋体" w:hAnsi="宋体"/>
          <w:sz w:val="21"/>
          <w:szCs w:val="21"/>
        </w:rPr>
        <w:t>，</w:t>
      </w:r>
      <w:r w:rsidR="009D31F6">
        <w:rPr>
          <w:rFonts w:ascii="宋体" w:hAnsi="宋体" w:hint="eastAsia"/>
          <w:sz w:val="21"/>
          <w:szCs w:val="21"/>
        </w:rPr>
        <w:t>也就是可以使用NewInContext（</w:t>
      </w:r>
      <w:r w:rsidR="009D31F6" w:rsidRPr="00AB5DDD">
        <w:rPr>
          <w:rFonts w:ascii="宋体" w:hAnsi="宋体"/>
          <w:sz w:val="21"/>
          <w:szCs w:val="21"/>
        </w:rPr>
        <w:t>CTX_</w:t>
      </w:r>
      <w:r w:rsidR="009D31F6">
        <w:rPr>
          <w:rFonts w:ascii="宋体" w:hAnsi="宋体" w:hint="eastAsia"/>
          <w:sz w:val="21"/>
          <w:szCs w:val="21"/>
        </w:rPr>
        <w:t>DIFF</w:t>
      </w:r>
      <w:r w:rsidR="009D31F6" w:rsidRPr="00AB5DDD">
        <w:rPr>
          <w:rFonts w:ascii="宋体" w:hAnsi="宋体"/>
          <w:sz w:val="21"/>
          <w:szCs w:val="21"/>
        </w:rPr>
        <w:t>_DOMAIN</w:t>
      </w:r>
      <w:r w:rsidR="009D31F6">
        <w:rPr>
          <w:rFonts w:ascii="宋体" w:hAnsi="宋体" w:hint="eastAsia"/>
          <w:sz w:val="21"/>
          <w:szCs w:val="21"/>
        </w:rPr>
        <w:t>，&amp;p</w:t>
      </w:r>
      <w:r w:rsidR="009D31F6" w:rsidRPr="00AB5DDD">
        <w:rPr>
          <w:rFonts w:ascii="宋体" w:hAnsi="宋体"/>
          <w:sz w:val="21"/>
          <w:szCs w:val="21"/>
        </w:rPr>
        <w:t>IInterface</w:t>
      </w:r>
      <w:r w:rsidR="009D31F6">
        <w:rPr>
          <w:rFonts w:ascii="宋体" w:hAnsi="宋体" w:hint="eastAsia"/>
          <w:sz w:val="21"/>
          <w:szCs w:val="21"/>
        </w:rPr>
        <w:t>2</w:t>
      </w:r>
      <w:r w:rsidR="009D31F6">
        <w:rPr>
          <w:rFonts w:ascii="宋体" w:hAnsi="宋体"/>
          <w:sz w:val="21"/>
          <w:szCs w:val="21"/>
        </w:rPr>
        <w:t>）</w:t>
      </w:r>
      <w:r w:rsidR="009D31F6">
        <w:rPr>
          <w:rFonts w:ascii="宋体" w:hAnsi="宋体" w:hint="eastAsia"/>
          <w:sz w:val="21"/>
          <w:szCs w:val="21"/>
        </w:rPr>
        <w:t>来创建对象，</w:t>
      </w:r>
      <w:r w:rsidR="00F77EC0">
        <w:rPr>
          <w:rFonts w:ascii="宋体" w:hAnsi="宋体" w:hint="eastAsia"/>
          <w:sz w:val="21"/>
          <w:szCs w:val="21"/>
        </w:rPr>
        <w:t>只不过</w:t>
      </w:r>
      <w:r w:rsidR="00787F90">
        <w:rPr>
          <w:rFonts w:ascii="宋体" w:hAnsi="宋体" w:hint="eastAsia"/>
          <w:sz w:val="21"/>
          <w:szCs w:val="21"/>
        </w:rPr>
        <w:t>这时具有local接口的</w:t>
      </w:r>
      <w:r w:rsidR="00787F90" w:rsidRPr="00AB5DDD">
        <w:rPr>
          <w:rFonts w:ascii="宋体" w:hAnsi="宋体"/>
          <w:sz w:val="21"/>
          <w:szCs w:val="21"/>
        </w:rPr>
        <w:t>IInterface</w:t>
      </w:r>
      <w:r w:rsidR="00787F90">
        <w:rPr>
          <w:rFonts w:ascii="宋体" w:hAnsi="宋体" w:hint="eastAsia"/>
          <w:sz w:val="21"/>
          <w:szCs w:val="21"/>
        </w:rPr>
        <w:t>1就不能被QI出来。</w:t>
      </w:r>
    </w:p>
    <w:p w:rsidR="00727389" w:rsidRDefault="00727389" w:rsidP="00AB5DDD">
      <w:pPr>
        <w:snapToGrid w:val="0"/>
        <w:spacing w:line="300" w:lineRule="auto"/>
        <w:ind w:firstLineChars="200" w:firstLine="420"/>
        <w:rPr>
          <w:rFonts w:ascii="宋体" w:hAnsi="宋体" w:hint="eastAsia"/>
          <w:sz w:val="21"/>
          <w:szCs w:val="21"/>
        </w:rPr>
      </w:pPr>
    </w:p>
    <w:p w:rsidR="00727389" w:rsidRDefault="00727389" w:rsidP="00AB5DDD">
      <w:pPr>
        <w:snapToGrid w:val="0"/>
        <w:spacing w:line="300" w:lineRule="auto"/>
        <w:ind w:firstLineChars="200" w:firstLine="420"/>
        <w:rPr>
          <w:rFonts w:ascii="宋体" w:hAnsi="宋体" w:hint="eastAsia"/>
          <w:sz w:val="21"/>
          <w:szCs w:val="21"/>
        </w:rPr>
      </w:pPr>
      <w:r>
        <w:rPr>
          <w:rFonts w:ascii="宋体" w:hAnsi="宋体" w:hint="eastAsia"/>
          <w:sz w:val="21"/>
          <w:szCs w:val="21"/>
        </w:rPr>
        <w:t>此属性的另外一种用法是修饰class类。</w:t>
      </w:r>
    </w:p>
    <w:p w:rsidR="00FA750C" w:rsidRDefault="00FA750C" w:rsidP="00FA750C">
      <w:pPr>
        <w:snapToGrid w:val="0"/>
        <w:spacing w:line="300" w:lineRule="auto"/>
        <w:ind w:firstLineChars="200" w:firstLine="420"/>
        <w:rPr>
          <w:rFonts w:ascii="宋体" w:hAnsi="宋体" w:hint="eastAsia"/>
          <w:sz w:val="21"/>
          <w:szCs w:val="21"/>
        </w:rPr>
      </w:pPr>
      <w:r w:rsidRPr="00FA750C">
        <w:rPr>
          <w:rFonts w:ascii="宋体" w:hAnsi="宋体" w:hint="eastAsia"/>
          <w:sz w:val="21"/>
          <w:szCs w:val="21"/>
        </w:rPr>
        <w:t>用于修饰带有constructor</w:t>
      </w:r>
      <w:r>
        <w:rPr>
          <w:rFonts w:ascii="宋体" w:hAnsi="宋体" w:hint="eastAsia"/>
          <w:sz w:val="21"/>
          <w:szCs w:val="21"/>
        </w:rPr>
        <w:t>（内有非自</w:t>
      </w:r>
      <w:r w:rsidRPr="00FA750C">
        <w:rPr>
          <w:rFonts w:ascii="宋体" w:hAnsi="宋体" w:hint="eastAsia"/>
          <w:sz w:val="21"/>
          <w:szCs w:val="21"/>
        </w:rPr>
        <w:t>描述参数）的类，如果这样的类不用local修饰，编译器会报warning，并自动把生成的类厂接口转为local，如给这样的类加上local，则可去除该warning。</w:t>
      </w:r>
      <w:r>
        <w:rPr>
          <w:rFonts w:ascii="宋体" w:hAnsi="宋体" w:hint="eastAsia"/>
          <w:sz w:val="21"/>
          <w:szCs w:val="21"/>
        </w:rPr>
        <w:t>用法如下：</w:t>
      </w:r>
    </w:p>
    <w:p w:rsidR="00FA750C" w:rsidRPr="00FA750C" w:rsidRDefault="00FA750C" w:rsidP="00FA750C">
      <w:pPr>
        <w:shd w:val="clear" w:color="auto" w:fill="E6E6E6"/>
        <w:snapToGrid w:val="0"/>
        <w:spacing w:line="300" w:lineRule="auto"/>
        <w:ind w:firstLineChars="200" w:firstLine="420"/>
        <w:rPr>
          <w:rFonts w:ascii="宋体" w:hAnsi="宋体"/>
          <w:sz w:val="21"/>
          <w:szCs w:val="21"/>
        </w:rPr>
      </w:pPr>
      <w:r w:rsidRPr="00FA750C">
        <w:rPr>
          <w:rFonts w:ascii="宋体" w:hAnsi="宋体"/>
          <w:sz w:val="21"/>
          <w:szCs w:val="21"/>
        </w:rPr>
        <w:t>[local]</w:t>
      </w:r>
    </w:p>
    <w:p w:rsidR="00FA750C" w:rsidRPr="00FA750C" w:rsidRDefault="00FA750C" w:rsidP="00FA750C">
      <w:pPr>
        <w:shd w:val="clear" w:color="auto" w:fill="E6E6E6"/>
        <w:snapToGrid w:val="0"/>
        <w:spacing w:line="300" w:lineRule="auto"/>
        <w:ind w:firstLineChars="200" w:firstLine="420"/>
        <w:rPr>
          <w:rFonts w:ascii="宋体" w:hAnsi="宋体"/>
          <w:sz w:val="21"/>
          <w:szCs w:val="21"/>
        </w:rPr>
      </w:pPr>
      <w:r w:rsidRPr="00FA750C">
        <w:rPr>
          <w:rFonts w:ascii="宋体" w:hAnsi="宋体"/>
          <w:sz w:val="21"/>
          <w:szCs w:val="21"/>
        </w:rPr>
        <w:t>class CFoo {</w:t>
      </w:r>
    </w:p>
    <w:p w:rsidR="00FA750C" w:rsidRPr="00FA750C" w:rsidRDefault="00FA750C" w:rsidP="00FA750C">
      <w:pPr>
        <w:shd w:val="clear" w:color="auto" w:fill="E6E6E6"/>
        <w:snapToGrid w:val="0"/>
        <w:spacing w:line="300" w:lineRule="auto"/>
        <w:ind w:firstLineChars="200" w:firstLine="420"/>
        <w:rPr>
          <w:rFonts w:ascii="宋体" w:hAnsi="宋体"/>
          <w:sz w:val="21"/>
          <w:szCs w:val="21"/>
        </w:rPr>
      </w:pPr>
      <w:r w:rsidRPr="00FA750C">
        <w:rPr>
          <w:rFonts w:ascii="宋体" w:hAnsi="宋体"/>
          <w:sz w:val="21"/>
          <w:szCs w:val="21"/>
        </w:rPr>
        <w:t xml:space="preserve">    constructor();</w:t>
      </w:r>
    </w:p>
    <w:p w:rsidR="00FA750C" w:rsidRPr="00FA750C" w:rsidRDefault="00FA750C" w:rsidP="00FA750C">
      <w:pPr>
        <w:shd w:val="clear" w:color="auto" w:fill="E6E6E6"/>
        <w:snapToGrid w:val="0"/>
        <w:spacing w:line="300" w:lineRule="auto"/>
        <w:ind w:firstLineChars="200" w:firstLine="420"/>
        <w:rPr>
          <w:rFonts w:ascii="宋体" w:hAnsi="宋体"/>
          <w:sz w:val="21"/>
          <w:szCs w:val="21"/>
        </w:rPr>
      </w:pPr>
      <w:r w:rsidRPr="00FA750C">
        <w:rPr>
          <w:rFonts w:ascii="宋体" w:hAnsi="宋体"/>
          <w:sz w:val="21"/>
          <w:szCs w:val="21"/>
        </w:rPr>
        <w:t xml:space="preserve">    constructor(Int32 i);</w:t>
      </w:r>
    </w:p>
    <w:p w:rsidR="00FA750C" w:rsidRPr="00FA750C" w:rsidRDefault="00FA750C" w:rsidP="00FA750C">
      <w:pPr>
        <w:shd w:val="clear" w:color="auto" w:fill="E6E6E6"/>
        <w:snapToGrid w:val="0"/>
        <w:spacing w:line="300" w:lineRule="auto"/>
        <w:ind w:firstLineChars="200" w:firstLine="420"/>
        <w:rPr>
          <w:rFonts w:ascii="宋体" w:hAnsi="宋体" w:hint="eastAsia"/>
          <w:sz w:val="21"/>
          <w:szCs w:val="21"/>
        </w:rPr>
      </w:pPr>
      <w:r w:rsidRPr="00FA750C">
        <w:rPr>
          <w:rFonts w:ascii="宋体" w:hAnsi="宋体" w:hint="eastAsia"/>
          <w:sz w:val="21"/>
          <w:szCs w:val="21"/>
        </w:rPr>
        <w:t xml:space="preserve">    constructor(Void *p); // 非自描述类型</w:t>
      </w:r>
    </w:p>
    <w:p w:rsidR="00FA750C" w:rsidRPr="00FA750C" w:rsidRDefault="00FA750C" w:rsidP="00FA750C">
      <w:pPr>
        <w:shd w:val="clear" w:color="auto" w:fill="E6E6E6"/>
        <w:snapToGrid w:val="0"/>
        <w:spacing w:line="300" w:lineRule="auto"/>
        <w:ind w:firstLineChars="200" w:firstLine="420"/>
        <w:rPr>
          <w:rFonts w:ascii="宋体" w:hAnsi="宋体"/>
          <w:sz w:val="21"/>
          <w:szCs w:val="21"/>
        </w:rPr>
      </w:pPr>
      <w:r w:rsidRPr="00FA750C">
        <w:rPr>
          <w:rFonts w:ascii="宋体" w:hAnsi="宋体"/>
          <w:sz w:val="21"/>
          <w:szCs w:val="21"/>
        </w:rPr>
        <w:t xml:space="preserve">    interface IFoo;</w:t>
      </w:r>
    </w:p>
    <w:p w:rsidR="00FA750C" w:rsidRDefault="00FA750C" w:rsidP="00FA750C">
      <w:pPr>
        <w:shd w:val="clear" w:color="auto" w:fill="E6E6E6"/>
        <w:snapToGrid w:val="0"/>
        <w:spacing w:line="300" w:lineRule="auto"/>
        <w:ind w:firstLineChars="200" w:firstLine="420"/>
        <w:rPr>
          <w:rFonts w:ascii="宋体" w:hAnsi="宋体" w:hint="eastAsia"/>
          <w:sz w:val="21"/>
          <w:szCs w:val="21"/>
        </w:rPr>
      </w:pPr>
      <w:r w:rsidRPr="00FA750C">
        <w:rPr>
          <w:rFonts w:ascii="宋体" w:hAnsi="宋体"/>
          <w:sz w:val="21"/>
          <w:szCs w:val="21"/>
        </w:rPr>
        <w:t>}</w:t>
      </w:r>
    </w:p>
    <w:p w:rsidR="00FA750C" w:rsidRDefault="00FA750C" w:rsidP="00FA750C">
      <w:pPr>
        <w:snapToGrid w:val="0"/>
        <w:spacing w:line="300" w:lineRule="auto"/>
        <w:ind w:firstLineChars="200" w:firstLine="420"/>
        <w:rPr>
          <w:rFonts w:ascii="宋体" w:hAnsi="宋体" w:hint="eastAsia"/>
          <w:sz w:val="21"/>
          <w:szCs w:val="21"/>
        </w:rPr>
      </w:pPr>
      <w:r w:rsidRPr="00FA750C">
        <w:rPr>
          <w:rFonts w:ascii="宋体" w:hAnsi="宋体" w:hint="eastAsia"/>
          <w:sz w:val="21"/>
          <w:szCs w:val="21"/>
        </w:rPr>
        <w:lastRenderedPageBreak/>
        <w:t>加了local属性的类，其(全部)构造函数就不能远程。</w:t>
      </w:r>
      <w:r>
        <w:rPr>
          <w:rFonts w:ascii="宋体" w:hAnsi="宋体" w:hint="eastAsia"/>
          <w:sz w:val="21"/>
          <w:szCs w:val="21"/>
        </w:rPr>
        <w:t>也就是</w:t>
      </w:r>
      <w:r w:rsidRPr="00FA750C">
        <w:rPr>
          <w:rFonts w:ascii="宋体" w:hAnsi="宋体" w:hint="eastAsia"/>
          <w:sz w:val="21"/>
          <w:szCs w:val="21"/>
        </w:rPr>
        <w:t>NewInContext的第一个参数不可以是CTX_DIFF_DOMAIN,否则的话就返回E_CONFLICT_WITH_LOCAL_KEYWORD</w:t>
      </w:r>
      <w:r w:rsidR="001F340A">
        <w:rPr>
          <w:rFonts w:ascii="宋体" w:hAnsi="宋体" w:hint="eastAsia"/>
          <w:sz w:val="21"/>
          <w:szCs w:val="21"/>
        </w:rPr>
        <w:t>。</w:t>
      </w:r>
    </w:p>
    <w:p w:rsidR="001F340A" w:rsidRPr="00FA750C" w:rsidRDefault="001F340A" w:rsidP="00FA750C">
      <w:pPr>
        <w:snapToGrid w:val="0"/>
        <w:spacing w:line="300" w:lineRule="auto"/>
        <w:ind w:firstLineChars="200" w:firstLine="420"/>
        <w:rPr>
          <w:rFonts w:ascii="宋体" w:hAnsi="宋体" w:hint="eastAsia"/>
          <w:sz w:val="21"/>
          <w:szCs w:val="21"/>
        </w:rPr>
      </w:pPr>
    </w:p>
    <w:p w:rsidR="00782A40" w:rsidRDefault="00A63A52" w:rsidP="00FA750C">
      <w:pPr>
        <w:snapToGrid w:val="0"/>
        <w:spacing w:line="300" w:lineRule="auto"/>
        <w:ind w:firstLineChars="200" w:firstLine="420"/>
        <w:rPr>
          <w:rFonts w:ascii="宋体" w:hAnsi="宋体" w:hint="eastAsia"/>
          <w:sz w:val="21"/>
          <w:szCs w:val="21"/>
        </w:rPr>
      </w:pPr>
      <w:r w:rsidRPr="00AB5DDD">
        <w:rPr>
          <w:rFonts w:ascii="宋体" w:hAnsi="宋体"/>
          <w:sz w:val="21"/>
          <w:szCs w:val="21"/>
        </w:rPr>
        <w:t>在构件定义中，某接口参数</w:t>
      </w:r>
      <w:r w:rsidR="002738F3">
        <w:rPr>
          <w:rFonts w:ascii="宋体" w:hAnsi="宋体" w:hint="eastAsia"/>
          <w:sz w:val="21"/>
          <w:szCs w:val="21"/>
        </w:rPr>
        <w:t>或者constructor的参数</w:t>
      </w:r>
      <w:r w:rsidRPr="00AB5DDD">
        <w:rPr>
          <w:rFonts w:ascii="宋体" w:hAnsi="宋体"/>
          <w:sz w:val="21"/>
          <w:szCs w:val="21"/>
        </w:rPr>
        <w:t>使用非CAR支持的数据类型</w:t>
      </w:r>
      <w:r w:rsidR="00D950C3">
        <w:rPr>
          <w:rFonts w:ascii="宋体" w:hAnsi="宋体" w:hint="eastAsia"/>
          <w:sz w:val="21"/>
          <w:szCs w:val="21"/>
        </w:rPr>
        <w:t>或者不可以用于列集/散集的数据类型</w:t>
      </w:r>
      <w:r w:rsidRPr="00AB5DDD">
        <w:rPr>
          <w:rFonts w:ascii="宋体" w:hAnsi="宋体"/>
          <w:sz w:val="21"/>
          <w:szCs w:val="21"/>
        </w:rPr>
        <w:t>，编译时，编译器将自动强制给该接口</w:t>
      </w:r>
      <w:r w:rsidR="002738F3">
        <w:rPr>
          <w:rFonts w:ascii="宋体" w:hAnsi="宋体" w:hint="eastAsia"/>
          <w:sz w:val="21"/>
          <w:szCs w:val="21"/>
        </w:rPr>
        <w:t>或者类厂接口</w:t>
      </w:r>
      <w:r w:rsidRPr="00AB5DDD">
        <w:rPr>
          <w:rFonts w:ascii="宋体" w:hAnsi="宋体"/>
          <w:sz w:val="21"/>
          <w:szCs w:val="21"/>
        </w:rPr>
        <w:t>加上local</w:t>
      </w:r>
      <w:r w:rsidR="00CF65C7">
        <w:rPr>
          <w:rFonts w:ascii="宋体" w:hAnsi="宋体"/>
          <w:sz w:val="21"/>
          <w:szCs w:val="21"/>
        </w:rPr>
        <w:t>属性</w:t>
      </w:r>
      <w:r w:rsidR="00CF65C7">
        <w:rPr>
          <w:rFonts w:ascii="宋体" w:hAnsi="宋体" w:hint="eastAsia"/>
          <w:sz w:val="21"/>
          <w:szCs w:val="21"/>
        </w:rPr>
        <w:t>。下表中凡是列出的参数类型，都是可以用于列集/散集</w:t>
      </w:r>
      <w:r w:rsidR="008824BD">
        <w:rPr>
          <w:rFonts w:ascii="宋体" w:hAnsi="宋体" w:hint="eastAsia"/>
          <w:sz w:val="21"/>
          <w:szCs w:val="21"/>
        </w:rPr>
        <w:t>的数据类型，其余的参数所在接口都需加上</w:t>
      </w:r>
      <w:r w:rsidR="008824BD" w:rsidRPr="00AB5DDD">
        <w:rPr>
          <w:rFonts w:ascii="宋体" w:hAnsi="宋体"/>
          <w:sz w:val="21"/>
          <w:szCs w:val="21"/>
        </w:rPr>
        <w:t>local</w:t>
      </w:r>
      <w:r w:rsidR="008824BD">
        <w:rPr>
          <w:rFonts w:ascii="宋体" w:hAnsi="宋体"/>
          <w:sz w:val="21"/>
          <w:szCs w:val="21"/>
        </w:rPr>
        <w:t>属性</w:t>
      </w:r>
      <w:r w:rsidR="008824BD">
        <w:rPr>
          <w:rFonts w:ascii="宋体" w:hAnsi="宋体" w:hint="eastAsia"/>
          <w:sz w:val="21"/>
          <w:szCs w:val="21"/>
        </w:rPr>
        <w:t>。</w:t>
      </w:r>
    </w:p>
    <w:tbl>
      <w:tblPr>
        <w:tblStyle w:val="a3"/>
        <w:tblW w:w="0" w:type="auto"/>
        <w:tblLook w:val="01E0" w:firstRow="1" w:lastRow="1" w:firstColumn="1" w:lastColumn="1" w:noHBand="0" w:noVBand="0"/>
      </w:tblPr>
      <w:tblGrid>
        <w:gridCol w:w="2421"/>
        <w:gridCol w:w="1647"/>
        <w:gridCol w:w="2160"/>
        <w:gridCol w:w="2294"/>
      </w:tblGrid>
      <w:tr w:rsidR="00FE6282" w:rsidRPr="00D94158">
        <w:tc>
          <w:tcPr>
            <w:tcW w:w="2421" w:type="dxa"/>
            <w:vMerge w:val="restart"/>
          </w:tcPr>
          <w:p w:rsidR="00FE6282" w:rsidRPr="00D94158" w:rsidRDefault="00FE6282" w:rsidP="00FE6282">
            <w:pPr>
              <w:snapToGrid w:val="0"/>
              <w:spacing w:line="300" w:lineRule="auto"/>
              <w:jc w:val="center"/>
              <w:rPr>
                <w:rFonts w:ascii="宋体" w:hAnsi="宋体" w:hint="eastAsia"/>
                <w:b/>
                <w:color w:val="000000"/>
                <w:szCs w:val="21"/>
              </w:rPr>
            </w:pPr>
            <w:r w:rsidRPr="00D94158">
              <w:rPr>
                <w:rFonts w:ascii="宋体" w:hAnsi="宋体" w:hint="eastAsia"/>
                <w:b/>
                <w:color w:val="000000"/>
                <w:szCs w:val="21"/>
              </w:rPr>
              <w:t>数据类型</w:t>
            </w:r>
          </w:p>
        </w:tc>
        <w:tc>
          <w:tcPr>
            <w:tcW w:w="6101" w:type="dxa"/>
            <w:gridSpan w:val="3"/>
          </w:tcPr>
          <w:p w:rsidR="00FE6282" w:rsidRPr="00D94158" w:rsidRDefault="00FE6282" w:rsidP="00FE6282">
            <w:pPr>
              <w:snapToGrid w:val="0"/>
              <w:spacing w:line="300" w:lineRule="auto"/>
              <w:jc w:val="center"/>
              <w:rPr>
                <w:rFonts w:ascii="宋体" w:hAnsi="宋体" w:hint="eastAsia"/>
                <w:b/>
                <w:color w:val="000000"/>
                <w:szCs w:val="21"/>
              </w:rPr>
            </w:pPr>
            <w:r w:rsidRPr="00D94158">
              <w:rPr>
                <w:rFonts w:ascii="宋体" w:hAnsi="宋体" w:hint="eastAsia"/>
                <w:b/>
                <w:color w:val="000000"/>
                <w:szCs w:val="21"/>
              </w:rPr>
              <w:t>参数属性</w:t>
            </w:r>
          </w:p>
        </w:tc>
      </w:tr>
      <w:tr w:rsidR="00FE6282" w:rsidRPr="00D94158">
        <w:tc>
          <w:tcPr>
            <w:tcW w:w="2421" w:type="dxa"/>
            <w:vMerge/>
          </w:tcPr>
          <w:p w:rsidR="00FE6282" w:rsidRPr="00D94158" w:rsidRDefault="00FE6282" w:rsidP="00FE6282">
            <w:pPr>
              <w:snapToGrid w:val="0"/>
              <w:spacing w:line="300" w:lineRule="auto"/>
              <w:rPr>
                <w:rFonts w:ascii="宋体" w:hAnsi="宋体" w:hint="eastAsia"/>
                <w:color w:val="000000"/>
                <w:szCs w:val="21"/>
              </w:rPr>
            </w:pPr>
          </w:p>
        </w:tc>
        <w:tc>
          <w:tcPr>
            <w:tcW w:w="1647" w:type="dxa"/>
          </w:tcPr>
          <w:p w:rsidR="00FE6282" w:rsidRPr="00D94158" w:rsidRDefault="00FE6282" w:rsidP="00FE6282">
            <w:pPr>
              <w:snapToGrid w:val="0"/>
              <w:spacing w:line="300" w:lineRule="auto"/>
              <w:rPr>
                <w:rFonts w:ascii="宋体" w:hAnsi="宋体" w:hint="eastAsia"/>
                <w:color w:val="000000"/>
                <w:szCs w:val="21"/>
              </w:rPr>
            </w:pPr>
            <w:r w:rsidRPr="00D94158">
              <w:rPr>
                <w:rFonts w:ascii="宋体" w:hAnsi="宋体" w:hint="eastAsia"/>
                <w:color w:val="000000"/>
                <w:szCs w:val="21"/>
              </w:rPr>
              <w:t>原型</w:t>
            </w:r>
          </w:p>
        </w:tc>
        <w:tc>
          <w:tcPr>
            <w:tcW w:w="2160" w:type="dxa"/>
          </w:tcPr>
          <w:p w:rsidR="00FE6282" w:rsidRPr="00D94158" w:rsidRDefault="00FE6282" w:rsidP="00FE6282">
            <w:pPr>
              <w:snapToGrid w:val="0"/>
              <w:spacing w:line="300" w:lineRule="auto"/>
              <w:rPr>
                <w:rFonts w:ascii="宋体" w:hAnsi="宋体"/>
                <w:color w:val="000000"/>
                <w:szCs w:val="21"/>
              </w:rPr>
            </w:pPr>
            <w:r w:rsidRPr="00D94158">
              <w:rPr>
                <w:rFonts w:ascii="宋体" w:hAnsi="宋体" w:hint="eastAsia"/>
                <w:color w:val="000000"/>
                <w:szCs w:val="21"/>
              </w:rPr>
              <w:t>一级指针数据类型</w:t>
            </w:r>
          </w:p>
        </w:tc>
        <w:tc>
          <w:tcPr>
            <w:tcW w:w="2294" w:type="dxa"/>
          </w:tcPr>
          <w:p w:rsidR="00FE6282" w:rsidRPr="00D94158" w:rsidRDefault="00FE6282" w:rsidP="00FE6282">
            <w:pPr>
              <w:snapToGrid w:val="0"/>
              <w:spacing w:line="300" w:lineRule="auto"/>
              <w:rPr>
                <w:rFonts w:ascii="宋体" w:hAnsi="宋体" w:hint="eastAsia"/>
                <w:color w:val="000000"/>
                <w:szCs w:val="21"/>
              </w:rPr>
            </w:pPr>
            <w:r w:rsidRPr="00D94158">
              <w:rPr>
                <w:rFonts w:ascii="宋体" w:hAnsi="宋体" w:hint="eastAsia"/>
                <w:color w:val="000000"/>
                <w:szCs w:val="21"/>
              </w:rPr>
              <w:t>二级指针数据类型</w:t>
            </w:r>
          </w:p>
        </w:tc>
      </w:tr>
      <w:tr w:rsidR="00982766" w:rsidRPr="00D94158">
        <w:tc>
          <w:tcPr>
            <w:tcW w:w="2421" w:type="dxa"/>
          </w:tcPr>
          <w:p w:rsidR="00982766" w:rsidRPr="00D94158" w:rsidRDefault="00982766" w:rsidP="00FE6282">
            <w:pPr>
              <w:snapToGrid w:val="0"/>
              <w:spacing w:line="300" w:lineRule="auto"/>
              <w:rPr>
                <w:rFonts w:ascii="宋体" w:hAnsi="宋体"/>
                <w:sz w:val="21"/>
                <w:szCs w:val="21"/>
              </w:rPr>
            </w:pPr>
            <w:r w:rsidRPr="00D94158">
              <w:rPr>
                <w:rFonts w:ascii="宋体" w:hAnsi="宋体"/>
                <w:sz w:val="21"/>
                <w:szCs w:val="21"/>
              </w:rPr>
              <w:t>Int8</w:t>
            </w:r>
          </w:p>
        </w:tc>
        <w:tc>
          <w:tcPr>
            <w:tcW w:w="1647" w:type="dxa"/>
          </w:tcPr>
          <w:p w:rsidR="00982766" w:rsidRPr="008270FD" w:rsidRDefault="00D34449" w:rsidP="00AD7B76">
            <w:pPr>
              <w:rPr>
                <w:rFonts w:ascii="宋体" w:hAnsi="宋体" w:hint="eastAsia"/>
                <w:color w:val="000000"/>
                <w:szCs w:val="21"/>
              </w:rPr>
            </w:pPr>
            <w:r>
              <w:rPr>
                <w:rFonts w:ascii="宋体" w:hAnsi="宋体" w:hint="eastAsia"/>
                <w:color w:val="000000"/>
                <w:szCs w:val="21"/>
              </w:rPr>
              <w:t>in</w:t>
            </w:r>
          </w:p>
        </w:tc>
        <w:tc>
          <w:tcPr>
            <w:tcW w:w="2160" w:type="dxa"/>
          </w:tcPr>
          <w:p w:rsidR="00982766" w:rsidRPr="008270FD" w:rsidRDefault="00486797" w:rsidP="00AD7B76">
            <w:pPr>
              <w:rPr>
                <w:rFonts w:ascii="宋体" w:hAnsi="宋体" w:hint="eastAsia"/>
                <w:color w:val="000000"/>
                <w:szCs w:val="21"/>
              </w:rPr>
            </w:pPr>
            <w:r>
              <w:rPr>
                <w:rFonts w:ascii="宋体" w:hAnsi="宋体" w:hint="eastAsia"/>
                <w:color w:val="000000"/>
                <w:szCs w:val="21"/>
              </w:rPr>
              <w:t>out</w:t>
            </w:r>
          </w:p>
        </w:tc>
        <w:tc>
          <w:tcPr>
            <w:tcW w:w="2294" w:type="dxa"/>
          </w:tcPr>
          <w:p w:rsidR="00982766" w:rsidRPr="008270FD" w:rsidRDefault="00A710DC" w:rsidP="00AD7B76">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Byte</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Int16</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UInt16</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Int32</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UInt32</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Int64</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UInt64</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Float</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Double</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Boolean</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AChar</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486797" w:rsidRPr="00D94158">
        <w:tc>
          <w:tcPr>
            <w:tcW w:w="2421" w:type="dxa"/>
          </w:tcPr>
          <w:p w:rsidR="00486797" w:rsidRPr="00D94158" w:rsidRDefault="00486797" w:rsidP="00FE6282">
            <w:pPr>
              <w:snapToGrid w:val="0"/>
              <w:spacing w:line="300" w:lineRule="auto"/>
              <w:rPr>
                <w:rFonts w:ascii="宋体" w:hAnsi="宋体"/>
                <w:sz w:val="21"/>
                <w:szCs w:val="21"/>
              </w:rPr>
            </w:pPr>
            <w:r w:rsidRPr="00D94158">
              <w:rPr>
                <w:rFonts w:ascii="宋体" w:hAnsi="宋体"/>
                <w:sz w:val="21"/>
                <w:szCs w:val="21"/>
              </w:rPr>
              <w:t>WChar</w:t>
            </w:r>
          </w:p>
        </w:tc>
        <w:tc>
          <w:tcPr>
            <w:tcW w:w="1647"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in</w:t>
            </w:r>
          </w:p>
        </w:tc>
        <w:tc>
          <w:tcPr>
            <w:tcW w:w="2160" w:type="dxa"/>
          </w:tcPr>
          <w:p w:rsidR="00486797" w:rsidRPr="008270FD" w:rsidRDefault="00486797" w:rsidP="000D29B8">
            <w:pPr>
              <w:rPr>
                <w:rFonts w:ascii="宋体" w:hAnsi="宋体" w:hint="eastAsia"/>
                <w:color w:val="000000"/>
                <w:szCs w:val="21"/>
              </w:rPr>
            </w:pPr>
            <w:r>
              <w:rPr>
                <w:rFonts w:ascii="宋体" w:hAnsi="宋体" w:hint="eastAsia"/>
                <w:color w:val="000000"/>
                <w:szCs w:val="21"/>
              </w:rPr>
              <w:t>out</w:t>
            </w:r>
          </w:p>
        </w:tc>
        <w:tc>
          <w:tcPr>
            <w:tcW w:w="2294" w:type="dxa"/>
          </w:tcPr>
          <w:p w:rsidR="00486797" w:rsidRPr="008270FD" w:rsidRDefault="00A710DC" w:rsidP="000D29B8">
            <w:pPr>
              <w:rPr>
                <w:rFonts w:ascii="宋体" w:hAnsi="宋体" w:hint="eastAsia"/>
                <w:color w:val="000000"/>
                <w:szCs w:val="21"/>
              </w:rPr>
            </w:pPr>
            <w:r>
              <w:rPr>
                <w:rFonts w:ascii="宋体" w:hAnsi="宋体" w:hint="eastAsia"/>
                <w:color w:val="000000"/>
                <w:szCs w:val="21"/>
              </w:rPr>
              <w:t>-</w:t>
            </w:r>
          </w:p>
        </w:tc>
      </w:tr>
      <w:tr w:rsidR="00C45252" w:rsidRPr="00D94158">
        <w:tc>
          <w:tcPr>
            <w:tcW w:w="2421" w:type="dxa"/>
          </w:tcPr>
          <w:p w:rsidR="00C45252" w:rsidRPr="00D94158" w:rsidRDefault="00C45252" w:rsidP="00FE6282">
            <w:pPr>
              <w:snapToGrid w:val="0"/>
              <w:spacing w:line="300" w:lineRule="auto"/>
              <w:rPr>
                <w:rFonts w:ascii="宋体" w:hAnsi="宋体"/>
                <w:sz w:val="21"/>
                <w:szCs w:val="21"/>
              </w:rPr>
            </w:pPr>
            <w:r w:rsidRPr="00D94158">
              <w:rPr>
                <w:rFonts w:ascii="宋体" w:hAnsi="宋体"/>
                <w:sz w:val="21"/>
                <w:szCs w:val="21"/>
              </w:rPr>
              <w:t>AString</w:t>
            </w:r>
          </w:p>
        </w:tc>
        <w:tc>
          <w:tcPr>
            <w:tcW w:w="1647" w:type="dxa"/>
          </w:tcPr>
          <w:p w:rsidR="00C45252" w:rsidRPr="008270FD" w:rsidRDefault="00C45252" w:rsidP="000D29B8">
            <w:pPr>
              <w:rPr>
                <w:rFonts w:ascii="宋体" w:hAnsi="宋体" w:hint="eastAsia"/>
                <w:color w:val="000000"/>
                <w:szCs w:val="21"/>
              </w:rPr>
            </w:pPr>
            <w:r>
              <w:rPr>
                <w:rFonts w:ascii="宋体" w:hAnsi="宋体" w:hint="eastAsia"/>
                <w:color w:val="000000"/>
                <w:szCs w:val="21"/>
              </w:rPr>
              <w:t>in</w:t>
            </w:r>
          </w:p>
        </w:tc>
        <w:tc>
          <w:tcPr>
            <w:tcW w:w="2160" w:type="dxa"/>
          </w:tcPr>
          <w:p w:rsidR="00C45252" w:rsidRDefault="00C45252" w:rsidP="0009436C">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C45252" w:rsidRPr="008270FD" w:rsidRDefault="00C45252" w:rsidP="000D29B8">
            <w:pPr>
              <w:rPr>
                <w:rFonts w:ascii="宋体" w:hAnsi="宋体" w:hint="eastAsia"/>
                <w:color w:val="000000"/>
                <w:szCs w:val="21"/>
              </w:rPr>
            </w:pPr>
            <w:r>
              <w:rPr>
                <w:rFonts w:ascii="宋体" w:hAnsi="宋体" w:hint="eastAsia"/>
                <w:color w:val="000000"/>
                <w:szCs w:val="21"/>
              </w:rPr>
              <w:t>-</w:t>
            </w:r>
          </w:p>
        </w:tc>
      </w:tr>
      <w:tr w:rsidR="00C45252" w:rsidRPr="00D94158">
        <w:tc>
          <w:tcPr>
            <w:tcW w:w="2421" w:type="dxa"/>
          </w:tcPr>
          <w:p w:rsidR="00C45252" w:rsidRPr="00D94158" w:rsidRDefault="00C45252" w:rsidP="00FE6282">
            <w:pPr>
              <w:snapToGrid w:val="0"/>
              <w:spacing w:line="300" w:lineRule="auto"/>
              <w:rPr>
                <w:rFonts w:ascii="宋体" w:hAnsi="宋体"/>
                <w:sz w:val="21"/>
                <w:szCs w:val="21"/>
              </w:rPr>
            </w:pPr>
            <w:r w:rsidRPr="00D94158">
              <w:rPr>
                <w:rFonts w:ascii="宋体" w:hAnsi="宋体"/>
                <w:sz w:val="21"/>
                <w:szCs w:val="21"/>
              </w:rPr>
              <w:t>WString</w:t>
            </w:r>
          </w:p>
        </w:tc>
        <w:tc>
          <w:tcPr>
            <w:tcW w:w="1647" w:type="dxa"/>
          </w:tcPr>
          <w:p w:rsidR="00C45252" w:rsidRPr="008270FD" w:rsidRDefault="00C45252" w:rsidP="000D29B8">
            <w:pPr>
              <w:rPr>
                <w:rFonts w:ascii="宋体" w:hAnsi="宋体" w:hint="eastAsia"/>
                <w:color w:val="000000"/>
                <w:szCs w:val="21"/>
              </w:rPr>
            </w:pPr>
            <w:r>
              <w:rPr>
                <w:rFonts w:ascii="宋体" w:hAnsi="宋体" w:hint="eastAsia"/>
                <w:color w:val="000000"/>
                <w:szCs w:val="21"/>
              </w:rPr>
              <w:t>in</w:t>
            </w:r>
          </w:p>
        </w:tc>
        <w:tc>
          <w:tcPr>
            <w:tcW w:w="2160" w:type="dxa"/>
          </w:tcPr>
          <w:p w:rsidR="00C45252" w:rsidRDefault="00C45252" w:rsidP="0009436C">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C45252" w:rsidRPr="008270FD" w:rsidRDefault="00C45252" w:rsidP="000D29B8">
            <w:pPr>
              <w:rPr>
                <w:rFonts w:ascii="宋体" w:hAnsi="宋体" w:hint="eastAsia"/>
                <w:color w:val="000000"/>
                <w:szCs w:val="21"/>
              </w:rPr>
            </w:pPr>
            <w:r>
              <w:rPr>
                <w:rFonts w:ascii="宋体" w:hAnsi="宋体" w:hint="eastAsia"/>
                <w:color w:val="000000"/>
                <w:szCs w:val="21"/>
              </w:rPr>
              <w:t>-</w:t>
            </w:r>
          </w:p>
        </w:tc>
      </w:tr>
      <w:tr w:rsidR="00AD7B76" w:rsidRPr="00D94158">
        <w:tc>
          <w:tcPr>
            <w:tcW w:w="2421" w:type="dxa"/>
          </w:tcPr>
          <w:p w:rsidR="00AD7B76" w:rsidRPr="00D94158" w:rsidRDefault="00AD7B76" w:rsidP="00FE6282">
            <w:pPr>
              <w:snapToGrid w:val="0"/>
              <w:spacing w:line="300" w:lineRule="auto"/>
              <w:rPr>
                <w:rFonts w:ascii="宋体" w:hAnsi="宋体"/>
                <w:sz w:val="21"/>
                <w:szCs w:val="21"/>
              </w:rPr>
            </w:pPr>
            <w:r>
              <w:rPr>
                <w:rFonts w:ascii="宋体" w:hAnsi="宋体"/>
                <w:sz w:val="21"/>
                <w:szCs w:val="21"/>
              </w:rPr>
              <w:t>AStringBuf</w:t>
            </w:r>
            <w:r w:rsidRPr="00D94158">
              <w:rPr>
                <w:rFonts w:ascii="宋体" w:hAnsi="宋体"/>
                <w:sz w:val="21"/>
                <w:szCs w:val="21"/>
              </w:rPr>
              <w:t>_&lt;n&gt;</w:t>
            </w:r>
          </w:p>
        </w:tc>
        <w:tc>
          <w:tcPr>
            <w:tcW w:w="1647" w:type="dxa"/>
          </w:tcPr>
          <w:p w:rsidR="00AD7B76" w:rsidRPr="008270FD" w:rsidRDefault="00A710DC" w:rsidP="000D29B8">
            <w:pPr>
              <w:rPr>
                <w:rFonts w:ascii="宋体" w:hAnsi="宋体" w:hint="eastAsia"/>
                <w:color w:val="000000"/>
                <w:szCs w:val="21"/>
              </w:rPr>
            </w:pPr>
            <w:r>
              <w:rPr>
                <w:rFonts w:ascii="宋体" w:hAnsi="宋体" w:hint="eastAsia"/>
                <w:color w:val="000000"/>
                <w:szCs w:val="21"/>
              </w:rPr>
              <w:t>out</w:t>
            </w:r>
          </w:p>
        </w:tc>
        <w:tc>
          <w:tcPr>
            <w:tcW w:w="2160" w:type="dxa"/>
          </w:tcPr>
          <w:p w:rsidR="00AD7B76" w:rsidRPr="00E13755" w:rsidRDefault="00A710DC" w:rsidP="000D29B8">
            <w:pPr>
              <w:rPr>
                <w:rFonts w:ascii="宋体" w:hAnsi="宋体" w:hint="eastAsia"/>
                <w:color w:val="000000"/>
                <w:szCs w:val="21"/>
              </w:rPr>
            </w:pPr>
            <w:r>
              <w:rPr>
                <w:rFonts w:ascii="宋体" w:hAnsi="宋体" w:hint="eastAsia"/>
                <w:color w:val="000000"/>
                <w:szCs w:val="21"/>
              </w:rPr>
              <w:t>-</w:t>
            </w:r>
          </w:p>
        </w:tc>
        <w:tc>
          <w:tcPr>
            <w:tcW w:w="2294" w:type="dxa"/>
          </w:tcPr>
          <w:p w:rsidR="00AD7B76" w:rsidRPr="00E13755" w:rsidRDefault="00A710DC" w:rsidP="000D29B8">
            <w:pPr>
              <w:rPr>
                <w:rFonts w:ascii="宋体" w:hAnsi="宋体" w:hint="eastAsia"/>
                <w:color w:val="000000"/>
                <w:szCs w:val="21"/>
              </w:rPr>
            </w:pPr>
            <w:r>
              <w:rPr>
                <w:rFonts w:ascii="宋体" w:hAnsi="宋体" w:hint="eastAsia"/>
                <w:color w:val="000000"/>
                <w:szCs w:val="21"/>
              </w:rPr>
              <w:t>-</w:t>
            </w:r>
          </w:p>
        </w:tc>
      </w:tr>
      <w:tr w:rsidR="00AD7B76" w:rsidRPr="00D94158">
        <w:tc>
          <w:tcPr>
            <w:tcW w:w="2421" w:type="dxa"/>
          </w:tcPr>
          <w:p w:rsidR="00AD7B76" w:rsidRPr="00D94158" w:rsidRDefault="00AD7B76" w:rsidP="00FE6282">
            <w:pPr>
              <w:snapToGrid w:val="0"/>
              <w:spacing w:line="300" w:lineRule="auto"/>
              <w:rPr>
                <w:rFonts w:ascii="宋体" w:hAnsi="宋体"/>
                <w:sz w:val="21"/>
                <w:szCs w:val="21"/>
              </w:rPr>
            </w:pPr>
            <w:r>
              <w:rPr>
                <w:rFonts w:ascii="宋体" w:hAnsi="宋体"/>
                <w:sz w:val="21"/>
                <w:szCs w:val="21"/>
              </w:rPr>
              <w:t>WStringBuf</w:t>
            </w:r>
            <w:r w:rsidRPr="00D94158">
              <w:rPr>
                <w:rFonts w:ascii="宋体" w:hAnsi="宋体"/>
                <w:sz w:val="21"/>
                <w:szCs w:val="21"/>
              </w:rPr>
              <w:t>_&lt;n&gt;</w:t>
            </w:r>
          </w:p>
        </w:tc>
        <w:tc>
          <w:tcPr>
            <w:tcW w:w="1647" w:type="dxa"/>
          </w:tcPr>
          <w:p w:rsidR="00AD7B76" w:rsidRPr="008270FD" w:rsidRDefault="00A710DC" w:rsidP="000D29B8">
            <w:pPr>
              <w:rPr>
                <w:rFonts w:ascii="宋体" w:hAnsi="宋体" w:hint="eastAsia"/>
                <w:color w:val="000000"/>
                <w:szCs w:val="21"/>
              </w:rPr>
            </w:pPr>
            <w:r>
              <w:rPr>
                <w:rFonts w:ascii="宋体" w:hAnsi="宋体" w:hint="eastAsia"/>
                <w:color w:val="000000"/>
                <w:szCs w:val="21"/>
              </w:rPr>
              <w:t>out</w:t>
            </w:r>
          </w:p>
        </w:tc>
        <w:tc>
          <w:tcPr>
            <w:tcW w:w="2160" w:type="dxa"/>
          </w:tcPr>
          <w:p w:rsidR="00AD7B76" w:rsidRPr="00E13755" w:rsidRDefault="00A710DC" w:rsidP="000D29B8">
            <w:pPr>
              <w:rPr>
                <w:rFonts w:ascii="宋体" w:hAnsi="宋体" w:hint="eastAsia"/>
                <w:color w:val="000000"/>
                <w:szCs w:val="21"/>
              </w:rPr>
            </w:pPr>
            <w:r>
              <w:rPr>
                <w:rFonts w:ascii="宋体" w:hAnsi="宋体" w:hint="eastAsia"/>
                <w:color w:val="000000"/>
                <w:szCs w:val="21"/>
              </w:rPr>
              <w:t>-</w:t>
            </w:r>
          </w:p>
        </w:tc>
        <w:tc>
          <w:tcPr>
            <w:tcW w:w="2294" w:type="dxa"/>
          </w:tcPr>
          <w:p w:rsidR="00AD7B76" w:rsidRPr="00E13755" w:rsidRDefault="00A710DC" w:rsidP="000D29B8">
            <w:pPr>
              <w:rPr>
                <w:rFonts w:ascii="宋体" w:hAnsi="宋体" w:hint="eastAsia"/>
                <w:color w:val="000000"/>
                <w:szCs w:val="21"/>
              </w:rPr>
            </w:pPr>
            <w:r>
              <w:rPr>
                <w:rFonts w:ascii="宋体" w:hAnsi="宋体" w:hint="eastAsia"/>
                <w:color w:val="000000"/>
                <w:szCs w:val="21"/>
              </w:rPr>
              <w:t>-</w:t>
            </w:r>
          </w:p>
        </w:tc>
      </w:tr>
      <w:tr w:rsidR="00A710DC" w:rsidRPr="00D94158">
        <w:tc>
          <w:tcPr>
            <w:tcW w:w="2421" w:type="dxa"/>
          </w:tcPr>
          <w:p w:rsidR="00A710DC" w:rsidRPr="00D94158" w:rsidRDefault="00A710DC" w:rsidP="00FE6282">
            <w:pPr>
              <w:snapToGrid w:val="0"/>
              <w:spacing w:line="300" w:lineRule="auto"/>
              <w:rPr>
                <w:rFonts w:ascii="宋体" w:hAnsi="宋体"/>
                <w:sz w:val="21"/>
                <w:szCs w:val="21"/>
              </w:rPr>
            </w:pPr>
            <w:r w:rsidRPr="00D94158">
              <w:rPr>
                <w:rFonts w:ascii="宋体" w:hAnsi="宋体"/>
                <w:sz w:val="21"/>
                <w:szCs w:val="21"/>
              </w:rPr>
              <w:t>ACharArray</w:t>
            </w:r>
          </w:p>
        </w:tc>
        <w:tc>
          <w:tcPr>
            <w:tcW w:w="1647" w:type="dxa"/>
          </w:tcPr>
          <w:p w:rsidR="00A710DC" w:rsidRPr="00E13755" w:rsidRDefault="00184EEF" w:rsidP="000D29B8">
            <w:pPr>
              <w:rPr>
                <w:rFonts w:ascii="宋体" w:hAnsi="宋体" w:hint="eastAsia"/>
                <w:color w:val="000000"/>
                <w:szCs w:val="21"/>
              </w:rPr>
            </w:pPr>
            <w:r>
              <w:rPr>
                <w:rFonts w:ascii="宋体" w:hAnsi="宋体" w:hint="eastAsia"/>
                <w:color w:val="000000"/>
                <w:szCs w:val="21"/>
              </w:rPr>
              <w:t>in</w:t>
            </w:r>
          </w:p>
        </w:tc>
        <w:tc>
          <w:tcPr>
            <w:tcW w:w="2160" w:type="dxa"/>
          </w:tcPr>
          <w:p w:rsidR="00A710DC" w:rsidRPr="00E13755" w:rsidRDefault="009F63AD" w:rsidP="000D29B8">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A710DC" w:rsidRPr="00E13755" w:rsidRDefault="00A710DC" w:rsidP="000D29B8">
            <w:pPr>
              <w:rPr>
                <w:rFonts w:ascii="宋体" w:hAnsi="宋体" w:hint="eastAsia"/>
                <w:color w:val="000000"/>
                <w:szCs w:val="21"/>
              </w:rPr>
            </w:pPr>
            <w:r>
              <w:rPr>
                <w:rFonts w:ascii="宋体" w:hAnsi="宋体" w:hint="eastAsia"/>
                <w:color w:val="000000"/>
                <w:szCs w:val="21"/>
              </w:rPr>
              <w:t>-</w:t>
            </w:r>
          </w:p>
        </w:tc>
      </w:tr>
      <w:tr w:rsidR="00163BFE" w:rsidRPr="00D94158">
        <w:tc>
          <w:tcPr>
            <w:tcW w:w="2421" w:type="dxa"/>
          </w:tcPr>
          <w:p w:rsidR="00163BFE" w:rsidRPr="00D94158" w:rsidRDefault="00163BFE" w:rsidP="00FE6282">
            <w:pPr>
              <w:snapToGrid w:val="0"/>
              <w:spacing w:line="300" w:lineRule="auto"/>
              <w:rPr>
                <w:rFonts w:ascii="宋体" w:hAnsi="宋体"/>
                <w:sz w:val="21"/>
                <w:szCs w:val="21"/>
              </w:rPr>
            </w:pPr>
            <w:r w:rsidRPr="00D94158">
              <w:rPr>
                <w:rFonts w:ascii="宋体" w:hAnsi="宋体"/>
                <w:sz w:val="21"/>
                <w:szCs w:val="21"/>
              </w:rPr>
              <w:t>ACharArray_&lt;n&gt;</w:t>
            </w:r>
          </w:p>
        </w:tc>
        <w:tc>
          <w:tcPr>
            <w:tcW w:w="1647" w:type="dxa"/>
          </w:tcPr>
          <w:p w:rsidR="00163BFE" w:rsidRPr="00E13755" w:rsidRDefault="00163BFE" w:rsidP="00AD7B76">
            <w:pPr>
              <w:rPr>
                <w:rFonts w:ascii="宋体" w:hAnsi="宋体" w:hint="eastAsia"/>
                <w:color w:val="000000"/>
                <w:szCs w:val="21"/>
              </w:rPr>
            </w:pPr>
            <w:r w:rsidRPr="00E13755">
              <w:rPr>
                <w:rFonts w:ascii="宋体" w:hAnsi="宋体" w:hint="eastAsia"/>
                <w:color w:val="000000"/>
                <w:szCs w:val="21"/>
              </w:rPr>
              <w:t>out</w:t>
            </w:r>
          </w:p>
        </w:tc>
        <w:tc>
          <w:tcPr>
            <w:tcW w:w="2160" w:type="dxa"/>
          </w:tcPr>
          <w:p w:rsidR="00163BFE" w:rsidRPr="00E13755" w:rsidRDefault="009F63AD" w:rsidP="000D29B8">
            <w:pPr>
              <w:rPr>
                <w:rFonts w:ascii="宋体" w:hAnsi="宋体" w:hint="eastAsia"/>
                <w:color w:val="000000"/>
                <w:szCs w:val="21"/>
              </w:rPr>
            </w:pPr>
            <w:r>
              <w:rPr>
                <w:rFonts w:ascii="宋体" w:hAnsi="宋体" w:hint="eastAsia"/>
                <w:color w:val="000000"/>
                <w:szCs w:val="21"/>
              </w:rPr>
              <w:t>-</w:t>
            </w:r>
          </w:p>
        </w:tc>
        <w:tc>
          <w:tcPr>
            <w:tcW w:w="2294" w:type="dxa"/>
          </w:tcPr>
          <w:p w:rsidR="00163BFE" w:rsidRPr="008270FD" w:rsidRDefault="00163BFE"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WCharArray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WCharArray_&lt;n&gt;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Pr>
                <w:rFonts w:ascii="宋体" w:hAnsi="宋体"/>
                <w:sz w:val="21"/>
                <w:szCs w:val="21"/>
              </w:rPr>
              <w:t>AStringArray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Pr>
                <w:rFonts w:ascii="宋体" w:hAnsi="宋体"/>
                <w:sz w:val="21"/>
                <w:szCs w:val="21"/>
              </w:rPr>
              <w:t>AStringArray</w:t>
            </w:r>
            <w:r w:rsidRPr="00D94158">
              <w:rPr>
                <w:rFonts w:ascii="宋体" w:hAnsi="宋体"/>
                <w:sz w:val="21"/>
                <w:szCs w:val="21"/>
              </w:rPr>
              <w:t>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Pr>
                <w:rFonts w:ascii="宋体" w:hAnsi="宋体"/>
                <w:sz w:val="21"/>
                <w:szCs w:val="21"/>
              </w:rPr>
              <w:t>WStringArray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Pr>
                <w:rFonts w:ascii="宋体" w:hAnsi="宋体"/>
                <w:sz w:val="21"/>
                <w:szCs w:val="21"/>
              </w:rPr>
              <w:t>WStringArray</w:t>
            </w:r>
            <w:r w:rsidRPr="00D94158">
              <w:rPr>
                <w:rFonts w:ascii="宋体" w:hAnsi="宋体"/>
                <w:sz w:val="21"/>
                <w:szCs w:val="21"/>
              </w:rPr>
              <w:t>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ByteArray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ByteArray_&lt;n&gt;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Int8Array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Int8Array_&lt;n&gt;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Int16Array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lastRenderedPageBreak/>
              <w:t>Int16Array_&lt;n&gt;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UInt16Array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UInt16Array_&lt;n&gt;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Int32Array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E13755"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Int32Array_&lt;n&gt;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E13755"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UInt32Array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E13755"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UInt32Array_&lt;n&gt;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E13755"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Int64Array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Int64Array_&lt;n&gt;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UInt64Array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UInt64Array_&lt;n&gt;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FloatArray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FloatArray_&lt;n&gt;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DoubleArray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DoubleArray_&lt;n&gt;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sidRPr="00463B01">
              <w:rPr>
                <w:rFonts w:ascii="宋体" w:hAnsi="宋体"/>
                <w:sz w:val="21"/>
                <w:szCs w:val="21"/>
              </w:rPr>
              <w:t>Boolean</w:t>
            </w:r>
            <w:r w:rsidRPr="00B6682A">
              <w:rPr>
                <w:rFonts w:ascii="宋体" w:hAnsi="宋体"/>
                <w:sz w:val="21"/>
                <w:szCs w:val="21"/>
              </w:rPr>
              <w:t>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sidRPr="00463B01">
              <w:rPr>
                <w:rFonts w:ascii="宋体" w:hAnsi="宋体"/>
                <w:sz w:val="21"/>
                <w:szCs w:val="21"/>
              </w:rPr>
              <w:t>Boolean</w:t>
            </w:r>
            <w:r w:rsidRPr="00B6682A">
              <w:rPr>
                <w:rFonts w:ascii="宋体" w:hAnsi="宋体"/>
                <w:sz w:val="21"/>
                <w:szCs w:val="21"/>
              </w:rPr>
              <w:t>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sidRPr="00952BC6">
              <w:rPr>
                <w:rFonts w:ascii="宋体" w:hAnsi="宋体"/>
                <w:sz w:val="21"/>
                <w:szCs w:val="21"/>
              </w:rPr>
              <w:t>EMuid</w:t>
            </w:r>
            <w:r w:rsidRPr="00B6682A">
              <w:rPr>
                <w:rFonts w:ascii="宋体" w:hAnsi="宋体"/>
                <w:sz w:val="21"/>
                <w:szCs w:val="21"/>
              </w:rPr>
              <w:t>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sidRPr="00952BC6">
              <w:rPr>
                <w:rFonts w:ascii="宋体" w:hAnsi="宋体"/>
                <w:sz w:val="21"/>
                <w:szCs w:val="21"/>
              </w:rPr>
              <w:t>EMuid</w:t>
            </w:r>
            <w:r w:rsidRPr="00B6682A">
              <w:rPr>
                <w:rFonts w:ascii="宋体" w:hAnsi="宋体"/>
                <w:sz w:val="21"/>
                <w:szCs w:val="21"/>
              </w:rPr>
              <w:t>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sidRPr="00952BC6">
              <w:rPr>
                <w:rFonts w:ascii="宋体" w:hAnsi="宋体"/>
                <w:sz w:val="21"/>
                <w:szCs w:val="21"/>
              </w:rPr>
              <w:t>EGuid</w:t>
            </w:r>
            <w:r w:rsidRPr="00B6682A">
              <w:rPr>
                <w:rFonts w:ascii="宋体" w:hAnsi="宋体"/>
                <w:sz w:val="21"/>
                <w:szCs w:val="21"/>
              </w:rPr>
              <w:t>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sidRPr="00952BC6">
              <w:rPr>
                <w:rFonts w:ascii="宋体" w:hAnsi="宋体"/>
                <w:sz w:val="21"/>
                <w:szCs w:val="21"/>
              </w:rPr>
              <w:t>EGuid</w:t>
            </w:r>
            <w:r w:rsidRPr="00B6682A">
              <w:rPr>
                <w:rFonts w:ascii="宋体" w:hAnsi="宋体"/>
                <w:sz w:val="21"/>
                <w:szCs w:val="21"/>
              </w:rPr>
              <w:t>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sidRPr="00E51A88">
              <w:rPr>
                <w:rFonts w:ascii="宋体" w:hAnsi="宋体"/>
                <w:sz w:val="21"/>
                <w:szCs w:val="21"/>
              </w:rPr>
              <w:t>ECode</w:t>
            </w:r>
            <w:r w:rsidRPr="00B6682A">
              <w:rPr>
                <w:rFonts w:ascii="宋体" w:hAnsi="宋体"/>
                <w:sz w:val="21"/>
                <w:szCs w:val="21"/>
              </w:rPr>
              <w:t>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sidRPr="00E51A88">
              <w:rPr>
                <w:rFonts w:ascii="宋体" w:hAnsi="宋体"/>
                <w:sz w:val="21"/>
                <w:szCs w:val="21"/>
              </w:rPr>
              <w:t>ECode</w:t>
            </w:r>
            <w:r w:rsidRPr="00B6682A">
              <w:rPr>
                <w:rFonts w:ascii="宋体" w:hAnsi="宋体"/>
                <w:sz w:val="21"/>
                <w:szCs w:val="21"/>
              </w:rPr>
              <w:t>Array_&lt;n&gt;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E13755"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Pr>
                <w:rFonts w:ascii="宋体" w:hAnsi="宋体"/>
                <w:sz w:val="21"/>
                <w:szCs w:val="21"/>
              </w:rPr>
              <w:t>ObjectArray</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B6682A" w:rsidRDefault="004D67A0" w:rsidP="00A46BD3">
            <w:pPr>
              <w:snapToGrid w:val="0"/>
              <w:spacing w:line="300" w:lineRule="auto"/>
              <w:rPr>
                <w:rFonts w:ascii="宋体" w:hAnsi="宋体"/>
                <w:sz w:val="21"/>
                <w:szCs w:val="21"/>
              </w:rPr>
            </w:pPr>
            <w:r>
              <w:rPr>
                <w:rFonts w:ascii="宋体" w:hAnsi="宋体"/>
                <w:sz w:val="21"/>
                <w:szCs w:val="21"/>
              </w:rPr>
              <w:t>ObjectArray</w:t>
            </w:r>
            <w:r w:rsidRPr="00B6682A">
              <w:rPr>
                <w:rFonts w:ascii="宋体" w:hAnsi="宋体"/>
                <w:sz w:val="21"/>
                <w:szCs w:val="21"/>
              </w:rPr>
              <w:t>_&lt;n&gt;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StructArray&lt;</w:t>
            </w:r>
            <w:r>
              <w:rPr>
                <w:rFonts w:ascii="宋体" w:hAnsi="宋体"/>
                <w:sz w:val="21"/>
                <w:szCs w:val="21"/>
              </w:rPr>
              <w:t>T</w:t>
            </w:r>
            <w:r w:rsidRPr="00D94158">
              <w:rPr>
                <w:rFonts w:ascii="宋体" w:hAnsi="宋体"/>
                <w:sz w:val="21"/>
                <w:szCs w:val="21"/>
              </w:rPr>
              <w:t>&gt;</w:t>
            </w:r>
          </w:p>
        </w:tc>
        <w:tc>
          <w:tcPr>
            <w:tcW w:w="1647"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in</w:t>
            </w:r>
          </w:p>
        </w:tc>
        <w:tc>
          <w:tcPr>
            <w:tcW w:w="2160" w:type="dxa"/>
          </w:tcPr>
          <w:p w:rsidR="004D67A0" w:rsidRPr="00E13755" w:rsidRDefault="004D67A0" w:rsidP="0009436C">
            <w:pPr>
              <w:rPr>
                <w:rFonts w:ascii="宋体" w:hAnsi="宋体" w:hint="eastAsia"/>
                <w:color w:val="000000"/>
                <w:szCs w:val="21"/>
              </w:rPr>
            </w:pPr>
            <w:r w:rsidRPr="0037651A">
              <w:rPr>
                <w:rFonts w:ascii="宋体" w:hAnsi="宋体" w:hint="eastAsia"/>
                <w:color w:val="000000"/>
                <w:szCs w:val="21"/>
              </w:rPr>
              <w:t>out</w:t>
            </w:r>
            <w:r>
              <w:rPr>
                <w:rFonts w:ascii="宋体" w:hAnsi="宋体" w:hint="eastAsia"/>
                <w:color w:val="000000"/>
                <w:szCs w:val="21"/>
              </w:rPr>
              <w:t>(callee)</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4D67A0" w:rsidRPr="00D94158">
        <w:tc>
          <w:tcPr>
            <w:tcW w:w="2421" w:type="dxa"/>
          </w:tcPr>
          <w:p w:rsidR="004D67A0" w:rsidRPr="00D94158" w:rsidRDefault="004D67A0" w:rsidP="00FE6282">
            <w:pPr>
              <w:snapToGrid w:val="0"/>
              <w:spacing w:line="300" w:lineRule="auto"/>
              <w:rPr>
                <w:rFonts w:ascii="宋体" w:hAnsi="宋体"/>
                <w:sz w:val="21"/>
                <w:szCs w:val="21"/>
              </w:rPr>
            </w:pPr>
            <w:r w:rsidRPr="00D94158">
              <w:rPr>
                <w:rFonts w:ascii="宋体" w:hAnsi="宋体"/>
                <w:sz w:val="21"/>
                <w:szCs w:val="21"/>
              </w:rPr>
              <w:t>StructArray_&lt;T,n&gt;</w:t>
            </w:r>
          </w:p>
        </w:tc>
        <w:tc>
          <w:tcPr>
            <w:tcW w:w="1647" w:type="dxa"/>
          </w:tcPr>
          <w:p w:rsidR="004D67A0" w:rsidRPr="00E13755" w:rsidRDefault="004D67A0" w:rsidP="0009436C">
            <w:pPr>
              <w:rPr>
                <w:rFonts w:ascii="宋体" w:hAnsi="宋体" w:hint="eastAsia"/>
                <w:color w:val="000000"/>
                <w:szCs w:val="21"/>
              </w:rPr>
            </w:pPr>
            <w:r w:rsidRPr="00E13755">
              <w:rPr>
                <w:rFonts w:ascii="宋体" w:hAnsi="宋体" w:hint="eastAsia"/>
                <w:color w:val="000000"/>
                <w:szCs w:val="21"/>
              </w:rPr>
              <w:t>out</w:t>
            </w:r>
          </w:p>
        </w:tc>
        <w:tc>
          <w:tcPr>
            <w:tcW w:w="2160" w:type="dxa"/>
          </w:tcPr>
          <w:p w:rsidR="004D67A0" w:rsidRPr="00E13755" w:rsidRDefault="004D67A0" w:rsidP="0009436C">
            <w:pPr>
              <w:rPr>
                <w:rFonts w:ascii="宋体" w:hAnsi="宋体" w:hint="eastAsia"/>
                <w:color w:val="000000"/>
                <w:szCs w:val="21"/>
              </w:rPr>
            </w:pPr>
            <w:r>
              <w:rPr>
                <w:rFonts w:ascii="宋体" w:hAnsi="宋体" w:hint="eastAsia"/>
                <w:color w:val="000000"/>
                <w:szCs w:val="21"/>
              </w:rPr>
              <w:t>-</w:t>
            </w:r>
          </w:p>
        </w:tc>
        <w:tc>
          <w:tcPr>
            <w:tcW w:w="2294" w:type="dxa"/>
          </w:tcPr>
          <w:p w:rsidR="004D67A0" w:rsidRPr="008270FD" w:rsidRDefault="004D67A0" w:rsidP="00163BFE">
            <w:pPr>
              <w:rPr>
                <w:rFonts w:ascii="宋体" w:hAnsi="宋体" w:hint="eastAsia"/>
                <w:color w:val="000000"/>
                <w:szCs w:val="21"/>
              </w:rPr>
            </w:pPr>
            <w:r>
              <w:rPr>
                <w:rFonts w:ascii="宋体" w:hAnsi="宋体" w:hint="eastAsia"/>
                <w:color w:val="000000"/>
                <w:szCs w:val="21"/>
              </w:rPr>
              <w:t>-</w:t>
            </w:r>
          </w:p>
        </w:tc>
      </w:tr>
      <w:tr w:rsidR="00100041" w:rsidRPr="00D94158">
        <w:tc>
          <w:tcPr>
            <w:tcW w:w="2421" w:type="dxa"/>
          </w:tcPr>
          <w:p w:rsidR="00100041" w:rsidRPr="00D94158" w:rsidRDefault="00100041" w:rsidP="0009436C">
            <w:pPr>
              <w:snapToGrid w:val="0"/>
              <w:spacing w:line="300" w:lineRule="auto"/>
              <w:rPr>
                <w:rFonts w:ascii="宋体" w:hAnsi="宋体"/>
                <w:sz w:val="21"/>
                <w:szCs w:val="21"/>
              </w:rPr>
            </w:pPr>
            <w:r>
              <w:rPr>
                <w:rFonts w:ascii="宋体" w:hAnsi="宋体" w:hint="eastAsia"/>
                <w:sz w:val="21"/>
                <w:szCs w:val="21"/>
              </w:rPr>
              <w:t>e</w:t>
            </w:r>
            <w:r w:rsidRPr="00D94158">
              <w:rPr>
                <w:rFonts w:ascii="宋体" w:hAnsi="宋体"/>
                <w:sz w:val="21"/>
                <w:szCs w:val="21"/>
              </w:rPr>
              <w:t>num</w:t>
            </w:r>
          </w:p>
        </w:tc>
        <w:tc>
          <w:tcPr>
            <w:tcW w:w="1647" w:type="dxa"/>
          </w:tcPr>
          <w:p w:rsidR="00100041" w:rsidRPr="00E13755" w:rsidRDefault="002F3590" w:rsidP="0009436C">
            <w:pPr>
              <w:rPr>
                <w:rFonts w:ascii="宋体" w:hAnsi="宋体" w:hint="eastAsia"/>
                <w:color w:val="000000"/>
                <w:szCs w:val="21"/>
              </w:rPr>
            </w:pPr>
            <w:r>
              <w:rPr>
                <w:rFonts w:ascii="宋体" w:hAnsi="宋体" w:hint="eastAsia"/>
                <w:color w:val="000000"/>
                <w:szCs w:val="21"/>
              </w:rPr>
              <w:t>in</w:t>
            </w:r>
          </w:p>
        </w:tc>
        <w:tc>
          <w:tcPr>
            <w:tcW w:w="2160" w:type="dxa"/>
          </w:tcPr>
          <w:p w:rsidR="00100041" w:rsidRDefault="002F3590" w:rsidP="0009436C">
            <w:r>
              <w:rPr>
                <w:rFonts w:ascii="宋体" w:hAnsi="宋体" w:hint="eastAsia"/>
                <w:color w:val="000000"/>
                <w:szCs w:val="21"/>
              </w:rPr>
              <w:t>out</w:t>
            </w:r>
          </w:p>
        </w:tc>
        <w:tc>
          <w:tcPr>
            <w:tcW w:w="2294" w:type="dxa"/>
          </w:tcPr>
          <w:p w:rsidR="00100041" w:rsidRDefault="003562B4" w:rsidP="00163BFE">
            <w:pPr>
              <w:rPr>
                <w:rFonts w:ascii="宋体" w:hAnsi="宋体" w:hint="eastAsia"/>
                <w:color w:val="000000"/>
                <w:szCs w:val="21"/>
              </w:rPr>
            </w:pPr>
            <w:r>
              <w:rPr>
                <w:rFonts w:ascii="宋体" w:hAnsi="宋体" w:hint="eastAsia"/>
                <w:color w:val="000000"/>
                <w:szCs w:val="21"/>
              </w:rPr>
              <w:t>-</w:t>
            </w:r>
          </w:p>
        </w:tc>
      </w:tr>
      <w:tr w:rsidR="00100041" w:rsidRPr="00D94158">
        <w:tc>
          <w:tcPr>
            <w:tcW w:w="2421" w:type="dxa"/>
          </w:tcPr>
          <w:p w:rsidR="00100041" w:rsidRPr="00D94158" w:rsidRDefault="00100041" w:rsidP="0009436C">
            <w:pPr>
              <w:snapToGrid w:val="0"/>
              <w:spacing w:line="300" w:lineRule="auto"/>
              <w:rPr>
                <w:rFonts w:ascii="宋体" w:hAnsi="宋体"/>
                <w:sz w:val="21"/>
                <w:szCs w:val="21"/>
              </w:rPr>
            </w:pPr>
            <w:r>
              <w:rPr>
                <w:rFonts w:ascii="宋体" w:hAnsi="宋体" w:hint="eastAsia"/>
                <w:sz w:val="21"/>
                <w:szCs w:val="21"/>
              </w:rPr>
              <w:t>s</w:t>
            </w:r>
            <w:r w:rsidRPr="00D94158">
              <w:rPr>
                <w:rFonts w:ascii="宋体" w:hAnsi="宋体"/>
                <w:sz w:val="21"/>
                <w:szCs w:val="21"/>
              </w:rPr>
              <w:t>truct</w:t>
            </w:r>
          </w:p>
        </w:tc>
        <w:tc>
          <w:tcPr>
            <w:tcW w:w="1647" w:type="dxa"/>
          </w:tcPr>
          <w:p w:rsidR="00100041" w:rsidRPr="00E13755" w:rsidRDefault="00FD1F79" w:rsidP="0009436C">
            <w:pPr>
              <w:rPr>
                <w:rFonts w:ascii="宋体" w:hAnsi="宋体" w:hint="eastAsia"/>
                <w:color w:val="000000"/>
                <w:szCs w:val="21"/>
              </w:rPr>
            </w:pPr>
            <w:r>
              <w:rPr>
                <w:rFonts w:ascii="宋体" w:hAnsi="宋体" w:hint="eastAsia"/>
                <w:color w:val="000000"/>
                <w:szCs w:val="21"/>
              </w:rPr>
              <w:t>in</w:t>
            </w:r>
          </w:p>
        </w:tc>
        <w:tc>
          <w:tcPr>
            <w:tcW w:w="2160" w:type="dxa"/>
          </w:tcPr>
          <w:p w:rsidR="00100041" w:rsidRDefault="00100041" w:rsidP="0009436C">
            <w:r w:rsidRPr="004F3B3C">
              <w:rPr>
                <w:rFonts w:ascii="宋体" w:hAnsi="宋体" w:hint="eastAsia"/>
                <w:color w:val="000000"/>
                <w:szCs w:val="21"/>
              </w:rPr>
              <w:t>out</w:t>
            </w:r>
          </w:p>
        </w:tc>
        <w:tc>
          <w:tcPr>
            <w:tcW w:w="2294" w:type="dxa"/>
          </w:tcPr>
          <w:p w:rsidR="00100041" w:rsidRDefault="003562B4" w:rsidP="00163BFE">
            <w:pPr>
              <w:rPr>
                <w:rFonts w:ascii="宋体" w:hAnsi="宋体" w:hint="eastAsia"/>
                <w:color w:val="000000"/>
                <w:szCs w:val="21"/>
              </w:rPr>
            </w:pPr>
            <w:r>
              <w:rPr>
                <w:rFonts w:ascii="宋体" w:hAnsi="宋体" w:hint="eastAsia"/>
                <w:color w:val="000000"/>
                <w:szCs w:val="21"/>
              </w:rPr>
              <w:t>-</w:t>
            </w:r>
          </w:p>
        </w:tc>
      </w:tr>
      <w:tr w:rsidR="00CF65C7" w:rsidRPr="00D94158">
        <w:tc>
          <w:tcPr>
            <w:tcW w:w="2421" w:type="dxa"/>
          </w:tcPr>
          <w:p w:rsidR="00CF65C7" w:rsidRPr="00D94158" w:rsidRDefault="00CF65C7" w:rsidP="00FE6282">
            <w:pPr>
              <w:snapToGrid w:val="0"/>
              <w:spacing w:line="300" w:lineRule="auto"/>
              <w:rPr>
                <w:rFonts w:ascii="宋体" w:hAnsi="宋体" w:hint="eastAsia"/>
                <w:sz w:val="21"/>
                <w:szCs w:val="21"/>
              </w:rPr>
            </w:pPr>
            <w:r>
              <w:rPr>
                <w:rFonts w:ascii="宋体" w:hAnsi="宋体"/>
                <w:sz w:val="21"/>
                <w:szCs w:val="21"/>
              </w:rPr>
              <w:t>Interface</w:t>
            </w:r>
          </w:p>
        </w:tc>
        <w:tc>
          <w:tcPr>
            <w:tcW w:w="1647" w:type="dxa"/>
          </w:tcPr>
          <w:p w:rsidR="00CF65C7" w:rsidRPr="008270FD" w:rsidRDefault="00CF65C7" w:rsidP="000D29B8">
            <w:pPr>
              <w:rPr>
                <w:rFonts w:ascii="宋体" w:hAnsi="宋体" w:hint="eastAsia"/>
                <w:color w:val="000000"/>
                <w:szCs w:val="21"/>
              </w:rPr>
            </w:pPr>
            <w:r>
              <w:rPr>
                <w:rFonts w:ascii="宋体" w:hAnsi="宋体" w:hint="eastAsia"/>
                <w:color w:val="000000"/>
                <w:szCs w:val="21"/>
              </w:rPr>
              <w:t>-</w:t>
            </w:r>
          </w:p>
        </w:tc>
        <w:tc>
          <w:tcPr>
            <w:tcW w:w="2160" w:type="dxa"/>
          </w:tcPr>
          <w:p w:rsidR="00CF65C7" w:rsidRDefault="00CF65C7">
            <w:r w:rsidRPr="004F3B3C">
              <w:rPr>
                <w:rFonts w:ascii="宋体" w:hAnsi="宋体" w:hint="eastAsia"/>
                <w:color w:val="000000"/>
                <w:szCs w:val="21"/>
              </w:rPr>
              <w:t>in/out</w:t>
            </w:r>
          </w:p>
        </w:tc>
        <w:tc>
          <w:tcPr>
            <w:tcW w:w="2294" w:type="dxa"/>
          </w:tcPr>
          <w:p w:rsidR="00CF65C7" w:rsidRPr="008270FD" w:rsidRDefault="00CF65C7" w:rsidP="00AD7B76">
            <w:pPr>
              <w:rPr>
                <w:rFonts w:ascii="宋体" w:hAnsi="宋体" w:hint="eastAsia"/>
                <w:color w:val="000000"/>
                <w:szCs w:val="21"/>
              </w:rPr>
            </w:pPr>
            <w:r>
              <w:rPr>
                <w:rFonts w:ascii="宋体" w:hAnsi="宋体" w:hint="eastAsia"/>
                <w:color w:val="000000"/>
                <w:szCs w:val="21"/>
              </w:rPr>
              <w:t>out</w:t>
            </w:r>
          </w:p>
        </w:tc>
      </w:tr>
      <w:tr w:rsidR="003562B4" w:rsidRPr="00D94158">
        <w:tc>
          <w:tcPr>
            <w:tcW w:w="2421" w:type="dxa"/>
          </w:tcPr>
          <w:p w:rsidR="003562B4" w:rsidRPr="00DD5574" w:rsidRDefault="003562B4" w:rsidP="00FE6282">
            <w:pPr>
              <w:snapToGrid w:val="0"/>
              <w:spacing w:line="300" w:lineRule="auto"/>
              <w:rPr>
                <w:rFonts w:ascii="宋体" w:hAnsi="宋体"/>
                <w:sz w:val="21"/>
                <w:szCs w:val="21"/>
              </w:rPr>
            </w:pPr>
            <w:r w:rsidRPr="00DD5574">
              <w:rPr>
                <w:rFonts w:ascii="宋体" w:hAnsi="宋体"/>
                <w:sz w:val="21"/>
                <w:szCs w:val="21"/>
              </w:rPr>
              <w:t>GUID</w:t>
            </w:r>
          </w:p>
        </w:tc>
        <w:tc>
          <w:tcPr>
            <w:tcW w:w="1647" w:type="dxa"/>
          </w:tcPr>
          <w:p w:rsidR="003562B4" w:rsidRPr="008270FD" w:rsidRDefault="00FD1F79" w:rsidP="000D29B8">
            <w:pPr>
              <w:rPr>
                <w:rFonts w:ascii="宋体" w:hAnsi="宋体" w:hint="eastAsia"/>
                <w:color w:val="000000"/>
                <w:szCs w:val="21"/>
              </w:rPr>
            </w:pPr>
            <w:r>
              <w:rPr>
                <w:rFonts w:ascii="宋体" w:hAnsi="宋体" w:hint="eastAsia"/>
                <w:color w:val="000000"/>
                <w:szCs w:val="21"/>
              </w:rPr>
              <w:t>in</w:t>
            </w:r>
          </w:p>
        </w:tc>
        <w:tc>
          <w:tcPr>
            <w:tcW w:w="2160" w:type="dxa"/>
          </w:tcPr>
          <w:p w:rsidR="003562B4" w:rsidRDefault="003562B4">
            <w:r w:rsidRPr="004F3B3C">
              <w:rPr>
                <w:rFonts w:ascii="宋体" w:hAnsi="宋体" w:hint="eastAsia"/>
                <w:color w:val="000000"/>
                <w:szCs w:val="21"/>
              </w:rPr>
              <w:t>out</w:t>
            </w:r>
          </w:p>
        </w:tc>
        <w:tc>
          <w:tcPr>
            <w:tcW w:w="2294" w:type="dxa"/>
          </w:tcPr>
          <w:p w:rsidR="003562B4" w:rsidRPr="00324478" w:rsidRDefault="003562B4" w:rsidP="0009436C">
            <w:pPr>
              <w:rPr>
                <w:rFonts w:ascii="宋体" w:hAnsi="宋体" w:hint="eastAsia"/>
                <w:color w:val="000000"/>
                <w:szCs w:val="21"/>
              </w:rPr>
            </w:pPr>
            <w:r>
              <w:rPr>
                <w:rFonts w:ascii="宋体" w:hAnsi="宋体" w:hint="eastAsia"/>
                <w:color w:val="000000"/>
                <w:szCs w:val="21"/>
              </w:rPr>
              <w:t>-</w:t>
            </w:r>
          </w:p>
        </w:tc>
      </w:tr>
      <w:tr w:rsidR="003562B4" w:rsidRPr="00D94158">
        <w:tc>
          <w:tcPr>
            <w:tcW w:w="2421" w:type="dxa"/>
          </w:tcPr>
          <w:p w:rsidR="003562B4" w:rsidRPr="00DD5574" w:rsidRDefault="003562B4" w:rsidP="00163BFE">
            <w:pPr>
              <w:snapToGrid w:val="0"/>
              <w:spacing w:line="300" w:lineRule="auto"/>
              <w:rPr>
                <w:rFonts w:ascii="宋体" w:hAnsi="宋体"/>
                <w:sz w:val="21"/>
                <w:szCs w:val="21"/>
              </w:rPr>
            </w:pPr>
            <w:r>
              <w:rPr>
                <w:rFonts w:ascii="宋体" w:hAnsi="宋体" w:hint="eastAsia"/>
                <w:sz w:val="21"/>
                <w:szCs w:val="21"/>
              </w:rPr>
              <w:t>ClassID</w:t>
            </w:r>
          </w:p>
        </w:tc>
        <w:tc>
          <w:tcPr>
            <w:tcW w:w="1647" w:type="dxa"/>
          </w:tcPr>
          <w:p w:rsidR="003562B4" w:rsidRPr="008270FD" w:rsidRDefault="00FD1F79" w:rsidP="0009436C">
            <w:pPr>
              <w:rPr>
                <w:rFonts w:ascii="宋体" w:hAnsi="宋体" w:hint="eastAsia"/>
                <w:color w:val="000000"/>
                <w:szCs w:val="21"/>
              </w:rPr>
            </w:pPr>
            <w:r>
              <w:rPr>
                <w:rFonts w:ascii="宋体" w:hAnsi="宋体" w:hint="eastAsia"/>
                <w:color w:val="000000"/>
                <w:szCs w:val="21"/>
              </w:rPr>
              <w:t>in</w:t>
            </w:r>
          </w:p>
        </w:tc>
        <w:tc>
          <w:tcPr>
            <w:tcW w:w="2160" w:type="dxa"/>
          </w:tcPr>
          <w:p w:rsidR="003562B4" w:rsidRDefault="003562B4" w:rsidP="00163BFE">
            <w:r w:rsidRPr="004F3B3C">
              <w:rPr>
                <w:rFonts w:ascii="宋体" w:hAnsi="宋体" w:hint="eastAsia"/>
                <w:color w:val="000000"/>
                <w:szCs w:val="21"/>
              </w:rPr>
              <w:t>out</w:t>
            </w:r>
          </w:p>
        </w:tc>
        <w:tc>
          <w:tcPr>
            <w:tcW w:w="2294" w:type="dxa"/>
          </w:tcPr>
          <w:p w:rsidR="003562B4" w:rsidRPr="00324478" w:rsidRDefault="003562B4" w:rsidP="0009436C">
            <w:pPr>
              <w:rPr>
                <w:rFonts w:ascii="宋体" w:hAnsi="宋体" w:hint="eastAsia"/>
                <w:color w:val="000000"/>
                <w:szCs w:val="21"/>
              </w:rPr>
            </w:pPr>
            <w:r>
              <w:rPr>
                <w:rFonts w:ascii="宋体" w:hAnsi="宋体" w:hint="eastAsia"/>
                <w:color w:val="000000"/>
                <w:szCs w:val="21"/>
              </w:rPr>
              <w:t>-</w:t>
            </w:r>
          </w:p>
        </w:tc>
      </w:tr>
    </w:tbl>
    <w:p w:rsidR="00FE6282" w:rsidRPr="00FE6282" w:rsidRDefault="00FE6282" w:rsidP="00FE6282">
      <w:pPr>
        <w:snapToGrid w:val="0"/>
        <w:spacing w:line="300" w:lineRule="auto"/>
        <w:rPr>
          <w:rFonts w:ascii="宋体" w:hAnsi="宋体" w:hint="eastAsia"/>
          <w:sz w:val="21"/>
          <w:szCs w:val="21"/>
        </w:rPr>
      </w:pPr>
    </w:p>
    <w:p w:rsidR="00C0260A" w:rsidRDefault="00C0260A" w:rsidP="00AB5DDD">
      <w:pPr>
        <w:snapToGrid w:val="0"/>
        <w:spacing w:line="300" w:lineRule="auto"/>
        <w:ind w:firstLineChars="200" w:firstLine="420"/>
        <w:rPr>
          <w:rFonts w:ascii="宋体" w:hAnsi="宋体" w:hint="eastAsia"/>
          <w:sz w:val="21"/>
          <w:szCs w:val="21"/>
        </w:rPr>
      </w:pPr>
    </w:p>
    <w:p w:rsidR="00C0260A" w:rsidRDefault="00C0260A" w:rsidP="00AB5DDD">
      <w:pPr>
        <w:snapToGrid w:val="0"/>
        <w:spacing w:line="300" w:lineRule="auto"/>
        <w:ind w:firstLineChars="200" w:firstLine="420"/>
        <w:rPr>
          <w:rFonts w:ascii="宋体" w:hAnsi="宋体" w:hint="eastAsia"/>
          <w:sz w:val="21"/>
          <w:szCs w:val="21"/>
        </w:rPr>
      </w:pPr>
    </w:p>
    <w:p w:rsidR="00C0260A" w:rsidRPr="00BC57E8" w:rsidRDefault="00881479" w:rsidP="00BA4562">
      <w:pPr>
        <w:pStyle w:val="2"/>
        <w:snapToGrid w:val="0"/>
        <w:spacing w:line="300" w:lineRule="auto"/>
        <w:rPr>
          <w:rFonts w:ascii="宋体" w:eastAsia="宋体" w:hAnsi="宋体" w:hint="eastAsia"/>
        </w:rPr>
      </w:pPr>
      <w:bookmarkStart w:id="425" w:name="_Toc197919040"/>
      <w:r>
        <w:rPr>
          <w:rFonts w:ascii="宋体" w:eastAsia="宋体" w:hAnsi="宋体" w:hint="eastAsia"/>
        </w:rPr>
        <w:t>7.13</w:t>
      </w:r>
      <w:r w:rsidR="00C0260A">
        <w:rPr>
          <w:rFonts w:ascii="宋体" w:eastAsia="宋体" w:hAnsi="宋体" w:hint="eastAsia"/>
        </w:rPr>
        <w:t xml:space="preserve"> dummytype</w:t>
      </w:r>
      <w:bookmarkEnd w:id="425"/>
    </w:p>
    <w:p w:rsidR="00C0260A" w:rsidRDefault="00C0260A" w:rsidP="00C0260A">
      <w:pPr>
        <w:snapToGrid w:val="0"/>
        <w:spacing w:line="300" w:lineRule="auto"/>
        <w:ind w:firstLineChars="200" w:firstLine="420"/>
        <w:rPr>
          <w:rFonts w:ascii="宋体" w:hAnsi="宋体" w:hint="eastAsia"/>
          <w:sz w:val="21"/>
          <w:szCs w:val="21"/>
        </w:rPr>
      </w:pPr>
      <w:r w:rsidRPr="00AB5DDD">
        <w:rPr>
          <w:rFonts w:ascii="宋体" w:hAnsi="宋体"/>
          <w:sz w:val="21"/>
          <w:szCs w:val="21"/>
        </w:rPr>
        <w:t>此属性</w:t>
      </w:r>
      <w:r w:rsidR="007C1B0E">
        <w:rPr>
          <w:rFonts w:ascii="宋体" w:hAnsi="宋体" w:hint="eastAsia"/>
          <w:sz w:val="21"/>
          <w:szCs w:val="21"/>
        </w:rPr>
        <w:t>用以表明当前数据类型</w:t>
      </w:r>
      <w:r w:rsidR="007A46BB">
        <w:rPr>
          <w:rFonts w:ascii="宋体" w:hAnsi="宋体" w:hint="eastAsia"/>
          <w:sz w:val="21"/>
          <w:szCs w:val="21"/>
        </w:rPr>
        <w:t>定义所引用的数据类型，</w:t>
      </w:r>
      <w:r w:rsidR="00C31AB7">
        <w:rPr>
          <w:rFonts w:ascii="宋体" w:hAnsi="宋体" w:hint="eastAsia"/>
          <w:sz w:val="21"/>
          <w:szCs w:val="21"/>
        </w:rPr>
        <w:t>在当前编译位置还没有元数据信息，但生成C++代码时，在相应的头文件中，会有相关类型的具体定义</w:t>
      </w:r>
      <w:r>
        <w:rPr>
          <w:rFonts w:ascii="宋体" w:hAnsi="宋体" w:hint="eastAsia"/>
          <w:sz w:val="21"/>
          <w:szCs w:val="21"/>
        </w:rPr>
        <w:t>。</w:t>
      </w:r>
    </w:p>
    <w:p w:rsidR="00C0260A" w:rsidRPr="002157D1" w:rsidRDefault="00C0260A" w:rsidP="00C0260A">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lastRenderedPageBreak/>
        <w:t>module</w:t>
      </w:r>
    </w:p>
    <w:p w:rsidR="00C0260A" w:rsidRPr="002157D1" w:rsidRDefault="00C0260A" w:rsidP="00C0260A">
      <w:pPr>
        <w:shd w:val="clear" w:color="auto" w:fill="E6E6E6"/>
        <w:snapToGrid w:val="0"/>
        <w:spacing w:line="300" w:lineRule="auto"/>
        <w:ind w:firstLineChars="200" w:firstLine="420"/>
        <w:rPr>
          <w:rFonts w:ascii="宋体" w:hAnsi="宋体"/>
          <w:sz w:val="21"/>
          <w:szCs w:val="21"/>
        </w:rPr>
      </w:pPr>
      <w:r w:rsidRPr="002157D1">
        <w:rPr>
          <w:rFonts w:ascii="宋体" w:hAnsi="宋体"/>
          <w:sz w:val="21"/>
          <w:szCs w:val="21"/>
        </w:rPr>
        <w:t>{</w:t>
      </w:r>
    </w:p>
    <w:p w:rsidR="007C1B0E" w:rsidRDefault="00C0260A" w:rsidP="007C1B0E">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 xml:space="preserve">    </w:t>
      </w:r>
      <w:r w:rsidR="007C1B0E" w:rsidRPr="007C1B0E">
        <w:rPr>
          <w:rFonts w:ascii="宋体" w:hAnsi="宋体"/>
          <w:sz w:val="21"/>
          <w:szCs w:val="21"/>
        </w:rPr>
        <w:t xml:space="preserve">typedef [dummytype] PVoid PCarQuintet;          </w:t>
      </w:r>
    </w:p>
    <w:p w:rsidR="007C1B0E" w:rsidRDefault="007C1B0E" w:rsidP="007C1B0E">
      <w:pPr>
        <w:shd w:val="clear" w:color="auto" w:fill="E6E6E6"/>
        <w:snapToGrid w:val="0"/>
        <w:spacing w:line="300" w:lineRule="auto"/>
        <w:ind w:firstLineChars="200" w:firstLine="420"/>
        <w:rPr>
          <w:rFonts w:ascii="宋体" w:hAnsi="宋体" w:hint="eastAsia"/>
          <w:sz w:val="21"/>
          <w:szCs w:val="21"/>
        </w:rPr>
      </w:pPr>
      <w:r w:rsidRPr="007C1B0E">
        <w:rPr>
          <w:rFonts w:ascii="宋体" w:hAnsi="宋体"/>
          <w:sz w:val="21"/>
          <w:szCs w:val="21"/>
        </w:rPr>
        <w:t xml:space="preserve">    typedef [dummytype] GUID EMuid;</w:t>
      </w:r>
    </w:p>
    <w:p w:rsidR="007C1B0E" w:rsidRDefault="007C1B0E" w:rsidP="007C1B0E">
      <w:pPr>
        <w:shd w:val="clear" w:color="auto" w:fill="E6E6E6"/>
        <w:snapToGrid w:val="0"/>
        <w:spacing w:line="300" w:lineRule="auto"/>
        <w:ind w:firstLineChars="200" w:firstLine="420"/>
        <w:rPr>
          <w:rFonts w:ascii="宋体" w:hAnsi="宋体" w:hint="eastAsia"/>
          <w:sz w:val="21"/>
          <w:szCs w:val="21"/>
        </w:rPr>
      </w:pPr>
      <w:r w:rsidRPr="007C1B0E">
        <w:rPr>
          <w:rFonts w:ascii="宋体" w:hAnsi="宋体"/>
          <w:sz w:val="21"/>
          <w:szCs w:val="21"/>
        </w:rPr>
        <w:t xml:space="preserve">    typedef [dummytype] PVoid PContext;</w:t>
      </w:r>
    </w:p>
    <w:p w:rsidR="00761CAD" w:rsidRDefault="00761CAD" w:rsidP="007C1B0E">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w:t>
      </w:r>
    </w:p>
    <w:p w:rsidR="00C0260A" w:rsidRDefault="00C0260A" w:rsidP="00AB5DDD">
      <w:pPr>
        <w:snapToGrid w:val="0"/>
        <w:spacing w:line="300" w:lineRule="auto"/>
        <w:ind w:firstLineChars="200" w:firstLine="420"/>
        <w:rPr>
          <w:rFonts w:ascii="宋体" w:hAnsi="宋体" w:hint="eastAsia"/>
          <w:sz w:val="21"/>
          <w:szCs w:val="21"/>
        </w:rPr>
      </w:pPr>
    </w:p>
    <w:p w:rsidR="00C0260A" w:rsidRDefault="00C0260A" w:rsidP="00AB5DDD">
      <w:pPr>
        <w:snapToGrid w:val="0"/>
        <w:spacing w:line="300" w:lineRule="auto"/>
        <w:ind w:firstLineChars="200" w:firstLine="420"/>
        <w:rPr>
          <w:rFonts w:ascii="宋体" w:hAnsi="宋体" w:hint="eastAsia"/>
          <w:sz w:val="21"/>
          <w:szCs w:val="21"/>
        </w:rPr>
      </w:pPr>
    </w:p>
    <w:p w:rsidR="00C0260A" w:rsidRDefault="00C0260A" w:rsidP="00AB5DDD">
      <w:pPr>
        <w:snapToGrid w:val="0"/>
        <w:spacing w:line="300" w:lineRule="auto"/>
        <w:ind w:firstLineChars="200" w:firstLine="420"/>
        <w:rPr>
          <w:rFonts w:ascii="宋体" w:hAnsi="宋体" w:hint="eastAsia"/>
          <w:sz w:val="21"/>
          <w:szCs w:val="21"/>
        </w:rPr>
      </w:pPr>
    </w:p>
    <w:p w:rsidR="00782A40" w:rsidRDefault="00782A40" w:rsidP="00AB5DDD">
      <w:pPr>
        <w:snapToGrid w:val="0"/>
        <w:spacing w:line="300" w:lineRule="auto"/>
        <w:ind w:firstLineChars="200" w:firstLine="420"/>
        <w:rPr>
          <w:rFonts w:ascii="宋体" w:hAnsi="宋体" w:hint="eastAsia"/>
          <w:sz w:val="21"/>
          <w:szCs w:val="21"/>
        </w:rPr>
      </w:pPr>
      <w:r>
        <w:rPr>
          <w:rFonts w:ascii="宋体" w:hAnsi="宋体"/>
          <w:sz w:val="21"/>
          <w:szCs w:val="21"/>
        </w:rPr>
        <w:br w:type="page"/>
      </w:r>
    </w:p>
    <w:p w:rsidR="00782A40" w:rsidRPr="004E6F39" w:rsidRDefault="00782A40" w:rsidP="004E6F39">
      <w:pPr>
        <w:pStyle w:val="1125"/>
        <w:rPr>
          <w:rFonts w:hint="eastAsia"/>
        </w:rPr>
      </w:pPr>
      <w:bookmarkStart w:id="426" w:name="_Toc152754380"/>
      <w:bookmarkStart w:id="427" w:name="_Toc197919041"/>
      <w:r w:rsidRPr="004E6F39">
        <w:rPr>
          <w:rFonts w:hint="eastAsia"/>
        </w:rPr>
        <w:t>第八章</w:t>
      </w:r>
      <w:r>
        <w:rPr>
          <w:rFonts w:hint="eastAsia"/>
        </w:rPr>
        <w:t xml:space="preserve">　</w:t>
      </w:r>
      <w:r w:rsidRPr="004E6F39">
        <w:rPr>
          <w:rFonts w:hint="eastAsia"/>
        </w:rPr>
        <w:t>CAR</w:t>
      </w:r>
      <w:r w:rsidRPr="004E6F39">
        <w:rPr>
          <w:rFonts w:hint="eastAsia"/>
        </w:rPr>
        <w:t>构件</w:t>
      </w:r>
      <w:r w:rsidR="001C1EE7" w:rsidRPr="004E6F39">
        <w:rPr>
          <w:rFonts w:hint="eastAsia"/>
        </w:rPr>
        <w:t>编程</w:t>
      </w:r>
      <w:r w:rsidRPr="004E6F39">
        <w:rPr>
          <w:rFonts w:hint="eastAsia"/>
        </w:rPr>
        <w:t>基础</w:t>
      </w:r>
      <w:bookmarkEnd w:id="426"/>
      <w:bookmarkEnd w:id="427"/>
    </w:p>
    <w:p w:rsidR="00782A40" w:rsidRPr="00BC57E8" w:rsidRDefault="00782A40" w:rsidP="00BA4562">
      <w:pPr>
        <w:pStyle w:val="2"/>
        <w:snapToGrid w:val="0"/>
        <w:spacing w:line="300" w:lineRule="auto"/>
        <w:rPr>
          <w:rFonts w:ascii="宋体" w:eastAsia="宋体" w:hAnsi="宋体" w:hint="eastAsia"/>
        </w:rPr>
      </w:pPr>
      <w:bookmarkStart w:id="428" w:name="_Toc152754381"/>
      <w:bookmarkStart w:id="429" w:name="_Toc197919042"/>
      <w:r w:rsidRPr="00BC57E8">
        <w:rPr>
          <w:rFonts w:ascii="宋体" w:eastAsia="宋体" w:hAnsi="宋体" w:hint="eastAsia"/>
        </w:rPr>
        <w:t>8.1</w:t>
      </w:r>
      <w:r w:rsidRPr="00BC57E8">
        <w:rPr>
          <w:rFonts w:ascii="宋体" w:eastAsia="宋体" w:hAnsi="宋体" w:hint="eastAsia"/>
        </w:rPr>
        <w:tab/>
        <w:t>构件</w:t>
      </w:r>
      <w:r w:rsidR="00CD796D">
        <w:rPr>
          <w:rFonts w:ascii="宋体" w:eastAsia="宋体" w:hAnsi="宋体" w:hint="eastAsia"/>
        </w:rPr>
        <w:t>实例化</w:t>
      </w:r>
      <w:bookmarkEnd w:id="428"/>
      <w:bookmarkEnd w:id="429"/>
    </w:p>
    <w:p w:rsidR="00AB0F5A" w:rsidRDefault="00AB0F5A" w:rsidP="00351A43">
      <w:pPr>
        <w:snapToGrid w:val="0"/>
        <w:spacing w:line="300" w:lineRule="auto"/>
        <w:ind w:firstLineChars="200" w:firstLine="420"/>
        <w:rPr>
          <w:rFonts w:ascii="宋体" w:hAnsi="宋体" w:hint="eastAsia"/>
          <w:sz w:val="21"/>
          <w:szCs w:val="21"/>
        </w:rPr>
      </w:pPr>
      <w:bookmarkStart w:id="430" w:name="_Toc152754382"/>
      <w:r>
        <w:rPr>
          <w:rFonts w:ascii="宋体" w:hAnsi="宋体" w:hint="eastAsia"/>
          <w:sz w:val="21"/>
          <w:szCs w:val="21"/>
        </w:rPr>
        <w:t>现有一构件的CAR文件如下：</w:t>
      </w:r>
    </w:p>
    <w:p w:rsidR="00AB0F5A" w:rsidRPr="00B17346" w:rsidRDefault="00AB0F5A" w:rsidP="00AB0F5A">
      <w:pPr>
        <w:shd w:val="clear" w:color="auto" w:fill="E6E6E6"/>
        <w:snapToGrid w:val="0"/>
        <w:spacing w:line="300" w:lineRule="auto"/>
        <w:ind w:firstLineChars="200" w:firstLine="420"/>
        <w:rPr>
          <w:rFonts w:ascii="宋体" w:hAnsi="宋体"/>
          <w:sz w:val="21"/>
          <w:szCs w:val="21"/>
        </w:rPr>
      </w:pPr>
      <w:r w:rsidRPr="00B17346">
        <w:rPr>
          <w:rFonts w:ascii="宋体" w:hAnsi="宋体"/>
          <w:sz w:val="21"/>
          <w:szCs w:val="21"/>
        </w:rPr>
        <w:t>module</w:t>
      </w:r>
    </w:p>
    <w:p w:rsidR="00AB0F5A" w:rsidRDefault="00AB0F5A" w:rsidP="00AB0F5A">
      <w:pPr>
        <w:shd w:val="clear" w:color="auto" w:fill="E6E6E6"/>
        <w:snapToGrid w:val="0"/>
        <w:spacing w:line="300" w:lineRule="auto"/>
        <w:ind w:firstLineChars="200" w:firstLine="420"/>
        <w:rPr>
          <w:rFonts w:ascii="宋体" w:hAnsi="宋体" w:hint="eastAsia"/>
          <w:sz w:val="21"/>
          <w:szCs w:val="21"/>
        </w:rPr>
      </w:pPr>
      <w:r w:rsidRPr="00B17346">
        <w:rPr>
          <w:rFonts w:ascii="宋体" w:hAnsi="宋体"/>
          <w:sz w:val="21"/>
          <w:szCs w:val="21"/>
        </w:rPr>
        <w:t>{</w:t>
      </w:r>
    </w:p>
    <w:p w:rsidR="00AB0F5A" w:rsidRDefault="00AB0F5A" w:rsidP="00AB0F5A">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interface IChild{</w:t>
      </w:r>
    </w:p>
    <w:p w:rsidR="00AB0F5A" w:rsidRDefault="00AB0F5A" w:rsidP="00AB0F5A">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HelloChild();</w:t>
      </w:r>
    </w:p>
    <w:p w:rsidR="00AB0F5A" w:rsidRPr="00B17346" w:rsidRDefault="00AB0F5A" w:rsidP="00AB0F5A">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AB0F5A" w:rsidRPr="00FC0715" w:rsidRDefault="00AB0F5A" w:rsidP="00AB0F5A">
      <w:pPr>
        <w:shd w:val="clear" w:color="auto" w:fill="E6E6E6"/>
        <w:snapToGrid w:val="0"/>
        <w:spacing w:line="300" w:lineRule="auto"/>
        <w:ind w:firstLineChars="200" w:firstLine="420"/>
        <w:rPr>
          <w:rFonts w:ascii="宋体" w:hAnsi="宋体"/>
          <w:sz w:val="21"/>
          <w:szCs w:val="21"/>
        </w:rPr>
      </w:pPr>
      <w:r w:rsidRPr="00FC0715">
        <w:rPr>
          <w:rFonts w:ascii="宋体" w:hAnsi="宋体"/>
          <w:sz w:val="21"/>
          <w:szCs w:val="21"/>
        </w:rPr>
        <w:t xml:space="preserve">    class CChild{</w:t>
      </w:r>
    </w:p>
    <w:p w:rsidR="00AB0F5A" w:rsidRDefault="00AB0F5A" w:rsidP="00AB0F5A">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        constructor(Int32 </w:t>
      </w:r>
      <w:r>
        <w:rPr>
          <w:rFonts w:ascii="宋体" w:hAnsi="宋体" w:hint="eastAsia"/>
          <w:sz w:val="21"/>
          <w:szCs w:val="21"/>
        </w:rPr>
        <w:t>age</w:t>
      </w:r>
      <w:r w:rsidRPr="00AB0F5A">
        <w:rPr>
          <w:rFonts w:ascii="宋体" w:hAnsi="宋体"/>
          <w:sz w:val="21"/>
          <w:szCs w:val="21"/>
        </w:rPr>
        <w:t>, AString asName);</w:t>
      </w:r>
    </w:p>
    <w:p w:rsidR="00AB0F5A" w:rsidRPr="00FC0715" w:rsidRDefault="00AB0F5A" w:rsidP="00AB0F5A">
      <w:pPr>
        <w:shd w:val="clear" w:color="auto" w:fill="E6E6E6"/>
        <w:snapToGrid w:val="0"/>
        <w:spacing w:line="300" w:lineRule="auto"/>
        <w:ind w:firstLineChars="200" w:firstLine="420"/>
        <w:rPr>
          <w:rFonts w:ascii="宋体" w:hAnsi="宋体"/>
          <w:sz w:val="21"/>
          <w:szCs w:val="21"/>
        </w:rPr>
      </w:pPr>
      <w:r w:rsidRPr="00FC0715">
        <w:rPr>
          <w:rFonts w:ascii="宋体" w:hAnsi="宋体"/>
          <w:sz w:val="21"/>
          <w:szCs w:val="21"/>
        </w:rPr>
        <w:t xml:space="preserve">        interface IChild;</w:t>
      </w:r>
    </w:p>
    <w:p w:rsidR="00AB0F5A" w:rsidRPr="00FC0715" w:rsidRDefault="00AB0F5A" w:rsidP="00AB0F5A">
      <w:pPr>
        <w:shd w:val="clear" w:color="auto" w:fill="E6E6E6"/>
        <w:snapToGrid w:val="0"/>
        <w:spacing w:line="300" w:lineRule="auto"/>
        <w:ind w:firstLineChars="200" w:firstLine="420"/>
        <w:rPr>
          <w:rFonts w:ascii="宋体" w:hAnsi="宋体"/>
          <w:sz w:val="21"/>
          <w:szCs w:val="21"/>
        </w:rPr>
      </w:pPr>
      <w:r w:rsidRPr="00FC0715">
        <w:rPr>
          <w:rFonts w:ascii="宋体" w:hAnsi="宋体"/>
          <w:sz w:val="21"/>
          <w:szCs w:val="21"/>
        </w:rPr>
        <w:t xml:space="preserve">    }</w:t>
      </w:r>
    </w:p>
    <w:p w:rsidR="00AB0F5A" w:rsidRPr="00FC0715" w:rsidRDefault="00AB0F5A" w:rsidP="00AB0F5A">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w:t>
      </w:r>
    </w:p>
    <w:p w:rsidR="00AB0F5A" w:rsidRPr="00AB0F5A" w:rsidRDefault="00AB0F5A" w:rsidP="00AB0F5A">
      <w:pPr>
        <w:snapToGrid w:val="0"/>
        <w:spacing w:line="300" w:lineRule="auto"/>
        <w:rPr>
          <w:rFonts w:ascii="宋体" w:hAnsi="宋体" w:hint="eastAsia"/>
          <w:sz w:val="21"/>
          <w:szCs w:val="21"/>
        </w:rPr>
      </w:pPr>
    </w:p>
    <w:p w:rsidR="00AB0F5A" w:rsidRDefault="00AB0F5A" w:rsidP="00351A43">
      <w:pPr>
        <w:snapToGrid w:val="0"/>
        <w:spacing w:line="300" w:lineRule="auto"/>
        <w:ind w:firstLineChars="200" w:firstLine="420"/>
        <w:rPr>
          <w:rFonts w:ascii="宋体" w:hAnsi="宋体" w:hint="eastAsia"/>
          <w:sz w:val="28"/>
          <w:szCs w:val="28"/>
        </w:rPr>
      </w:pPr>
      <w:r>
        <w:rPr>
          <w:rFonts w:ascii="宋体" w:hAnsi="宋体" w:hint="eastAsia"/>
          <w:sz w:val="21"/>
          <w:szCs w:val="21"/>
        </w:rPr>
        <w:t>要创建并获取该构件对象的实例，根据不同的情况，用户可分别采用三种函数来实现：New、NewInContext、NewByFriend。</w:t>
      </w:r>
    </w:p>
    <w:p w:rsidR="00782A40" w:rsidRPr="00347628" w:rsidRDefault="00AB0F5A" w:rsidP="00782A40">
      <w:pPr>
        <w:pStyle w:val="3"/>
        <w:snapToGrid w:val="0"/>
        <w:spacing w:line="300" w:lineRule="auto"/>
        <w:rPr>
          <w:rFonts w:ascii="宋体" w:hAnsi="宋体" w:hint="eastAsia"/>
          <w:sz w:val="28"/>
          <w:szCs w:val="28"/>
        </w:rPr>
      </w:pPr>
      <w:bookmarkStart w:id="431" w:name="_Toc197919043"/>
      <w:smartTag w:uri="urn:schemas-microsoft-com:office:smarttags" w:element="chsdate">
        <w:smartTagPr>
          <w:attr w:name="Year" w:val="1899"/>
          <w:attr w:name="Month" w:val="12"/>
          <w:attr w:name="Day" w:val="30"/>
          <w:attr w:name="IsLunarDate" w:val="False"/>
          <w:attr w:name="IsROCDate" w:val="False"/>
        </w:smartTagPr>
        <w:r w:rsidRPr="00CA6AC6">
          <w:rPr>
            <w:rFonts w:ascii="宋体" w:hAnsi="宋体" w:hint="eastAsia"/>
            <w:sz w:val="28"/>
            <w:szCs w:val="28"/>
          </w:rPr>
          <w:t>8.1.1</w:t>
        </w:r>
      </w:smartTag>
      <w:r w:rsidRPr="00CA6AC6">
        <w:rPr>
          <w:rFonts w:ascii="宋体" w:hAnsi="宋体" w:hint="eastAsia"/>
          <w:sz w:val="28"/>
          <w:szCs w:val="28"/>
        </w:rPr>
        <w:t xml:space="preserve"> </w:t>
      </w:r>
      <w:r>
        <w:rPr>
          <w:rFonts w:ascii="宋体" w:hAnsi="宋体" w:hint="eastAsia"/>
          <w:sz w:val="28"/>
          <w:szCs w:val="28"/>
        </w:rPr>
        <w:t>New</w:t>
      </w:r>
      <w:bookmarkEnd w:id="430"/>
      <w:r w:rsidR="00347628">
        <w:rPr>
          <w:rFonts w:ascii="宋体" w:hAnsi="宋体" w:hint="eastAsia"/>
          <w:sz w:val="28"/>
          <w:szCs w:val="28"/>
        </w:rPr>
        <w:t>（</w:t>
      </w:r>
      <w:r w:rsidR="00347628" w:rsidRPr="00347628">
        <w:rPr>
          <w:rFonts w:ascii="宋体" w:hAnsi="宋体"/>
          <w:sz w:val="28"/>
          <w:szCs w:val="28"/>
        </w:rPr>
        <w:t>AcquireSingleton</w:t>
      </w:r>
      <w:r w:rsidR="00347628">
        <w:rPr>
          <w:rFonts w:ascii="宋体" w:hAnsi="宋体" w:hint="eastAsia"/>
          <w:sz w:val="28"/>
          <w:szCs w:val="28"/>
        </w:rPr>
        <w:t>）</w:t>
      </w:r>
      <w:bookmarkEnd w:id="431"/>
    </w:p>
    <w:p w:rsidR="00782A40" w:rsidRDefault="00D10752" w:rsidP="00782A40">
      <w:pPr>
        <w:snapToGrid w:val="0"/>
        <w:spacing w:line="300" w:lineRule="auto"/>
        <w:ind w:firstLineChars="200" w:firstLine="420"/>
        <w:rPr>
          <w:rFonts w:ascii="宋体" w:hAnsi="宋体" w:hint="eastAsia"/>
          <w:sz w:val="21"/>
          <w:szCs w:val="21"/>
        </w:rPr>
      </w:pPr>
      <w:r>
        <w:rPr>
          <w:rFonts w:ascii="宋体" w:hAnsi="宋体" w:hint="eastAsia"/>
          <w:sz w:val="21"/>
          <w:szCs w:val="21"/>
        </w:rPr>
        <w:t>当在构件外部（也就是在客户端而不在该构件dll内）</w:t>
      </w:r>
      <w:r w:rsidR="00351A43">
        <w:rPr>
          <w:rFonts w:ascii="宋体" w:hAnsi="宋体" w:hint="eastAsia"/>
          <w:sz w:val="21"/>
          <w:szCs w:val="21"/>
        </w:rPr>
        <w:t>创建并获取的构件对象实例</w:t>
      </w:r>
      <w:r>
        <w:rPr>
          <w:rFonts w:ascii="宋体" w:hAnsi="宋体" w:hint="eastAsia"/>
          <w:sz w:val="21"/>
          <w:szCs w:val="21"/>
        </w:rPr>
        <w:t>时，</w:t>
      </w:r>
      <w:r w:rsidR="003677DF">
        <w:rPr>
          <w:rFonts w:ascii="宋体" w:hAnsi="宋体" w:hint="eastAsia"/>
          <w:sz w:val="21"/>
          <w:szCs w:val="21"/>
        </w:rPr>
        <w:t>同时客户端与该构件所在的服务器端属于同一个进程空间，那么就采用函数</w:t>
      </w:r>
      <w:r w:rsidR="002104C5">
        <w:rPr>
          <w:rFonts w:ascii="宋体" w:hAnsi="宋体" w:hint="eastAsia"/>
          <w:sz w:val="21"/>
          <w:szCs w:val="21"/>
        </w:rPr>
        <w:t>New</w:t>
      </w:r>
      <w:r w:rsidR="003677DF">
        <w:rPr>
          <w:rFonts w:ascii="宋体" w:hAnsi="宋体" w:hint="eastAsia"/>
          <w:sz w:val="21"/>
          <w:szCs w:val="21"/>
        </w:rPr>
        <w:t>来实例化构件</w:t>
      </w:r>
      <w:r w:rsidR="00072A29">
        <w:rPr>
          <w:rFonts w:ascii="宋体" w:hAnsi="宋体" w:hint="eastAsia"/>
          <w:sz w:val="21"/>
          <w:szCs w:val="21"/>
        </w:rPr>
        <w:t>。</w:t>
      </w:r>
    </w:p>
    <w:p w:rsidR="00E632F3" w:rsidRDefault="00E632F3" w:rsidP="00782A40">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在</w:t>
      </w:r>
      <w:r w:rsidRPr="00BE4350">
        <w:rPr>
          <w:rFonts w:ascii="宋体" w:hAnsi="宋体"/>
          <w:sz w:val="21"/>
          <w:szCs w:val="21"/>
        </w:rPr>
        <w:t>Server</w:t>
      </w:r>
      <w:r w:rsidRPr="00BE4350">
        <w:rPr>
          <w:rFonts w:ascii="宋体" w:hAnsi="宋体" w:hint="eastAsia"/>
          <w:sz w:val="21"/>
          <w:szCs w:val="21"/>
        </w:rPr>
        <w:t>端生成的代码框架中，会为</w:t>
      </w:r>
      <w:r w:rsidRPr="00BE4350">
        <w:rPr>
          <w:rFonts w:ascii="宋体" w:hAnsi="宋体"/>
          <w:sz w:val="21"/>
          <w:szCs w:val="21"/>
        </w:rPr>
        <w:t>C++</w:t>
      </w:r>
      <w:r w:rsidRPr="00BE4350">
        <w:rPr>
          <w:rFonts w:ascii="宋体" w:hAnsi="宋体" w:hint="eastAsia"/>
          <w:sz w:val="21"/>
          <w:szCs w:val="21"/>
        </w:rPr>
        <w:t>类（</w:t>
      </w:r>
      <w:r w:rsidRPr="00BE4350">
        <w:rPr>
          <w:rFonts w:ascii="宋体" w:hAnsi="宋体"/>
          <w:sz w:val="21"/>
          <w:szCs w:val="21"/>
        </w:rPr>
        <w:t xml:space="preserve">class </w:t>
      </w:r>
      <w:r w:rsidRPr="00AB0F5A">
        <w:rPr>
          <w:rFonts w:ascii="宋体" w:hAnsi="宋体"/>
          <w:sz w:val="21"/>
          <w:szCs w:val="21"/>
        </w:rPr>
        <w:t>CC</w:t>
      </w:r>
      <w:r>
        <w:rPr>
          <w:rFonts w:ascii="宋体" w:hAnsi="宋体" w:hint="eastAsia"/>
          <w:sz w:val="21"/>
          <w:szCs w:val="21"/>
        </w:rPr>
        <w:t>hild</w:t>
      </w:r>
      <w:r w:rsidRPr="00BE4350">
        <w:rPr>
          <w:rFonts w:ascii="宋体" w:hAnsi="宋体" w:hint="eastAsia"/>
          <w:sz w:val="21"/>
          <w:szCs w:val="21"/>
        </w:rPr>
        <w:t>）生成New方法</w:t>
      </w:r>
      <w:r w:rsidR="0036450B">
        <w:rPr>
          <w:rFonts w:ascii="宋体" w:hAnsi="宋体" w:hint="eastAsia"/>
          <w:sz w:val="21"/>
          <w:szCs w:val="21"/>
        </w:rPr>
        <w:t>，供Client端调用</w:t>
      </w:r>
      <w:r>
        <w:rPr>
          <w:rFonts w:ascii="宋体" w:hAnsi="宋体" w:hint="eastAsia"/>
          <w:sz w:val="21"/>
          <w:szCs w:val="21"/>
        </w:rPr>
        <w:t>:</w:t>
      </w:r>
    </w:p>
    <w:p w:rsidR="00AB0F5A" w:rsidRPr="00AB0F5A" w:rsidRDefault="00AB0F5A" w:rsidP="00AB0F5A">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class CC</w:t>
      </w:r>
      <w:r w:rsidR="00E632F3">
        <w:rPr>
          <w:rFonts w:ascii="宋体" w:hAnsi="宋体" w:hint="eastAsia"/>
          <w:sz w:val="21"/>
          <w:szCs w:val="21"/>
        </w:rPr>
        <w:t>hild</w:t>
      </w:r>
    </w:p>
    <w:p w:rsidR="00AB0F5A" w:rsidRPr="00AB0F5A" w:rsidRDefault="00AB0F5A" w:rsidP="00AB0F5A">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w:t>
      </w:r>
    </w:p>
    <w:p w:rsidR="00AB0F5A" w:rsidRPr="00AB0F5A" w:rsidRDefault="00AB0F5A" w:rsidP="00AB0F5A">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public:</w:t>
      </w:r>
    </w:p>
    <w:p w:rsidR="00AB0F5A" w:rsidRPr="00AB0F5A" w:rsidRDefault="00AB0F5A" w:rsidP="00AB0F5A">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static ECode New(</w:t>
      </w:r>
    </w:p>
    <w:p w:rsidR="00AB0F5A" w:rsidRPr="00AB0F5A" w:rsidRDefault="00AB0F5A" w:rsidP="00AB0F5A">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/*[in]*/  Int32 num,</w:t>
      </w:r>
    </w:p>
    <w:p w:rsidR="00AB0F5A" w:rsidRPr="00AB0F5A" w:rsidRDefault="00AB0F5A" w:rsidP="00AB0F5A">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/*[in]*/  AString asName,</w:t>
      </w:r>
    </w:p>
    <w:p w:rsidR="00AB0F5A" w:rsidRPr="00AB0F5A" w:rsidRDefault="00AB0F5A" w:rsidP="00AB0F5A">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/*[out]*/ </w:t>
      </w:r>
      <w:r w:rsidR="00780214" w:rsidRPr="00FC0715">
        <w:rPr>
          <w:rFonts w:ascii="宋体" w:hAnsi="宋体"/>
          <w:sz w:val="21"/>
          <w:szCs w:val="21"/>
        </w:rPr>
        <w:t>IChild</w:t>
      </w:r>
      <w:r w:rsidR="00780214" w:rsidRPr="00AB0F5A">
        <w:rPr>
          <w:rFonts w:ascii="宋体" w:hAnsi="宋体"/>
          <w:sz w:val="21"/>
          <w:szCs w:val="21"/>
        </w:rPr>
        <w:t xml:space="preserve"> </w:t>
      </w:r>
      <w:r w:rsidRPr="00AB0F5A">
        <w:rPr>
          <w:rFonts w:ascii="宋体" w:hAnsi="宋体"/>
          <w:sz w:val="21"/>
          <w:szCs w:val="21"/>
        </w:rPr>
        <w:t>**p</w:t>
      </w:r>
      <w:r w:rsidR="00780214" w:rsidRPr="00FC0715">
        <w:rPr>
          <w:rFonts w:ascii="宋体" w:hAnsi="宋体"/>
          <w:sz w:val="21"/>
          <w:szCs w:val="21"/>
        </w:rPr>
        <w:t>IChild</w:t>
      </w:r>
      <w:r w:rsidRPr="00AB0F5A">
        <w:rPr>
          <w:rFonts w:ascii="宋体" w:hAnsi="宋体"/>
          <w:sz w:val="21"/>
          <w:szCs w:val="21"/>
        </w:rPr>
        <w:t>)</w:t>
      </w:r>
    </w:p>
    <w:p w:rsidR="00AB0F5A" w:rsidRDefault="00AB0F5A" w:rsidP="00AB0F5A">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 xml:space="preserve">    {</w:t>
      </w:r>
    </w:p>
    <w:p w:rsidR="00AB0F5A" w:rsidRPr="001F5EAB" w:rsidRDefault="00AB0F5A" w:rsidP="00AB0F5A">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 xml:space="preserve">    ……</w:t>
      </w:r>
    </w:p>
    <w:p w:rsidR="00AB0F5A" w:rsidRDefault="00AB0F5A" w:rsidP="00AB0F5A">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E632F3" w:rsidRDefault="00E632F3" w:rsidP="00E632F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 xml:space="preserve"> ……</w:t>
      </w:r>
    </w:p>
    <w:p w:rsidR="00AB0F5A" w:rsidRPr="00AB0F5A" w:rsidRDefault="00AB0F5A" w:rsidP="00AB0F5A">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lastRenderedPageBreak/>
        <w:t xml:space="preserve">}   </w:t>
      </w:r>
    </w:p>
    <w:p w:rsidR="00475746" w:rsidRDefault="00E632F3" w:rsidP="00AB5DDD">
      <w:pPr>
        <w:snapToGrid w:val="0"/>
        <w:spacing w:line="300" w:lineRule="auto"/>
        <w:ind w:firstLineChars="200" w:firstLine="420"/>
        <w:rPr>
          <w:rFonts w:ascii="宋体" w:hAnsi="宋体" w:hint="eastAsia"/>
          <w:sz w:val="21"/>
          <w:szCs w:val="21"/>
        </w:rPr>
      </w:pPr>
      <w:r>
        <w:rPr>
          <w:rFonts w:ascii="宋体" w:hAnsi="宋体" w:hint="eastAsia"/>
          <w:sz w:val="21"/>
          <w:szCs w:val="21"/>
        </w:rPr>
        <w:t>在Client端</w:t>
      </w:r>
      <w:r w:rsidR="00633FBD">
        <w:rPr>
          <w:rFonts w:ascii="宋体" w:hAnsi="宋体" w:hint="eastAsia"/>
          <w:sz w:val="21"/>
          <w:szCs w:val="21"/>
        </w:rPr>
        <w:t>引用时的写法：</w:t>
      </w:r>
    </w:p>
    <w:p w:rsidR="00335E43" w:rsidRDefault="00780214" w:rsidP="00335E43">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IChild</w:t>
      </w:r>
      <w:r w:rsidRPr="00780214">
        <w:rPr>
          <w:rFonts w:ascii="宋体" w:hAnsi="宋体"/>
          <w:sz w:val="21"/>
          <w:szCs w:val="21"/>
        </w:rPr>
        <w:t xml:space="preserve"> *p</w:t>
      </w:r>
      <w:r w:rsidRPr="00FC0715">
        <w:rPr>
          <w:rFonts w:ascii="宋体" w:hAnsi="宋体"/>
          <w:sz w:val="21"/>
          <w:szCs w:val="21"/>
        </w:rPr>
        <w:t>IChild</w:t>
      </w:r>
      <w:r w:rsidRPr="00780214">
        <w:rPr>
          <w:rFonts w:ascii="宋体" w:hAnsi="宋体"/>
          <w:sz w:val="21"/>
          <w:szCs w:val="21"/>
        </w:rPr>
        <w:t>;</w:t>
      </w:r>
    </w:p>
    <w:p w:rsidR="00335E43" w:rsidRPr="00335E43" w:rsidRDefault="00335E43" w:rsidP="00335E4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//两个构造函数参数加一个接口参数</w:t>
      </w:r>
    </w:p>
    <w:p w:rsidR="00780214" w:rsidRPr="00AB0F5A" w:rsidRDefault="00780214" w:rsidP="00780214">
      <w:pPr>
        <w:shd w:val="clear" w:color="auto" w:fill="E6E6E6"/>
        <w:snapToGrid w:val="0"/>
        <w:spacing w:line="300" w:lineRule="auto"/>
        <w:ind w:firstLineChars="200" w:firstLine="420"/>
        <w:rPr>
          <w:rFonts w:ascii="宋体" w:hAnsi="宋体" w:hint="eastAsia"/>
          <w:sz w:val="21"/>
          <w:szCs w:val="21"/>
        </w:rPr>
      </w:pPr>
      <w:r w:rsidRPr="00780214">
        <w:rPr>
          <w:rFonts w:ascii="宋体" w:hAnsi="宋体"/>
          <w:sz w:val="21"/>
          <w:szCs w:val="21"/>
        </w:rPr>
        <w:t>ECode</w:t>
      </w:r>
      <w:r>
        <w:rPr>
          <w:rFonts w:ascii="宋体" w:hAnsi="宋体" w:hint="eastAsia"/>
          <w:sz w:val="21"/>
          <w:szCs w:val="21"/>
        </w:rPr>
        <w:t xml:space="preserve"> </w:t>
      </w:r>
      <w:r w:rsidR="001F5EAB" w:rsidRPr="001F5EAB">
        <w:rPr>
          <w:rFonts w:ascii="宋体" w:hAnsi="宋体"/>
          <w:sz w:val="21"/>
          <w:szCs w:val="21"/>
        </w:rPr>
        <w:t>ec = CChild</w:t>
      </w:r>
      <w:r>
        <w:rPr>
          <w:rFonts w:ascii="宋体" w:hAnsi="宋体"/>
          <w:sz w:val="21"/>
          <w:szCs w:val="21"/>
        </w:rPr>
        <w:t>::New(</w:t>
      </w:r>
      <w:r>
        <w:rPr>
          <w:rFonts w:ascii="宋体" w:hAnsi="宋体" w:hint="eastAsia"/>
          <w:sz w:val="21"/>
          <w:szCs w:val="21"/>
        </w:rPr>
        <w:t>5</w:t>
      </w:r>
      <w:r w:rsidR="00AB0F5A" w:rsidRPr="00AB0F5A">
        <w:rPr>
          <w:rFonts w:ascii="宋体" w:hAnsi="宋体"/>
          <w:sz w:val="21"/>
          <w:szCs w:val="21"/>
        </w:rPr>
        <w:t>, "Lanlan", &amp;p</w:t>
      </w:r>
      <w:r w:rsidRPr="00FC0715">
        <w:rPr>
          <w:rFonts w:ascii="宋体" w:hAnsi="宋体"/>
          <w:sz w:val="21"/>
          <w:szCs w:val="21"/>
        </w:rPr>
        <w:t>IChild</w:t>
      </w:r>
      <w:r w:rsidR="00AB0F5A" w:rsidRPr="00AB0F5A">
        <w:rPr>
          <w:rFonts w:ascii="宋体" w:hAnsi="宋体"/>
          <w:sz w:val="21"/>
          <w:szCs w:val="21"/>
        </w:rPr>
        <w:t>);</w:t>
      </w:r>
    </w:p>
    <w:p w:rsidR="001F5EAB" w:rsidRPr="001F5EAB" w:rsidRDefault="001F5EAB" w:rsidP="00926099">
      <w:pPr>
        <w:shd w:val="clear" w:color="auto" w:fill="E6E6E6"/>
        <w:snapToGrid w:val="0"/>
        <w:spacing w:line="300" w:lineRule="auto"/>
        <w:ind w:firstLineChars="200" w:firstLine="420"/>
        <w:rPr>
          <w:rFonts w:ascii="宋体" w:hAnsi="宋体"/>
          <w:sz w:val="21"/>
          <w:szCs w:val="21"/>
        </w:rPr>
      </w:pPr>
      <w:r w:rsidRPr="001F5EAB">
        <w:rPr>
          <w:rFonts w:ascii="宋体" w:hAnsi="宋体"/>
          <w:sz w:val="21"/>
          <w:szCs w:val="21"/>
        </w:rPr>
        <w:t>if(FAILED(ec)) {</w:t>
      </w:r>
    </w:p>
    <w:p w:rsidR="001F5EAB" w:rsidRPr="001F5EAB" w:rsidRDefault="001F5EAB" w:rsidP="00926099">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 xml:space="preserve">        </w:t>
      </w:r>
      <w:r>
        <w:rPr>
          <w:rFonts w:ascii="宋体" w:hAnsi="宋体"/>
          <w:sz w:val="21"/>
          <w:szCs w:val="21"/>
        </w:rPr>
        <w:t>……</w:t>
      </w:r>
    </w:p>
    <w:p w:rsidR="00926099" w:rsidRDefault="001F5EAB" w:rsidP="00780214">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w:t>
      </w:r>
    </w:p>
    <w:p w:rsidR="00780214" w:rsidRDefault="00780214" w:rsidP="00780214">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-&gt;HelloChild();</w:t>
      </w:r>
    </w:p>
    <w:p w:rsidR="00780214" w:rsidRPr="00780214" w:rsidRDefault="00780214" w:rsidP="00780214">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sidRPr="00780214">
        <w:rPr>
          <w:rFonts w:ascii="宋体" w:hAnsi="宋体"/>
          <w:sz w:val="21"/>
          <w:szCs w:val="21"/>
        </w:rPr>
        <w:t>-&gt;Release();</w:t>
      </w:r>
    </w:p>
    <w:p w:rsidR="00C02137" w:rsidRDefault="00C02137" w:rsidP="00780214">
      <w:pPr>
        <w:snapToGrid w:val="0"/>
        <w:spacing w:line="300" w:lineRule="auto"/>
        <w:ind w:firstLineChars="200" w:firstLine="420"/>
        <w:rPr>
          <w:rFonts w:ascii="宋体" w:hAnsi="宋体" w:hint="eastAsia"/>
          <w:sz w:val="21"/>
          <w:szCs w:val="21"/>
        </w:rPr>
      </w:pPr>
    </w:p>
    <w:p w:rsidR="00335E43" w:rsidRDefault="00780214" w:rsidP="00335E43">
      <w:pPr>
        <w:snapToGrid w:val="0"/>
        <w:spacing w:line="300" w:lineRule="auto"/>
        <w:ind w:firstLineChars="200" w:firstLine="420"/>
        <w:rPr>
          <w:rFonts w:ascii="宋体" w:hAnsi="宋体" w:hint="eastAsia"/>
          <w:sz w:val="21"/>
          <w:szCs w:val="21"/>
        </w:rPr>
      </w:pPr>
      <w:r>
        <w:rPr>
          <w:rFonts w:ascii="宋体" w:hAnsi="宋体" w:hint="eastAsia"/>
          <w:sz w:val="21"/>
          <w:szCs w:val="21"/>
        </w:rPr>
        <w:t>New</w:t>
      </w:r>
      <w:r w:rsidR="00603C48">
        <w:rPr>
          <w:rFonts w:ascii="宋体" w:hAnsi="宋体" w:hint="eastAsia"/>
          <w:sz w:val="21"/>
          <w:szCs w:val="21"/>
        </w:rPr>
        <w:t>的参数集</w:t>
      </w:r>
      <w:r>
        <w:rPr>
          <w:rFonts w:ascii="宋体" w:hAnsi="宋体" w:hint="eastAsia"/>
          <w:sz w:val="21"/>
          <w:szCs w:val="21"/>
        </w:rPr>
        <w:t>是由构造函数（</w:t>
      </w:r>
      <w:r w:rsidRPr="00FC0715">
        <w:rPr>
          <w:rFonts w:ascii="宋体" w:hAnsi="宋体"/>
          <w:sz w:val="21"/>
          <w:szCs w:val="21"/>
        </w:rPr>
        <w:t>constructor</w:t>
      </w:r>
      <w:r>
        <w:rPr>
          <w:rFonts w:ascii="宋体" w:hAnsi="宋体" w:hint="eastAsia"/>
          <w:sz w:val="21"/>
          <w:szCs w:val="21"/>
        </w:rPr>
        <w:t>）</w:t>
      </w:r>
      <w:r w:rsidR="00603C48">
        <w:rPr>
          <w:rFonts w:ascii="宋体" w:hAnsi="宋体" w:hint="eastAsia"/>
          <w:sz w:val="21"/>
          <w:szCs w:val="21"/>
        </w:rPr>
        <w:t>所有参数加上一个接口指针的引用构成</w:t>
      </w:r>
      <w:r w:rsidR="00335E43">
        <w:rPr>
          <w:rFonts w:ascii="宋体" w:hAnsi="宋体" w:hint="eastAsia"/>
          <w:sz w:val="21"/>
          <w:szCs w:val="21"/>
        </w:rPr>
        <w:t>的。</w:t>
      </w:r>
      <w:r w:rsidR="00335E43" w:rsidRPr="00BE4350">
        <w:rPr>
          <w:rFonts w:ascii="宋体" w:hAnsi="宋体" w:hint="eastAsia"/>
          <w:sz w:val="21"/>
          <w:szCs w:val="21"/>
        </w:rPr>
        <w:t>如果一个构件类有</w:t>
      </w:r>
      <w:r w:rsidR="00335E43" w:rsidRPr="00BE4350">
        <w:rPr>
          <w:rFonts w:ascii="宋体" w:hAnsi="宋体"/>
          <w:sz w:val="21"/>
          <w:szCs w:val="21"/>
        </w:rPr>
        <w:t>m</w:t>
      </w:r>
      <w:r w:rsidR="00335E43" w:rsidRPr="00BE4350">
        <w:rPr>
          <w:rFonts w:ascii="宋体" w:hAnsi="宋体" w:hint="eastAsia"/>
          <w:sz w:val="21"/>
          <w:szCs w:val="21"/>
        </w:rPr>
        <w:t>个构造方法和n个接口（目前不包括事件接口），那么就有</w:t>
      </w:r>
      <w:r w:rsidR="00335E43">
        <w:rPr>
          <w:rFonts w:ascii="宋体" w:hAnsi="宋体"/>
          <w:sz w:val="21"/>
          <w:szCs w:val="21"/>
        </w:rPr>
        <w:t>m*</w:t>
      </w:r>
      <w:r w:rsidR="00335E43">
        <w:rPr>
          <w:rFonts w:ascii="宋体" w:hAnsi="宋体" w:hint="eastAsia"/>
          <w:sz w:val="21"/>
          <w:szCs w:val="21"/>
        </w:rPr>
        <w:t>n</w:t>
      </w:r>
      <w:r w:rsidR="00335E43" w:rsidRPr="00BE4350">
        <w:rPr>
          <w:rFonts w:ascii="宋体" w:hAnsi="宋体" w:hint="eastAsia"/>
          <w:sz w:val="21"/>
          <w:szCs w:val="21"/>
        </w:rPr>
        <w:t>个New</w:t>
      </w:r>
      <w:r w:rsidR="00335E43">
        <w:rPr>
          <w:rFonts w:ascii="宋体" w:hAnsi="宋体" w:hint="eastAsia"/>
          <w:sz w:val="21"/>
          <w:szCs w:val="21"/>
        </w:rPr>
        <w:t>方法，用户可用任意的构造函数来创建出该</w:t>
      </w:r>
      <w:r w:rsidR="00335E43" w:rsidRPr="00BE4350">
        <w:rPr>
          <w:rFonts w:ascii="宋体" w:hAnsi="宋体" w:hint="eastAsia"/>
          <w:sz w:val="21"/>
          <w:szCs w:val="21"/>
        </w:rPr>
        <w:t>类任意的接口</w:t>
      </w:r>
      <w:r w:rsidR="00335E43">
        <w:rPr>
          <w:rFonts w:ascii="宋体" w:hAnsi="宋体" w:hint="eastAsia"/>
          <w:sz w:val="21"/>
          <w:szCs w:val="21"/>
        </w:rPr>
        <w:t>。</w:t>
      </w:r>
    </w:p>
    <w:p w:rsidR="00780214" w:rsidRDefault="00780214" w:rsidP="00335E43">
      <w:pPr>
        <w:snapToGrid w:val="0"/>
        <w:spacing w:line="300" w:lineRule="auto"/>
        <w:ind w:firstLineChars="200" w:firstLine="420"/>
        <w:rPr>
          <w:rFonts w:ascii="宋体" w:hAnsi="宋体" w:hint="eastAsia"/>
          <w:sz w:val="21"/>
          <w:szCs w:val="21"/>
        </w:rPr>
      </w:pPr>
      <w:r>
        <w:rPr>
          <w:rFonts w:ascii="宋体" w:hAnsi="宋体" w:hint="eastAsia"/>
          <w:sz w:val="21"/>
          <w:szCs w:val="21"/>
        </w:rPr>
        <w:t>如果没有构造函数，</w:t>
      </w:r>
      <w:r w:rsidR="00E632F3">
        <w:rPr>
          <w:rFonts w:ascii="宋体" w:hAnsi="宋体" w:hint="eastAsia"/>
          <w:sz w:val="21"/>
          <w:szCs w:val="21"/>
        </w:rPr>
        <w:t>生成的New方法如下：</w:t>
      </w:r>
    </w:p>
    <w:p w:rsidR="00FD499B" w:rsidRPr="00AB0F5A" w:rsidRDefault="00FD499B" w:rsidP="00FD499B">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class CC</w:t>
      </w:r>
      <w:r>
        <w:rPr>
          <w:rFonts w:ascii="宋体" w:hAnsi="宋体" w:hint="eastAsia"/>
          <w:sz w:val="21"/>
          <w:szCs w:val="21"/>
        </w:rPr>
        <w:t>hild</w:t>
      </w:r>
    </w:p>
    <w:p w:rsidR="00FD499B" w:rsidRPr="00AB0F5A" w:rsidRDefault="00FD499B" w:rsidP="00FD499B">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w:t>
      </w:r>
    </w:p>
    <w:p w:rsidR="00FD499B" w:rsidRPr="00AB0F5A" w:rsidRDefault="00FD499B" w:rsidP="00FD499B">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public:</w:t>
      </w:r>
    </w:p>
    <w:p w:rsidR="00FD499B" w:rsidRPr="00AB0F5A" w:rsidRDefault="00FD499B" w:rsidP="00FD499B">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static ECode New(</w:t>
      </w:r>
    </w:p>
    <w:p w:rsidR="00FD499B" w:rsidRPr="00AB0F5A" w:rsidRDefault="00FD499B" w:rsidP="00FD499B">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/*[out]*/ </w:t>
      </w:r>
      <w:r w:rsidRPr="00FC0715">
        <w:rPr>
          <w:rFonts w:ascii="宋体" w:hAnsi="宋体"/>
          <w:sz w:val="21"/>
          <w:szCs w:val="21"/>
        </w:rPr>
        <w:t>IChild</w:t>
      </w:r>
      <w:r w:rsidRPr="00AB0F5A">
        <w:rPr>
          <w:rFonts w:ascii="宋体" w:hAnsi="宋体"/>
          <w:sz w:val="21"/>
          <w:szCs w:val="21"/>
        </w:rPr>
        <w:t xml:space="preserve"> **p</w:t>
      </w:r>
      <w:r w:rsidRPr="00FC0715">
        <w:rPr>
          <w:rFonts w:ascii="宋体" w:hAnsi="宋体"/>
          <w:sz w:val="21"/>
          <w:szCs w:val="21"/>
        </w:rPr>
        <w:t>IChild</w:t>
      </w:r>
      <w:r w:rsidRPr="00AB0F5A">
        <w:rPr>
          <w:rFonts w:ascii="宋体" w:hAnsi="宋体"/>
          <w:sz w:val="21"/>
          <w:szCs w:val="21"/>
        </w:rPr>
        <w:t>)</w:t>
      </w:r>
    </w:p>
    <w:p w:rsidR="00FD499B" w:rsidRDefault="00FD499B" w:rsidP="00FD499B">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 xml:space="preserve">    {</w:t>
      </w:r>
    </w:p>
    <w:p w:rsidR="00FD499B" w:rsidRPr="001F5EAB" w:rsidRDefault="00FD499B" w:rsidP="00FD499B">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 xml:space="preserve">    ……</w:t>
      </w:r>
    </w:p>
    <w:p w:rsidR="00FD499B" w:rsidRDefault="00FD499B" w:rsidP="00FD499B">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FD499B" w:rsidRDefault="00FD499B" w:rsidP="00FD499B">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 xml:space="preserve"> ……</w:t>
      </w:r>
    </w:p>
    <w:p w:rsidR="00FD499B" w:rsidRPr="00AB0F5A" w:rsidRDefault="00FD499B" w:rsidP="00FD499B">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p>
    <w:p w:rsidR="00FD499B" w:rsidRDefault="00FD499B" w:rsidP="00FD499B">
      <w:pPr>
        <w:snapToGrid w:val="0"/>
        <w:spacing w:line="300" w:lineRule="auto"/>
        <w:ind w:firstLineChars="200" w:firstLine="420"/>
        <w:rPr>
          <w:rFonts w:ascii="宋体" w:hAnsi="宋体" w:hint="eastAsia"/>
          <w:sz w:val="21"/>
          <w:szCs w:val="21"/>
        </w:rPr>
      </w:pPr>
      <w:r>
        <w:rPr>
          <w:rFonts w:ascii="宋体" w:hAnsi="宋体" w:hint="eastAsia"/>
          <w:sz w:val="21"/>
          <w:szCs w:val="21"/>
        </w:rPr>
        <w:t>在Client端引用时的写法：</w:t>
      </w:r>
    </w:p>
    <w:p w:rsidR="00FD499B" w:rsidRDefault="00FD499B" w:rsidP="00FD499B">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IChild</w:t>
      </w:r>
      <w:r w:rsidRPr="00780214">
        <w:rPr>
          <w:rFonts w:ascii="宋体" w:hAnsi="宋体"/>
          <w:sz w:val="21"/>
          <w:szCs w:val="21"/>
        </w:rPr>
        <w:t xml:space="preserve"> *p</w:t>
      </w:r>
      <w:r w:rsidRPr="00FC0715">
        <w:rPr>
          <w:rFonts w:ascii="宋体" w:hAnsi="宋体"/>
          <w:sz w:val="21"/>
          <w:szCs w:val="21"/>
        </w:rPr>
        <w:t>IChild</w:t>
      </w:r>
      <w:r w:rsidRPr="00780214">
        <w:rPr>
          <w:rFonts w:ascii="宋体" w:hAnsi="宋体"/>
          <w:sz w:val="21"/>
          <w:szCs w:val="21"/>
        </w:rPr>
        <w:t>;</w:t>
      </w:r>
    </w:p>
    <w:p w:rsidR="00335E43" w:rsidRPr="00780214" w:rsidRDefault="00335E43" w:rsidP="00335E4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//一个接口参数</w:t>
      </w:r>
    </w:p>
    <w:p w:rsidR="00335E43" w:rsidRDefault="00FD499B" w:rsidP="00FD499B">
      <w:pPr>
        <w:shd w:val="clear" w:color="auto" w:fill="E6E6E6"/>
        <w:snapToGrid w:val="0"/>
        <w:spacing w:line="300" w:lineRule="auto"/>
        <w:ind w:firstLineChars="200" w:firstLine="420"/>
        <w:rPr>
          <w:rFonts w:ascii="宋体" w:hAnsi="宋体" w:hint="eastAsia"/>
          <w:sz w:val="21"/>
          <w:szCs w:val="21"/>
        </w:rPr>
      </w:pPr>
      <w:r w:rsidRPr="00780214">
        <w:rPr>
          <w:rFonts w:ascii="宋体" w:hAnsi="宋体"/>
          <w:sz w:val="21"/>
          <w:szCs w:val="21"/>
        </w:rPr>
        <w:t>ECode</w:t>
      </w:r>
      <w:r>
        <w:rPr>
          <w:rFonts w:ascii="宋体" w:hAnsi="宋体" w:hint="eastAsia"/>
          <w:sz w:val="21"/>
          <w:szCs w:val="21"/>
        </w:rPr>
        <w:t xml:space="preserve"> </w:t>
      </w:r>
      <w:r w:rsidRPr="001F5EAB">
        <w:rPr>
          <w:rFonts w:ascii="宋体" w:hAnsi="宋体"/>
          <w:sz w:val="21"/>
          <w:szCs w:val="21"/>
        </w:rPr>
        <w:t>ec = CChild</w:t>
      </w:r>
      <w:r>
        <w:rPr>
          <w:rFonts w:ascii="宋体" w:hAnsi="宋体"/>
          <w:sz w:val="21"/>
          <w:szCs w:val="21"/>
        </w:rPr>
        <w:t>::New(</w:t>
      </w:r>
      <w:r w:rsidRPr="00AB0F5A">
        <w:rPr>
          <w:rFonts w:ascii="宋体" w:hAnsi="宋体"/>
          <w:sz w:val="21"/>
          <w:szCs w:val="21"/>
        </w:rPr>
        <w:t>&amp;p</w:t>
      </w:r>
      <w:r w:rsidRPr="00FC0715">
        <w:rPr>
          <w:rFonts w:ascii="宋体" w:hAnsi="宋体"/>
          <w:sz w:val="21"/>
          <w:szCs w:val="21"/>
        </w:rPr>
        <w:t>IChild</w:t>
      </w:r>
      <w:r w:rsidRPr="00AB0F5A">
        <w:rPr>
          <w:rFonts w:ascii="宋体" w:hAnsi="宋体"/>
          <w:sz w:val="21"/>
          <w:szCs w:val="21"/>
        </w:rPr>
        <w:t>);</w:t>
      </w:r>
      <w:r w:rsidR="00335E43" w:rsidRPr="001F5EAB">
        <w:rPr>
          <w:rFonts w:ascii="宋体" w:hAnsi="宋体"/>
          <w:sz w:val="21"/>
          <w:szCs w:val="21"/>
        </w:rPr>
        <w:t xml:space="preserve"> </w:t>
      </w:r>
    </w:p>
    <w:p w:rsidR="00FD499B" w:rsidRPr="001F5EAB" w:rsidRDefault="00FD499B" w:rsidP="00FD499B">
      <w:pPr>
        <w:shd w:val="clear" w:color="auto" w:fill="E6E6E6"/>
        <w:snapToGrid w:val="0"/>
        <w:spacing w:line="300" w:lineRule="auto"/>
        <w:ind w:firstLineChars="200" w:firstLine="420"/>
        <w:rPr>
          <w:rFonts w:ascii="宋体" w:hAnsi="宋体"/>
          <w:sz w:val="21"/>
          <w:szCs w:val="21"/>
        </w:rPr>
      </w:pPr>
      <w:r w:rsidRPr="001F5EAB">
        <w:rPr>
          <w:rFonts w:ascii="宋体" w:hAnsi="宋体"/>
          <w:sz w:val="21"/>
          <w:szCs w:val="21"/>
        </w:rPr>
        <w:t>if(FAILED(ec)) {</w:t>
      </w:r>
    </w:p>
    <w:p w:rsidR="00FD499B" w:rsidRPr="001F5EAB" w:rsidRDefault="00FD499B" w:rsidP="00FD499B">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 xml:space="preserve">        </w:t>
      </w:r>
      <w:r>
        <w:rPr>
          <w:rFonts w:ascii="宋体" w:hAnsi="宋体"/>
          <w:sz w:val="21"/>
          <w:szCs w:val="21"/>
        </w:rPr>
        <w:t>……</w:t>
      </w:r>
    </w:p>
    <w:p w:rsidR="00FD499B" w:rsidRDefault="00FD499B" w:rsidP="00FD499B">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w:t>
      </w:r>
    </w:p>
    <w:p w:rsidR="00FD499B" w:rsidRDefault="00FD499B" w:rsidP="00FD499B">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-&gt;HelloChild();</w:t>
      </w:r>
    </w:p>
    <w:p w:rsidR="00C02137" w:rsidRPr="00BE4350" w:rsidRDefault="00FD499B" w:rsidP="000B34AE">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sidRPr="00780214">
        <w:rPr>
          <w:rFonts w:ascii="宋体" w:hAnsi="宋体"/>
          <w:sz w:val="21"/>
          <w:szCs w:val="21"/>
        </w:rPr>
        <w:t>-&gt;Release();</w:t>
      </w:r>
    </w:p>
    <w:p w:rsidR="00C02137" w:rsidRPr="00BE4350" w:rsidRDefault="00C02137" w:rsidP="00C02137">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在New方法里实际调用顺序是先创建对象，然后调用服务端相应的</w:t>
      </w:r>
      <w:r w:rsidRPr="00BE4350">
        <w:rPr>
          <w:rFonts w:ascii="宋体" w:hAnsi="宋体"/>
          <w:sz w:val="21"/>
          <w:szCs w:val="21"/>
        </w:rPr>
        <w:t>constructor</w:t>
      </w:r>
      <w:r w:rsidRPr="00BE4350">
        <w:rPr>
          <w:rFonts w:ascii="宋体" w:hAnsi="宋体" w:hint="eastAsia"/>
          <w:sz w:val="21"/>
          <w:szCs w:val="21"/>
        </w:rPr>
        <w:t>。</w:t>
      </w:r>
    </w:p>
    <w:p w:rsidR="000B34AE" w:rsidRPr="00AB5DDD" w:rsidRDefault="000B34AE" w:rsidP="000B34AE">
      <w:pPr>
        <w:snapToGrid w:val="0"/>
        <w:spacing w:line="300" w:lineRule="auto"/>
        <w:ind w:firstLineChars="200" w:firstLine="420"/>
        <w:rPr>
          <w:rFonts w:ascii="宋体" w:hAnsi="宋体" w:hint="eastAsia"/>
          <w:sz w:val="21"/>
          <w:szCs w:val="21"/>
        </w:rPr>
      </w:pPr>
      <w:r>
        <w:rPr>
          <w:rFonts w:ascii="宋体" w:hAnsi="宋体" w:hint="eastAsia"/>
          <w:sz w:val="21"/>
          <w:szCs w:val="21"/>
        </w:rPr>
        <w:t>当被创建的构件类被</w:t>
      </w:r>
      <w:r w:rsidRPr="00AB5DDD">
        <w:rPr>
          <w:rFonts w:ascii="宋体" w:hAnsi="宋体" w:hint="eastAsia"/>
          <w:sz w:val="21"/>
          <w:szCs w:val="21"/>
        </w:rPr>
        <w:t>si</w:t>
      </w:r>
      <w:r>
        <w:rPr>
          <w:rFonts w:ascii="宋体" w:hAnsi="宋体" w:hint="eastAsia"/>
          <w:sz w:val="21"/>
          <w:szCs w:val="21"/>
        </w:rPr>
        <w:t>n</w:t>
      </w:r>
      <w:r w:rsidRPr="00AB5DDD">
        <w:rPr>
          <w:rFonts w:ascii="宋体" w:hAnsi="宋体" w:hint="eastAsia"/>
          <w:sz w:val="21"/>
          <w:szCs w:val="21"/>
        </w:rPr>
        <w:t>gleton</w:t>
      </w:r>
      <w:r>
        <w:rPr>
          <w:rFonts w:ascii="宋体" w:hAnsi="宋体" w:hint="eastAsia"/>
          <w:sz w:val="21"/>
          <w:szCs w:val="21"/>
        </w:rPr>
        <w:t>属性修饰时，用</w:t>
      </w:r>
      <w:r w:rsidRPr="000B34AE">
        <w:rPr>
          <w:rFonts w:ascii="宋体" w:hAnsi="宋体"/>
          <w:sz w:val="21"/>
          <w:szCs w:val="21"/>
        </w:rPr>
        <w:t>AcquireSingleton</w:t>
      </w:r>
      <w:r>
        <w:rPr>
          <w:rFonts w:ascii="宋体" w:hAnsi="宋体" w:hint="eastAsia"/>
          <w:sz w:val="21"/>
          <w:szCs w:val="21"/>
        </w:rPr>
        <w:t>代替New来实例化构件对象，除构造函数不能有参数外，其它用法同New一样。</w:t>
      </w:r>
    </w:p>
    <w:p w:rsidR="00C02137" w:rsidRPr="00C02137" w:rsidRDefault="00C02137" w:rsidP="00C02137">
      <w:pPr>
        <w:snapToGrid w:val="0"/>
        <w:spacing w:line="300" w:lineRule="auto"/>
        <w:rPr>
          <w:rFonts w:ascii="宋体" w:hAnsi="宋体" w:hint="eastAsia"/>
          <w:sz w:val="21"/>
          <w:szCs w:val="21"/>
        </w:rPr>
      </w:pPr>
    </w:p>
    <w:p w:rsidR="0040719C" w:rsidRPr="00347628" w:rsidRDefault="0040719C" w:rsidP="00BA4562">
      <w:pPr>
        <w:pStyle w:val="3"/>
        <w:snapToGrid w:val="0"/>
        <w:spacing w:line="300" w:lineRule="auto"/>
        <w:rPr>
          <w:rFonts w:ascii="宋体" w:hAnsi="宋体" w:hint="eastAsia"/>
          <w:sz w:val="28"/>
          <w:szCs w:val="28"/>
        </w:rPr>
      </w:pPr>
      <w:bookmarkStart w:id="432" w:name="_Toc152754383"/>
      <w:bookmarkStart w:id="433" w:name="_Toc197919044"/>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lastRenderedPageBreak/>
          <w:t>8.1.2</w:t>
        </w:r>
      </w:smartTag>
      <w:r w:rsidRPr="00CA6AC6">
        <w:rPr>
          <w:rFonts w:ascii="宋体" w:hAnsi="宋体" w:hint="eastAsia"/>
          <w:sz w:val="28"/>
          <w:szCs w:val="28"/>
        </w:rPr>
        <w:t xml:space="preserve"> </w:t>
      </w:r>
      <w:r w:rsidRPr="00ED115A">
        <w:rPr>
          <w:rFonts w:ascii="宋体" w:hAnsi="宋体"/>
          <w:sz w:val="28"/>
          <w:szCs w:val="28"/>
        </w:rPr>
        <w:t>NewInContext</w:t>
      </w:r>
      <w:bookmarkEnd w:id="432"/>
      <w:r w:rsidR="00347628">
        <w:rPr>
          <w:rFonts w:ascii="宋体" w:hAnsi="宋体" w:hint="eastAsia"/>
          <w:sz w:val="28"/>
          <w:szCs w:val="28"/>
        </w:rPr>
        <w:t>（</w:t>
      </w:r>
      <w:r w:rsidR="00347628" w:rsidRPr="00347628">
        <w:rPr>
          <w:rFonts w:ascii="宋体" w:hAnsi="宋体"/>
          <w:sz w:val="28"/>
          <w:szCs w:val="28"/>
        </w:rPr>
        <w:t>AcquireSingletonInDomain</w:t>
      </w:r>
      <w:r w:rsidR="00347628">
        <w:rPr>
          <w:rFonts w:ascii="宋体" w:hAnsi="宋体" w:hint="eastAsia"/>
          <w:sz w:val="28"/>
          <w:szCs w:val="28"/>
        </w:rPr>
        <w:t>）</w:t>
      </w:r>
      <w:bookmarkEnd w:id="433"/>
    </w:p>
    <w:p w:rsidR="003677DF" w:rsidRDefault="00D10752" w:rsidP="003677DF">
      <w:pPr>
        <w:snapToGrid w:val="0"/>
        <w:spacing w:line="300" w:lineRule="auto"/>
        <w:ind w:firstLineChars="200" w:firstLine="420"/>
        <w:rPr>
          <w:rFonts w:ascii="宋体" w:hAnsi="宋体" w:hint="eastAsia"/>
          <w:sz w:val="21"/>
          <w:szCs w:val="21"/>
        </w:rPr>
      </w:pPr>
      <w:r>
        <w:rPr>
          <w:rFonts w:ascii="宋体" w:hAnsi="宋体" w:hint="eastAsia"/>
          <w:sz w:val="21"/>
          <w:szCs w:val="21"/>
        </w:rPr>
        <w:t>当在构件外部（也就是在客户端而不在该构件dll内）创建并获取的构件对象实例时</w:t>
      </w:r>
      <w:r w:rsidR="003677DF">
        <w:rPr>
          <w:rFonts w:ascii="宋体" w:hAnsi="宋体" w:hint="eastAsia"/>
          <w:sz w:val="21"/>
          <w:szCs w:val="21"/>
        </w:rPr>
        <w:t>，但是客户端与该构件所在的服务器端属于不同的进程空间，那么就采用函数NewInContext来实例化构件。</w:t>
      </w:r>
    </w:p>
    <w:p w:rsidR="001F7183" w:rsidRDefault="001F7183" w:rsidP="001F7183">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在</w:t>
      </w:r>
      <w:r w:rsidRPr="00BE4350">
        <w:rPr>
          <w:rFonts w:ascii="宋体" w:hAnsi="宋体"/>
          <w:sz w:val="21"/>
          <w:szCs w:val="21"/>
        </w:rPr>
        <w:t>Server</w:t>
      </w:r>
      <w:r w:rsidRPr="00BE4350">
        <w:rPr>
          <w:rFonts w:ascii="宋体" w:hAnsi="宋体" w:hint="eastAsia"/>
          <w:sz w:val="21"/>
          <w:szCs w:val="21"/>
        </w:rPr>
        <w:t>端生成的代码框架中，</w:t>
      </w:r>
      <w:r>
        <w:rPr>
          <w:rFonts w:ascii="宋体" w:hAnsi="宋体" w:hint="eastAsia"/>
          <w:sz w:val="21"/>
          <w:szCs w:val="21"/>
        </w:rPr>
        <w:t>还</w:t>
      </w:r>
      <w:r w:rsidRPr="00BE4350">
        <w:rPr>
          <w:rFonts w:ascii="宋体" w:hAnsi="宋体" w:hint="eastAsia"/>
          <w:sz w:val="21"/>
          <w:szCs w:val="21"/>
        </w:rPr>
        <w:t>会为</w:t>
      </w:r>
      <w:r w:rsidRPr="00BE4350">
        <w:rPr>
          <w:rFonts w:ascii="宋体" w:hAnsi="宋体"/>
          <w:sz w:val="21"/>
          <w:szCs w:val="21"/>
        </w:rPr>
        <w:t>C++</w:t>
      </w:r>
      <w:r w:rsidRPr="00BE4350">
        <w:rPr>
          <w:rFonts w:ascii="宋体" w:hAnsi="宋体" w:hint="eastAsia"/>
          <w:sz w:val="21"/>
          <w:szCs w:val="21"/>
        </w:rPr>
        <w:t>类（</w:t>
      </w:r>
      <w:r w:rsidRPr="00BE4350">
        <w:rPr>
          <w:rFonts w:ascii="宋体" w:hAnsi="宋体"/>
          <w:sz w:val="21"/>
          <w:szCs w:val="21"/>
        </w:rPr>
        <w:t xml:space="preserve">class </w:t>
      </w:r>
      <w:r w:rsidRPr="00AB0F5A">
        <w:rPr>
          <w:rFonts w:ascii="宋体" w:hAnsi="宋体"/>
          <w:sz w:val="21"/>
          <w:szCs w:val="21"/>
        </w:rPr>
        <w:t>CC</w:t>
      </w:r>
      <w:r>
        <w:rPr>
          <w:rFonts w:ascii="宋体" w:hAnsi="宋体" w:hint="eastAsia"/>
          <w:sz w:val="21"/>
          <w:szCs w:val="21"/>
        </w:rPr>
        <w:t>hild</w:t>
      </w:r>
      <w:r w:rsidRPr="00BE4350">
        <w:rPr>
          <w:rFonts w:ascii="宋体" w:hAnsi="宋体" w:hint="eastAsia"/>
          <w:sz w:val="21"/>
          <w:szCs w:val="21"/>
        </w:rPr>
        <w:t>）生成</w:t>
      </w:r>
      <w:r>
        <w:rPr>
          <w:rFonts w:ascii="宋体" w:hAnsi="宋体" w:hint="eastAsia"/>
          <w:sz w:val="21"/>
          <w:szCs w:val="21"/>
        </w:rPr>
        <w:t>NewInContext</w:t>
      </w:r>
      <w:r w:rsidRPr="00BE4350">
        <w:rPr>
          <w:rFonts w:ascii="宋体" w:hAnsi="宋体" w:hint="eastAsia"/>
          <w:sz w:val="21"/>
          <w:szCs w:val="21"/>
        </w:rPr>
        <w:t>方法</w:t>
      </w:r>
      <w:r>
        <w:rPr>
          <w:rFonts w:ascii="宋体" w:hAnsi="宋体" w:hint="eastAsia"/>
          <w:sz w:val="21"/>
          <w:szCs w:val="21"/>
        </w:rPr>
        <w:t>（当然也生成New方法）</w:t>
      </w:r>
      <w:r w:rsidR="0036450B">
        <w:rPr>
          <w:rFonts w:ascii="宋体" w:hAnsi="宋体" w:hint="eastAsia"/>
          <w:sz w:val="21"/>
          <w:szCs w:val="21"/>
        </w:rPr>
        <w:t>，供Client端调用</w:t>
      </w:r>
      <w:r w:rsidR="009336C9">
        <w:rPr>
          <w:rFonts w:ascii="宋体" w:hAnsi="宋体" w:hint="eastAsia"/>
          <w:sz w:val="21"/>
          <w:szCs w:val="21"/>
        </w:rPr>
        <w:t>：</w:t>
      </w:r>
    </w:p>
    <w:p w:rsidR="001F7183" w:rsidRPr="00AB0F5A" w:rsidRDefault="001F7183" w:rsidP="001F7183">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class CC</w:t>
      </w:r>
      <w:r>
        <w:rPr>
          <w:rFonts w:ascii="宋体" w:hAnsi="宋体" w:hint="eastAsia"/>
          <w:sz w:val="21"/>
          <w:szCs w:val="21"/>
        </w:rPr>
        <w:t>hild</w:t>
      </w:r>
    </w:p>
    <w:p w:rsidR="001F7183" w:rsidRPr="00AB0F5A" w:rsidRDefault="001F7183" w:rsidP="001F7183">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w:t>
      </w:r>
    </w:p>
    <w:p w:rsidR="001F7183" w:rsidRPr="00AB0F5A" w:rsidRDefault="001F7183" w:rsidP="001F7183">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public:</w:t>
      </w:r>
    </w:p>
    <w:p w:rsidR="001F7183" w:rsidRDefault="001F7183" w:rsidP="001F7183">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 xml:space="preserve">    static ECode </w:t>
      </w:r>
      <w:r w:rsidRPr="001F7183">
        <w:rPr>
          <w:rFonts w:ascii="宋体" w:hAnsi="宋体"/>
          <w:sz w:val="21"/>
          <w:szCs w:val="21"/>
        </w:rPr>
        <w:t>NewInContext</w:t>
      </w:r>
      <w:r w:rsidRPr="00AB0F5A">
        <w:rPr>
          <w:rFonts w:ascii="宋体" w:hAnsi="宋体"/>
          <w:sz w:val="21"/>
          <w:szCs w:val="21"/>
        </w:rPr>
        <w:t>(</w:t>
      </w:r>
    </w:p>
    <w:p w:rsidR="001F7183" w:rsidRPr="001F7183" w:rsidRDefault="001F7183" w:rsidP="001F7183">
      <w:pPr>
        <w:shd w:val="clear" w:color="auto" w:fill="E6E6E6"/>
        <w:snapToGrid w:val="0"/>
        <w:spacing w:line="300" w:lineRule="auto"/>
        <w:ind w:firstLineChars="200" w:firstLine="420"/>
        <w:rPr>
          <w:rFonts w:ascii="宋体" w:hAnsi="宋体"/>
          <w:sz w:val="21"/>
          <w:szCs w:val="21"/>
        </w:rPr>
      </w:pPr>
      <w:r w:rsidRPr="001F7183">
        <w:rPr>
          <w:rFonts w:ascii="宋体" w:hAnsi="宋体"/>
          <w:sz w:val="21"/>
          <w:szCs w:val="21"/>
        </w:rPr>
        <w:t xml:space="preserve">        /*[in]*/  PContext pContext,</w:t>
      </w:r>
    </w:p>
    <w:p w:rsidR="001F7183" w:rsidRPr="00AB0F5A" w:rsidRDefault="001F7183" w:rsidP="001F7183">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/*[in]*/  Int32 num,</w:t>
      </w:r>
    </w:p>
    <w:p w:rsidR="001F7183" w:rsidRPr="00AB0F5A" w:rsidRDefault="001F7183" w:rsidP="001F7183">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/*[in]*/  AString asName,</w:t>
      </w:r>
    </w:p>
    <w:p w:rsidR="001F7183" w:rsidRPr="00AB0F5A" w:rsidRDefault="001F7183" w:rsidP="001F7183">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/*[out]*/ </w:t>
      </w:r>
      <w:r w:rsidRPr="00FC0715">
        <w:rPr>
          <w:rFonts w:ascii="宋体" w:hAnsi="宋体"/>
          <w:sz w:val="21"/>
          <w:szCs w:val="21"/>
        </w:rPr>
        <w:t>IChild</w:t>
      </w:r>
      <w:r w:rsidRPr="00AB0F5A">
        <w:rPr>
          <w:rFonts w:ascii="宋体" w:hAnsi="宋体"/>
          <w:sz w:val="21"/>
          <w:szCs w:val="21"/>
        </w:rPr>
        <w:t xml:space="preserve"> **p</w:t>
      </w:r>
      <w:r w:rsidRPr="00FC0715">
        <w:rPr>
          <w:rFonts w:ascii="宋体" w:hAnsi="宋体"/>
          <w:sz w:val="21"/>
          <w:szCs w:val="21"/>
        </w:rPr>
        <w:t>IChild</w:t>
      </w:r>
      <w:r w:rsidRPr="00AB0F5A">
        <w:rPr>
          <w:rFonts w:ascii="宋体" w:hAnsi="宋体"/>
          <w:sz w:val="21"/>
          <w:szCs w:val="21"/>
        </w:rPr>
        <w:t>)</w:t>
      </w:r>
    </w:p>
    <w:p w:rsidR="001F7183" w:rsidRDefault="001F7183" w:rsidP="001F7183">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 xml:space="preserve">    {</w:t>
      </w:r>
    </w:p>
    <w:p w:rsidR="001F7183" w:rsidRPr="001F5EAB" w:rsidRDefault="001F7183" w:rsidP="001F718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 xml:space="preserve">    ……</w:t>
      </w:r>
    </w:p>
    <w:p w:rsidR="001F7183" w:rsidRDefault="001F7183" w:rsidP="001F7183">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1F7183" w:rsidRDefault="001F7183" w:rsidP="001F718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 xml:space="preserve"> ……</w:t>
      </w:r>
    </w:p>
    <w:p w:rsidR="001F7183" w:rsidRPr="00AB0F5A" w:rsidRDefault="001F7183" w:rsidP="001F718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p>
    <w:p w:rsidR="00E1588B" w:rsidRDefault="00E1588B" w:rsidP="00E1588B">
      <w:pPr>
        <w:snapToGrid w:val="0"/>
        <w:spacing w:line="300" w:lineRule="auto"/>
        <w:ind w:firstLineChars="200" w:firstLine="420"/>
        <w:rPr>
          <w:rFonts w:ascii="宋体" w:hAnsi="宋体" w:hint="eastAsia"/>
          <w:sz w:val="21"/>
          <w:szCs w:val="21"/>
        </w:rPr>
      </w:pPr>
      <w:r>
        <w:rPr>
          <w:rFonts w:ascii="宋体" w:hAnsi="宋体" w:hint="eastAsia"/>
          <w:sz w:val="21"/>
          <w:szCs w:val="21"/>
        </w:rPr>
        <w:t>其中参数</w:t>
      </w:r>
      <w:r w:rsidRPr="001F7183">
        <w:rPr>
          <w:rFonts w:ascii="宋体" w:hAnsi="宋体"/>
          <w:sz w:val="21"/>
          <w:szCs w:val="21"/>
        </w:rPr>
        <w:t>PContext</w:t>
      </w:r>
      <w:r>
        <w:rPr>
          <w:rFonts w:ascii="宋体" w:hAnsi="宋体" w:hint="eastAsia"/>
          <w:sz w:val="21"/>
          <w:szCs w:val="21"/>
        </w:rPr>
        <w:t>的定义如下：</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struct EzDomainInfo</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 xml:space="preserve">    UInt32      dwOptions;</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 xml:space="preserve">    UInt32      dwReserved1;</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 xml:space="preserve">    UInt32      dwReserved2;</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 xml:space="preserve">    PObject     pObject;</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typedef struct EzDomainInfo EzDomainInfo, *PDOMAININFO;</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typedef PDOMAININFO     PContext;</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#define CTX_INVALID_DOMAIN          ((PDOMAININFO)0x0000)</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#define CTX_SAME_DOMAIN             ((PDOMAININFO)0x0001)</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#define CTX_DIFF_DOMAIN             ((PDOMAININFO)0x0002)</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#define CTX_DEFAULT                 ((PDOMAININFO)0x0003)</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#define CTX_DIFF_MACHINE            ((PDOMAININFO)0x0004)</w:t>
      </w:r>
    </w:p>
    <w:p w:rsidR="00E1588B" w:rsidRPr="00E1588B" w:rsidRDefault="00E1588B" w:rsidP="00E1588B">
      <w:pPr>
        <w:shd w:val="clear" w:color="auto" w:fill="E6E6E6"/>
        <w:snapToGrid w:val="0"/>
        <w:spacing w:line="300" w:lineRule="auto"/>
        <w:ind w:firstLineChars="200" w:firstLine="420"/>
        <w:rPr>
          <w:rFonts w:ascii="宋体" w:hAnsi="宋体"/>
          <w:sz w:val="21"/>
          <w:szCs w:val="21"/>
        </w:rPr>
      </w:pPr>
      <w:r w:rsidRPr="00E1588B">
        <w:rPr>
          <w:rFonts w:ascii="宋体" w:hAnsi="宋体"/>
          <w:sz w:val="21"/>
          <w:szCs w:val="21"/>
        </w:rPr>
        <w:t>#define CTX_SAME_PROCESS            CTX_SAME_DOMAIN</w:t>
      </w:r>
    </w:p>
    <w:p w:rsidR="00E1588B" w:rsidRPr="00E1588B" w:rsidRDefault="00E1588B" w:rsidP="00E1588B">
      <w:pPr>
        <w:shd w:val="clear" w:color="auto" w:fill="E6E6E6"/>
        <w:snapToGrid w:val="0"/>
        <w:spacing w:line="300" w:lineRule="auto"/>
        <w:ind w:firstLineChars="200" w:firstLine="420"/>
        <w:rPr>
          <w:rFonts w:ascii="宋体" w:hAnsi="宋体" w:hint="eastAsia"/>
          <w:sz w:val="21"/>
          <w:szCs w:val="21"/>
        </w:rPr>
      </w:pPr>
      <w:r w:rsidRPr="00E1588B">
        <w:rPr>
          <w:rFonts w:ascii="宋体" w:hAnsi="宋体"/>
          <w:sz w:val="21"/>
          <w:szCs w:val="21"/>
        </w:rPr>
        <w:t>#define CTX_DIFF_PROCESS            CTX_DIFF_DOMAIN</w:t>
      </w:r>
    </w:p>
    <w:p w:rsidR="001F7183" w:rsidRDefault="001F7183" w:rsidP="001F7183">
      <w:pPr>
        <w:snapToGrid w:val="0"/>
        <w:spacing w:line="300" w:lineRule="auto"/>
        <w:ind w:firstLineChars="200" w:firstLine="420"/>
        <w:rPr>
          <w:rFonts w:ascii="宋体" w:hAnsi="宋体" w:hint="eastAsia"/>
          <w:sz w:val="21"/>
          <w:szCs w:val="21"/>
        </w:rPr>
      </w:pPr>
      <w:r>
        <w:rPr>
          <w:rFonts w:ascii="宋体" w:hAnsi="宋体" w:hint="eastAsia"/>
          <w:sz w:val="21"/>
          <w:szCs w:val="21"/>
        </w:rPr>
        <w:t>当Client端要把类对象创建在不同于Client端自己的进程空间内，引用时的写法：</w:t>
      </w:r>
    </w:p>
    <w:p w:rsidR="001F7183" w:rsidRDefault="001F7183" w:rsidP="001F7183">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IChild</w:t>
      </w:r>
      <w:r w:rsidRPr="00780214">
        <w:rPr>
          <w:rFonts w:ascii="宋体" w:hAnsi="宋体"/>
          <w:sz w:val="21"/>
          <w:szCs w:val="21"/>
        </w:rPr>
        <w:t xml:space="preserve"> *p</w:t>
      </w:r>
      <w:r w:rsidRPr="00FC0715">
        <w:rPr>
          <w:rFonts w:ascii="宋体" w:hAnsi="宋体"/>
          <w:sz w:val="21"/>
          <w:szCs w:val="21"/>
        </w:rPr>
        <w:t>IChild</w:t>
      </w:r>
      <w:r w:rsidRPr="00780214">
        <w:rPr>
          <w:rFonts w:ascii="宋体" w:hAnsi="宋体"/>
          <w:sz w:val="21"/>
          <w:szCs w:val="21"/>
        </w:rPr>
        <w:t>;</w:t>
      </w:r>
    </w:p>
    <w:p w:rsidR="001F7183" w:rsidRPr="00335E43" w:rsidRDefault="001F7183" w:rsidP="001F718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w:t>
      </w:r>
      <w:r w:rsidR="006D1B56">
        <w:rPr>
          <w:rFonts w:ascii="宋体" w:hAnsi="宋体" w:hint="eastAsia"/>
          <w:sz w:val="21"/>
          <w:szCs w:val="21"/>
        </w:rPr>
        <w:t>比New多一个参数</w:t>
      </w:r>
      <w:r w:rsidR="006D1B56" w:rsidRPr="001F7183">
        <w:rPr>
          <w:rFonts w:ascii="宋体" w:hAnsi="宋体"/>
          <w:sz w:val="21"/>
          <w:szCs w:val="21"/>
        </w:rPr>
        <w:t>PContext</w:t>
      </w:r>
    </w:p>
    <w:p w:rsidR="001F7183" w:rsidRPr="00AB0F5A" w:rsidRDefault="001F7183" w:rsidP="001F7183">
      <w:pPr>
        <w:shd w:val="clear" w:color="auto" w:fill="E6E6E6"/>
        <w:snapToGrid w:val="0"/>
        <w:spacing w:line="300" w:lineRule="auto"/>
        <w:ind w:firstLineChars="200" w:firstLine="420"/>
        <w:rPr>
          <w:rFonts w:ascii="宋体" w:hAnsi="宋体" w:hint="eastAsia"/>
          <w:sz w:val="21"/>
          <w:szCs w:val="21"/>
        </w:rPr>
      </w:pPr>
      <w:r w:rsidRPr="00780214">
        <w:rPr>
          <w:rFonts w:ascii="宋体" w:hAnsi="宋体"/>
          <w:sz w:val="21"/>
          <w:szCs w:val="21"/>
        </w:rPr>
        <w:lastRenderedPageBreak/>
        <w:t>ECode</w:t>
      </w:r>
      <w:r>
        <w:rPr>
          <w:rFonts w:ascii="宋体" w:hAnsi="宋体" w:hint="eastAsia"/>
          <w:sz w:val="21"/>
          <w:szCs w:val="21"/>
        </w:rPr>
        <w:t xml:space="preserve"> </w:t>
      </w:r>
      <w:r w:rsidRPr="001F5EAB">
        <w:rPr>
          <w:rFonts w:ascii="宋体" w:hAnsi="宋体"/>
          <w:sz w:val="21"/>
          <w:szCs w:val="21"/>
        </w:rPr>
        <w:t>ec = CChild</w:t>
      </w:r>
      <w:r>
        <w:rPr>
          <w:rFonts w:ascii="宋体" w:hAnsi="宋体"/>
          <w:sz w:val="21"/>
          <w:szCs w:val="21"/>
        </w:rPr>
        <w:t>::</w:t>
      </w:r>
      <w:r w:rsidR="00BC4B48">
        <w:rPr>
          <w:rFonts w:ascii="宋体" w:hAnsi="宋体" w:hint="eastAsia"/>
          <w:sz w:val="21"/>
          <w:szCs w:val="21"/>
        </w:rPr>
        <w:t>NewInContext</w:t>
      </w:r>
      <w:r>
        <w:rPr>
          <w:rFonts w:ascii="宋体" w:hAnsi="宋体"/>
          <w:sz w:val="21"/>
          <w:szCs w:val="21"/>
        </w:rPr>
        <w:t>(</w:t>
      </w:r>
      <w:r w:rsidR="00E1588B" w:rsidRPr="00E1588B">
        <w:rPr>
          <w:rFonts w:ascii="宋体" w:hAnsi="宋体"/>
          <w:sz w:val="21"/>
          <w:szCs w:val="21"/>
        </w:rPr>
        <w:t>CTX_DIFF_DOMAIN</w:t>
      </w:r>
      <w:r w:rsidR="00E1588B" w:rsidRPr="00AB0F5A">
        <w:rPr>
          <w:rFonts w:ascii="宋体" w:hAnsi="宋体"/>
          <w:sz w:val="21"/>
          <w:szCs w:val="21"/>
        </w:rPr>
        <w:t xml:space="preserve">, </w:t>
      </w:r>
      <w:r>
        <w:rPr>
          <w:rFonts w:ascii="宋体" w:hAnsi="宋体" w:hint="eastAsia"/>
          <w:sz w:val="21"/>
          <w:szCs w:val="21"/>
        </w:rPr>
        <w:t>5</w:t>
      </w:r>
      <w:r w:rsidRPr="00AB0F5A">
        <w:rPr>
          <w:rFonts w:ascii="宋体" w:hAnsi="宋体"/>
          <w:sz w:val="21"/>
          <w:szCs w:val="21"/>
        </w:rPr>
        <w:t>, "Lanlan", &amp;p</w:t>
      </w:r>
      <w:r w:rsidRPr="00FC0715">
        <w:rPr>
          <w:rFonts w:ascii="宋体" w:hAnsi="宋体"/>
          <w:sz w:val="21"/>
          <w:szCs w:val="21"/>
        </w:rPr>
        <w:t>IChild</w:t>
      </w:r>
      <w:r w:rsidRPr="00AB0F5A">
        <w:rPr>
          <w:rFonts w:ascii="宋体" w:hAnsi="宋体"/>
          <w:sz w:val="21"/>
          <w:szCs w:val="21"/>
        </w:rPr>
        <w:t>);</w:t>
      </w:r>
    </w:p>
    <w:p w:rsidR="001F7183" w:rsidRPr="001F5EAB" w:rsidRDefault="001F7183" w:rsidP="001F7183">
      <w:pPr>
        <w:shd w:val="clear" w:color="auto" w:fill="E6E6E6"/>
        <w:snapToGrid w:val="0"/>
        <w:spacing w:line="300" w:lineRule="auto"/>
        <w:ind w:firstLineChars="200" w:firstLine="420"/>
        <w:rPr>
          <w:rFonts w:ascii="宋体" w:hAnsi="宋体"/>
          <w:sz w:val="21"/>
          <w:szCs w:val="21"/>
        </w:rPr>
      </w:pPr>
      <w:r w:rsidRPr="001F5EAB">
        <w:rPr>
          <w:rFonts w:ascii="宋体" w:hAnsi="宋体"/>
          <w:sz w:val="21"/>
          <w:szCs w:val="21"/>
        </w:rPr>
        <w:t>if(FAILED(ec)) {</w:t>
      </w:r>
    </w:p>
    <w:p w:rsidR="001F7183" w:rsidRPr="001F5EAB" w:rsidRDefault="001F7183" w:rsidP="001F7183">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 xml:space="preserve">        </w:t>
      </w:r>
      <w:r>
        <w:rPr>
          <w:rFonts w:ascii="宋体" w:hAnsi="宋体"/>
          <w:sz w:val="21"/>
          <w:szCs w:val="21"/>
        </w:rPr>
        <w:t>……</w:t>
      </w:r>
    </w:p>
    <w:p w:rsidR="001F7183" w:rsidRDefault="001F7183" w:rsidP="001F7183">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w:t>
      </w:r>
    </w:p>
    <w:p w:rsidR="001F7183" w:rsidRDefault="001F7183" w:rsidP="001F7183">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-&gt;HelloChild();</w:t>
      </w:r>
    </w:p>
    <w:p w:rsidR="001F7183" w:rsidRPr="00780214" w:rsidRDefault="001F7183" w:rsidP="001F7183">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sidRPr="00780214">
        <w:rPr>
          <w:rFonts w:ascii="宋体" w:hAnsi="宋体"/>
          <w:sz w:val="21"/>
          <w:szCs w:val="21"/>
        </w:rPr>
        <w:t>-&gt;Release();</w:t>
      </w:r>
    </w:p>
    <w:p w:rsidR="0040719C" w:rsidRDefault="006D1B56" w:rsidP="006D1B56">
      <w:pPr>
        <w:snapToGrid w:val="0"/>
        <w:spacing w:line="300" w:lineRule="auto"/>
        <w:ind w:firstLineChars="200" w:firstLine="420"/>
        <w:rPr>
          <w:rFonts w:ascii="宋体" w:hAnsi="宋体" w:hint="eastAsia"/>
          <w:sz w:val="21"/>
          <w:szCs w:val="21"/>
        </w:rPr>
      </w:pPr>
      <w:r>
        <w:rPr>
          <w:rFonts w:ascii="宋体" w:hAnsi="宋体" w:hint="eastAsia"/>
          <w:sz w:val="21"/>
          <w:szCs w:val="21"/>
        </w:rPr>
        <w:t>当参数</w:t>
      </w:r>
      <w:r w:rsidRPr="001F7183">
        <w:rPr>
          <w:rFonts w:ascii="宋体" w:hAnsi="宋体"/>
          <w:sz w:val="21"/>
          <w:szCs w:val="21"/>
        </w:rPr>
        <w:t>PContext</w:t>
      </w:r>
      <w:r>
        <w:rPr>
          <w:rFonts w:ascii="宋体" w:hAnsi="宋体" w:hint="eastAsia"/>
          <w:sz w:val="21"/>
          <w:szCs w:val="21"/>
        </w:rPr>
        <w:t>取值为</w:t>
      </w:r>
      <w:r w:rsidRPr="00E1588B">
        <w:rPr>
          <w:rFonts w:ascii="宋体" w:hAnsi="宋体"/>
          <w:sz w:val="21"/>
          <w:szCs w:val="21"/>
        </w:rPr>
        <w:t>CTX_SAME_DOMAIN</w:t>
      </w:r>
      <w:r>
        <w:rPr>
          <w:rFonts w:ascii="宋体" w:hAnsi="宋体" w:hint="eastAsia"/>
          <w:sz w:val="21"/>
          <w:szCs w:val="21"/>
        </w:rPr>
        <w:t>或者</w:t>
      </w:r>
      <w:r w:rsidRPr="00E1588B">
        <w:rPr>
          <w:rFonts w:ascii="宋体" w:hAnsi="宋体"/>
          <w:sz w:val="21"/>
          <w:szCs w:val="21"/>
        </w:rPr>
        <w:t>CTX_SAME_PROCESS</w:t>
      </w:r>
      <w:r>
        <w:rPr>
          <w:rFonts w:ascii="宋体" w:hAnsi="宋体" w:hint="eastAsia"/>
          <w:sz w:val="21"/>
          <w:szCs w:val="21"/>
        </w:rPr>
        <w:t>时，NewInContext的效果与New一样，构件对象创建在与该Client端同一个进程空间内。</w:t>
      </w:r>
    </w:p>
    <w:p w:rsidR="006D1B56" w:rsidRDefault="006D1B56" w:rsidP="006D1B56">
      <w:pPr>
        <w:snapToGrid w:val="0"/>
        <w:spacing w:line="300" w:lineRule="auto"/>
        <w:ind w:firstLineChars="200" w:firstLine="420"/>
        <w:rPr>
          <w:rFonts w:ascii="宋体" w:hAnsi="宋体" w:hint="eastAsia"/>
          <w:sz w:val="21"/>
          <w:szCs w:val="21"/>
        </w:rPr>
      </w:pPr>
      <w:r>
        <w:rPr>
          <w:rFonts w:ascii="宋体" w:hAnsi="宋体" w:hint="eastAsia"/>
          <w:sz w:val="21"/>
          <w:szCs w:val="21"/>
        </w:rPr>
        <w:t>当参数</w:t>
      </w:r>
      <w:r w:rsidRPr="001F7183">
        <w:rPr>
          <w:rFonts w:ascii="宋体" w:hAnsi="宋体"/>
          <w:sz w:val="21"/>
          <w:szCs w:val="21"/>
        </w:rPr>
        <w:t>PContext</w:t>
      </w:r>
      <w:r>
        <w:rPr>
          <w:rFonts w:ascii="宋体" w:hAnsi="宋体" w:hint="eastAsia"/>
          <w:sz w:val="21"/>
          <w:szCs w:val="21"/>
        </w:rPr>
        <w:t>取值为</w:t>
      </w:r>
      <w:r w:rsidRPr="00E1588B">
        <w:rPr>
          <w:rFonts w:ascii="宋体" w:hAnsi="宋体"/>
          <w:sz w:val="21"/>
          <w:szCs w:val="21"/>
        </w:rPr>
        <w:t>CTX_</w:t>
      </w:r>
      <w:r w:rsidRPr="006D1B56">
        <w:rPr>
          <w:rFonts w:ascii="宋体" w:hAnsi="宋体"/>
          <w:sz w:val="21"/>
          <w:szCs w:val="21"/>
        </w:rPr>
        <w:t xml:space="preserve"> </w:t>
      </w:r>
      <w:r w:rsidRPr="00E1588B">
        <w:rPr>
          <w:rFonts w:ascii="宋体" w:hAnsi="宋体"/>
          <w:sz w:val="21"/>
          <w:szCs w:val="21"/>
        </w:rPr>
        <w:t>DIFF_DOMAIN</w:t>
      </w:r>
      <w:r>
        <w:rPr>
          <w:rFonts w:ascii="宋体" w:hAnsi="宋体" w:hint="eastAsia"/>
          <w:sz w:val="21"/>
          <w:szCs w:val="21"/>
        </w:rPr>
        <w:t>或者</w:t>
      </w:r>
      <w:r w:rsidRPr="00E1588B">
        <w:rPr>
          <w:rFonts w:ascii="宋体" w:hAnsi="宋体"/>
          <w:sz w:val="21"/>
          <w:szCs w:val="21"/>
        </w:rPr>
        <w:t>CTX_</w:t>
      </w:r>
      <w:r w:rsidRPr="006D1B56">
        <w:rPr>
          <w:rFonts w:ascii="宋体" w:hAnsi="宋体"/>
          <w:sz w:val="21"/>
          <w:szCs w:val="21"/>
        </w:rPr>
        <w:t xml:space="preserve"> </w:t>
      </w:r>
      <w:r w:rsidRPr="00E1588B">
        <w:rPr>
          <w:rFonts w:ascii="宋体" w:hAnsi="宋体"/>
          <w:sz w:val="21"/>
          <w:szCs w:val="21"/>
        </w:rPr>
        <w:t>DIFF_PROCESS</w:t>
      </w:r>
      <w:r>
        <w:rPr>
          <w:rFonts w:ascii="宋体" w:hAnsi="宋体" w:hint="eastAsia"/>
          <w:sz w:val="21"/>
          <w:szCs w:val="21"/>
        </w:rPr>
        <w:t>或者</w:t>
      </w:r>
      <w:r w:rsidRPr="00E1588B">
        <w:rPr>
          <w:rFonts w:ascii="宋体" w:hAnsi="宋体"/>
          <w:sz w:val="21"/>
          <w:szCs w:val="21"/>
        </w:rPr>
        <w:t>CTX_DIFF_MACHINE</w:t>
      </w:r>
      <w:r>
        <w:rPr>
          <w:rFonts w:ascii="宋体" w:hAnsi="宋体" w:hint="eastAsia"/>
          <w:sz w:val="21"/>
          <w:szCs w:val="21"/>
        </w:rPr>
        <w:t>时，NewInContext把构件对象创建在与该Client端不同的进程空间内，之后的</w:t>
      </w: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-&gt;HelloChild()属于对构件方法的远程调用。</w:t>
      </w:r>
    </w:p>
    <w:p w:rsidR="006D1B56" w:rsidRDefault="00865C57" w:rsidP="006D1B56">
      <w:pPr>
        <w:snapToGrid w:val="0"/>
        <w:spacing w:line="300" w:lineRule="auto"/>
        <w:ind w:firstLineChars="200" w:firstLine="420"/>
        <w:rPr>
          <w:rFonts w:ascii="宋体" w:hAnsi="宋体" w:hint="eastAsia"/>
          <w:sz w:val="21"/>
          <w:szCs w:val="21"/>
        </w:rPr>
      </w:pPr>
      <w:r>
        <w:rPr>
          <w:rFonts w:ascii="宋体" w:hAnsi="宋体" w:hint="eastAsia"/>
          <w:sz w:val="21"/>
          <w:szCs w:val="21"/>
        </w:rPr>
        <w:t>NewInContext</w:t>
      </w:r>
      <w:r w:rsidR="008D1007">
        <w:rPr>
          <w:rFonts w:ascii="宋体" w:hAnsi="宋体" w:hint="eastAsia"/>
          <w:sz w:val="21"/>
          <w:szCs w:val="21"/>
        </w:rPr>
        <w:t>没有构造函数时的情况与New一致。</w:t>
      </w:r>
    </w:p>
    <w:p w:rsidR="000B34AE" w:rsidRPr="000B34AE" w:rsidRDefault="000B34AE" w:rsidP="00D32591">
      <w:pPr>
        <w:snapToGrid w:val="0"/>
        <w:spacing w:line="300" w:lineRule="auto"/>
        <w:ind w:firstLineChars="200" w:firstLine="420"/>
        <w:rPr>
          <w:rFonts w:ascii="宋体" w:hAnsi="宋体" w:hint="eastAsia"/>
          <w:sz w:val="21"/>
          <w:szCs w:val="21"/>
        </w:rPr>
      </w:pPr>
      <w:r>
        <w:rPr>
          <w:rFonts w:ascii="宋体" w:hAnsi="宋体" w:hint="eastAsia"/>
          <w:sz w:val="21"/>
          <w:szCs w:val="21"/>
        </w:rPr>
        <w:t>当被创建的构件类被</w:t>
      </w:r>
      <w:r w:rsidRPr="00AB5DDD">
        <w:rPr>
          <w:rFonts w:ascii="宋体" w:hAnsi="宋体" w:hint="eastAsia"/>
          <w:sz w:val="21"/>
          <w:szCs w:val="21"/>
        </w:rPr>
        <w:t>si</w:t>
      </w:r>
      <w:r>
        <w:rPr>
          <w:rFonts w:ascii="宋体" w:hAnsi="宋体" w:hint="eastAsia"/>
          <w:sz w:val="21"/>
          <w:szCs w:val="21"/>
        </w:rPr>
        <w:t>n</w:t>
      </w:r>
      <w:r w:rsidRPr="00AB5DDD">
        <w:rPr>
          <w:rFonts w:ascii="宋体" w:hAnsi="宋体" w:hint="eastAsia"/>
          <w:sz w:val="21"/>
          <w:szCs w:val="21"/>
        </w:rPr>
        <w:t>gleton</w:t>
      </w:r>
      <w:r>
        <w:rPr>
          <w:rFonts w:ascii="宋体" w:hAnsi="宋体" w:hint="eastAsia"/>
          <w:sz w:val="21"/>
          <w:szCs w:val="21"/>
        </w:rPr>
        <w:t>属性修饰时，用</w:t>
      </w:r>
      <w:r w:rsidRPr="000B34AE">
        <w:rPr>
          <w:rFonts w:ascii="宋体" w:hAnsi="宋体"/>
          <w:sz w:val="21"/>
          <w:szCs w:val="21"/>
        </w:rPr>
        <w:t>AcquireSingletonInDomain</w:t>
      </w:r>
      <w:r>
        <w:rPr>
          <w:rFonts w:ascii="宋体" w:hAnsi="宋体" w:hint="eastAsia"/>
          <w:sz w:val="21"/>
          <w:szCs w:val="21"/>
        </w:rPr>
        <w:t>代替NewInContext来实例化构件对象，除构造函数不能有参数外，其它用法同NewInContext一样。</w:t>
      </w:r>
    </w:p>
    <w:p w:rsidR="001F7183" w:rsidRPr="006D1B56" w:rsidRDefault="001F7183" w:rsidP="0040719C">
      <w:pPr>
        <w:snapToGrid w:val="0"/>
        <w:spacing w:line="300" w:lineRule="auto"/>
        <w:ind w:firstLineChars="200" w:firstLine="420"/>
        <w:rPr>
          <w:rFonts w:ascii="宋体" w:hAnsi="宋体" w:hint="eastAsia"/>
          <w:sz w:val="21"/>
          <w:szCs w:val="21"/>
        </w:rPr>
      </w:pPr>
    </w:p>
    <w:p w:rsidR="0040719C" w:rsidRPr="00347628" w:rsidRDefault="0040719C" w:rsidP="0040719C">
      <w:pPr>
        <w:pStyle w:val="3"/>
        <w:snapToGrid w:val="0"/>
        <w:spacing w:line="300" w:lineRule="auto"/>
        <w:rPr>
          <w:rFonts w:ascii="宋体" w:hAnsi="宋体" w:hint="eastAsia"/>
          <w:sz w:val="28"/>
          <w:szCs w:val="28"/>
        </w:rPr>
      </w:pPr>
      <w:bookmarkStart w:id="434" w:name="_Toc152754384"/>
      <w:bookmarkStart w:id="435" w:name="_Toc197919045"/>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8.1.3</w:t>
        </w:r>
      </w:smartTag>
      <w:r w:rsidRPr="00CA6AC6">
        <w:rPr>
          <w:rFonts w:ascii="宋体" w:hAnsi="宋体" w:hint="eastAsia"/>
          <w:sz w:val="28"/>
          <w:szCs w:val="28"/>
        </w:rPr>
        <w:t xml:space="preserve"> </w:t>
      </w:r>
      <w:r w:rsidRPr="00ED115A">
        <w:rPr>
          <w:rFonts w:ascii="宋体" w:hAnsi="宋体"/>
          <w:sz w:val="28"/>
          <w:szCs w:val="28"/>
        </w:rPr>
        <w:t>New</w:t>
      </w:r>
      <w:r>
        <w:rPr>
          <w:rFonts w:ascii="宋体" w:hAnsi="宋体" w:hint="eastAsia"/>
          <w:sz w:val="28"/>
          <w:szCs w:val="28"/>
        </w:rPr>
        <w:t>ByFriend</w:t>
      </w:r>
      <w:bookmarkEnd w:id="434"/>
      <w:r w:rsidR="00347628">
        <w:rPr>
          <w:rFonts w:ascii="宋体" w:hAnsi="宋体" w:hint="eastAsia"/>
          <w:sz w:val="28"/>
          <w:szCs w:val="28"/>
        </w:rPr>
        <w:t>（</w:t>
      </w:r>
      <w:r w:rsidR="00347628" w:rsidRPr="00347628">
        <w:rPr>
          <w:rFonts w:ascii="宋体" w:hAnsi="宋体"/>
          <w:sz w:val="28"/>
          <w:szCs w:val="28"/>
        </w:rPr>
        <w:t>AcquireSingletonByFriend</w:t>
      </w:r>
      <w:r w:rsidR="00347628">
        <w:rPr>
          <w:rFonts w:ascii="宋体" w:hAnsi="宋体" w:hint="eastAsia"/>
          <w:sz w:val="28"/>
          <w:szCs w:val="28"/>
        </w:rPr>
        <w:t>）</w:t>
      </w:r>
      <w:bookmarkEnd w:id="435"/>
    </w:p>
    <w:p w:rsidR="00E874D3" w:rsidRDefault="004270DC" w:rsidP="00E874D3">
      <w:pPr>
        <w:snapToGrid w:val="0"/>
        <w:spacing w:line="300" w:lineRule="auto"/>
        <w:ind w:firstLineChars="200" w:firstLine="420"/>
        <w:rPr>
          <w:rFonts w:ascii="宋体" w:hAnsi="宋体" w:hint="eastAsia"/>
          <w:sz w:val="21"/>
          <w:szCs w:val="21"/>
        </w:rPr>
      </w:pPr>
      <w:r>
        <w:rPr>
          <w:rFonts w:ascii="宋体" w:hAnsi="宋体" w:hint="eastAsia"/>
          <w:sz w:val="21"/>
          <w:szCs w:val="21"/>
        </w:rPr>
        <w:t>当要创建并</w:t>
      </w:r>
      <w:r w:rsidR="003677DF" w:rsidRPr="003677DF">
        <w:rPr>
          <w:rFonts w:ascii="宋体" w:hAnsi="宋体" w:hint="eastAsia"/>
          <w:sz w:val="21"/>
          <w:szCs w:val="21"/>
        </w:rPr>
        <w:t>获取构件内部（同一dll里）的构件对象</w:t>
      </w:r>
      <w:r>
        <w:rPr>
          <w:rFonts w:ascii="宋体" w:hAnsi="宋体" w:hint="eastAsia"/>
          <w:sz w:val="21"/>
          <w:szCs w:val="21"/>
        </w:rPr>
        <w:t>实例</w:t>
      </w:r>
      <w:r w:rsidR="003677DF" w:rsidRPr="003677DF">
        <w:rPr>
          <w:rFonts w:ascii="宋体" w:hAnsi="宋体" w:hint="eastAsia"/>
          <w:sz w:val="21"/>
          <w:szCs w:val="21"/>
        </w:rPr>
        <w:t>，</w:t>
      </w:r>
      <w:r w:rsidR="003677DF">
        <w:rPr>
          <w:rFonts w:ascii="宋体" w:hAnsi="宋体" w:hint="eastAsia"/>
          <w:sz w:val="21"/>
          <w:szCs w:val="21"/>
        </w:rPr>
        <w:t>那么就采用函数New</w:t>
      </w:r>
      <w:r>
        <w:rPr>
          <w:rFonts w:ascii="宋体" w:hAnsi="宋体" w:hint="eastAsia"/>
          <w:sz w:val="21"/>
          <w:szCs w:val="21"/>
        </w:rPr>
        <w:t>ByFriend</w:t>
      </w:r>
      <w:r w:rsidR="003677DF">
        <w:rPr>
          <w:rFonts w:ascii="宋体" w:hAnsi="宋体" w:hint="eastAsia"/>
          <w:sz w:val="21"/>
          <w:szCs w:val="21"/>
        </w:rPr>
        <w:t>来</w:t>
      </w:r>
      <w:r>
        <w:rPr>
          <w:rFonts w:ascii="宋体" w:hAnsi="宋体" w:hint="eastAsia"/>
          <w:sz w:val="21"/>
          <w:szCs w:val="21"/>
        </w:rPr>
        <w:t>实现</w:t>
      </w:r>
      <w:r w:rsidR="00E874D3">
        <w:rPr>
          <w:rFonts w:ascii="宋体" w:hAnsi="宋体" w:hint="eastAsia"/>
          <w:sz w:val="21"/>
          <w:szCs w:val="21"/>
        </w:rPr>
        <w:t>。</w:t>
      </w:r>
    </w:p>
    <w:p w:rsidR="0036450B" w:rsidRDefault="0036450B" w:rsidP="0036450B">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在</w:t>
      </w:r>
      <w:r w:rsidRPr="00BE4350">
        <w:rPr>
          <w:rFonts w:ascii="宋体" w:hAnsi="宋体"/>
          <w:sz w:val="21"/>
          <w:szCs w:val="21"/>
        </w:rPr>
        <w:t>Server</w:t>
      </w:r>
      <w:r w:rsidRPr="00BE4350">
        <w:rPr>
          <w:rFonts w:ascii="宋体" w:hAnsi="宋体" w:hint="eastAsia"/>
          <w:sz w:val="21"/>
          <w:szCs w:val="21"/>
        </w:rPr>
        <w:t>端生成的代码框架中，</w:t>
      </w:r>
      <w:r>
        <w:rPr>
          <w:rFonts w:ascii="宋体" w:hAnsi="宋体" w:hint="eastAsia"/>
          <w:sz w:val="21"/>
          <w:szCs w:val="21"/>
        </w:rPr>
        <w:t>还</w:t>
      </w:r>
      <w:r w:rsidRPr="00BE4350">
        <w:rPr>
          <w:rFonts w:ascii="宋体" w:hAnsi="宋体" w:hint="eastAsia"/>
          <w:sz w:val="21"/>
          <w:szCs w:val="21"/>
        </w:rPr>
        <w:t>会为</w:t>
      </w:r>
      <w:r w:rsidRPr="00BE4350">
        <w:rPr>
          <w:rFonts w:ascii="宋体" w:hAnsi="宋体"/>
          <w:sz w:val="21"/>
          <w:szCs w:val="21"/>
        </w:rPr>
        <w:t>C++</w:t>
      </w:r>
      <w:r w:rsidRPr="00BE4350">
        <w:rPr>
          <w:rFonts w:ascii="宋体" w:hAnsi="宋体" w:hint="eastAsia"/>
          <w:sz w:val="21"/>
          <w:szCs w:val="21"/>
        </w:rPr>
        <w:t>类（</w:t>
      </w:r>
      <w:r w:rsidRPr="00BE4350">
        <w:rPr>
          <w:rFonts w:ascii="宋体" w:hAnsi="宋体"/>
          <w:sz w:val="21"/>
          <w:szCs w:val="21"/>
        </w:rPr>
        <w:t xml:space="preserve">class </w:t>
      </w:r>
      <w:r w:rsidRPr="00AB0F5A">
        <w:rPr>
          <w:rFonts w:ascii="宋体" w:hAnsi="宋体"/>
          <w:sz w:val="21"/>
          <w:szCs w:val="21"/>
        </w:rPr>
        <w:t>CC</w:t>
      </w:r>
      <w:r>
        <w:rPr>
          <w:rFonts w:ascii="宋体" w:hAnsi="宋体" w:hint="eastAsia"/>
          <w:sz w:val="21"/>
          <w:szCs w:val="21"/>
        </w:rPr>
        <w:t>hild</w:t>
      </w:r>
      <w:r w:rsidRPr="00BE4350">
        <w:rPr>
          <w:rFonts w:ascii="宋体" w:hAnsi="宋体" w:hint="eastAsia"/>
          <w:sz w:val="21"/>
          <w:szCs w:val="21"/>
        </w:rPr>
        <w:t>）生成</w:t>
      </w:r>
      <w:r>
        <w:rPr>
          <w:rFonts w:ascii="宋体" w:hAnsi="宋体" w:hint="eastAsia"/>
          <w:sz w:val="21"/>
          <w:szCs w:val="21"/>
        </w:rPr>
        <w:t>NewByFriend</w:t>
      </w:r>
      <w:r w:rsidRPr="00BE4350">
        <w:rPr>
          <w:rFonts w:ascii="宋体" w:hAnsi="宋体" w:hint="eastAsia"/>
          <w:sz w:val="21"/>
          <w:szCs w:val="21"/>
        </w:rPr>
        <w:t>方法</w:t>
      </w:r>
      <w:r>
        <w:rPr>
          <w:rFonts w:ascii="宋体" w:hAnsi="宋体" w:hint="eastAsia"/>
          <w:sz w:val="21"/>
          <w:szCs w:val="21"/>
        </w:rPr>
        <w:t>,以供</w:t>
      </w:r>
      <w:r w:rsidRPr="00BE4350">
        <w:rPr>
          <w:rFonts w:ascii="宋体" w:hAnsi="宋体"/>
          <w:sz w:val="21"/>
          <w:szCs w:val="21"/>
        </w:rPr>
        <w:t>Server</w:t>
      </w:r>
      <w:r w:rsidRPr="00BE4350">
        <w:rPr>
          <w:rFonts w:ascii="宋体" w:hAnsi="宋体" w:hint="eastAsia"/>
          <w:sz w:val="21"/>
          <w:szCs w:val="21"/>
        </w:rPr>
        <w:t>端</w:t>
      </w:r>
      <w:r>
        <w:rPr>
          <w:rFonts w:ascii="宋体" w:hAnsi="宋体" w:hint="eastAsia"/>
          <w:sz w:val="21"/>
          <w:szCs w:val="21"/>
        </w:rPr>
        <w:t>自己调用（当然也生成供Client端调用的New和NewInContext方法）:</w:t>
      </w:r>
    </w:p>
    <w:p w:rsidR="0041792E" w:rsidRPr="00AB0F5A" w:rsidRDefault="0041792E" w:rsidP="0041792E">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class CC</w:t>
      </w:r>
      <w:r>
        <w:rPr>
          <w:rFonts w:ascii="宋体" w:hAnsi="宋体" w:hint="eastAsia"/>
          <w:sz w:val="21"/>
          <w:szCs w:val="21"/>
        </w:rPr>
        <w:t>hild</w:t>
      </w:r>
    </w:p>
    <w:p w:rsidR="0041792E" w:rsidRPr="00AB0F5A" w:rsidRDefault="0041792E" w:rsidP="0041792E">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w:t>
      </w:r>
    </w:p>
    <w:p w:rsidR="0041792E" w:rsidRPr="00AB0F5A" w:rsidRDefault="0041792E" w:rsidP="0041792E">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public:</w:t>
      </w:r>
    </w:p>
    <w:p w:rsidR="0041792E" w:rsidRPr="00AB0F5A" w:rsidRDefault="0041792E" w:rsidP="0041792E">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static ECode </w:t>
      </w:r>
      <w:r w:rsidR="005F5C4D">
        <w:rPr>
          <w:rFonts w:ascii="宋体" w:hAnsi="宋体" w:hint="eastAsia"/>
          <w:sz w:val="21"/>
          <w:szCs w:val="21"/>
        </w:rPr>
        <w:t>NewByFriend</w:t>
      </w:r>
      <w:r w:rsidRPr="00AB0F5A">
        <w:rPr>
          <w:rFonts w:ascii="宋体" w:hAnsi="宋体"/>
          <w:sz w:val="21"/>
          <w:szCs w:val="21"/>
        </w:rPr>
        <w:t>(</w:t>
      </w:r>
    </w:p>
    <w:p w:rsidR="0041792E" w:rsidRPr="00AB0F5A" w:rsidRDefault="0041792E" w:rsidP="0041792E">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/*[in]*/  Int32 num,</w:t>
      </w:r>
    </w:p>
    <w:p w:rsidR="0041792E" w:rsidRPr="00AB0F5A" w:rsidRDefault="0041792E" w:rsidP="0041792E">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/*[in]*/  AString asName,</w:t>
      </w:r>
    </w:p>
    <w:p w:rsidR="0041792E" w:rsidRPr="00AB0F5A" w:rsidRDefault="0041792E" w:rsidP="0041792E">
      <w:pPr>
        <w:shd w:val="clear" w:color="auto" w:fill="E6E6E6"/>
        <w:snapToGrid w:val="0"/>
        <w:spacing w:line="300" w:lineRule="auto"/>
        <w:ind w:firstLineChars="200" w:firstLine="420"/>
        <w:rPr>
          <w:rFonts w:ascii="宋体" w:hAnsi="宋体"/>
          <w:sz w:val="21"/>
          <w:szCs w:val="21"/>
        </w:rPr>
      </w:pPr>
      <w:r w:rsidRPr="00AB0F5A">
        <w:rPr>
          <w:rFonts w:ascii="宋体" w:hAnsi="宋体"/>
          <w:sz w:val="21"/>
          <w:szCs w:val="21"/>
        </w:rPr>
        <w:t xml:space="preserve">        /*[out]*/ </w:t>
      </w:r>
      <w:r w:rsidR="005F5C4D">
        <w:rPr>
          <w:rFonts w:ascii="宋体" w:hAnsi="宋体" w:hint="eastAsia"/>
          <w:sz w:val="21"/>
          <w:szCs w:val="21"/>
        </w:rPr>
        <w:t>C</w:t>
      </w:r>
      <w:r w:rsidRPr="00FC0715">
        <w:rPr>
          <w:rFonts w:ascii="宋体" w:hAnsi="宋体"/>
          <w:sz w:val="21"/>
          <w:szCs w:val="21"/>
        </w:rPr>
        <w:t>Child</w:t>
      </w:r>
      <w:r w:rsidRPr="00AB0F5A">
        <w:rPr>
          <w:rFonts w:ascii="宋体" w:hAnsi="宋体"/>
          <w:sz w:val="21"/>
          <w:szCs w:val="21"/>
        </w:rPr>
        <w:t xml:space="preserve"> **</w:t>
      </w:r>
      <w:r w:rsidR="00C50C1C" w:rsidRPr="00C50C1C">
        <w:rPr>
          <w:rFonts w:ascii="宋体" w:hAnsi="宋体"/>
          <w:sz w:val="21"/>
          <w:szCs w:val="21"/>
        </w:rPr>
        <w:t>ppNewObj</w:t>
      </w:r>
      <w:r w:rsidRPr="00AB0F5A">
        <w:rPr>
          <w:rFonts w:ascii="宋体" w:hAnsi="宋体"/>
          <w:sz w:val="21"/>
          <w:szCs w:val="21"/>
        </w:rPr>
        <w:t>)</w:t>
      </w:r>
    </w:p>
    <w:p w:rsidR="0041792E" w:rsidRDefault="0041792E" w:rsidP="0041792E">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 xml:space="preserve">    {</w:t>
      </w:r>
    </w:p>
    <w:p w:rsidR="0041792E" w:rsidRPr="001F5EAB" w:rsidRDefault="0041792E" w:rsidP="0041792E">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 xml:space="preserve">    ……</w:t>
      </w:r>
    </w:p>
    <w:p w:rsidR="0041792E" w:rsidRDefault="0041792E" w:rsidP="0041792E">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41792E" w:rsidRDefault="0041792E" w:rsidP="0041792E">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 xml:space="preserve"> ……</w:t>
      </w:r>
    </w:p>
    <w:p w:rsidR="0041792E" w:rsidRPr="00AB0F5A" w:rsidRDefault="0041792E" w:rsidP="0041792E">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p>
    <w:p w:rsidR="0041792E" w:rsidRDefault="0041792E" w:rsidP="0041792E">
      <w:pPr>
        <w:snapToGrid w:val="0"/>
        <w:spacing w:line="300" w:lineRule="auto"/>
        <w:ind w:firstLineChars="200" w:firstLine="420"/>
        <w:rPr>
          <w:rFonts w:ascii="宋体" w:hAnsi="宋体" w:hint="eastAsia"/>
          <w:sz w:val="21"/>
          <w:szCs w:val="21"/>
        </w:rPr>
      </w:pPr>
      <w:r>
        <w:rPr>
          <w:rFonts w:ascii="宋体" w:hAnsi="宋体" w:hint="eastAsia"/>
          <w:sz w:val="21"/>
          <w:szCs w:val="21"/>
        </w:rPr>
        <w:t>在</w:t>
      </w:r>
      <w:r w:rsidR="005F5C4D" w:rsidRPr="00BE4350">
        <w:rPr>
          <w:rFonts w:ascii="宋体" w:hAnsi="宋体"/>
          <w:sz w:val="21"/>
          <w:szCs w:val="21"/>
        </w:rPr>
        <w:t>Server</w:t>
      </w:r>
      <w:r>
        <w:rPr>
          <w:rFonts w:ascii="宋体" w:hAnsi="宋体" w:hint="eastAsia"/>
          <w:sz w:val="21"/>
          <w:szCs w:val="21"/>
        </w:rPr>
        <w:t>端引用时的写法：</w:t>
      </w:r>
    </w:p>
    <w:p w:rsidR="00C50C1C" w:rsidRDefault="00C50C1C" w:rsidP="0041792E">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C</w:t>
      </w:r>
      <w:r>
        <w:rPr>
          <w:rFonts w:ascii="宋体" w:hAnsi="宋体" w:hint="eastAsia"/>
          <w:sz w:val="21"/>
          <w:szCs w:val="21"/>
        </w:rPr>
        <w:t>Child</w:t>
      </w:r>
      <w:r w:rsidRPr="00E874D3">
        <w:rPr>
          <w:rFonts w:ascii="宋体" w:hAnsi="宋体"/>
          <w:sz w:val="21"/>
          <w:szCs w:val="21"/>
        </w:rPr>
        <w:t xml:space="preserve"> *pC</w:t>
      </w:r>
      <w:r>
        <w:rPr>
          <w:rFonts w:ascii="宋体" w:hAnsi="宋体" w:hint="eastAsia"/>
          <w:sz w:val="21"/>
          <w:szCs w:val="21"/>
        </w:rPr>
        <w:t>hild</w:t>
      </w:r>
      <w:r w:rsidRPr="00E874D3">
        <w:rPr>
          <w:rFonts w:ascii="宋体" w:hAnsi="宋体"/>
          <w:sz w:val="21"/>
          <w:szCs w:val="21"/>
        </w:rPr>
        <w:t>Obj;</w:t>
      </w:r>
    </w:p>
    <w:p w:rsidR="003C3814" w:rsidRDefault="003C3814" w:rsidP="003C3814">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IChild</w:t>
      </w:r>
      <w:r w:rsidRPr="00780214">
        <w:rPr>
          <w:rFonts w:ascii="宋体" w:hAnsi="宋体"/>
          <w:sz w:val="21"/>
          <w:szCs w:val="21"/>
        </w:rPr>
        <w:t xml:space="preserve"> *p</w:t>
      </w:r>
      <w:r w:rsidRPr="00FC0715">
        <w:rPr>
          <w:rFonts w:ascii="宋体" w:hAnsi="宋体"/>
          <w:sz w:val="21"/>
          <w:szCs w:val="21"/>
        </w:rPr>
        <w:t>IChild</w:t>
      </w:r>
      <w:r w:rsidRPr="00780214">
        <w:rPr>
          <w:rFonts w:ascii="宋体" w:hAnsi="宋体"/>
          <w:sz w:val="21"/>
          <w:szCs w:val="21"/>
        </w:rPr>
        <w:t>;</w:t>
      </w:r>
    </w:p>
    <w:p w:rsidR="0041792E" w:rsidRPr="00335E43" w:rsidRDefault="0041792E" w:rsidP="0041792E">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w:t>
      </w:r>
      <w:r w:rsidR="003C3814">
        <w:rPr>
          <w:rFonts w:ascii="宋体" w:hAnsi="宋体" w:hint="eastAsia"/>
          <w:sz w:val="21"/>
          <w:szCs w:val="21"/>
        </w:rPr>
        <w:t>得到类对象的指针</w:t>
      </w:r>
    </w:p>
    <w:p w:rsidR="0041792E" w:rsidRPr="00AB0F5A" w:rsidRDefault="0041792E" w:rsidP="0041792E">
      <w:pPr>
        <w:shd w:val="clear" w:color="auto" w:fill="E6E6E6"/>
        <w:snapToGrid w:val="0"/>
        <w:spacing w:line="300" w:lineRule="auto"/>
        <w:ind w:firstLineChars="200" w:firstLine="420"/>
        <w:rPr>
          <w:rFonts w:ascii="宋体" w:hAnsi="宋体" w:hint="eastAsia"/>
          <w:sz w:val="21"/>
          <w:szCs w:val="21"/>
        </w:rPr>
      </w:pPr>
      <w:r w:rsidRPr="00780214">
        <w:rPr>
          <w:rFonts w:ascii="宋体" w:hAnsi="宋体"/>
          <w:sz w:val="21"/>
          <w:szCs w:val="21"/>
        </w:rPr>
        <w:t>ECode</w:t>
      </w:r>
      <w:r>
        <w:rPr>
          <w:rFonts w:ascii="宋体" w:hAnsi="宋体" w:hint="eastAsia"/>
          <w:sz w:val="21"/>
          <w:szCs w:val="21"/>
        </w:rPr>
        <w:t xml:space="preserve"> </w:t>
      </w:r>
      <w:r w:rsidRPr="001F5EAB">
        <w:rPr>
          <w:rFonts w:ascii="宋体" w:hAnsi="宋体"/>
          <w:sz w:val="21"/>
          <w:szCs w:val="21"/>
        </w:rPr>
        <w:t>ec = CChild</w:t>
      </w:r>
      <w:r>
        <w:rPr>
          <w:rFonts w:ascii="宋体" w:hAnsi="宋体"/>
          <w:sz w:val="21"/>
          <w:szCs w:val="21"/>
        </w:rPr>
        <w:t>::</w:t>
      </w:r>
      <w:r w:rsidR="00C50C1C">
        <w:rPr>
          <w:rFonts w:ascii="宋体" w:hAnsi="宋体" w:hint="eastAsia"/>
          <w:sz w:val="21"/>
          <w:szCs w:val="21"/>
        </w:rPr>
        <w:t>NewByFriend</w:t>
      </w:r>
      <w:r>
        <w:rPr>
          <w:rFonts w:ascii="宋体" w:hAnsi="宋体"/>
          <w:sz w:val="21"/>
          <w:szCs w:val="21"/>
        </w:rPr>
        <w:t>(</w:t>
      </w:r>
      <w:r>
        <w:rPr>
          <w:rFonts w:ascii="宋体" w:hAnsi="宋体" w:hint="eastAsia"/>
          <w:sz w:val="21"/>
          <w:szCs w:val="21"/>
        </w:rPr>
        <w:t>5</w:t>
      </w:r>
      <w:r w:rsidRPr="00AB0F5A">
        <w:rPr>
          <w:rFonts w:ascii="宋体" w:hAnsi="宋体"/>
          <w:sz w:val="21"/>
          <w:szCs w:val="21"/>
        </w:rPr>
        <w:t>, "Lanlan", &amp;</w:t>
      </w:r>
      <w:r w:rsidR="00C50C1C" w:rsidRPr="00E874D3">
        <w:rPr>
          <w:rFonts w:ascii="宋体" w:hAnsi="宋体"/>
          <w:sz w:val="21"/>
          <w:szCs w:val="21"/>
        </w:rPr>
        <w:t>pC</w:t>
      </w:r>
      <w:r w:rsidR="00C50C1C">
        <w:rPr>
          <w:rFonts w:ascii="宋体" w:hAnsi="宋体" w:hint="eastAsia"/>
          <w:sz w:val="21"/>
          <w:szCs w:val="21"/>
        </w:rPr>
        <w:t>hild</w:t>
      </w:r>
      <w:r w:rsidR="00C50C1C" w:rsidRPr="00E874D3">
        <w:rPr>
          <w:rFonts w:ascii="宋体" w:hAnsi="宋体"/>
          <w:sz w:val="21"/>
          <w:szCs w:val="21"/>
        </w:rPr>
        <w:t>Obj</w:t>
      </w:r>
      <w:r w:rsidRPr="00AB0F5A">
        <w:rPr>
          <w:rFonts w:ascii="宋体" w:hAnsi="宋体"/>
          <w:sz w:val="21"/>
          <w:szCs w:val="21"/>
        </w:rPr>
        <w:t>);</w:t>
      </w:r>
    </w:p>
    <w:p w:rsidR="0041792E" w:rsidRPr="001F5EAB" w:rsidRDefault="0041792E" w:rsidP="0041792E">
      <w:pPr>
        <w:shd w:val="clear" w:color="auto" w:fill="E6E6E6"/>
        <w:snapToGrid w:val="0"/>
        <w:spacing w:line="300" w:lineRule="auto"/>
        <w:ind w:firstLineChars="200" w:firstLine="420"/>
        <w:rPr>
          <w:rFonts w:ascii="宋体" w:hAnsi="宋体"/>
          <w:sz w:val="21"/>
          <w:szCs w:val="21"/>
        </w:rPr>
      </w:pPr>
      <w:r w:rsidRPr="001F5EAB">
        <w:rPr>
          <w:rFonts w:ascii="宋体" w:hAnsi="宋体"/>
          <w:sz w:val="21"/>
          <w:szCs w:val="21"/>
        </w:rPr>
        <w:t>if(FAILED(ec)) {</w:t>
      </w:r>
    </w:p>
    <w:p w:rsidR="0041792E" w:rsidRPr="001F5EAB" w:rsidRDefault="0041792E" w:rsidP="0041792E">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lastRenderedPageBreak/>
        <w:t xml:space="preserve">        </w:t>
      </w:r>
      <w:r>
        <w:rPr>
          <w:rFonts w:ascii="宋体" w:hAnsi="宋体"/>
          <w:sz w:val="21"/>
          <w:szCs w:val="21"/>
        </w:rPr>
        <w:t>……</w:t>
      </w:r>
    </w:p>
    <w:p w:rsidR="0041792E" w:rsidRDefault="0041792E" w:rsidP="0041792E">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w:t>
      </w:r>
    </w:p>
    <w:p w:rsidR="003C3814" w:rsidRDefault="003C3814" w:rsidP="0041792E">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//通过类指针查询出接口指针</w:t>
      </w:r>
    </w:p>
    <w:p w:rsidR="006505A3" w:rsidRPr="00E874D3" w:rsidRDefault="003C3814" w:rsidP="006505A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ec = </w:t>
      </w:r>
      <w:r w:rsidR="006505A3" w:rsidRPr="00E874D3">
        <w:rPr>
          <w:rFonts w:ascii="宋体" w:hAnsi="宋体" w:hint="eastAsia"/>
          <w:sz w:val="21"/>
          <w:szCs w:val="21"/>
        </w:rPr>
        <w:t>I</w:t>
      </w:r>
      <w:r w:rsidR="006505A3" w:rsidRPr="00E874D3">
        <w:rPr>
          <w:rFonts w:ascii="宋体" w:hAnsi="宋体"/>
          <w:sz w:val="21"/>
          <w:szCs w:val="21"/>
        </w:rPr>
        <w:t>C</w:t>
      </w:r>
      <w:r w:rsidR="006505A3">
        <w:rPr>
          <w:rFonts w:ascii="宋体" w:hAnsi="宋体" w:hint="eastAsia"/>
          <w:sz w:val="21"/>
          <w:szCs w:val="21"/>
        </w:rPr>
        <w:t>hild</w:t>
      </w:r>
      <w:r w:rsidR="006505A3" w:rsidRPr="00E874D3">
        <w:rPr>
          <w:rFonts w:ascii="宋体" w:hAnsi="宋体" w:hint="eastAsia"/>
          <w:sz w:val="21"/>
          <w:szCs w:val="21"/>
        </w:rPr>
        <w:t>::Query(</w:t>
      </w:r>
      <w:r w:rsidR="006505A3" w:rsidRPr="00E874D3">
        <w:rPr>
          <w:rFonts w:ascii="宋体" w:hAnsi="宋体"/>
          <w:sz w:val="21"/>
          <w:szCs w:val="21"/>
        </w:rPr>
        <w:t>pC</w:t>
      </w:r>
      <w:r w:rsidR="006505A3">
        <w:rPr>
          <w:rFonts w:ascii="宋体" w:hAnsi="宋体" w:hint="eastAsia"/>
          <w:sz w:val="21"/>
          <w:szCs w:val="21"/>
        </w:rPr>
        <w:t>hild</w:t>
      </w:r>
      <w:r w:rsidR="006505A3" w:rsidRPr="00E874D3">
        <w:rPr>
          <w:rFonts w:ascii="宋体" w:hAnsi="宋体"/>
          <w:sz w:val="21"/>
          <w:szCs w:val="21"/>
        </w:rPr>
        <w:t>Obj</w:t>
      </w:r>
      <w:r w:rsidR="006505A3" w:rsidRPr="00E874D3">
        <w:rPr>
          <w:rFonts w:ascii="宋体" w:hAnsi="宋体" w:hint="eastAsia"/>
          <w:sz w:val="21"/>
          <w:szCs w:val="21"/>
        </w:rPr>
        <w:t xml:space="preserve">, </w:t>
      </w:r>
      <w:r>
        <w:rPr>
          <w:rFonts w:ascii="宋体" w:hAnsi="宋体" w:hint="eastAsia"/>
          <w:sz w:val="21"/>
          <w:szCs w:val="21"/>
        </w:rPr>
        <w:t>&amp;</w:t>
      </w:r>
      <w:r w:rsidRPr="00780214">
        <w:rPr>
          <w:rFonts w:ascii="宋体" w:hAnsi="宋体"/>
          <w:sz w:val="21"/>
          <w:szCs w:val="21"/>
        </w:rPr>
        <w:t>p</w:t>
      </w:r>
      <w:r w:rsidRPr="00FC0715">
        <w:rPr>
          <w:rFonts w:ascii="宋体" w:hAnsi="宋体"/>
          <w:sz w:val="21"/>
          <w:szCs w:val="21"/>
        </w:rPr>
        <w:t>IChild</w:t>
      </w:r>
      <w:r w:rsidR="006505A3" w:rsidRPr="00E874D3">
        <w:rPr>
          <w:rFonts w:ascii="宋体" w:hAnsi="宋体" w:hint="eastAsia"/>
          <w:sz w:val="21"/>
          <w:szCs w:val="21"/>
        </w:rPr>
        <w:t xml:space="preserve">); </w:t>
      </w:r>
    </w:p>
    <w:p w:rsidR="003C3814" w:rsidRPr="001F5EAB" w:rsidRDefault="003C3814" w:rsidP="003C3814">
      <w:pPr>
        <w:shd w:val="clear" w:color="auto" w:fill="E6E6E6"/>
        <w:snapToGrid w:val="0"/>
        <w:spacing w:line="300" w:lineRule="auto"/>
        <w:ind w:firstLineChars="200" w:firstLine="420"/>
        <w:rPr>
          <w:rFonts w:ascii="宋体" w:hAnsi="宋体"/>
          <w:sz w:val="21"/>
          <w:szCs w:val="21"/>
        </w:rPr>
      </w:pPr>
      <w:r w:rsidRPr="001F5EAB">
        <w:rPr>
          <w:rFonts w:ascii="宋体" w:hAnsi="宋体"/>
          <w:sz w:val="21"/>
          <w:szCs w:val="21"/>
        </w:rPr>
        <w:t>if(FAILED(ec)) {</w:t>
      </w:r>
    </w:p>
    <w:p w:rsidR="003C3814" w:rsidRPr="001F5EAB" w:rsidRDefault="003C3814" w:rsidP="003C3814">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 xml:space="preserve">        </w:t>
      </w:r>
      <w:r>
        <w:rPr>
          <w:rFonts w:ascii="宋体" w:hAnsi="宋体"/>
          <w:sz w:val="21"/>
          <w:szCs w:val="21"/>
        </w:rPr>
        <w:t>……</w:t>
      </w:r>
    </w:p>
    <w:p w:rsidR="003C3814" w:rsidRDefault="003C3814" w:rsidP="003C3814">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w:t>
      </w:r>
    </w:p>
    <w:p w:rsidR="006505A3" w:rsidRPr="00E874D3" w:rsidRDefault="006505A3" w:rsidP="006505A3">
      <w:pPr>
        <w:shd w:val="clear" w:color="auto" w:fill="E6E6E6"/>
        <w:snapToGrid w:val="0"/>
        <w:spacing w:line="300" w:lineRule="auto"/>
        <w:ind w:firstLineChars="200" w:firstLine="420"/>
        <w:rPr>
          <w:rFonts w:ascii="宋体" w:hAnsi="宋体" w:hint="eastAsia"/>
          <w:sz w:val="21"/>
          <w:szCs w:val="21"/>
        </w:rPr>
      </w:pPr>
      <w:r w:rsidRPr="00E874D3">
        <w:rPr>
          <w:rFonts w:ascii="宋体" w:hAnsi="宋体"/>
          <w:sz w:val="21"/>
          <w:szCs w:val="21"/>
        </w:rPr>
        <w:t>pC</w:t>
      </w:r>
      <w:r>
        <w:rPr>
          <w:rFonts w:ascii="宋体" w:hAnsi="宋体" w:hint="eastAsia"/>
          <w:sz w:val="21"/>
          <w:szCs w:val="21"/>
        </w:rPr>
        <w:t>hild</w:t>
      </w:r>
      <w:r w:rsidRPr="00E874D3">
        <w:rPr>
          <w:rFonts w:ascii="宋体" w:hAnsi="宋体"/>
          <w:sz w:val="21"/>
          <w:szCs w:val="21"/>
        </w:rPr>
        <w:t>Obj</w:t>
      </w:r>
      <w:r w:rsidRPr="00E874D3">
        <w:rPr>
          <w:rFonts w:ascii="宋体" w:hAnsi="宋体" w:hint="eastAsia"/>
          <w:sz w:val="21"/>
          <w:szCs w:val="21"/>
        </w:rPr>
        <w:t>-&gt;Release();  // Release掉</w:t>
      </w:r>
      <w:r w:rsidR="003C3814">
        <w:rPr>
          <w:rFonts w:ascii="宋体" w:hAnsi="宋体" w:hint="eastAsia"/>
          <w:sz w:val="21"/>
          <w:szCs w:val="21"/>
        </w:rPr>
        <w:t>NewByFriend</w:t>
      </w:r>
      <w:r w:rsidRPr="00E874D3">
        <w:rPr>
          <w:rFonts w:ascii="宋体" w:hAnsi="宋体" w:hint="eastAsia"/>
          <w:sz w:val="21"/>
          <w:szCs w:val="21"/>
        </w:rPr>
        <w:t>时加的引用记数</w:t>
      </w:r>
    </w:p>
    <w:p w:rsidR="006505A3" w:rsidRPr="006505A3" w:rsidRDefault="006505A3" w:rsidP="0041792E">
      <w:pPr>
        <w:shd w:val="clear" w:color="auto" w:fill="E6E6E6"/>
        <w:snapToGrid w:val="0"/>
        <w:spacing w:line="300" w:lineRule="auto"/>
        <w:ind w:firstLineChars="200" w:firstLine="420"/>
        <w:rPr>
          <w:rFonts w:ascii="宋体" w:hAnsi="宋体" w:hint="eastAsia"/>
          <w:sz w:val="21"/>
          <w:szCs w:val="21"/>
        </w:rPr>
      </w:pPr>
    </w:p>
    <w:p w:rsidR="0041792E" w:rsidRDefault="0041792E" w:rsidP="0041792E">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-&gt;HelloChild();</w:t>
      </w:r>
    </w:p>
    <w:p w:rsidR="0041792E" w:rsidRPr="00780214" w:rsidRDefault="0041792E" w:rsidP="0041792E">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sidRPr="00780214">
        <w:rPr>
          <w:rFonts w:ascii="宋体" w:hAnsi="宋体"/>
          <w:sz w:val="21"/>
          <w:szCs w:val="21"/>
        </w:rPr>
        <w:t>-&gt;Release();</w:t>
      </w:r>
    </w:p>
    <w:p w:rsidR="00D32591" w:rsidRPr="00AB5DDD" w:rsidRDefault="00D32591" w:rsidP="00D32591">
      <w:pPr>
        <w:snapToGrid w:val="0"/>
        <w:spacing w:line="300" w:lineRule="auto"/>
        <w:ind w:firstLineChars="200" w:firstLine="420"/>
        <w:rPr>
          <w:rFonts w:ascii="宋体" w:hAnsi="宋体" w:hint="eastAsia"/>
          <w:sz w:val="21"/>
          <w:szCs w:val="21"/>
        </w:rPr>
      </w:pPr>
      <w:r>
        <w:rPr>
          <w:rFonts w:ascii="宋体" w:hAnsi="宋体" w:hint="eastAsia"/>
          <w:sz w:val="21"/>
          <w:szCs w:val="21"/>
        </w:rPr>
        <w:t>当被创建的构件类被</w:t>
      </w:r>
      <w:r w:rsidRPr="00AB5DDD">
        <w:rPr>
          <w:rFonts w:ascii="宋体" w:hAnsi="宋体" w:hint="eastAsia"/>
          <w:sz w:val="21"/>
          <w:szCs w:val="21"/>
        </w:rPr>
        <w:t>si</w:t>
      </w:r>
      <w:r>
        <w:rPr>
          <w:rFonts w:ascii="宋体" w:hAnsi="宋体" w:hint="eastAsia"/>
          <w:sz w:val="21"/>
          <w:szCs w:val="21"/>
        </w:rPr>
        <w:t>n</w:t>
      </w:r>
      <w:r w:rsidRPr="00AB5DDD">
        <w:rPr>
          <w:rFonts w:ascii="宋体" w:hAnsi="宋体" w:hint="eastAsia"/>
          <w:sz w:val="21"/>
          <w:szCs w:val="21"/>
        </w:rPr>
        <w:t>gleton</w:t>
      </w:r>
      <w:r>
        <w:rPr>
          <w:rFonts w:ascii="宋体" w:hAnsi="宋体" w:hint="eastAsia"/>
          <w:sz w:val="21"/>
          <w:szCs w:val="21"/>
        </w:rPr>
        <w:t>属性修饰时，用</w:t>
      </w:r>
      <w:r w:rsidRPr="00E874D3">
        <w:rPr>
          <w:rFonts w:ascii="宋体" w:hAnsi="宋体" w:hint="eastAsia"/>
          <w:sz w:val="21"/>
          <w:szCs w:val="21"/>
        </w:rPr>
        <w:t>AcquireSingletonByFriend</w:t>
      </w:r>
      <w:r>
        <w:rPr>
          <w:rFonts w:ascii="宋体" w:hAnsi="宋体" w:hint="eastAsia"/>
          <w:sz w:val="21"/>
          <w:szCs w:val="21"/>
        </w:rPr>
        <w:t>代替NewByFriend来实例化构件对象，除构造函数不能有参数外，其它用法同NewByFriend一样。</w:t>
      </w:r>
    </w:p>
    <w:p w:rsidR="0036450B" w:rsidRPr="00D32591" w:rsidRDefault="0036450B" w:rsidP="0036450B">
      <w:pPr>
        <w:snapToGrid w:val="0"/>
        <w:spacing w:line="300" w:lineRule="auto"/>
        <w:rPr>
          <w:rFonts w:ascii="宋体" w:hAnsi="宋体" w:hint="eastAsia"/>
          <w:sz w:val="21"/>
          <w:szCs w:val="21"/>
        </w:rPr>
      </w:pPr>
    </w:p>
    <w:p w:rsidR="00587A36" w:rsidRPr="00BC57E8" w:rsidRDefault="00587A36" w:rsidP="00BA4562">
      <w:pPr>
        <w:pStyle w:val="2"/>
        <w:snapToGrid w:val="0"/>
        <w:spacing w:line="300" w:lineRule="auto"/>
        <w:rPr>
          <w:rFonts w:ascii="宋体" w:eastAsia="宋体" w:hAnsi="宋体" w:hint="eastAsia"/>
        </w:rPr>
      </w:pPr>
      <w:bookmarkStart w:id="436" w:name="_Toc152754385"/>
      <w:bookmarkStart w:id="437" w:name="_Toc197919046"/>
      <w:r>
        <w:rPr>
          <w:rFonts w:ascii="宋体" w:eastAsia="宋体" w:hAnsi="宋体" w:hint="eastAsia"/>
        </w:rPr>
        <w:t>8.2</w:t>
      </w:r>
      <w:r w:rsidRPr="00BC57E8">
        <w:rPr>
          <w:rFonts w:ascii="宋体" w:eastAsia="宋体" w:hAnsi="宋体" w:hint="eastAsia"/>
        </w:rPr>
        <w:tab/>
      </w:r>
      <w:r w:rsidR="00970E46">
        <w:rPr>
          <w:rFonts w:ascii="宋体" w:eastAsia="宋体" w:hAnsi="宋体" w:hint="eastAsia"/>
        </w:rPr>
        <w:t>查询接口</w:t>
      </w:r>
      <w:bookmarkEnd w:id="436"/>
      <w:bookmarkEnd w:id="437"/>
    </w:p>
    <w:p w:rsidR="00D278A9" w:rsidRPr="00C53108" w:rsidRDefault="00D278A9" w:rsidP="00D278A9">
      <w:pPr>
        <w:pStyle w:val="3"/>
        <w:snapToGrid w:val="0"/>
        <w:spacing w:line="300" w:lineRule="auto"/>
        <w:rPr>
          <w:rFonts w:ascii="宋体" w:hAnsi="宋体" w:hint="eastAsia"/>
          <w:sz w:val="28"/>
          <w:szCs w:val="28"/>
        </w:rPr>
      </w:pPr>
      <w:bookmarkStart w:id="438" w:name="_Toc152754386"/>
      <w:bookmarkStart w:id="439" w:name="_Toc197919047"/>
      <w:smartTag w:uri="urn:schemas-microsoft-com:office:smarttags" w:element="chsdate">
        <w:smartTagPr>
          <w:attr w:name="Year" w:val="1899"/>
          <w:attr w:name="Month" w:val="12"/>
          <w:attr w:name="Day" w:val="30"/>
          <w:attr w:name="IsLunarDate" w:val="False"/>
          <w:attr w:name="IsROCDate" w:val="False"/>
        </w:smartTag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8.2</w:t>
          </w:r>
          <w:r w:rsidRPr="00CA6AC6">
            <w:rPr>
              <w:rFonts w:ascii="宋体" w:hAnsi="宋体" w:hint="eastAsia"/>
              <w:sz w:val="28"/>
              <w:szCs w:val="28"/>
            </w:rPr>
            <w:t>.1</w:t>
          </w:r>
        </w:smartTag>
        <w:r w:rsidRPr="00CA6AC6">
          <w:rPr>
            <w:rFonts w:ascii="宋体" w:hAnsi="宋体" w:hint="eastAsia"/>
            <w:sz w:val="28"/>
            <w:szCs w:val="28"/>
          </w:rPr>
          <w:t xml:space="preserve"> </w:t>
        </w:r>
        <w:bookmarkEnd w:id="438"/>
        <w:r w:rsidR="00637B7C">
          <w:rPr>
            <w:rFonts w:ascii="宋体" w:hAnsi="宋体" w:hint="eastAsia"/>
            <w:sz w:val="28"/>
            <w:szCs w:val="28"/>
          </w:rPr>
          <w:t>P</w:t>
        </w:r>
      </w:smartTag>
      <w:r w:rsidR="00637B7C">
        <w:rPr>
          <w:rFonts w:ascii="宋体" w:hAnsi="宋体" w:hint="eastAsia"/>
          <w:sz w:val="28"/>
          <w:szCs w:val="28"/>
        </w:rPr>
        <w:t>robe</w:t>
      </w:r>
      <w:bookmarkEnd w:id="439"/>
    </w:p>
    <w:p w:rsidR="00BB2D85" w:rsidRPr="00AB5DDD" w:rsidRDefault="00D278A9" w:rsidP="00BB2D85">
      <w:pPr>
        <w:snapToGrid w:val="0"/>
        <w:spacing w:line="300" w:lineRule="auto"/>
        <w:ind w:firstLineChars="200" w:firstLine="420"/>
        <w:rPr>
          <w:rFonts w:ascii="宋体" w:hAnsi="宋体" w:hint="eastAsia"/>
          <w:sz w:val="21"/>
          <w:szCs w:val="21"/>
        </w:rPr>
      </w:pPr>
      <w:r>
        <w:rPr>
          <w:rFonts w:ascii="宋体" w:hAnsi="宋体" w:hint="eastAsia"/>
          <w:sz w:val="21"/>
          <w:szCs w:val="21"/>
        </w:rPr>
        <w:t>要想调用</w:t>
      </w:r>
      <w:r w:rsidRPr="00AB5DDD">
        <w:rPr>
          <w:rFonts w:ascii="宋体" w:hAnsi="宋体" w:hint="eastAsia"/>
          <w:sz w:val="21"/>
          <w:szCs w:val="21"/>
        </w:rPr>
        <w:t>CAR构件</w:t>
      </w:r>
      <w:r>
        <w:rPr>
          <w:rFonts w:ascii="宋体" w:hAnsi="宋体" w:hint="eastAsia"/>
          <w:sz w:val="21"/>
          <w:szCs w:val="21"/>
        </w:rPr>
        <w:t>的方法，必须得到定义该方法的接口指针。用户只要得到构件的一个</w:t>
      </w:r>
      <w:r w:rsidR="00BB2D85">
        <w:rPr>
          <w:rFonts w:ascii="宋体" w:hAnsi="宋体" w:hint="eastAsia"/>
          <w:sz w:val="21"/>
          <w:szCs w:val="21"/>
        </w:rPr>
        <w:t>接口指针，那么就可以通过</w:t>
      </w:r>
      <w:r w:rsidR="00961740">
        <w:rPr>
          <w:rFonts w:ascii="宋体" w:hAnsi="宋体" w:hint="eastAsia"/>
          <w:sz w:val="21"/>
          <w:szCs w:val="21"/>
        </w:rPr>
        <w:t>Probe</w:t>
      </w:r>
      <w:r w:rsidR="00BB2D85">
        <w:rPr>
          <w:rFonts w:ascii="宋体" w:hAnsi="宋体" w:hint="eastAsia"/>
          <w:sz w:val="21"/>
          <w:szCs w:val="21"/>
        </w:rPr>
        <w:t>方法得到任一个该构件的其它接口指针。</w:t>
      </w:r>
    </w:p>
    <w:p w:rsidR="00BB2D85" w:rsidRDefault="00BB2D85" w:rsidP="00BB2D85">
      <w:pPr>
        <w:snapToGrid w:val="0"/>
        <w:spacing w:line="300" w:lineRule="auto"/>
        <w:ind w:firstLineChars="200" w:firstLine="420"/>
        <w:rPr>
          <w:rFonts w:ascii="宋体" w:hAnsi="宋体" w:hint="eastAsia"/>
          <w:sz w:val="21"/>
          <w:szCs w:val="21"/>
        </w:rPr>
      </w:pPr>
      <w:r>
        <w:rPr>
          <w:rFonts w:ascii="宋体" w:hAnsi="宋体" w:hint="eastAsia"/>
          <w:sz w:val="21"/>
          <w:szCs w:val="21"/>
        </w:rPr>
        <w:t>现有一构件的CAR文件如下：</w:t>
      </w:r>
    </w:p>
    <w:p w:rsidR="00BB2D85" w:rsidRPr="00B17346" w:rsidRDefault="00BB2D85" w:rsidP="00BB2D85">
      <w:pPr>
        <w:shd w:val="clear" w:color="auto" w:fill="E6E6E6"/>
        <w:snapToGrid w:val="0"/>
        <w:spacing w:line="300" w:lineRule="auto"/>
        <w:ind w:firstLineChars="200" w:firstLine="420"/>
        <w:rPr>
          <w:rFonts w:ascii="宋体" w:hAnsi="宋体"/>
          <w:sz w:val="21"/>
          <w:szCs w:val="21"/>
        </w:rPr>
      </w:pPr>
      <w:r w:rsidRPr="00B17346">
        <w:rPr>
          <w:rFonts w:ascii="宋体" w:hAnsi="宋体"/>
          <w:sz w:val="21"/>
          <w:szCs w:val="21"/>
        </w:rPr>
        <w:t>module</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sidRPr="00B17346">
        <w:rPr>
          <w:rFonts w:ascii="宋体" w:hAnsi="宋体"/>
          <w:sz w:val="21"/>
          <w:szCs w:val="21"/>
        </w:rPr>
        <w:t>{</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interface IChild1{</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HelloChild1();</w:t>
      </w:r>
    </w:p>
    <w:p w:rsidR="00BB2D85" w:rsidRDefault="00BB2D85" w:rsidP="00BB2D85">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interface IChild2{</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HelloChild2();</w:t>
      </w:r>
    </w:p>
    <w:p w:rsidR="00BB2D85" w:rsidRPr="00B17346" w:rsidRDefault="00BB2D85" w:rsidP="00BB2D85">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BB2D85" w:rsidRPr="00FC0715" w:rsidRDefault="00BB2D85" w:rsidP="00BB2D85">
      <w:pPr>
        <w:shd w:val="clear" w:color="auto" w:fill="E6E6E6"/>
        <w:snapToGrid w:val="0"/>
        <w:spacing w:line="300" w:lineRule="auto"/>
        <w:ind w:firstLineChars="200" w:firstLine="420"/>
        <w:rPr>
          <w:rFonts w:ascii="宋体" w:hAnsi="宋体"/>
          <w:sz w:val="21"/>
          <w:szCs w:val="21"/>
        </w:rPr>
      </w:pPr>
      <w:r w:rsidRPr="00FC0715">
        <w:rPr>
          <w:rFonts w:ascii="宋体" w:hAnsi="宋体"/>
          <w:sz w:val="21"/>
          <w:szCs w:val="21"/>
        </w:rPr>
        <w:t xml:space="preserve">    class CChild{</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        constructor(Int32 </w:t>
      </w:r>
      <w:r>
        <w:rPr>
          <w:rFonts w:ascii="宋体" w:hAnsi="宋体" w:hint="eastAsia"/>
          <w:sz w:val="21"/>
          <w:szCs w:val="21"/>
        </w:rPr>
        <w:t>age</w:t>
      </w:r>
      <w:r w:rsidRPr="00AB0F5A">
        <w:rPr>
          <w:rFonts w:ascii="宋体" w:hAnsi="宋体"/>
          <w:sz w:val="21"/>
          <w:szCs w:val="21"/>
        </w:rPr>
        <w:t>, AString asName);</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 xml:space="preserve">        interface IChild</w:t>
      </w:r>
      <w:r>
        <w:rPr>
          <w:rFonts w:ascii="宋体" w:hAnsi="宋体" w:hint="eastAsia"/>
          <w:sz w:val="21"/>
          <w:szCs w:val="21"/>
        </w:rPr>
        <w:t>1</w:t>
      </w:r>
      <w:r w:rsidRPr="00FC0715">
        <w:rPr>
          <w:rFonts w:ascii="宋体" w:hAnsi="宋体"/>
          <w:sz w:val="21"/>
          <w:szCs w:val="21"/>
        </w:rPr>
        <w:t>;</w:t>
      </w:r>
    </w:p>
    <w:p w:rsidR="00BB2D85" w:rsidRPr="00FC0715" w:rsidRDefault="00BB2D85" w:rsidP="00BB2D85">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        interface IChild</w:t>
      </w:r>
      <w:r>
        <w:rPr>
          <w:rFonts w:ascii="宋体" w:hAnsi="宋体" w:hint="eastAsia"/>
          <w:sz w:val="21"/>
          <w:szCs w:val="21"/>
        </w:rPr>
        <w:t>2</w:t>
      </w:r>
      <w:r>
        <w:rPr>
          <w:rFonts w:ascii="宋体" w:hAnsi="宋体"/>
          <w:sz w:val="21"/>
          <w:szCs w:val="21"/>
        </w:rPr>
        <w:t>;</w:t>
      </w:r>
    </w:p>
    <w:p w:rsidR="00BB2D85" w:rsidRPr="00FC0715" w:rsidRDefault="00BB2D85" w:rsidP="00BB2D85">
      <w:pPr>
        <w:shd w:val="clear" w:color="auto" w:fill="E6E6E6"/>
        <w:snapToGrid w:val="0"/>
        <w:spacing w:line="300" w:lineRule="auto"/>
        <w:ind w:firstLineChars="200" w:firstLine="420"/>
        <w:rPr>
          <w:rFonts w:ascii="宋体" w:hAnsi="宋体"/>
          <w:sz w:val="21"/>
          <w:szCs w:val="21"/>
        </w:rPr>
      </w:pPr>
      <w:r w:rsidRPr="00FC0715">
        <w:rPr>
          <w:rFonts w:ascii="宋体" w:hAnsi="宋体"/>
          <w:sz w:val="21"/>
          <w:szCs w:val="21"/>
        </w:rPr>
        <w:t xml:space="preserve">    }</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w:t>
      </w:r>
    </w:p>
    <w:p w:rsidR="00BB2D85" w:rsidRDefault="00BB2D85" w:rsidP="00BB2D85">
      <w:pPr>
        <w:snapToGrid w:val="0"/>
        <w:spacing w:line="300" w:lineRule="auto"/>
        <w:ind w:firstLineChars="200" w:firstLine="420"/>
        <w:rPr>
          <w:rFonts w:ascii="宋体" w:hAnsi="宋体" w:hint="eastAsia"/>
          <w:sz w:val="21"/>
          <w:szCs w:val="21"/>
        </w:rPr>
      </w:pPr>
      <w:r>
        <w:rPr>
          <w:rFonts w:ascii="宋体" w:hAnsi="宋体" w:hint="eastAsia"/>
          <w:sz w:val="21"/>
          <w:szCs w:val="21"/>
        </w:rPr>
        <w:t>在Client端使用</w:t>
      </w:r>
      <w:r w:rsidR="00E968B2">
        <w:rPr>
          <w:rFonts w:ascii="宋体" w:hAnsi="宋体" w:hint="eastAsia"/>
          <w:sz w:val="21"/>
          <w:szCs w:val="21"/>
        </w:rPr>
        <w:t>Probe</w:t>
      </w:r>
      <w:r>
        <w:rPr>
          <w:rFonts w:ascii="宋体" w:hAnsi="宋体" w:hint="eastAsia"/>
          <w:sz w:val="21"/>
          <w:szCs w:val="21"/>
        </w:rPr>
        <w:t>方法的写法：</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IChild</w:t>
      </w:r>
      <w:r>
        <w:rPr>
          <w:rFonts w:ascii="宋体" w:hAnsi="宋体" w:hint="eastAsia"/>
          <w:sz w:val="21"/>
          <w:szCs w:val="21"/>
        </w:rPr>
        <w:t>1</w:t>
      </w:r>
      <w:r w:rsidRPr="00780214">
        <w:rPr>
          <w:rFonts w:ascii="宋体" w:hAnsi="宋体"/>
          <w:sz w:val="21"/>
          <w:szCs w:val="21"/>
        </w:rPr>
        <w:t xml:space="preserve"> *p</w:t>
      </w:r>
      <w:r w:rsidRPr="00FC0715">
        <w:rPr>
          <w:rFonts w:ascii="宋体" w:hAnsi="宋体"/>
          <w:sz w:val="21"/>
          <w:szCs w:val="21"/>
        </w:rPr>
        <w:t>IChild</w:t>
      </w:r>
      <w:r>
        <w:rPr>
          <w:rFonts w:ascii="宋体" w:hAnsi="宋体" w:hint="eastAsia"/>
          <w:sz w:val="21"/>
          <w:szCs w:val="21"/>
        </w:rPr>
        <w:t>1</w:t>
      </w:r>
      <w:r w:rsidRPr="00780214">
        <w:rPr>
          <w:rFonts w:ascii="宋体" w:hAnsi="宋体"/>
          <w:sz w:val="21"/>
          <w:szCs w:val="21"/>
        </w:rPr>
        <w:t>;</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IChild</w:t>
      </w:r>
      <w:r>
        <w:rPr>
          <w:rFonts w:ascii="宋体" w:hAnsi="宋体" w:hint="eastAsia"/>
          <w:sz w:val="21"/>
          <w:szCs w:val="21"/>
        </w:rPr>
        <w:t>1</w:t>
      </w:r>
      <w:r w:rsidRPr="00780214">
        <w:rPr>
          <w:rFonts w:ascii="宋体" w:hAnsi="宋体"/>
          <w:sz w:val="21"/>
          <w:szCs w:val="21"/>
        </w:rPr>
        <w:t xml:space="preserve"> *p</w:t>
      </w:r>
      <w:r w:rsidRPr="00FC0715">
        <w:rPr>
          <w:rFonts w:ascii="宋体" w:hAnsi="宋体"/>
          <w:sz w:val="21"/>
          <w:szCs w:val="21"/>
        </w:rPr>
        <w:t>IChild</w:t>
      </w:r>
      <w:r>
        <w:rPr>
          <w:rFonts w:ascii="宋体" w:hAnsi="宋体" w:hint="eastAsia"/>
          <w:sz w:val="21"/>
          <w:szCs w:val="21"/>
        </w:rPr>
        <w:t>2</w:t>
      </w:r>
      <w:r w:rsidRPr="00780214">
        <w:rPr>
          <w:rFonts w:ascii="宋体" w:hAnsi="宋体"/>
          <w:sz w:val="21"/>
          <w:szCs w:val="21"/>
        </w:rPr>
        <w:t>;</w:t>
      </w:r>
    </w:p>
    <w:p w:rsidR="00BB2D85" w:rsidRPr="00335E43" w:rsidRDefault="00BB2D85" w:rsidP="00BB2D8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//得到类对象的指针</w:t>
      </w:r>
    </w:p>
    <w:p w:rsidR="00BB2D85" w:rsidRPr="00AB0F5A" w:rsidRDefault="00BB2D85" w:rsidP="00BB2D85">
      <w:pPr>
        <w:shd w:val="clear" w:color="auto" w:fill="E6E6E6"/>
        <w:snapToGrid w:val="0"/>
        <w:spacing w:line="300" w:lineRule="auto"/>
        <w:ind w:firstLineChars="200" w:firstLine="420"/>
        <w:rPr>
          <w:rFonts w:ascii="宋体" w:hAnsi="宋体" w:hint="eastAsia"/>
          <w:sz w:val="21"/>
          <w:szCs w:val="21"/>
        </w:rPr>
      </w:pPr>
      <w:r w:rsidRPr="00780214">
        <w:rPr>
          <w:rFonts w:ascii="宋体" w:hAnsi="宋体"/>
          <w:sz w:val="21"/>
          <w:szCs w:val="21"/>
        </w:rPr>
        <w:t>ECode</w:t>
      </w:r>
      <w:r>
        <w:rPr>
          <w:rFonts w:ascii="宋体" w:hAnsi="宋体" w:hint="eastAsia"/>
          <w:sz w:val="21"/>
          <w:szCs w:val="21"/>
        </w:rPr>
        <w:t xml:space="preserve"> </w:t>
      </w:r>
      <w:r w:rsidRPr="001F5EAB">
        <w:rPr>
          <w:rFonts w:ascii="宋体" w:hAnsi="宋体"/>
          <w:sz w:val="21"/>
          <w:szCs w:val="21"/>
        </w:rPr>
        <w:t>ec = CChild</w:t>
      </w:r>
      <w:r>
        <w:rPr>
          <w:rFonts w:ascii="宋体" w:hAnsi="宋体"/>
          <w:sz w:val="21"/>
          <w:szCs w:val="21"/>
        </w:rPr>
        <w:t>::</w:t>
      </w:r>
      <w:r>
        <w:rPr>
          <w:rFonts w:ascii="宋体" w:hAnsi="宋体" w:hint="eastAsia"/>
          <w:sz w:val="21"/>
          <w:szCs w:val="21"/>
        </w:rPr>
        <w:t>New</w:t>
      </w:r>
      <w:r>
        <w:rPr>
          <w:rFonts w:ascii="宋体" w:hAnsi="宋体"/>
          <w:sz w:val="21"/>
          <w:szCs w:val="21"/>
        </w:rPr>
        <w:t>(</w:t>
      </w:r>
      <w:r w:rsidRPr="00AB0F5A">
        <w:rPr>
          <w:rFonts w:ascii="宋体" w:hAnsi="宋体"/>
          <w:sz w:val="21"/>
          <w:szCs w:val="21"/>
        </w:rPr>
        <w:t>&amp;</w:t>
      </w:r>
      <w:r w:rsidRPr="00780214">
        <w:rPr>
          <w:rFonts w:ascii="宋体" w:hAnsi="宋体"/>
          <w:sz w:val="21"/>
          <w:szCs w:val="21"/>
        </w:rPr>
        <w:t>p</w:t>
      </w:r>
      <w:r w:rsidRPr="00FC0715">
        <w:rPr>
          <w:rFonts w:ascii="宋体" w:hAnsi="宋体"/>
          <w:sz w:val="21"/>
          <w:szCs w:val="21"/>
        </w:rPr>
        <w:t>IChild</w:t>
      </w:r>
      <w:r>
        <w:rPr>
          <w:rFonts w:ascii="宋体" w:hAnsi="宋体" w:hint="eastAsia"/>
          <w:sz w:val="21"/>
          <w:szCs w:val="21"/>
        </w:rPr>
        <w:t>1</w:t>
      </w:r>
      <w:r w:rsidRPr="00AB0F5A">
        <w:rPr>
          <w:rFonts w:ascii="宋体" w:hAnsi="宋体"/>
          <w:sz w:val="21"/>
          <w:szCs w:val="21"/>
        </w:rPr>
        <w:t>);</w:t>
      </w:r>
    </w:p>
    <w:p w:rsidR="00BB2D85" w:rsidRPr="001F5EAB" w:rsidRDefault="00BB2D85" w:rsidP="00BB2D85">
      <w:pPr>
        <w:shd w:val="clear" w:color="auto" w:fill="E6E6E6"/>
        <w:snapToGrid w:val="0"/>
        <w:spacing w:line="300" w:lineRule="auto"/>
        <w:ind w:firstLineChars="200" w:firstLine="420"/>
        <w:rPr>
          <w:rFonts w:ascii="宋体" w:hAnsi="宋体"/>
          <w:sz w:val="21"/>
          <w:szCs w:val="21"/>
        </w:rPr>
      </w:pPr>
      <w:r w:rsidRPr="001F5EAB">
        <w:rPr>
          <w:rFonts w:ascii="宋体" w:hAnsi="宋体"/>
          <w:sz w:val="21"/>
          <w:szCs w:val="21"/>
        </w:rPr>
        <w:lastRenderedPageBreak/>
        <w:t>if(FAILED(ec)) {</w:t>
      </w:r>
    </w:p>
    <w:p w:rsidR="00BB2D85" w:rsidRPr="001F5EAB" w:rsidRDefault="00BB2D85" w:rsidP="00BB2D85">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 xml:space="preserve">        </w:t>
      </w:r>
      <w:r>
        <w:rPr>
          <w:rFonts w:ascii="宋体" w:hAnsi="宋体"/>
          <w:sz w:val="21"/>
          <w:szCs w:val="21"/>
        </w:rPr>
        <w:t>……</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w:t>
      </w: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//通过</w:t>
      </w:r>
      <w:r w:rsidRPr="00FC0715">
        <w:rPr>
          <w:rFonts w:ascii="宋体" w:hAnsi="宋体"/>
          <w:sz w:val="21"/>
          <w:szCs w:val="21"/>
        </w:rPr>
        <w:t>IChild</w:t>
      </w:r>
      <w:r>
        <w:rPr>
          <w:rFonts w:ascii="宋体" w:hAnsi="宋体" w:hint="eastAsia"/>
          <w:sz w:val="21"/>
          <w:szCs w:val="21"/>
        </w:rPr>
        <w:t>1接口指针查询出</w:t>
      </w:r>
      <w:r w:rsidRPr="00780214">
        <w:rPr>
          <w:rFonts w:ascii="宋体" w:hAnsi="宋体"/>
          <w:sz w:val="21"/>
          <w:szCs w:val="21"/>
        </w:rPr>
        <w:t>p</w:t>
      </w:r>
      <w:r w:rsidRPr="00FC0715">
        <w:rPr>
          <w:rFonts w:ascii="宋体" w:hAnsi="宋体"/>
          <w:sz w:val="21"/>
          <w:szCs w:val="21"/>
        </w:rPr>
        <w:t>IChild</w:t>
      </w:r>
      <w:r>
        <w:rPr>
          <w:rFonts w:ascii="宋体" w:hAnsi="宋体" w:hint="eastAsia"/>
          <w:sz w:val="21"/>
          <w:szCs w:val="21"/>
        </w:rPr>
        <w:t>2接口指针</w:t>
      </w:r>
    </w:p>
    <w:p w:rsidR="00BB2D85" w:rsidRPr="00E874D3" w:rsidRDefault="008B0CEE" w:rsidP="00BB2D85">
      <w:pPr>
        <w:shd w:val="clear" w:color="auto" w:fill="E6E6E6"/>
        <w:snapToGrid w:val="0"/>
        <w:spacing w:line="300" w:lineRule="auto"/>
        <w:ind w:firstLineChars="200" w:firstLine="420"/>
        <w:rPr>
          <w:rFonts w:ascii="宋体" w:hAnsi="宋体" w:hint="eastAsia"/>
          <w:sz w:val="21"/>
          <w:szCs w:val="21"/>
        </w:rPr>
      </w:pPr>
      <w:r w:rsidRPr="00780214">
        <w:rPr>
          <w:rFonts w:ascii="宋体" w:hAnsi="宋体"/>
          <w:sz w:val="21"/>
          <w:szCs w:val="21"/>
        </w:rPr>
        <w:t>p</w:t>
      </w:r>
      <w:r w:rsidRPr="00FC0715">
        <w:rPr>
          <w:rFonts w:ascii="宋体" w:hAnsi="宋体"/>
          <w:sz w:val="21"/>
          <w:szCs w:val="21"/>
        </w:rPr>
        <w:t>IChild</w:t>
      </w:r>
      <w:r>
        <w:rPr>
          <w:rFonts w:ascii="宋体" w:hAnsi="宋体" w:hint="eastAsia"/>
          <w:sz w:val="21"/>
          <w:szCs w:val="21"/>
        </w:rPr>
        <w:t>2</w:t>
      </w:r>
      <w:r w:rsidR="00BB2D85">
        <w:rPr>
          <w:rFonts w:ascii="宋体" w:hAnsi="宋体" w:hint="eastAsia"/>
          <w:sz w:val="21"/>
          <w:szCs w:val="21"/>
        </w:rPr>
        <w:t xml:space="preserve">= </w:t>
      </w:r>
      <w:r w:rsidR="00BB2D85" w:rsidRPr="00E874D3">
        <w:rPr>
          <w:rFonts w:ascii="宋体" w:hAnsi="宋体" w:hint="eastAsia"/>
          <w:sz w:val="21"/>
          <w:szCs w:val="21"/>
        </w:rPr>
        <w:t>I</w:t>
      </w:r>
      <w:r w:rsidR="00BB2D85" w:rsidRPr="00E874D3">
        <w:rPr>
          <w:rFonts w:ascii="宋体" w:hAnsi="宋体"/>
          <w:sz w:val="21"/>
          <w:szCs w:val="21"/>
        </w:rPr>
        <w:t>C</w:t>
      </w:r>
      <w:r w:rsidR="00BB2D85">
        <w:rPr>
          <w:rFonts w:ascii="宋体" w:hAnsi="宋体" w:hint="eastAsia"/>
          <w:sz w:val="21"/>
          <w:szCs w:val="21"/>
        </w:rPr>
        <w:t>hild2</w:t>
      </w:r>
      <w:r w:rsidR="00BB2D85" w:rsidRPr="00E874D3">
        <w:rPr>
          <w:rFonts w:ascii="宋体" w:hAnsi="宋体" w:hint="eastAsia"/>
          <w:sz w:val="21"/>
          <w:szCs w:val="21"/>
        </w:rPr>
        <w:t>::</w:t>
      </w:r>
      <w:r>
        <w:rPr>
          <w:rFonts w:ascii="宋体" w:hAnsi="宋体" w:hint="eastAsia"/>
          <w:sz w:val="21"/>
          <w:szCs w:val="21"/>
        </w:rPr>
        <w:t>Probe</w:t>
      </w:r>
      <w:r w:rsidR="00BB2D85" w:rsidRPr="00E874D3">
        <w:rPr>
          <w:rFonts w:ascii="宋体" w:hAnsi="宋体" w:hint="eastAsia"/>
          <w:sz w:val="21"/>
          <w:szCs w:val="21"/>
        </w:rPr>
        <w:t>(</w:t>
      </w:r>
      <w:r w:rsidR="00BB2D85" w:rsidRPr="00780214">
        <w:rPr>
          <w:rFonts w:ascii="宋体" w:hAnsi="宋体"/>
          <w:sz w:val="21"/>
          <w:szCs w:val="21"/>
        </w:rPr>
        <w:t>p</w:t>
      </w:r>
      <w:r w:rsidR="00BB2D85" w:rsidRPr="00FC0715">
        <w:rPr>
          <w:rFonts w:ascii="宋体" w:hAnsi="宋体"/>
          <w:sz w:val="21"/>
          <w:szCs w:val="21"/>
        </w:rPr>
        <w:t>IChild</w:t>
      </w:r>
      <w:r w:rsidR="00BB2D85">
        <w:rPr>
          <w:rFonts w:ascii="宋体" w:hAnsi="宋体" w:hint="eastAsia"/>
          <w:sz w:val="21"/>
          <w:szCs w:val="21"/>
        </w:rPr>
        <w:t>1</w:t>
      </w:r>
      <w:r w:rsidR="00BB2D85" w:rsidRPr="00E874D3">
        <w:rPr>
          <w:rFonts w:ascii="宋体" w:hAnsi="宋体" w:hint="eastAsia"/>
          <w:sz w:val="21"/>
          <w:szCs w:val="21"/>
        </w:rPr>
        <w:t xml:space="preserve">); </w:t>
      </w:r>
    </w:p>
    <w:p w:rsidR="00BB2D85" w:rsidRPr="00E874D3" w:rsidRDefault="00BB2D85" w:rsidP="00BB2D85">
      <w:pPr>
        <w:shd w:val="clear" w:color="auto" w:fill="E6E6E6"/>
        <w:snapToGrid w:val="0"/>
        <w:spacing w:line="300" w:lineRule="auto"/>
        <w:ind w:firstLineChars="200" w:firstLine="420"/>
        <w:rPr>
          <w:rFonts w:ascii="宋体" w:hAnsi="宋体" w:hint="eastAsia"/>
          <w:sz w:val="21"/>
          <w:szCs w:val="21"/>
        </w:rPr>
      </w:pPr>
      <w:r w:rsidRPr="00780214">
        <w:rPr>
          <w:rFonts w:ascii="宋体" w:hAnsi="宋体"/>
          <w:sz w:val="21"/>
          <w:szCs w:val="21"/>
        </w:rPr>
        <w:t>p</w:t>
      </w:r>
      <w:r w:rsidRPr="00FC0715">
        <w:rPr>
          <w:rFonts w:ascii="宋体" w:hAnsi="宋体"/>
          <w:sz w:val="21"/>
          <w:szCs w:val="21"/>
        </w:rPr>
        <w:t>IChild</w:t>
      </w:r>
      <w:r>
        <w:rPr>
          <w:rFonts w:ascii="宋体" w:hAnsi="宋体" w:hint="eastAsia"/>
          <w:sz w:val="21"/>
          <w:szCs w:val="21"/>
        </w:rPr>
        <w:t>2</w:t>
      </w:r>
      <w:r w:rsidRPr="00E874D3">
        <w:rPr>
          <w:rFonts w:ascii="宋体" w:hAnsi="宋体" w:hint="eastAsia"/>
          <w:sz w:val="21"/>
          <w:szCs w:val="21"/>
        </w:rPr>
        <w:t>-&gt;</w:t>
      </w:r>
      <w:r>
        <w:rPr>
          <w:rFonts w:ascii="宋体" w:hAnsi="宋体" w:hint="eastAsia"/>
          <w:sz w:val="21"/>
          <w:szCs w:val="21"/>
        </w:rPr>
        <w:t>HelloChild2();</w:t>
      </w:r>
      <w:r w:rsidRPr="00E874D3">
        <w:rPr>
          <w:rFonts w:ascii="宋体" w:hAnsi="宋体" w:hint="eastAsia"/>
          <w:sz w:val="21"/>
          <w:szCs w:val="21"/>
        </w:rPr>
        <w:t xml:space="preserve">  // </w:t>
      </w:r>
      <w:r>
        <w:rPr>
          <w:rFonts w:ascii="宋体" w:hAnsi="宋体" w:hint="eastAsia"/>
          <w:sz w:val="21"/>
          <w:szCs w:val="21"/>
        </w:rPr>
        <w:t>调用</w:t>
      </w:r>
      <w:r w:rsidRPr="00780214">
        <w:rPr>
          <w:rFonts w:ascii="宋体" w:hAnsi="宋体"/>
          <w:sz w:val="21"/>
          <w:szCs w:val="21"/>
        </w:rPr>
        <w:t>p</w:t>
      </w:r>
      <w:r w:rsidRPr="00FC0715">
        <w:rPr>
          <w:rFonts w:ascii="宋体" w:hAnsi="宋体"/>
          <w:sz w:val="21"/>
          <w:szCs w:val="21"/>
        </w:rPr>
        <w:t>IChild</w:t>
      </w:r>
      <w:r>
        <w:rPr>
          <w:rFonts w:ascii="宋体" w:hAnsi="宋体" w:hint="eastAsia"/>
          <w:sz w:val="21"/>
          <w:szCs w:val="21"/>
        </w:rPr>
        <w:t>2接口中定义的HelloChild2方法</w:t>
      </w:r>
    </w:p>
    <w:p w:rsidR="00BB2D85" w:rsidRPr="00C54D78" w:rsidRDefault="00BB2D85" w:rsidP="00BB2D85">
      <w:pPr>
        <w:shd w:val="clear" w:color="auto" w:fill="E6E6E6"/>
        <w:snapToGrid w:val="0"/>
        <w:spacing w:line="300" w:lineRule="auto"/>
        <w:ind w:firstLineChars="200" w:firstLine="420"/>
        <w:rPr>
          <w:rFonts w:ascii="宋体" w:hAnsi="宋体" w:hint="eastAsia"/>
          <w:sz w:val="21"/>
          <w:szCs w:val="21"/>
        </w:rPr>
      </w:pPr>
    </w:p>
    <w:p w:rsidR="00BB2D85" w:rsidRDefault="00BB2D85" w:rsidP="00BB2D85">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1-&gt;</w:t>
      </w:r>
      <w:r w:rsidRPr="00780214">
        <w:rPr>
          <w:rFonts w:ascii="宋体" w:hAnsi="宋体"/>
          <w:sz w:val="21"/>
          <w:szCs w:val="21"/>
        </w:rPr>
        <w:t>Release();</w:t>
      </w:r>
    </w:p>
    <w:p w:rsidR="0036588B" w:rsidRDefault="0036588B" w:rsidP="0036588B">
      <w:pPr>
        <w:snapToGrid w:val="0"/>
        <w:spacing w:line="300" w:lineRule="auto"/>
        <w:ind w:firstLineChars="200" w:firstLine="420"/>
        <w:rPr>
          <w:rFonts w:ascii="宋体" w:hAnsi="宋体" w:hint="eastAsia"/>
          <w:sz w:val="21"/>
          <w:szCs w:val="21"/>
        </w:rPr>
      </w:pPr>
    </w:p>
    <w:p w:rsidR="00BB2D85" w:rsidRDefault="0036588B" w:rsidP="0036588B">
      <w:pPr>
        <w:snapToGrid w:val="0"/>
        <w:spacing w:line="300" w:lineRule="auto"/>
        <w:ind w:firstLineChars="200" w:firstLine="420"/>
        <w:rPr>
          <w:rFonts w:ascii="宋体" w:hAnsi="宋体" w:hint="eastAsia"/>
          <w:sz w:val="21"/>
          <w:szCs w:val="21"/>
        </w:rPr>
      </w:pPr>
      <w:r w:rsidRPr="0036588B">
        <w:rPr>
          <w:rFonts w:ascii="宋体" w:hAnsi="宋体" w:hint="eastAsia"/>
          <w:sz w:val="21"/>
          <w:szCs w:val="21"/>
        </w:rPr>
        <w:t>Probe返回的接口指针，</w:t>
      </w:r>
      <w:r w:rsidR="009C71FF">
        <w:rPr>
          <w:rFonts w:ascii="宋体" w:hAnsi="宋体" w:hint="eastAsia"/>
          <w:sz w:val="21"/>
          <w:szCs w:val="21"/>
        </w:rPr>
        <w:t>接口引用计数</w:t>
      </w:r>
      <w:r w:rsidRPr="0036588B">
        <w:rPr>
          <w:rFonts w:ascii="宋体" w:hAnsi="宋体" w:hint="eastAsia"/>
          <w:sz w:val="21"/>
          <w:szCs w:val="21"/>
        </w:rPr>
        <w:t>没有AddRef过</w:t>
      </w:r>
      <w:r w:rsidR="00B5718C">
        <w:rPr>
          <w:rFonts w:ascii="宋体" w:hAnsi="宋体" w:hint="eastAsia"/>
          <w:sz w:val="21"/>
          <w:szCs w:val="21"/>
        </w:rPr>
        <w:t>，这可以提高接口查询速度</w:t>
      </w:r>
      <w:r w:rsidR="0033277E">
        <w:rPr>
          <w:rFonts w:ascii="宋体" w:hAnsi="宋体" w:hint="eastAsia"/>
          <w:sz w:val="21"/>
          <w:szCs w:val="21"/>
        </w:rPr>
        <w:t>，因为没有AddRef过，自然就不用Release了</w:t>
      </w:r>
      <w:r w:rsidRPr="0036588B">
        <w:rPr>
          <w:rFonts w:ascii="宋体" w:hAnsi="宋体" w:hint="eastAsia"/>
          <w:sz w:val="21"/>
          <w:szCs w:val="21"/>
        </w:rPr>
        <w:t>。</w:t>
      </w:r>
    </w:p>
    <w:p w:rsidR="00FE7FC8" w:rsidRDefault="00FE7FC8" w:rsidP="00D278A9">
      <w:pPr>
        <w:snapToGrid w:val="0"/>
        <w:spacing w:line="300" w:lineRule="auto"/>
        <w:ind w:firstLineChars="200" w:firstLine="420"/>
        <w:rPr>
          <w:rFonts w:ascii="宋体" w:hAnsi="宋体" w:hint="eastAsia"/>
          <w:sz w:val="21"/>
          <w:szCs w:val="21"/>
        </w:rPr>
      </w:pPr>
    </w:p>
    <w:p w:rsidR="00D278A9" w:rsidRPr="00C53108" w:rsidRDefault="00D278A9" w:rsidP="00BA4562">
      <w:pPr>
        <w:pStyle w:val="3"/>
        <w:snapToGrid w:val="0"/>
        <w:spacing w:line="300" w:lineRule="auto"/>
        <w:rPr>
          <w:rFonts w:ascii="宋体" w:hAnsi="宋体" w:hint="eastAsia"/>
          <w:sz w:val="28"/>
          <w:szCs w:val="28"/>
        </w:rPr>
      </w:pPr>
      <w:bookmarkStart w:id="440" w:name="_Toc197919048"/>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8.2</w:t>
        </w:r>
        <w:r w:rsidRPr="00CA6AC6">
          <w:rPr>
            <w:rFonts w:ascii="宋体" w:hAnsi="宋体" w:hint="eastAsia"/>
            <w:sz w:val="28"/>
            <w:szCs w:val="28"/>
          </w:rPr>
          <w:t>.</w:t>
        </w:r>
        <w:r>
          <w:rPr>
            <w:rFonts w:ascii="宋体" w:hAnsi="宋体" w:hint="eastAsia"/>
            <w:sz w:val="28"/>
            <w:szCs w:val="28"/>
          </w:rPr>
          <w:t>2</w:t>
        </w:r>
      </w:smartTag>
      <w:r w:rsidRPr="00CA6AC6">
        <w:rPr>
          <w:rFonts w:ascii="宋体" w:hAnsi="宋体" w:hint="eastAsia"/>
          <w:sz w:val="28"/>
          <w:szCs w:val="28"/>
        </w:rPr>
        <w:t xml:space="preserve"> </w:t>
      </w:r>
      <w:r w:rsidRPr="00C53108">
        <w:rPr>
          <w:rFonts w:ascii="宋体" w:hAnsi="宋体"/>
          <w:sz w:val="28"/>
          <w:szCs w:val="28"/>
        </w:rPr>
        <w:t>Query</w:t>
      </w:r>
      <w:r>
        <w:rPr>
          <w:rFonts w:ascii="宋体" w:hAnsi="宋体" w:hint="eastAsia"/>
          <w:sz w:val="28"/>
          <w:szCs w:val="28"/>
        </w:rPr>
        <w:t>(</w:t>
      </w:r>
      <w:r w:rsidR="003B2E2E" w:rsidRPr="003B2E2E">
        <w:rPr>
          <w:rFonts w:ascii="宋体" w:hAnsi="宋体" w:hint="eastAsia"/>
          <w:i/>
          <w:sz w:val="28"/>
          <w:szCs w:val="28"/>
        </w:rPr>
        <w:t>可</w:t>
      </w:r>
      <w:r w:rsidRPr="003B2E2E">
        <w:rPr>
          <w:rFonts w:ascii="宋体" w:hAnsi="宋体" w:hint="eastAsia"/>
          <w:i/>
          <w:sz w:val="28"/>
          <w:szCs w:val="28"/>
        </w:rPr>
        <w:t>能删</w:t>
      </w:r>
      <w:r>
        <w:rPr>
          <w:rFonts w:ascii="宋体" w:hAnsi="宋体" w:hint="eastAsia"/>
          <w:sz w:val="28"/>
          <w:szCs w:val="28"/>
        </w:rPr>
        <w:t>)</w:t>
      </w:r>
      <w:bookmarkEnd w:id="440"/>
    </w:p>
    <w:p w:rsidR="00587A36" w:rsidRPr="00AB5DDD" w:rsidRDefault="00D278A9" w:rsidP="00D278A9">
      <w:pPr>
        <w:snapToGrid w:val="0"/>
        <w:spacing w:line="300" w:lineRule="auto"/>
        <w:ind w:firstLineChars="200" w:firstLine="420"/>
        <w:rPr>
          <w:rFonts w:ascii="宋体" w:hAnsi="宋体" w:hint="eastAsia"/>
          <w:sz w:val="21"/>
          <w:szCs w:val="21"/>
        </w:rPr>
      </w:pPr>
      <w:r>
        <w:rPr>
          <w:rFonts w:ascii="宋体" w:hAnsi="宋体" w:hint="eastAsia"/>
          <w:sz w:val="21"/>
          <w:szCs w:val="21"/>
        </w:rPr>
        <w:t>要想调用</w:t>
      </w:r>
      <w:r w:rsidRPr="00AB5DDD">
        <w:rPr>
          <w:rFonts w:ascii="宋体" w:hAnsi="宋体" w:hint="eastAsia"/>
          <w:sz w:val="21"/>
          <w:szCs w:val="21"/>
        </w:rPr>
        <w:t>CAR构件</w:t>
      </w:r>
      <w:r>
        <w:rPr>
          <w:rFonts w:ascii="宋体" w:hAnsi="宋体" w:hint="eastAsia"/>
          <w:sz w:val="21"/>
          <w:szCs w:val="21"/>
        </w:rPr>
        <w:t>的方法，必须得到定义该方法的接口指针。用户只要得到构件的一个</w:t>
      </w:r>
      <w:r w:rsidR="001E28E2">
        <w:rPr>
          <w:rFonts w:ascii="宋体" w:hAnsi="宋体" w:hint="eastAsia"/>
          <w:sz w:val="21"/>
          <w:szCs w:val="21"/>
        </w:rPr>
        <w:t>接口指针，那么就可以通过Query方法得到任一个该构件的其它接口指针。</w:t>
      </w:r>
    </w:p>
    <w:p w:rsidR="00C23EDE" w:rsidRDefault="00C23EDE" w:rsidP="00C23EDE">
      <w:pPr>
        <w:snapToGrid w:val="0"/>
        <w:spacing w:line="300" w:lineRule="auto"/>
        <w:ind w:firstLineChars="200" w:firstLine="420"/>
        <w:rPr>
          <w:rFonts w:ascii="宋体" w:hAnsi="宋体" w:hint="eastAsia"/>
          <w:sz w:val="21"/>
          <w:szCs w:val="21"/>
        </w:rPr>
      </w:pPr>
      <w:bookmarkStart w:id="441" w:name="_Toc152754387"/>
      <w:r>
        <w:rPr>
          <w:rFonts w:ascii="宋体" w:hAnsi="宋体" w:hint="eastAsia"/>
          <w:sz w:val="21"/>
          <w:szCs w:val="21"/>
        </w:rPr>
        <w:t>现有一构件的CAR文件如下：</w:t>
      </w:r>
    </w:p>
    <w:p w:rsidR="00C23EDE" w:rsidRPr="00B17346" w:rsidRDefault="00C23EDE" w:rsidP="00C23EDE">
      <w:pPr>
        <w:shd w:val="clear" w:color="auto" w:fill="E6E6E6"/>
        <w:snapToGrid w:val="0"/>
        <w:spacing w:line="300" w:lineRule="auto"/>
        <w:ind w:firstLineChars="200" w:firstLine="420"/>
        <w:rPr>
          <w:rFonts w:ascii="宋体" w:hAnsi="宋体"/>
          <w:sz w:val="21"/>
          <w:szCs w:val="21"/>
        </w:rPr>
      </w:pPr>
      <w:r w:rsidRPr="00B17346">
        <w:rPr>
          <w:rFonts w:ascii="宋体" w:hAnsi="宋体"/>
          <w:sz w:val="21"/>
          <w:szCs w:val="21"/>
        </w:rPr>
        <w:t>module</w:t>
      </w:r>
    </w:p>
    <w:p w:rsidR="00C23EDE" w:rsidRDefault="00C23EDE" w:rsidP="00C23EDE">
      <w:pPr>
        <w:shd w:val="clear" w:color="auto" w:fill="E6E6E6"/>
        <w:snapToGrid w:val="0"/>
        <w:spacing w:line="300" w:lineRule="auto"/>
        <w:ind w:firstLineChars="200" w:firstLine="420"/>
        <w:rPr>
          <w:rFonts w:ascii="宋体" w:hAnsi="宋体" w:hint="eastAsia"/>
          <w:sz w:val="21"/>
          <w:szCs w:val="21"/>
        </w:rPr>
      </w:pPr>
      <w:r w:rsidRPr="00B17346">
        <w:rPr>
          <w:rFonts w:ascii="宋体" w:hAnsi="宋体"/>
          <w:sz w:val="21"/>
          <w:szCs w:val="21"/>
        </w:rPr>
        <w:t>{</w:t>
      </w:r>
    </w:p>
    <w:p w:rsidR="00C23EDE" w:rsidRDefault="00C23EDE" w:rsidP="00C23EDE">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interface IChild</w:t>
      </w:r>
      <w:r w:rsidR="00807DB5">
        <w:rPr>
          <w:rFonts w:ascii="宋体" w:hAnsi="宋体" w:hint="eastAsia"/>
          <w:sz w:val="21"/>
          <w:szCs w:val="21"/>
        </w:rPr>
        <w:t>1</w:t>
      </w:r>
      <w:r>
        <w:rPr>
          <w:rFonts w:ascii="宋体" w:hAnsi="宋体" w:hint="eastAsia"/>
          <w:sz w:val="21"/>
          <w:szCs w:val="21"/>
        </w:rPr>
        <w:t>{</w:t>
      </w:r>
    </w:p>
    <w:p w:rsidR="00C23EDE" w:rsidRDefault="00C23EDE" w:rsidP="00C23EDE">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HelloChild</w:t>
      </w:r>
      <w:r w:rsidR="00807DB5">
        <w:rPr>
          <w:rFonts w:ascii="宋体" w:hAnsi="宋体" w:hint="eastAsia"/>
          <w:sz w:val="21"/>
          <w:szCs w:val="21"/>
        </w:rPr>
        <w:t>1</w:t>
      </w:r>
      <w:r>
        <w:rPr>
          <w:rFonts w:ascii="宋体" w:hAnsi="宋体" w:hint="eastAsia"/>
          <w:sz w:val="21"/>
          <w:szCs w:val="21"/>
        </w:rPr>
        <w:t>();</w:t>
      </w:r>
    </w:p>
    <w:p w:rsidR="00C23EDE" w:rsidRDefault="00C23EDE" w:rsidP="00C23EDE">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807DB5" w:rsidRDefault="00807DB5" w:rsidP="00807DB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interface IChild2{</w:t>
      </w:r>
    </w:p>
    <w:p w:rsidR="00807DB5" w:rsidRDefault="00807DB5" w:rsidP="00807DB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HelloChild2();</w:t>
      </w:r>
    </w:p>
    <w:p w:rsidR="00807DB5" w:rsidRPr="00B17346" w:rsidRDefault="00807DB5" w:rsidP="00807DB5">
      <w:pPr>
        <w:shd w:val="clear" w:color="auto" w:fill="E6E6E6"/>
        <w:snapToGrid w:val="0"/>
        <w:spacing w:line="300" w:lineRule="auto"/>
        <w:ind w:firstLineChars="400" w:firstLine="840"/>
        <w:rPr>
          <w:rFonts w:ascii="宋体" w:hAnsi="宋体" w:hint="eastAsia"/>
          <w:sz w:val="21"/>
          <w:szCs w:val="21"/>
        </w:rPr>
      </w:pPr>
      <w:r>
        <w:rPr>
          <w:rFonts w:ascii="宋体" w:hAnsi="宋体" w:hint="eastAsia"/>
          <w:sz w:val="21"/>
          <w:szCs w:val="21"/>
        </w:rPr>
        <w:t>}</w:t>
      </w:r>
    </w:p>
    <w:p w:rsidR="00C23EDE" w:rsidRPr="00FC0715" w:rsidRDefault="00C23EDE" w:rsidP="00C23EDE">
      <w:pPr>
        <w:shd w:val="clear" w:color="auto" w:fill="E6E6E6"/>
        <w:snapToGrid w:val="0"/>
        <w:spacing w:line="300" w:lineRule="auto"/>
        <w:ind w:firstLineChars="200" w:firstLine="420"/>
        <w:rPr>
          <w:rFonts w:ascii="宋体" w:hAnsi="宋体"/>
          <w:sz w:val="21"/>
          <w:szCs w:val="21"/>
        </w:rPr>
      </w:pPr>
      <w:r w:rsidRPr="00FC0715">
        <w:rPr>
          <w:rFonts w:ascii="宋体" w:hAnsi="宋体"/>
          <w:sz w:val="21"/>
          <w:szCs w:val="21"/>
        </w:rPr>
        <w:t xml:space="preserve">    class CChild{</w:t>
      </w:r>
    </w:p>
    <w:p w:rsidR="00C23EDE" w:rsidRDefault="00C23EDE" w:rsidP="00C23EDE">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        constructor(Int32 </w:t>
      </w:r>
      <w:r>
        <w:rPr>
          <w:rFonts w:ascii="宋体" w:hAnsi="宋体" w:hint="eastAsia"/>
          <w:sz w:val="21"/>
          <w:szCs w:val="21"/>
        </w:rPr>
        <w:t>age</w:t>
      </w:r>
      <w:r w:rsidRPr="00AB0F5A">
        <w:rPr>
          <w:rFonts w:ascii="宋体" w:hAnsi="宋体"/>
          <w:sz w:val="21"/>
          <w:szCs w:val="21"/>
        </w:rPr>
        <w:t>, AString asName);</w:t>
      </w:r>
    </w:p>
    <w:p w:rsidR="00C23EDE" w:rsidRDefault="00C23EDE" w:rsidP="00C23EDE">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 xml:space="preserve">        interface IChild</w:t>
      </w:r>
      <w:r w:rsidR="00807DB5">
        <w:rPr>
          <w:rFonts w:ascii="宋体" w:hAnsi="宋体" w:hint="eastAsia"/>
          <w:sz w:val="21"/>
          <w:szCs w:val="21"/>
        </w:rPr>
        <w:t>1</w:t>
      </w:r>
      <w:r w:rsidRPr="00FC0715">
        <w:rPr>
          <w:rFonts w:ascii="宋体" w:hAnsi="宋体"/>
          <w:sz w:val="21"/>
          <w:szCs w:val="21"/>
        </w:rPr>
        <w:t>;</w:t>
      </w:r>
    </w:p>
    <w:p w:rsidR="00807DB5" w:rsidRPr="00FC0715" w:rsidRDefault="00807DB5" w:rsidP="00807DB5">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 xml:space="preserve">        interface IChild</w:t>
      </w:r>
      <w:r>
        <w:rPr>
          <w:rFonts w:ascii="宋体" w:hAnsi="宋体" w:hint="eastAsia"/>
          <w:sz w:val="21"/>
          <w:szCs w:val="21"/>
        </w:rPr>
        <w:t>2</w:t>
      </w:r>
      <w:r>
        <w:rPr>
          <w:rFonts w:ascii="宋体" w:hAnsi="宋体"/>
          <w:sz w:val="21"/>
          <w:szCs w:val="21"/>
        </w:rPr>
        <w:t>;</w:t>
      </w:r>
    </w:p>
    <w:p w:rsidR="00C23EDE" w:rsidRPr="00FC0715" w:rsidRDefault="00C23EDE" w:rsidP="00C23EDE">
      <w:pPr>
        <w:shd w:val="clear" w:color="auto" w:fill="E6E6E6"/>
        <w:snapToGrid w:val="0"/>
        <w:spacing w:line="300" w:lineRule="auto"/>
        <w:ind w:firstLineChars="200" w:firstLine="420"/>
        <w:rPr>
          <w:rFonts w:ascii="宋体" w:hAnsi="宋体"/>
          <w:sz w:val="21"/>
          <w:szCs w:val="21"/>
        </w:rPr>
      </w:pPr>
      <w:r w:rsidRPr="00FC0715">
        <w:rPr>
          <w:rFonts w:ascii="宋体" w:hAnsi="宋体"/>
          <w:sz w:val="21"/>
          <w:szCs w:val="21"/>
        </w:rPr>
        <w:t xml:space="preserve">    }</w:t>
      </w:r>
    </w:p>
    <w:p w:rsidR="00C23EDE" w:rsidRDefault="00C23EDE" w:rsidP="00C23EDE">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w:t>
      </w:r>
    </w:p>
    <w:p w:rsidR="00807DB5" w:rsidRDefault="00807DB5" w:rsidP="00807DB5">
      <w:pPr>
        <w:snapToGrid w:val="0"/>
        <w:spacing w:line="300" w:lineRule="auto"/>
        <w:ind w:firstLineChars="200" w:firstLine="420"/>
        <w:rPr>
          <w:rFonts w:ascii="宋体" w:hAnsi="宋体" w:hint="eastAsia"/>
          <w:sz w:val="21"/>
          <w:szCs w:val="21"/>
        </w:rPr>
      </w:pPr>
      <w:r>
        <w:rPr>
          <w:rFonts w:ascii="宋体" w:hAnsi="宋体" w:hint="eastAsia"/>
          <w:sz w:val="21"/>
          <w:szCs w:val="21"/>
        </w:rPr>
        <w:t>在Client端使用Query方法的写法：</w:t>
      </w:r>
    </w:p>
    <w:p w:rsidR="00807DB5" w:rsidRDefault="00807DB5" w:rsidP="00807DB5">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IChild</w:t>
      </w:r>
      <w:r>
        <w:rPr>
          <w:rFonts w:ascii="宋体" w:hAnsi="宋体" w:hint="eastAsia"/>
          <w:sz w:val="21"/>
          <w:szCs w:val="21"/>
        </w:rPr>
        <w:t>1</w:t>
      </w:r>
      <w:r w:rsidRPr="00780214">
        <w:rPr>
          <w:rFonts w:ascii="宋体" w:hAnsi="宋体"/>
          <w:sz w:val="21"/>
          <w:szCs w:val="21"/>
        </w:rPr>
        <w:t xml:space="preserve"> *p</w:t>
      </w:r>
      <w:r w:rsidRPr="00FC0715">
        <w:rPr>
          <w:rFonts w:ascii="宋体" w:hAnsi="宋体"/>
          <w:sz w:val="21"/>
          <w:szCs w:val="21"/>
        </w:rPr>
        <w:t>IChild</w:t>
      </w:r>
      <w:r>
        <w:rPr>
          <w:rFonts w:ascii="宋体" w:hAnsi="宋体" w:hint="eastAsia"/>
          <w:sz w:val="21"/>
          <w:szCs w:val="21"/>
        </w:rPr>
        <w:t>1</w:t>
      </w:r>
      <w:r w:rsidRPr="00780214">
        <w:rPr>
          <w:rFonts w:ascii="宋体" w:hAnsi="宋体"/>
          <w:sz w:val="21"/>
          <w:szCs w:val="21"/>
        </w:rPr>
        <w:t>;</w:t>
      </w:r>
    </w:p>
    <w:p w:rsidR="00807DB5" w:rsidRDefault="00807DB5" w:rsidP="00807DB5">
      <w:pPr>
        <w:shd w:val="clear" w:color="auto" w:fill="E6E6E6"/>
        <w:snapToGrid w:val="0"/>
        <w:spacing w:line="300" w:lineRule="auto"/>
        <w:ind w:firstLineChars="200" w:firstLine="420"/>
        <w:rPr>
          <w:rFonts w:ascii="宋体" w:hAnsi="宋体" w:hint="eastAsia"/>
          <w:sz w:val="21"/>
          <w:szCs w:val="21"/>
        </w:rPr>
      </w:pPr>
      <w:r w:rsidRPr="00FC0715">
        <w:rPr>
          <w:rFonts w:ascii="宋体" w:hAnsi="宋体"/>
          <w:sz w:val="21"/>
          <w:szCs w:val="21"/>
        </w:rPr>
        <w:t>IChild</w:t>
      </w:r>
      <w:r>
        <w:rPr>
          <w:rFonts w:ascii="宋体" w:hAnsi="宋体" w:hint="eastAsia"/>
          <w:sz w:val="21"/>
          <w:szCs w:val="21"/>
        </w:rPr>
        <w:t>1</w:t>
      </w:r>
      <w:r w:rsidRPr="00780214">
        <w:rPr>
          <w:rFonts w:ascii="宋体" w:hAnsi="宋体"/>
          <w:sz w:val="21"/>
          <w:szCs w:val="21"/>
        </w:rPr>
        <w:t xml:space="preserve"> *p</w:t>
      </w:r>
      <w:r w:rsidRPr="00FC0715">
        <w:rPr>
          <w:rFonts w:ascii="宋体" w:hAnsi="宋体"/>
          <w:sz w:val="21"/>
          <w:szCs w:val="21"/>
        </w:rPr>
        <w:t>IChild</w:t>
      </w:r>
      <w:r>
        <w:rPr>
          <w:rFonts w:ascii="宋体" w:hAnsi="宋体" w:hint="eastAsia"/>
          <w:sz w:val="21"/>
          <w:szCs w:val="21"/>
        </w:rPr>
        <w:t>2</w:t>
      </w:r>
      <w:r w:rsidRPr="00780214">
        <w:rPr>
          <w:rFonts w:ascii="宋体" w:hAnsi="宋体"/>
          <w:sz w:val="21"/>
          <w:szCs w:val="21"/>
        </w:rPr>
        <w:t>;</w:t>
      </w:r>
    </w:p>
    <w:p w:rsidR="00807DB5" w:rsidRPr="00335E43" w:rsidRDefault="00807DB5" w:rsidP="00807DB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//得到类对象的指针</w:t>
      </w:r>
    </w:p>
    <w:p w:rsidR="00807DB5" w:rsidRPr="00AB0F5A" w:rsidRDefault="00807DB5" w:rsidP="00807DB5">
      <w:pPr>
        <w:shd w:val="clear" w:color="auto" w:fill="E6E6E6"/>
        <w:snapToGrid w:val="0"/>
        <w:spacing w:line="300" w:lineRule="auto"/>
        <w:ind w:firstLineChars="200" w:firstLine="420"/>
        <w:rPr>
          <w:rFonts w:ascii="宋体" w:hAnsi="宋体" w:hint="eastAsia"/>
          <w:sz w:val="21"/>
          <w:szCs w:val="21"/>
        </w:rPr>
      </w:pPr>
      <w:r w:rsidRPr="00780214">
        <w:rPr>
          <w:rFonts w:ascii="宋体" w:hAnsi="宋体"/>
          <w:sz w:val="21"/>
          <w:szCs w:val="21"/>
        </w:rPr>
        <w:t>ECode</w:t>
      </w:r>
      <w:r>
        <w:rPr>
          <w:rFonts w:ascii="宋体" w:hAnsi="宋体" w:hint="eastAsia"/>
          <w:sz w:val="21"/>
          <w:szCs w:val="21"/>
        </w:rPr>
        <w:t xml:space="preserve"> </w:t>
      </w:r>
      <w:r w:rsidRPr="001F5EAB">
        <w:rPr>
          <w:rFonts w:ascii="宋体" w:hAnsi="宋体"/>
          <w:sz w:val="21"/>
          <w:szCs w:val="21"/>
        </w:rPr>
        <w:t>ec = CChild</w:t>
      </w:r>
      <w:r>
        <w:rPr>
          <w:rFonts w:ascii="宋体" w:hAnsi="宋体"/>
          <w:sz w:val="21"/>
          <w:szCs w:val="21"/>
        </w:rPr>
        <w:t>::</w:t>
      </w:r>
      <w:r>
        <w:rPr>
          <w:rFonts w:ascii="宋体" w:hAnsi="宋体" w:hint="eastAsia"/>
          <w:sz w:val="21"/>
          <w:szCs w:val="21"/>
        </w:rPr>
        <w:t>New</w:t>
      </w:r>
      <w:r>
        <w:rPr>
          <w:rFonts w:ascii="宋体" w:hAnsi="宋体"/>
          <w:sz w:val="21"/>
          <w:szCs w:val="21"/>
        </w:rPr>
        <w:t>(</w:t>
      </w:r>
      <w:r w:rsidRPr="00AB0F5A">
        <w:rPr>
          <w:rFonts w:ascii="宋体" w:hAnsi="宋体"/>
          <w:sz w:val="21"/>
          <w:szCs w:val="21"/>
        </w:rPr>
        <w:t>&amp;</w:t>
      </w:r>
      <w:r w:rsidRPr="00780214">
        <w:rPr>
          <w:rFonts w:ascii="宋体" w:hAnsi="宋体"/>
          <w:sz w:val="21"/>
          <w:szCs w:val="21"/>
        </w:rPr>
        <w:t>p</w:t>
      </w:r>
      <w:r w:rsidRPr="00FC0715">
        <w:rPr>
          <w:rFonts w:ascii="宋体" w:hAnsi="宋体"/>
          <w:sz w:val="21"/>
          <w:szCs w:val="21"/>
        </w:rPr>
        <w:t>IChild</w:t>
      </w:r>
      <w:r>
        <w:rPr>
          <w:rFonts w:ascii="宋体" w:hAnsi="宋体" w:hint="eastAsia"/>
          <w:sz w:val="21"/>
          <w:szCs w:val="21"/>
        </w:rPr>
        <w:t>1</w:t>
      </w:r>
      <w:r w:rsidRPr="00AB0F5A">
        <w:rPr>
          <w:rFonts w:ascii="宋体" w:hAnsi="宋体"/>
          <w:sz w:val="21"/>
          <w:szCs w:val="21"/>
        </w:rPr>
        <w:t>);</w:t>
      </w:r>
    </w:p>
    <w:p w:rsidR="00807DB5" w:rsidRPr="001F5EAB" w:rsidRDefault="00807DB5" w:rsidP="00807DB5">
      <w:pPr>
        <w:shd w:val="clear" w:color="auto" w:fill="E6E6E6"/>
        <w:snapToGrid w:val="0"/>
        <w:spacing w:line="300" w:lineRule="auto"/>
        <w:ind w:firstLineChars="200" w:firstLine="420"/>
        <w:rPr>
          <w:rFonts w:ascii="宋体" w:hAnsi="宋体"/>
          <w:sz w:val="21"/>
          <w:szCs w:val="21"/>
        </w:rPr>
      </w:pPr>
      <w:r w:rsidRPr="001F5EAB">
        <w:rPr>
          <w:rFonts w:ascii="宋体" w:hAnsi="宋体"/>
          <w:sz w:val="21"/>
          <w:szCs w:val="21"/>
        </w:rPr>
        <w:t>if(FAILED(ec)) {</w:t>
      </w:r>
    </w:p>
    <w:p w:rsidR="00807DB5" w:rsidRPr="001F5EAB" w:rsidRDefault="00807DB5" w:rsidP="00807DB5">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 xml:space="preserve">        </w:t>
      </w:r>
      <w:r>
        <w:rPr>
          <w:rFonts w:ascii="宋体" w:hAnsi="宋体"/>
          <w:sz w:val="21"/>
          <w:szCs w:val="21"/>
        </w:rPr>
        <w:t>……</w:t>
      </w:r>
    </w:p>
    <w:p w:rsidR="00807DB5" w:rsidRDefault="00807DB5" w:rsidP="00807DB5">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w:t>
      </w:r>
    </w:p>
    <w:p w:rsidR="00807DB5" w:rsidRDefault="00807DB5" w:rsidP="00807DB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//通过</w:t>
      </w:r>
      <w:r w:rsidR="002B572D" w:rsidRPr="00FC0715">
        <w:rPr>
          <w:rFonts w:ascii="宋体" w:hAnsi="宋体"/>
          <w:sz w:val="21"/>
          <w:szCs w:val="21"/>
        </w:rPr>
        <w:t>IChild</w:t>
      </w:r>
      <w:r w:rsidR="002B572D">
        <w:rPr>
          <w:rFonts w:ascii="宋体" w:hAnsi="宋体" w:hint="eastAsia"/>
          <w:sz w:val="21"/>
          <w:szCs w:val="21"/>
        </w:rPr>
        <w:t>1</w:t>
      </w:r>
      <w:r w:rsidR="0093049B">
        <w:rPr>
          <w:rFonts w:ascii="宋体" w:hAnsi="宋体" w:hint="eastAsia"/>
          <w:sz w:val="21"/>
          <w:szCs w:val="21"/>
        </w:rPr>
        <w:t>接口</w:t>
      </w:r>
      <w:r>
        <w:rPr>
          <w:rFonts w:ascii="宋体" w:hAnsi="宋体" w:hint="eastAsia"/>
          <w:sz w:val="21"/>
          <w:szCs w:val="21"/>
        </w:rPr>
        <w:t>指针查询出</w:t>
      </w:r>
      <w:r w:rsidR="0093049B" w:rsidRPr="00780214">
        <w:rPr>
          <w:rFonts w:ascii="宋体" w:hAnsi="宋体"/>
          <w:sz w:val="21"/>
          <w:szCs w:val="21"/>
        </w:rPr>
        <w:t>p</w:t>
      </w:r>
      <w:r w:rsidR="0093049B" w:rsidRPr="00FC0715">
        <w:rPr>
          <w:rFonts w:ascii="宋体" w:hAnsi="宋体"/>
          <w:sz w:val="21"/>
          <w:szCs w:val="21"/>
        </w:rPr>
        <w:t>IChild</w:t>
      </w:r>
      <w:r w:rsidR="0093049B">
        <w:rPr>
          <w:rFonts w:ascii="宋体" w:hAnsi="宋体" w:hint="eastAsia"/>
          <w:sz w:val="21"/>
          <w:szCs w:val="21"/>
        </w:rPr>
        <w:t>2</w:t>
      </w:r>
      <w:r>
        <w:rPr>
          <w:rFonts w:ascii="宋体" w:hAnsi="宋体" w:hint="eastAsia"/>
          <w:sz w:val="21"/>
          <w:szCs w:val="21"/>
        </w:rPr>
        <w:t>接口指针</w:t>
      </w:r>
    </w:p>
    <w:p w:rsidR="00807DB5" w:rsidRPr="00E874D3" w:rsidRDefault="00807DB5" w:rsidP="00807DB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lastRenderedPageBreak/>
        <w:t xml:space="preserve">ec = </w:t>
      </w:r>
      <w:r w:rsidRPr="00E874D3">
        <w:rPr>
          <w:rFonts w:ascii="宋体" w:hAnsi="宋体" w:hint="eastAsia"/>
          <w:sz w:val="21"/>
          <w:szCs w:val="21"/>
        </w:rPr>
        <w:t>I</w:t>
      </w:r>
      <w:r w:rsidRPr="00E874D3">
        <w:rPr>
          <w:rFonts w:ascii="宋体" w:hAnsi="宋体"/>
          <w:sz w:val="21"/>
          <w:szCs w:val="21"/>
        </w:rPr>
        <w:t>C</w:t>
      </w:r>
      <w:r>
        <w:rPr>
          <w:rFonts w:ascii="宋体" w:hAnsi="宋体" w:hint="eastAsia"/>
          <w:sz w:val="21"/>
          <w:szCs w:val="21"/>
        </w:rPr>
        <w:t>hild2</w:t>
      </w:r>
      <w:r w:rsidRPr="00E874D3">
        <w:rPr>
          <w:rFonts w:ascii="宋体" w:hAnsi="宋体" w:hint="eastAsia"/>
          <w:sz w:val="21"/>
          <w:szCs w:val="21"/>
        </w:rPr>
        <w:t>::Query(</w:t>
      </w:r>
      <w:r w:rsidRPr="00780214">
        <w:rPr>
          <w:rFonts w:ascii="宋体" w:hAnsi="宋体"/>
          <w:sz w:val="21"/>
          <w:szCs w:val="21"/>
        </w:rPr>
        <w:t>p</w:t>
      </w:r>
      <w:r w:rsidRPr="00FC0715">
        <w:rPr>
          <w:rFonts w:ascii="宋体" w:hAnsi="宋体"/>
          <w:sz w:val="21"/>
          <w:szCs w:val="21"/>
        </w:rPr>
        <w:t>IChild</w:t>
      </w:r>
      <w:r>
        <w:rPr>
          <w:rFonts w:ascii="宋体" w:hAnsi="宋体" w:hint="eastAsia"/>
          <w:sz w:val="21"/>
          <w:szCs w:val="21"/>
        </w:rPr>
        <w:t>1</w:t>
      </w:r>
      <w:r w:rsidRPr="00E874D3">
        <w:rPr>
          <w:rFonts w:ascii="宋体" w:hAnsi="宋体" w:hint="eastAsia"/>
          <w:sz w:val="21"/>
          <w:szCs w:val="21"/>
        </w:rPr>
        <w:t xml:space="preserve">, </w:t>
      </w:r>
      <w:r>
        <w:rPr>
          <w:rFonts w:ascii="宋体" w:hAnsi="宋体" w:hint="eastAsia"/>
          <w:sz w:val="21"/>
          <w:szCs w:val="21"/>
        </w:rPr>
        <w:t>&amp;</w:t>
      </w:r>
      <w:r w:rsidRPr="00780214">
        <w:rPr>
          <w:rFonts w:ascii="宋体" w:hAnsi="宋体"/>
          <w:sz w:val="21"/>
          <w:szCs w:val="21"/>
        </w:rPr>
        <w:t>p</w:t>
      </w:r>
      <w:r w:rsidRPr="00FC0715">
        <w:rPr>
          <w:rFonts w:ascii="宋体" w:hAnsi="宋体"/>
          <w:sz w:val="21"/>
          <w:szCs w:val="21"/>
        </w:rPr>
        <w:t>IChild</w:t>
      </w:r>
      <w:r>
        <w:rPr>
          <w:rFonts w:ascii="宋体" w:hAnsi="宋体" w:hint="eastAsia"/>
          <w:sz w:val="21"/>
          <w:szCs w:val="21"/>
        </w:rPr>
        <w:t>2</w:t>
      </w:r>
      <w:r w:rsidRPr="00E874D3">
        <w:rPr>
          <w:rFonts w:ascii="宋体" w:hAnsi="宋体" w:hint="eastAsia"/>
          <w:sz w:val="21"/>
          <w:szCs w:val="21"/>
        </w:rPr>
        <w:t xml:space="preserve">); </w:t>
      </w:r>
    </w:p>
    <w:p w:rsidR="00807DB5" w:rsidRPr="001F5EAB" w:rsidRDefault="00807DB5" w:rsidP="00807DB5">
      <w:pPr>
        <w:shd w:val="clear" w:color="auto" w:fill="E6E6E6"/>
        <w:snapToGrid w:val="0"/>
        <w:spacing w:line="300" w:lineRule="auto"/>
        <w:ind w:firstLineChars="200" w:firstLine="420"/>
        <w:rPr>
          <w:rFonts w:ascii="宋体" w:hAnsi="宋体"/>
          <w:sz w:val="21"/>
          <w:szCs w:val="21"/>
        </w:rPr>
      </w:pPr>
      <w:r w:rsidRPr="001F5EAB">
        <w:rPr>
          <w:rFonts w:ascii="宋体" w:hAnsi="宋体"/>
          <w:sz w:val="21"/>
          <w:szCs w:val="21"/>
        </w:rPr>
        <w:t>if(FAILED(ec)) {</w:t>
      </w:r>
    </w:p>
    <w:p w:rsidR="00807DB5" w:rsidRPr="001F5EAB" w:rsidRDefault="00807DB5" w:rsidP="00807DB5">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 xml:space="preserve">        </w:t>
      </w:r>
      <w:r>
        <w:rPr>
          <w:rFonts w:ascii="宋体" w:hAnsi="宋体"/>
          <w:sz w:val="21"/>
          <w:szCs w:val="21"/>
        </w:rPr>
        <w:t>……</w:t>
      </w:r>
    </w:p>
    <w:p w:rsidR="00807DB5" w:rsidRDefault="00807DB5" w:rsidP="00807DB5">
      <w:pPr>
        <w:shd w:val="clear" w:color="auto" w:fill="E6E6E6"/>
        <w:snapToGrid w:val="0"/>
        <w:spacing w:line="300" w:lineRule="auto"/>
        <w:ind w:firstLineChars="200" w:firstLine="420"/>
        <w:rPr>
          <w:rFonts w:ascii="宋体" w:hAnsi="宋体" w:hint="eastAsia"/>
          <w:sz w:val="21"/>
          <w:szCs w:val="21"/>
        </w:rPr>
      </w:pPr>
      <w:r w:rsidRPr="001F5EAB">
        <w:rPr>
          <w:rFonts w:ascii="宋体" w:hAnsi="宋体"/>
          <w:sz w:val="21"/>
          <w:szCs w:val="21"/>
        </w:rPr>
        <w:t>}</w:t>
      </w:r>
    </w:p>
    <w:p w:rsidR="00807DB5" w:rsidRPr="00E874D3" w:rsidRDefault="00807DB5" w:rsidP="00807DB5">
      <w:pPr>
        <w:shd w:val="clear" w:color="auto" w:fill="E6E6E6"/>
        <w:snapToGrid w:val="0"/>
        <w:spacing w:line="300" w:lineRule="auto"/>
        <w:ind w:firstLineChars="200" w:firstLine="420"/>
        <w:rPr>
          <w:rFonts w:ascii="宋体" w:hAnsi="宋体" w:hint="eastAsia"/>
          <w:sz w:val="21"/>
          <w:szCs w:val="21"/>
        </w:rPr>
      </w:pPr>
      <w:r w:rsidRPr="00780214">
        <w:rPr>
          <w:rFonts w:ascii="宋体" w:hAnsi="宋体"/>
          <w:sz w:val="21"/>
          <w:szCs w:val="21"/>
        </w:rPr>
        <w:t>p</w:t>
      </w:r>
      <w:r w:rsidRPr="00FC0715">
        <w:rPr>
          <w:rFonts w:ascii="宋体" w:hAnsi="宋体"/>
          <w:sz w:val="21"/>
          <w:szCs w:val="21"/>
        </w:rPr>
        <w:t>IChild</w:t>
      </w:r>
      <w:r>
        <w:rPr>
          <w:rFonts w:ascii="宋体" w:hAnsi="宋体" w:hint="eastAsia"/>
          <w:sz w:val="21"/>
          <w:szCs w:val="21"/>
        </w:rPr>
        <w:t>2</w:t>
      </w:r>
      <w:r w:rsidRPr="00E874D3">
        <w:rPr>
          <w:rFonts w:ascii="宋体" w:hAnsi="宋体" w:hint="eastAsia"/>
          <w:sz w:val="21"/>
          <w:szCs w:val="21"/>
        </w:rPr>
        <w:t>-&gt;</w:t>
      </w:r>
      <w:bookmarkStart w:id="442" w:name="OLE_LINK3"/>
      <w:r>
        <w:rPr>
          <w:rFonts w:ascii="宋体" w:hAnsi="宋体" w:hint="eastAsia"/>
          <w:sz w:val="21"/>
          <w:szCs w:val="21"/>
        </w:rPr>
        <w:t>HelloChild</w:t>
      </w:r>
      <w:r w:rsidR="002B572D">
        <w:rPr>
          <w:rFonts w:ascii="宋体" w:hAnsi="宋体" w:hint="eastAsia"/>
          <w:sz w:val="21"/>
          <w:szCs w:val="21"/>
        </w:rPr>
        <w:t>2</w:t>
      </w:r>
      <w:bookmarkEnd w:id="442"/>
      <w:r>
        <w:rPr>
          <w:rFonts w:ascii="宋体" w:hAnsi="宋体" w:hint="eastAsia"/>
          <w:sz w:val="21"/>
          <w:szCs w:val="21"/>
        </w:rPr>
        <w:t>();</w:t>
      </w:r>
      <w:r w:rsidRPr="00E874D3">
        <w:rPr>
          <w:rFonts w:ascii="宋体" w:hAnsi="宋体" w:hint="eastAsia"/>
          <w:sz w:val="21"/>
          <w:szCs w:val="21"/>
        </w:rPr>
        <w:t xml:space="preserve">  // </w:t>
      </w:r>
      <w:r w:rsidR="0093049B">
        <w:rPr>
          <w:rFonts w:ascii="宋体" w:hAnsi="宋体" w:hint="eastAsia"/>
          <w:sz w:val="21"/>
          <w:szCs w:val="21"/>
        </w:rPr>
        <w:t>调用</w:t>
      </w:r>
      <w:r w:rsidR="0093049B" w:rsidRPr="00780214">
        <w:rPr>
          <w:rFonts w:ascii="宋体" w:hAnsi="宋体"/>
          <w:sz w:val="21"/>
          <w:szCs w:val="21"/>
        </w:rPr>
        <w:t>p</w:t>
      </w:r>
      <w:r w:rsidR="0093049B" w:rsidRPr="00FC0715">
        <w:rPr>
          <w:rFonts w:ascii="宋体" w:hAnsi="宋体"/>
          <w:sz w:val="21"/>
          <w:szCs w:val="21"/>
        </w:rPr>
        <w:t>IChild</w:t>
      </w:r>
      <w:r w:rsidR="0093049B">
        <w:rPr>
          <w:rFonts w:ascii="宋体" w:hAnsi="宋体" w:hint="eastAsia"/>
          <w:sz w:val="21"/>
          <w:szCs w:val="21"/>
        </w:rPr>
        <w:t>2接口中定义的HelloChild2方法</w:t>
      </w:r>
    </w:p>
    <w:p w:rsidR="00807DB5" w:rsidRPr="006505A3" w:rsidRDefault="00807DB5" w:rsidP="00807DB5">
      <w:pPr>
        <w:shd w:val="clear" w:color="auto" w:fill="E6E6E6"/>
        <w:snapToGrid w:val="0"/>
        <w:spacing w:line="300" w:lineRule="auto"/>
        <w:ind w:firstLineChars="200" w:firstLine="420"/>
        <w:rPr>
          <w:rFonts w:ascii="宋体" w:hAnsi="宋体" w:hint="eastAsia"/>
          <w:sz w:val="21"/>
          <w:szCs w:val="21"/>
        </w:rPr>
      </w:pPr>
    </w:p>
    <w:p w:rsidR="00807DB5" w:rsidRDefault="00807DB5" w:rsidP="00807DB5">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1-&gt;</w:t>
      </w:r>
      <w:r w:rsidRPr="00780214">
        <w:rPr>
          <w:rFonts w:ascii="宋体" w:hAnsi="宋体"/>
          <w:sz w:val="21"/>
          <w:szCs w:val="21"/>
        </w:rPr>
        <w:t>Release();</w:t>
      </w:r>
    </w:p>
    <w:p w:rsidR="00807DB5" w:rsidRDefault="00807DB5" w:rsidP="0093049B">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2</w:t>
      </w:r>
      <w:r w:rsidRPr="00780214">
        <w:rPr>
          <w:rFonts w:ascii="宋体" w:hAnsi="宋体"/>
          <w:sz w:val="21"/>
          <w:szCs w:val="21"/>
        </w:rPr>
        <w:t>-&gt;Release();</w:t>
      </w:r>
    </w:p>
    <w:p w:rsidR="00D622E5" w:rsidRDefault="00D622E5" w:rsidP="00D622E5">
      <w:pPr>
        <w:snapToGrid w:val="0"/>
        <w:spacing w:line="300" w:lineRule="auto"/>
        <w:ind w:firstLineChars="200" w:firstLine="420"/>
        <w:rPr>
          <w:rFonts w:ascii="宋体" w:hAnsi="宋体" w:hint="eastAsia"/>
          <w:sz w:val="21"/>
          <w:szCs w:val="21"/>
        </w:rPr>
      </w:pPr>
    </w:p>
    <w:p w:rsidR="00D622E5" w:rsidRPr="00FC0715" w:rsidRDefault="00D622E5" w:rsidP="00D622E5">
      <w:pPr>
        <w:snapToGrid w:val="0"/>
        <w:spacing w:line="300" w:lineRule="auto"/>
        <w:ind w:firstLineChars="200" w:firstLine="420"/>
        <w:rPr>
          <w:rFonts w:ascii="宋体" w:hAnsi="宋体" w:hint="eastAsia"/>
          <w:sz w:val="21"/>
          <w:szCs w:val="21"/>
        </w:rPr>
      </w:pPr>
    </w:p>
    <w:p w:rsidR="00A078D8" w:rsidRPr="00BC57E8" w:rsidRDefault="00A078D8" w:rsidP="00BA4562">
      <w:pPr>
        <w:pStyle w:val="2"/>
        <w:snapToGrid w:val="0"/>
        <w:spacing w:line="300" w:lineRule="auto"/>
        <w:rPr>
          <w:rFonts w:ascii="宋体" w:eastAsia="宋体" w:hAnsi="宋体" w:hint="eastAsia"/>
        </w:rPr>
      </w:pPr>
      <w:bookmarkStart w:id="443" w:name="_Toc197919049"/>
      <w:r>
        <w:rPr>
          <w:rFonts w:ascii="宋体" w:eastAsia="宋体" w:hAnsi="宋体" w:hint="eastAsia"/>
        </w:rPr>
        <w:t>8.3</w:t>
      </w:r>
      <w:r w:rsidRPr="00BC57E8">
        <w:rPr>
          <w:rFonts w:ascii="宋体" w:eastAsia="宋体" w:hAnsi="宋体" w:hint="eastAsia"/>
        </w:rPr>
        <w:tab/>
      </w:r>
      <w:r w:rsidR="00C7195F">
        <w:rPr>
          <w:rFonts w:ascii="宋体" w:eastAsia="宋体" w:hAnsi="宋体" w:hint="eastAsia"/>
        </w:rPr>
        <w:t>析构CAR构件</w:t>
      </w:r>
      <w:bookmarkEnd w:id="441"/>
      <w:bookmarkEnd w:id="443"/>
    </w:p>
    <w:p w:rsidR="00A078D8" w:rsidRPr="00C7195F" w:rsidRDefault="00C7195F" w:rsidP="00BA4562">
      <w:pPr>
        <w:pStyle w:val="3"/>
        <w:snapToGrid w:val="0"/>
        <w:spacing w:line="300" w:lineRule="auto"/>
        <w:rPr>
          <w:rFonts w:ascii="宋体" w:hAnsi="宋体" w:hint="eastAsia"/>
          <w:sz w:val="28"/>
          <w:szCs w:val="28"/>
        </w:rPr>
      </w:pPr>
      <w:bookmarkStart w:id="444" w:name="_Toc152754388"/>
      <w:bookmarkStart w:id="445" w:name="_Toc197919050"/>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8.3</w:t>
        </w:r>
        <w:r w:rsidR="00A078D8" w:rsidRPr="00CA6AC6">
          <w:rPr>
            <w:rFonts w:ascii="宋体" w:hAnsi="宋体" w:hint="eastAsia"/>
            <w:sz w:val="28"/>
            <w:szCs w:val="28"/>
          </w:rPr>
          <w:t>.1</w:t>
        </w:r>
      </w:smartTag>
      <w:r w:rsidR="00A078D8" w:rsidRPr="00CA6AC6">
        <w:rPr>
          <w:rFonts w:ascii="宋体" w:hAnsi="宋体" w:hint="eastAsia"/>
          <w:sz w:val="28"/>
          <w:szCs w:val="28"/>
        </w:rPr>
        <w:t xml:space="preserve"> </w:t>
      </w:r>
      <w:bookmarkEnd w:id="444"/>
      <w:r w:rsidR="007C4B1D">
        <w:rPr>
          <w:rFonts w:ascii="宋体" w:hAnsi="宋体" w:hint="eastAsia"/>
          <w:sz w:val="28"/>
          <w:szCs w:val="28"/>
        </w:rPr>
        <w:t>引用计数</w:t>
      </w:r>
      <w:bookmarkEnd w:id="445"/>
    </w:p>
    <w:p w:rsidR="00354CD8" w:rsidRPr="00354CD8" w:rsidRDefault="00354CD8" w:rsidP="007C4B1D">
      <w:pPr>
        <w:snapToGrid w:val="0"/>
        <w:spacing w:line="300" w:lineRule="auto"/>
        <w:ind w:firstLineChars="200" w:firstLine="420"/>
        <w:rPr>
          <w:rFonts w:ascii="宋体" w:hAnsi="宋体" w:hint="eastAsia"/>
          <w:sz w:val="21"/>
          <w:szCs w:val="21"/>
        </w:rPr>
      </w:pPr>
      <w:r w:rsidRPr="00354CD8">
        <w:rPr>
          <w:rFonts w:ascii="宋体" w:hAnsi="宋体" w:hint="eastAsia"/>
          <w:sz w:val="21"/>
          <w:szCs w:val="21"/>
        </w:rPr>
        <w:t>多个客户端使用同一CAR构件时，只要有客户要使用构件，需要保证构件对象不被销毁</w:t>
      </w:r>
      <w:r>
        <w:rPr>
          <w:rFonts w:ascii="宋体" w:hAnsi="宋体" w:hint="eastAsia"/>
          <w:sz w:val="21"/>
          <w:szCs w:val="21"/>
        </w:rPr>
        <w:t>，而</w:t>
      </w:r>
      <w:r w:rsidRPr="00354CD8">
        <w:rPr>
          <w:rFonts w:ascii="宋体" w:hAnsi="宋体" w:hint="eastAsia"/>
          <w:sz w:val="21"/>
          <w:szCs w:val="21"/>
        </w:rPr>
        <w:t>当没有客户使用构件时，要及时销毁构件对象，以回收资源</w:t>
      </w:r>
      <w:r w:rsidR="007C4B1D">
        <w:rPr>
          <w:rFonts w:ascii="宋体" w:hAnsi="宋体" w:hint="eastAsia"/>
          <w:sz w:val="21"/>
          <w:szCs w:val="21"/>
        </w:rPr>
        <w:t>。那么如何才能知道还有没有客户使用构件呢，在CAR构件中使用</w:t>
      </w:r>
      <w:r w:rsidRPr="00354CD8">
        <w:rPr>
          <w:rFonts w:ascii="宋体" w:hAnsi="宋体" w:hint="eastAsia"/>
          <w:sz w:val="21"/>
          <w:szCs w:val="21"/>
        </w:rPr>
        <w:t>引用计数可以解决</w:t>
      </w:r>
      <w:r w:rsidR="007C4B1D">
        <w:rPr>
          <w:rFonts w:ascii="宋体" w:hAnsi="宋体" w:hint="eastAsia"/>
          <w:sz w:val="21"/>
          <w:szCs w:val="21"/>
        </w:rPr>
        <w:t>这个问题。</w:t>
      </w:r>
    </w:p>
    <w:p w:rsidR="00354CD8" w:rsidRPr="00354CD8" w:rsidRDefault="00354CD8" w:rsidP="00354CD8">
      <w:pPr>
        <w:snapToGrid w:val="0"/>
        <w:spacing w:line="300" w:lineRule="auto"/>
        <w:ind w:firstLineChars="200" w:firstLine="420"/>
        <w:rPr>
          <w:rFonts w:ascii="宋体" w:hAnsi="宋体" w:hint="eastAsia"/>
          <w:sz w:val="21"/>
          <w:szCs w:val="21"/>
        </w:rPr>
      </w:pPr>
      <w:r w:rsidRPr="00354CD8">
        <w:rPr>
          <w:rFonts w:ascii="宋体" w:hAnsi="宋体" w:hint="eastAsia"/>
          <w:sz w:val="21"/>
          <w:szCs w:val="21"/>
        </w:rPr>
        <w:t>引用计数基本规则</w:t>
      </w:r>
      <w:r w:rsidR="007C4B1D">
        <w:rPr>
          <w:rFonts w:ascii="宋体" w:hAnsi="宋体" w:hint="eastAsia"/>
          <w:sz w:val="21"/>
          <w:szCs w:val="21"/>
        </w:rPr>
        <w:t>：</w:t>
      </w:r>
    </w:p>
    <w:p w:rsidR="00354CD8" w:rsidRPr="00354CD8" w:rsidRDefault="00354CD8" w:rsidP="00354CD8">
      <w:pPr>
        <w:snapToGrid w:val="0"/>
        <w:spacing w:line="300" w:lineRule="auto"/>
        <w:ind w:firstLineChars="200" w:firstLine="420"/>
        <w:rPr>
          <w:rFonts w:ascii="宋体" w:hAnsi="宋体" w:hint="eastAsia"/>
          <w:sz w:val="21"/>
          <w:szCs w:val="21"/>
        </w:rPr>
      </w:pPr>
      <w:r w:rsidRPr="00354CD8">
        <w:rPr>
          <w:rFonts w:ascii="宋体" w:hAnsi="宋体" w:hint="eastAsia"/>
          <w:sz w:val="21"/>
          <w:szCs w:val="21"/>
        </w:rPr>
        <w:t>客户创建构件对象并获得了第一个接口指针后，引用计数应该为1;</w:t>
      </w:r>
    </w:p>
    <w:p w:rsidR="00354CD8" w:rsidRPr="00354CD8" w:rsidRDefault="00354CD8" w:rsidP="00354CD8">
      <w:pPr>
        <w:snapToGrid w:val="0"/>
        <w:spacing w:line="300" w:lineRule="auto"/>
        <w:ind w:firstLineChars="200" w:firstLine="420"/>
        <w:rPr>
          <w:rFonts w:ascii="宋体" w:hAnsi="宋体" w:hint="eastAsia"/>
          <w:sz w:val="21"/>
          <w:szCs w:val="21"/>
        </w:rPr>
      </w:pPr>
      <w:r w:rsidRPr="00354CD8">
        <w:rPr>
          <w:rFonts w:ascii="宋体" w:hAnsi="宋体" w:hint="eastAsia"/>
          <w:sz w:val="21"/>
          <w:szCs w:val="21"/>
        </w:rPr>
        <w:t>在客户程序中，当把接口指针赋给其他变量时，应该调用AddRef，使用引用计数增1;</w:t>
      </w:r>
    </w:p>
    <w:p w:rsidR="00017BFD" w:rsidRDefault="00354CD8" w:rsidP="00354CD8">
      <w:pPr>
        <w:snapToGrid w:val="0"/>
        <w:spacing w:line="300" w:lineRule="auto"/>
        <w:ind w:firstLineChars="200" w:firstLine="420"/>
        <w:rPr>
          <w:rFonts w:ascii="宋体" w:hAnsi="宋体" w:hint="eastAsia"/>
          <w:sz w:val="21"/>
          <w:szCs w:val="21"/>
        </w:rPr>
      </w:pPr>
      <w:r w:rsidRPr="00354CD8">
        <w:rPr>
          <w:rFonts w:ascii="宋体" w:hAnsi="宋体" w:hint="eastAsia"/>
          <w:sz w:val="21"/>
          <w:szCs w:val="21"/>
        </w:rPr>
        <w:t>在客户程序中，当一个接口指针被使用完后，应该调用Release，使引用计数减1。</w:t>
      </w:r>
    </w:p>
    <w:p w:rsidR="007C4B1D" w:rsidRPr="00C7195F" w:rsidRDefault="007C4B1D" w:rsidP="0078027F">
      <w:pPr>
        <w:pStyle w:val="3"/>
        <w:snapToGrid w:val="0"/>
        <w:spacing w:line="300" w:lineRule="auto"/>
        <w:rPr>
          <w:rFonts w:ascii="宋体" w:hAnsi="宋体" w:hint="eastAsia"/>
          <w:sz w:val="28"/>
          <w:szCs w:val="28"/>
        </w:rPr>
      </w:pPr>
      <w:bookmarkStart w:id="446" w:name="_Toc197919051"/>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8.3.2</w:t>
        </w:r>
      </w:smartTag>
      <w:r w:rsidRPr="00CA6AC6">
        <w:rPr>
          <w:rFonts w:ascii="宋体" w:hAnsi="宋体" w:hint="eastAsia"/>
          <w:sz w:val="28"/>
          <w:szCs w:val="28"/>
        </w:rPr>
        <w:t xml:space="preserve"> </w:t>
      </w:r>
      <w:r w:rsidRPr="00C7195F">
        <w:rPr>
          <w:rFonts w:ascii="宋体" w:hAnsi="宋体"/>
          <w:sz w:val="28"/>
          <w:szCs w:val="28"/>
        </w:rPr>
        <w:t>Release</w:t>
      </w:r>
      <w:bookmarkEnd w:id="446"/>
    </w:p>
    <w:p w:rsidR="007C4B1D" w:rsidRDefault="007C4B1D" w:rsidP="007C4B1D">
      <w:pPr>
        <w:snapToGrid w:val="0"/>
        <w:spacing w:line="300" w:lineRule="auto"/>
        <w:ind w:firstLine="420"/>
        <w:rPr>
          <w:rFonts w:ascii="宋体" w:hAnsi="宋体" w:hint="eastAsia"/>
          <w:sz w:val="21"/>
          <w:szCs w:val="21"/>
        </w:rPr>
      </w:pPr>
      <w:r w:rsidRPr="00354CD8">
        <w:rPr>
          <w:rFonts w:ascii="宋体" w:hAnsi="宋体" w:hint="eastAsia"/>
          <w:sz w:val="21"/>
          <w:szCs w:val="21"/>
        </w:rPr>
        <w:t>当一个接口指针被使用完后，应该调用Release，使引用计数减1。</w:t>
      </w:r>
      <w:r>
        <w:rPr>
          <w:rFonts w:ascii="宋体" w:hAnsi="宋体" w:hint="eastAsia"/>
          <w:sz w:val="21"/>
          <w:szCs w:val="21"/>
        </w:rPr>
        <w:t>当引用计数的值为0时，CAR构件自动析构。</w:t>
      </w:r>
    </w:p>
    <w:p w:rsidR="00EC7946" w:rsidRDefault="00EC7946" w:rsidP="007C4B1D">
      <w:pPr>
        <w:snapToGrid w:val="0"/>
        <w:spacing w:line="300" w:lineRule="auto"/>
        <w:ind w:firstLine="420"/>
        <w:rPr>
          <w:rFonts w:ascii="宋体" w:hAnsi="宋体" w:hint="eastAsia"/>
          <w:sz w:val="21"/>
          <w:szCs w:val="21"/>
        </w:rPr>
      </w:pPr>
      <w:r>
        <w:rPr>
          <w:rFonts w:ascii="宋体" w:hAnsi="宋体" w:hint="eastAsia"/>
          <w:sz w:val="21"/>
          <w:szCs w:val="21"/>
        </w:rPr>
        <w:t>CAR构件所有接口的引用技术最终都关联到构件类的引用计数上，以</w:t>
      </w: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1"/>
            <w:szCs w:val="21"/>
          </w:rPr>
          <w:t>8.2.1</w:t>
        </w:r>
      </w:smartTag>
      <w:r>
        <w:rPr>
          <w:rFonts w:ascii="宋体" w:hAnsi="宋体" w:hint="eastAsia"/>
          <w:sz w:val="21"/>
          <w:szCs w:val="21"/>
        </w:rPr>
        <w:t>的例子来说，如下两行代码：</w:t>
      </w:r>
    </w:p>
    <w:p w:rsidR="00EC7946" w:rsidRDefault="00EC7946" w:rsidP="00EC7946">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1-&gt;</w:t>
      </w:r>
      <w:r w:rsidRPr="00780214">
        <w:rPr>
          <w:rFonts w:ascii="宋体" w:hAnsi="宋体"/>
          <w:sz w:val="21"/>
          <w:szCs w:val="21"/>
        </w:rPr>
        <w:t>Release();</w:t>
      </w:r>
    </w:p>
    <w:p w:rsidR="00EC7946" w:rsidRPr="00FC0715" w:rsidRDefault="00EC7946" w:rsidP="00EC7946">
      <w:pPr>
        <w:shd w:val="clear" w:color="auto" w:fill="E6E6E6"/>
        <w:snapToGrid w:val="0"/>
        <w:spacing w:line="300" w:lineRule="auto"/>
        <w:ind w:firstLineChars="200" w:firstLine="420"/>
        <w:rPr>
          <w:rFonts w:ascii="宋体" w:hAnsi="宋体" w:hint="eastAsia"/>
          <w:sz w:val="21"/>
          <w:szCs w:val="21"/>
        </w:rPr>
      </w:pPr>
      <w:r w:rsidRPr="00AB0F5A">
        <w:rPr>
          <w:rFonts w:ascii="宋体" w:hAnsi="宋体"/>
          <w:sz w:val="21"/>
          <w:szCs w:val="21"/>
        </w:rPr>
        <w:t>p</w:t>
      </w:r>
      <w:r w:rsidRPr="00FC0715">
        <w:rPr>
          <w:rFonts w:ascii="宋体" w:hAnsi="宋体"/>
          <w:sz w:val="21"/>
          <w:szCs w:val="21"/>
        </w:rPr>
        <w:t>IChild</w:t>
      </w:r>
      <w:r>
        <w:rPr>
          <w:rFonts w:ascii="宋体" w:hAnsi="宋体" w:hint="eastAsia"/>
          <w:sz w:val="21"/>
          <w:szCs w:val="21"/>
        </w:rPr>
        <w:t>2</w:t>
      </w:r>
      <w:r w:rsidRPr="00780214">
        <w:rPr>
          <w:rFonts w:ascii="宋体" w:hAnsi="宋体"/>
          <w:sz w:val="21"/>
          <w:szCs w:val="21"/>
        </w:rPr>
        <w:t>-&gt;Release();</w:t>
      </w:r>
    </w:p>
    <w:p w:rsidR="00EC7946" w:rsidRDefault="00EC7946" w:rsidP="007C4B1D">
      <w:pPr>
        <w:snapToGrid w:val="0"/>
        <w:spacing w:line="300" w:lineRule="auto"/>
        <w:ind w:firstLine="420"/>
        <w:rPr>
          <w:rFonts w:ascii="宋体" w:hAnsi="宋体" w:hint="eastAsia"/>
          <w:sz w:val="21"/>
          <w:szCs w:val="21"/>
        </w:rPr>
      </w:pPr>
      <w:r>
        <w:rPr>
          <w:rFonts w:ascii="宋体" w:hAnsi="宋体" w:hint="eastAsia"/>
          <w:sz w:val="21"/>
          <w:szCs w:val="21"/>
        </w:rPr>
        <w:t>其实</w:t>
      </w:r>
      <w:r w:rsidR="005C6B82">
        <w:rPr>
          <w:rFonts w:ascii="宋体" w:hAnsi="宋体" w:hint="eastAsia"/>
          <w:sz w:val="21"/>
          <w:szCs w:val="21"/>
        </w:rPr>
        <w:t>它们都调用了下述函数，每次都会检查</w:t>
      </w:r>
      <w:r w:rsidR="005C6B82">
        <w:rPr>
          <w:rFonts w:ascii="宋体" w:hAnsi="宋体"/>
          <w:sz w:val="21"/>
          <w:szCs w:val="21"/>
        </w:rPr>
        <w:t>CC</w:t>
      </w:r>
      <w:r w:rsidR="005C6B82">
        <w:rPr>
          <w:rFonts w:ascii="宋体" w:hAnsi="宋体" w:hint="eastAsia"/>
          <w:sz w:val="21"/>
          <w:szCs w:val="21"/>
        </w:rPr>
        <w:t>hild构件类的引用计数是否为0，当为0时，析构该CAR构件。</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Pr>
          <w:rFonts w:ascii="宋体" w:hAnsi="宋体"/>
          <w:sz w:val="21"/>
          <w:szCs w:val="21"/>
        </w:rPr>
        <w:t>UInt32 _CC</w:t>
      </w:r>
      <w:r>
        <w:rPr>
          <w:rFonts w:ascii="宋体" w:hAnsi="宋体" w:hint="eastAsia"/>
          <w:sz w:val="21"/>
          <w:szCs w:val="21"/>
        </w:rPr>
        <w:t>hild</w:t>
      </w:r>
      <w:r w:rsidRPr="00EC7946">
        <w:rPr>
          <w:rFonts w:ascii="宋体" w:hAnsi="宋体"/>
          <w:sz w:val="21"/>
          <w:szCs w:val="21"/>
        </w:rPr>
        <w:t>::Release()</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w:t>
      </w:r>
    </w:p>
    <w:p w:rsidR="00EC7946" w:rsidRPr="00EC7946" w:rsidRDefault="00EC7946" w:rsidP="00EC7946">
      <w:pPr>
        <w:shd w:val="clear" w:color="auto" w:fill="E6E6E6"/>
        <w:snapToGrid w:val="0"/>
        <w:spacing w:line="300" w:lineRule="auto"/>
        <w:ind w:firstLineChars="200" w:firstLine="420"/>
        <w:rPr>
          <w:rFonts w:ascii="宋体" w:hAnsi="宋体" w:hint="eastAsia"/>
          <w:sz w:val="21"/>
          <w:szCs w:val="21"/>
        </w:rPr>
      </w:pPr>
      <w:r w:rsidRPr="00EC7946">
        <w:rPr>
          <w:rFonts w:ascii="宋体" w:hAnsi="宋体"/>
          <w:sz w:val="21"/>
          <w:szCs w:val="21"/>
        </w:rPr>
        <w:t xml:space="preserve">    I</w:t>
      </w:r>
      <w:r>
        <w:rPr>
          <w:rFonts w:ascii="宋体" w:hAnsi="宋体"/>
          <w:sz w:val="21"/>
          <w:szCs w:val="21"/>
        </w:rPr>
        <w:t>nt32 nRef = m_cRef.Decrement();</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 xml:space="preserve">    if (0 == nRef) {</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 xml:space="preserve">        ((C</w:t>
      </w:r>
      <w:r>
        <w:rPr>
          <w:rFonts w:ascii="宋体" w:hAnsi="宋体"/>
          <w:sz w:val="21"/>
          <w:szCs w:val="21"/>
        </w:rPr>
        <w:t>C</w:t>
      </w:r>
      <w:r>
        <w:rPr>
          <w:rFonts w:ascii="宋体" w:hAnsi="宋体" w:hint="eastAsia"/>
          <w:sz w:val="21"/>
          <w:szCs w:val="21"/>
        </w:rPr>
        <w:t>hild</w:t>
      </w:r>
      <w:r w:rsidRPr="00EC7946">
        <w:rPr>
          <w:rFonts w:ascii="宋体" w:hAnsi="宋体"/>
          <w:sz w:val="21"/>
          <w:szCs w:val="21"/>
        </w:rPr>
        <w:t>*)this)-&gt;_Uninitialize_();</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#ifndef _NO_CC</w:t>
      </w:r>
      <w:r>
        <w:rPr>
          <w:rFonts w:ascii="宋体" w:hAnsi="宋体" w:hint="eastAsia"/>
          <w:sz w:val="21"/>
          <w:szCs w:val="21"/>
        </w:rPr>
        <w:t>HILD</w:t>
      </w:r>
      <w:r w:rsidRPr="00EC7946">
        <w:rPr>
          <w:rFonts w:ascii="宋体" w:hAnsi="宋体"/>
          <w:sz w:val="21"/>
          <w:szCs w:val="21"/>
        </w:rPr>
        <w:t>_CLASSOBJECT_</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 xml:space="preserve">        ((C</w:t>
      </w:r>
      <w:r>
        <w:rPr>
          <w:rFonts w:ascii="宋体" w:hAnsi="宋体"/>
          <w:sz w:val="21"/>
          <w:szCs w:val="21"/>
        </w:rPr>
        <w:t>C</w:t>
      </w:r>
      <w:r>
        <w:rPr>
          <w:rFonts w:ascii="宋体" w:hAnsi="宋体" w:hint="eastAsia"/>
          <w:sz w:val="21"/>
          <w:szCs w:val="21"/>
        </w:rPr>
        <w:t>hild</w:t>
      </w:r>
      <w:r w:rsidRPr="00EC7946">
        <w:rPr>
          <w:rFonts w:ascii="宋体" w:hAnsi="宋体"/>
          <w:sz w:val="21"/>
          <w:szCs w:val="21"/>
        </w:rPr>
        <w:t>*)this)-&gt;~C</w:t>
      </w:r>
      <w:r>
        <w:rPr>
          <w:rFonts w:ascii="宋体" w:hAnsi="宋体"/>
          <w:sz w:val="21"/>
          <w:szCs w:val="21"/>
        </w:rPr>
        <w:t>C</w:t>
      </w:r>
      <w:r>
        <w:rPr>
          <w:rFonts w:ascii="宋体" w:hAnsi="宋体" w:hint="eastAsia"/>
          <w:sz w:val="21"/>
          <w:szCs w:val="21"/>
        </w:rPr>
        <w:t>hild</w:t>
      </w:r>
      <w:r w:rsidRPr="00EC7946">
        <w:rPr>
          <w:rFonts w:ascii="宋体" w:hAnsi="宋体"/>
          <w:sz w:val="21"/>
          <w:szCs w:val="21"/>
        </w:rPr>
        <w:t>();</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 xml:space="preserve">        EzTaskMemFree(this);</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lastRenderedPageBreak/>
        <w:t>#else</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 xml:space="preserve">        delete this;</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#endif // _NO_ CC</w:t>
      </w:r>
      <w:r>
        <w:rPr>
          <w:rFonts w:ascii="宋体" w:hAnsi="宋体" w:hint="eastAsia"/>
          <w:sz w:val="21"/>
          <w:szCs w:val="21"/>
        </w:rPr>
        <w:t>HILD</w:t>
      </w:r>
      <w:r w:rsidRPr="00EC7946">
        <w:rPr>
          <w:rFonts w:ascii="宋体" w:hAnsi="宋体"/>
          <w:sz w:val="21"/>
          <w:szCs w:val="21"/>
        </w:rPr>
        <w:t>_CLASSOBJECT_</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 xml:space="preserve">    }</w:t>
      </w:r>
    </w:p>
    <w:p w:rsidR="00EC7946" w:rsidRPr="00EC7946" w:rsidRDefault="00EC7946" w:rsidP="00EC7946">
      <w:pPr>
        <w:shd w:val="clear" w:color="auto" w:fill="E6E6E6"/>
        <w:snapToGrid w:val="0"/>
        <w:spacing w:line="300" w:lineRule="auto"/>
        <w:ind w:firstLineChars="200" w:firstLine="420"/>
        <w:rPr>
          <w:rFonts w:ascii="宋体" w:hAnsi="宋体"/>
          <w:sz w:val="21"/>
          <w:szCs w:val="21"/>
        </w:rPr>
      </w:pPr>
      <w:r w:rsidRPr="00EC7946">
        <w:rPr>
          <w:rFonts w:ascii="宋体" w:hAnsi="宋体"/>
          <w:sz w:val="21"/>
          <w:szCs w:val="21"/>
        </w:rPr>
        <w:t xml:space="preserve">    return nRef;</w:t>
      </w:r>
    </w:p>
    <w:p w:rsidR="00EC7946" w:rsidRPr="00EC7946" w:rsidRDefault="00EC7946" w:rsidP="00EC7946">
      <w:pPr>
        <w:shd w:val="clear" w:color="auto" w:fill="E6E6E6"/>
        <w:snapToGrid w:val="0"/>
        <w:spacing w:line="300" w:lineRule="auto"/>
        <w:ind w:firstLineChars="200" w:firstLine="420"/>
        <w:rPr>
          <w:rFonts w:ascii="宋体" w:hAnsi="宋体" w:hint="eastAsia"/>
          <w:sz w:val="21"/>
          <w:szCs w:val="21"/>
        </w:rPr>
      </w:pPr>
      <w:r w:rsidRPr="00EC7946">
        <w:rPr>
          <w:rFonts w:ascii="宋体" w:hAnsi="宋体"/>
          <w:sz w:val="21"/>
          <w:szCs w:val="21"/>
        </w:rPr>
        <w:t>}</w:t>
      </w:r>
    </w:p>
    <w:p w:rsidR="007C4B1D" w:rsidRPr="007C4B1D" w:rsidRDefault="007C4B1D" w:rsidP="007C4B1D">
      <w:pPr>
        <w:snapToGrid w:val="0"/>
        <w:spacing w:line="300" w:lineRule="auto"/>
        <w:ind w:firstLine="420"/>
        <w:rPr>
          <w:rFonts w:ascii="宋体" w:hAnsi="宋体" w:hint="eastAsia"/>
          <w:sz w:val="21"/>
          <w:szCs w:val="21"/>
        </w:rPr>
      </w:pPr>
    </w:p>
    <w:p w:rsidR="003B2F92" w:rsidRPr="00BC57E8" w:rsidRDefault="003B2F92" w:rsidP="003B2F92">
      <w:pPr>
        <w:pStyle w:val="2"/>
        <w:snapToGrid w:val="0"/>
        <w:spacing w:line="300" w:lineRule="auto"/>
        <w:rPr>
          <w:rFonts w:ascii="宋体" w:eastAsia="宋体" w:hAnsi="宋体" w:hint="eastAsia"/>
        </w:rPr>
      </w:pPr>
      <w:bookmarkStart w:id="447" w:name="_Toc152754389"/>
      <w:bookmarkStart w:id="448" w:name="_Toc197919052"/>
      <w:r>
        <w:rPr>
          <w:rFonts w:ascii="宋体" w:eastAsia="宋体" w:hAnsi="宋体" w:hint="eastAsia"/>
        </w:rPr>
        <w:t>8.4</w:t>
      </w:r>
      <w:r w:rsidRPr="00BC57E8">
        <w:rPr>
          <w:rFonts w:ascii="宋体" w:eastAsia="宋体" w:hAnsi="宋体" w:hint="eastAsia"/>
        </w:rPr>
        <w:tab/>
      </w:r>
      <w:r>
        <w:rPr>
          <w:rFonts w:ascii="宋体" w:eastAsia="宋体" w:hAnsi="宋体" w:hint="eastAsia"/>
        </w:rPr>
        <w:t>与</w:t>
      </w:r>
      <w:r w:rsidR="00713256">
        <w:rPr>
          <w:rFonts w:ascii="宋体" w:eastAsia="宋体" w:hAnsi="宋体" w:hint="eastAsia"/>
        </w:rPr>
        <w:t>Aspect</w:t>
      </w:r>
      <w:r>
        <w:rPr>
          <w:rFonts w:ascii="宋体" w:eastAsia="宋体" w:hAnsi="宋体" w:hint="eastAsia"/>
        </w:rPr>
        <w:t>有关</w:t>
      </w:r>
      <w:bookmarkEnd w:id="447"/>
      <w:bookmarkEnd w:id="448"/>
    </w:p>
    <w:p w:rsidR="00CD3417" w:rsidRPr="006D7D4E" w:rsidRDefault="00CD3417" w:rsidP="0065395B">
      <w:pPr>
        <w:snapToGrid w:val="0"/>
        <w:spacing w:line="300" w:lineRule="auto"/>
        <w:ind w:firstLineChars="200" w:firstLine="420"/>
        <w:rPr>
          <w:rFonts w:ascii="宋体" w:hAnsi="宋体" w:hint="eastAsia"/>
          <w:sz w:val="21"/>
          <w:szCs w:val="21"/>
        </w:rPr>
      </w:pPr>
      <w:bookmarkStart w:id="449" w:name="_Toc152754390"/>
      <w:r w:rsidRPr="00BE4350">
        <w:rPr>
          <w:rFonts w:ascii="宋体" w:hAnsi="宋体" w:hint="eastAsia"/>
          <w:sz w:val="21"/>
          <w:szCs w:val="21"/>
        </w:rPr>
        <w:t>aspect关键字用来定义方面构件类</w:t>
      </w:r>
      <w:r>
        <w:rPr>
          <w:rFonts w:ascii="宋体" w:hAnsi="宋体" w:hint="eastAsia"/>
          <w:sz w:val="21"/>
          <w:szCs w:val="21"/>
        </w:rPr>
        <w:t>，它</w:t>
      </w:r>
      <w:r w:rsidRPr="00BE4350">
        <w:rPr>
          <w:rFonts w:ascii="宋体" w:hAnsi="宋体" w:hint="eastAsia"/>
          <w:sz w:val="21"/>
          <w:szCs w:val="21"/>
        </w:rPr>
        <w:t>是一种特殊的构件类实现，aspect</w:t>
      </w:r>
      <w:r>
        <w:rPr>
          <w:rFonts w:ascii="宋体" w:hAnsi="宋体" w:hint="eastAsia"/>
          <w:sz w:val="21"/>
          <w:szCs w:val="21"/>
        </w:rPr>
        <w:t>对象的特征</w:t>
      </w:r>
      <w:r w:rsidRPr="00BE4350">
        <w:rPr>
          <w:rFonts w:ascii="宋体" w:hAnsi="宋体" w:hint="eastAsia"/>
          <w:sz w:val="21"/>
          <w:szCs w:val="21"/>
        </w:rPr>
        <w:t>可以被其它构件</w:t>
      </w:r>
      <w:r>
        <w:rPr>
          <w:rFonts w:ascii="宋体" w:hAnsi="宋体" w:hint="eastAsia"/>
          <w:sz w:val="21"/>
          <w:szCs w:val="21"/>
        </w:rPr>
        <w:t>类</w:t>
      </w:r>
      <w:r w:rsidRPr="00BE4350">
        <w:rPr>
          <w:rFonts w:ascii="宋体" w:hAnsi="宋体" w:hint="eastAsia"/>
          <w:sz w:val="21"/>
          <w:szCs w:val="21"/>
        </w:rPr>
        <w:t>对象聚合</w:t>
      </w:r>
      <w:r w:rsidRPr="006D7D4E">
        <w:rPr>
          <w:rFonts w:ascii="宋体" w:hAnsi="宋体" w:hint="eastAsia"/>
          <w:sz w:val="21"/>
          <w:szCs w:val="21"/>
        </w:rPr>
        <w:t>和拆卸，</w:t>
      </w:r>
      <w:r>
        <w:rPr>
          <w:rFonts w:ascii="宋体" w:hAnsi="宋体" w:hint="eastAsia"/>
          <w:sz w:val="21"/>
          <w:szCs w:val="21"/>
        </w:rPr>
        <w:t>现有一构件的CAR文件如下：</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module</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 xml:space="preserve">    interface IHello1 {</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 xml:space="preserve">        Hello1();</w:t>
      </w:r>
    </w:p>
    <w:p w:rsidR="00CD3417" w:rsidRPr="003C2B0E" w:rsidRDefault="00CD3417" w:rsidP="00042B72">
      <w:pPr>
        <w:shd w:val="clear" w:color="auto" w:fill="E6E6E6"/>
        <w:snapToGrid w:val="0"/>
        <w:spacing w:line="300" w:lineRule="auto"/>
        <w:ind w:firstLineChars="200" w:firstLine="420"/>
        <w:rPr>
          <w:rFonts w:ascii="宋体" w:hAnsi="宋体" w:hint="eastAsia"/>
          <w:sz w:val="21"/>
          <w:szCs w:val="21"/>
        </w:rPr>
      </w:pPr>
      <w:r w:rsidRPr="003C2B0E">
        <w:rPr>
          <w:rFonts w:ascii="宋体" w:hAnsi="宋体"/>
          <w:sz w:val="21"/>
          <w:szCs w:val="21"/>
        </w:rPr>
        <w:t xml:space="preserve">    }</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 xml:space="preserve">    interface IHello2 {</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 xml:space="preserve">        Hello2();</w:t>
      </w:r>
    </w:p>
    <w:p w:rsidR="00CD3417" w:rsidRPr="003C2B0E" w:rsidRDefault="00CD3417" w:rsidP="00042B72">
      <w:pPr>
        <w:shd w:val="clear" w:color="auto" w:fill="E6E6E6"/>
        <w:snapToGrid w:val="0"/>
        <w:spacing w:line="300" w:lineRule="auto"/>
        <w:ind w:firstLineChars="200" w:firstLine="420"/>
        <w:rPr>
          <w:rFonts w:ascii="宋体" w:hAnsi="宋体" w:hint="eastAsia"/>
          <w:sz w:val="21"/>
          <w:szCs w:val="21"/>
        </w:rPr>
      </w:pPr>
      <w:r w:rsidRPr="003C2B0E">
        <w:rPr>
          <w:rFonts w:ascii="宋体" w:hAnsi="宋体"/>
          <w:sz w:val="21"/>
          <w:szCs w:val="21"/>
        </w:rPr>
        <w:t xml:space="preserve">    }</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 xml:space="preserve">    class </w:t>
      </w:r>
      <w:r>
        <w:rPr>
          <w:rFonts w:ascii="宋体" w:hAnsi="宋体"/>
          <w:sz w:val="21"/>
          <w:szCs w:val="21"/>
        </w:rPr>
        <w:t>CClass</w:t>
      </w:r>
      <w:r w:rsidRPr="003C2B0E">
        <w:rPr>
          <w:rFonts w:ascii="宋体" w:hAnsi="宋体"/>
          <w:sz w:val="21"/>
          <w:szCs w:val="21"/>
        </w:rPr>
        <w:t xml:space="preserve"> {</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 xml:space="preserve">        interface IHello1;</w:t>
      </w:r>
    </w:p>
    <w:p w:rsidR="00CD3417" w:rsidRPr="003C2B0E" w:rsidRDefault="00CD3417" w:rsidP="00042B72">
      <w:pPr>
        <w:shd w:val="clear" w:color="auto" w:fill="E6E6E6"/>
        <w:snapToGrid w:val="0"/>
        <w:spacing w:line="300" w:lineRule="auto"/>
        <w:ind w:firstLineChars="200" w:firstLine="420"/>
        <w:rPr>
          <w:rFonts w:ascii="宋体" w:hAnsi="宋体" w:hint="eastAsia"/>
          <w:sz w:val="21"/>
          <w:szCs w:val="21"/>
        </w:rPr>
      </w:pPr>
      <w:r w:rsidRPr="003C2B0E">
        <w:rPr>
          <w:rFonts w:ascii="宋体" w:hAnsi="宋体"/>
          <w:sz w:val="21"/>
          <w:szCs w:val="21"/>
        </w:rPr>
        <w:t xml:space="preserve">    }</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 xml:space="preserve">    aspect </w:t>
      </w:r>
      <w:r>
        <w:rPr>
          <w:rFonts w:ascii="宋体" w:hAnsi="宋体"/>
          <w:sz w:val="21"/>
          <w:szCs w:val="21"/>
        </w:rPr>
        <w:t>AAspect</w:t>
      </w:r>
      <w:r w:rsidRPr="003C2B0E">
        <w:rPr>
          <w:rFonts w:ascii="宋体" w:hAnsi="宋体"/>
          <w:sz w:val="21"/>
          <w:szCs w:val="21"/>
        </w:rPr>
        <w:t xml:space="preserve"> {</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 xml:space="preserve">        interface IHello2;</w:t>
      </w:r>
    </w:p>
    <w:p w:rsidR="00CD3417" w:rsidRPr="003C2B0E" w:rsidRDefault="00CD3417" w:rsidP="00042B72">
      <w:pPr>
        <w:shd w:val="clear" w:color="auto" w:fill="E6E6E6"/>
        <w:snapToGrid w:val="0"/>
        <w:spacing w:line="300" w:lineRule="auto"/>
        <w:ind w:firstLineChars="200" w:firstLine="420"/>
        <w:rPr>
          <w:rFonts w:ascii="宋体" w:hAnsi="宋体"/>
          <w:sz w:val="21"/>
          <w:szCs w:val="21"/>
        </w:rPr>
      </w:pPr>
      <w:r w:rsidRPr="003C2B0E">
        <w:rPr>
          <w:rFonts w:ascii="宋体" w:hAnsi="宋体"/>
          <w:sz w:val="21"/>
          <w:szCs w:val="21"/>
        </w:rPr>
        <w:t xml:space="preserve">    }</w:t>
      </w:r>
    </w:p>
    <w:p w:rsidR="00CD3417" w:rsidRPr="00042B72" w:rsidRDefault="00CD3417" w:rsidP="009A4BA5">
      <w:pPr>
        <w:shd w:val="clear" w:color="auto" w:fill="E6E6E6"/>
        <w:snapToGrid w:val="0"/>
        <w:spacing w:line="300" w:lineRule="auto"/>
        <w:ind w:firstLineChars="200" w:firstLine="420"/>
        <w:rPr>
          <w:rFonts w:ascii="宋体" w:hAnsi="宋体" w:hint="eastAsia"/>
          <w:sz w:val="21"/>
          <w:szCs w:val="21"/>
        </w:rPr>
      </w:pPr>
      <w:r w:rsidRPr="009A4BA5">
        <w:rPr>
          <w:rFonts w:ascii="宋体" w:hAnsi="宋体"/>
          <w:sz w:val="21"/>
          <w:szCs w:val="21"/>
        </w:rPr>
        <w:t>}</w:t>
      </w:r>
      <w:r w:rsidRPr="009A4BA5">
        <w:rPr>
          <w:rFonts w:ascii="宋体" w:hAnsi="宋体" w:hint="eastAsia"/>
          <w:sz w:val="21"/>
          <w:szCs w:val="21"/>
        </w:rPr>
        <w:t xml:space="preserve"> </w:t>
      </w:r>
    </w:p>
    <w:p w:rsidR="00CD3417" w:rsidRDefault="00CD3417" w:rsidP="00CD3417">
      <w:pPr>
        <w:snapToGrid w:val="0"/>
        <w:spacing w:line="300" w:lineRule="auto"/>
        <w:ind w:firstLineChars="200" w:firstLine="420"/>
        <w:rPr>
          <w:rFonts w:ascii="宋体" w:hAnsi="宋体" w:hint="eastAsia"/>
          <w:sz w:val="21"/>
          <w:szCs w:val="21"/>
        </w:rPr>
      </w:pPr>
      <w:r>
        <w:rPr>
          <w:rFonts w:ascii="宋体" w:hAnsi="宋体" w:hint="eastAsia"/>
          <w:sz w:val="21"/>
          <w:szCs w:val="21"/>
        </w:rPr>
        <w:t>注意：</w:t>
      </w:r>
    </w:p>
    <w:p w:rsidR="00CD3417" w:rsidRPr="00BE4350" w:rsidRDefault="00CD3417" w:rsidP="00CD3417">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1. CAR构件技术里只有aspect构件对象可以被聚合。</w:t>
      </w:r>
    </w:p>
    <w:p w:rsidR="00CD3417" w:rsidRPr="00BE4350" w:rsidRDefault="00CD3417" w:rsidP="00CD3417">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2. 不允许一个aspect构件类包含回调接口。</w:t>
      </w:r>
    </w:p>
    <w:p w:rsidR="00CD3417" w:rsidRDefault="00CD3417" w:rsidP="00CD3417">
      <w:pPr>
        <w:snapToGrid w:val="0"/>
        <w:spacing w:line="300" w:lineRule="auto"/>
        <w:ind w:firstLineChars="200" w:firstLine="420"/>
        <w:rPr>
          <w:rFonts w:ascii="宋体" w:hAnsi="宋体" w:hint="eastAsia"/>
          <w:sz w:val="21"/>
          <w:szCs w:val="21"/>
        </w:rPr>
      </w:pPr>
      <w:r w:rsidRPr="00BE4350">
        <w:rPr>
          <w:rFonts w:ascii="宋体" w:hAnsi="宋体" w:hint="eastAsia"/>
          <w:sz w:val="21"/>
          <w:szCs w:val="21"/>
        </w:rPr>
        <w:t>3. aspect对象可以被其他构件对象聚合，</w:t>
      </w:r>
      <w:r>
        <w:rPr>
          <w:rFonts w:ascii="宋体" w:hAnsi="宋体" w:hint="eastAsia"/>
          <w:sz w:val="21"/>
          <w:szCs w:val="21"/>
        </w:rPr>
        <w:t>但是它不</w:t>
      </w:r>
      <w:r w:rsidRPr="00BE4350">
        <w:rPr>
          <w:rFonts w:ascii="宋体" w:hAnsi="宋体" w:hint="eastAsia"/>
          <w:sz w:val="21"/>
          <w:szCs w:val="21"/>
        </w:rPr>
        <w:t>可以聚合其它aspect对象。</w:t>
      </w:r>
    </w:p>
    <w:p w:rsidR="00CD3417" w:rsidRPr="00193157" w:rsidRDefault="00CD3417" w:rsidP="00193157">
      <w:pPr>
        <w:snapToGrid w:val="0"/>
        <w:spacing w:line="300" w:lineRule="auto"/>
        <w:ind w:firstLineChars="200" w:firstLine="480"/>
        <w:rPr>
          <w:rFonts w:ascii="宋体" w:hAnsi="宋体" w:hint="eastAsia"/>
          <w:sz w:val="21"/>
          <w:szCs w:val="21"/>
        </w:rPr>
      </w:pPr>
      <w:r>
        <w:rPr>
          <w:rFonts w:hint="eastAsia"/>
        </w:rPr>
        <w:t>4</w:t>
      </w:r>
      <w:r>
        <w:rPr>
          <w:rFonts w:hint="eastAsia"/>
        </w:rPr>
        <w:t>．</w:t>
      </w:r>
      <w:r w:rsidRPr="00BE4350">
        <w:rPr>
          <w:rFonts w:hint="eastAsia"/>
        </w:rPr>
        <w:t>aspect</w:t>
      </w:r>
      <w:r>
        <w:rPr>
          <w:rFonts w:hint="eastAsia"/>
        </w:rPr>
        <w:t>类中不允许定义带参数的</w:t>
      </w:r>
      <w:r>
        <w:rPr>
          <w:rFonts w:hint="eastAsia"/>
        </w:rPr>
        <w:t>constructor,</w:t>
      </w:r>
      <w:r>
        <w:rPr>
          <w:rFonts w:hint="eastAsia"/>
        </w:rPr>
        <w:t>也就是</w:t>
      </w:r>
      <w:r w:rsidRPr="00BE4350">
        <w:rPr>
          <w:rFonts w:hint="eastAsia"/>
        </w:rPr>
        <w:t>aspect</w:t>
      </w:r>
      <w:r w:rsidRPr="00BE4350">
        <w:rPr>
          <w:rFonts w:hint="eastAsia"/>
        </w:rPr>
        <w:t>对象</w:t>
      </w:r>
      <w:r>
        <w:rPr>
          <w:rFonts w:hint="eastAsia"/>
        </w:rPr>
        <w:t>不可以被单独的</w:t>
      </w:r>
      <w:r>
        <w:rPr>
          <w:rFonts w:hint="eastAsia"/>
        </w:rPr>
        <w:t>New</w:t>
      </w:r>
      <w:r>
        <w:rPr>
          <w:rFonts w:hint="eastAsia"/>
        </w:rPr>
        <w:t>出来。</w:t>
      </w:r>
    </w:p>
    <w:p w:rsidR="003B2F92" w:rsidRPr="00FC511B" w:rsidRDefault="00CD3417" w:rsidP="0078027F">
      <w:pPr>
        <w:pStyle w:val="3"/>
        <w:snapToGrid w:val="0"/>
        <w:spacing w:line="300" w:lineRule="auto"/>
        <w:rPr>
          <w:rFonts w:ascii="宋体" w:hAnsi="宋体" w:hint="eastAsia"/>
          <w:sz w:val="28"/>
          <w:szCs w:val="28"/>
        </w:rPr>
      </w:pPr>
      <w:bookmarkStart w:id="450" w:name="_Toc197919053"/>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8.4</w:t>
        </w:r>
        <w:r w:rsidRPr="00CA6AC6">
          <w:rPr>
            <w:rFonts w:ascii="宋体" w:hAnsi="宋体" w:hint="eastAsia"/>
            <w:sz w:val="28"/>
            <w:szCs w:val="28"/>
          </w:rPr>
          <w:t xml:space="preserve">.1 </w:t>
        </w:r>
        <w:r w:rsidRPr="004F0B9D">
          <w:rPr>
            <w:rFonts w:ascii="宋体" w:hAnsi="宋体" w:hint="eastAsia"/>
            <w:sz w:val="28"/>
            <w:szCs w:val="28"/>
          </w:rPr>
          <w:t>A</w:t>
        </w:r>
      </w:smartTag>
      <w:r w:rsidRPr="004F0B9D">
        <w:rPr>
          <w:rFonts w:ascii="宋体" w:hAnsi="宋体" w:hint="eastAsia"/>
          <w:sz w:val="28"/>
          <w:szCs w:val="28"/>
        </w:rPr>
        <w:t>ttach</w:t>
      </w:r>
      <w:bookmarkEnd w:id="449"/>
      <w:bookmarkEnd w:id="450"/>
    </w:p>
    <w:p w:rsidR="009A4BA5" w:rsidRDefault="0065395B" w:rsidP="0065395B">
      <w:pPr>
        <w:snapToGrid w:val="0"/>
        <w:spacing w:line="300" w:lineRule="auto"/>
        <w:ind w:firstLineChars="200" w:firstLine="420"/>
        <w:rPr>
          <w:rFonts w:ascii="宋体" w:hAnsi="宋体" w:hint="eastAsia"/>
          <w:sz w:val="21"/>
          <w:szCs w:val="21"/>
        </w:rPr>
      </w:pPr>
      <w:r>
        <w:rPr>
          <w:rFonts w:ascii="宋体" w:hAnsi="宋体" w:hint="eastAsia"/>
          <w:sz w:val="21"/>
          <w:szCs w:val="21"/>
        </w:rPr>
        <w:t>使用</w:t>
      </w:r>
      <w:r w:rsidRPr="00BE4350">
        <w:rPr>
          <w:rFonts w:ascii="宋体" w:hAnsi="宋体" w:hint="eastAsia"/>
          <w:sz w:val="21"/>
          <w:szCs w:val="21"/>
        </w:rPr>
        <w:t>aspect</w:t>
      </w:r>
      <w:r>
        <w:rPr>
          <w:rFonts w:ascii="宋体" w:hAnsi="宋体" w:hint="eastAsia"/>
          <w:sz w:val="21"/>
          <w:szCs w:val="21"/>
        </w:rPr>
        <w:t>对象的</w:t>
      </w:r>
      <w:r w:rsidRPr="00C46F73">
        <w:rPr>
          <w:rFonts w:ascii="宋体" w:hAnsi="宋体" w:hint="eastAsia"/>
          <w:sz w:val="21"/>
          <w:szCs w:val="21"/>
        </w:rPr>
        <w:t>Attach</w:t>
      </w:r>
      <w:r w:rsidRPr="00BE4350">
        <w:rPr>
          <w:rFonts w:ascii="宋体" w:hAnsi="宋体" w:hint="eastAsia"/>
          <w:sz w:val="21"/>
          <w:szCs w:val="21"/>
        </w:rPr>
        <w:t xml:space="preserve"> </w:t>
      </w:r>
      <w:r>
        <w:rPr>
          <w:rFonts w:ascii="宋体" w:hAnsi="宋体" w:hint="eastAsia"/>
          <w:sz w:val="21"/>
          <w:szCs w:val="21"/>
        </w:rPr>
        <w:t>函数可以使</w:t>
      </w:r>
      <w:r w:rsidRPr="00BE4350">
        <w:rPr>
          <w:rFonts w:ascii="宋体" w:hAnsi="宋体" w:hint="eastAsia"/>
          <w:sz w:val="21"/>
          <w:szCs w:val="21"/>
        </w:rPr>
        <w:t>aspect</w:t>
      </w:r>
      <w:r>
        <w:rPr>
          <w:rFonts w:ascii="宋体" w:hAnsi="宋体" w:hint="eastAsia"/>
          <w:sz w:val="21"/>
          <w:szCs w:val="21"/>
        </w:rPr>
        <w:t>对象</w:t>
      </w:r>
      <w:r w:rsidRPr="00BE4350">
        <w:rPr>
          <w:rFonts w:ascii="宋体" w:hAnsi="宋体" w:hint="eastAsia"/>
          <w:sz w:val="21"/>
          <w:szCs w:val="21"/>
        </w:rPr>
        <w:t>被其它构件</w:t>
      </w:r>
      <w:r>
        <w:rPr>
          <w:rFonts w:ascii="宋体" w:hAnsi="宋体" w:hint="eastAsia"/>
          <w:sz w:val="21"/>
          <w:szCs w:val="21"/>
        </w:rPr>
        <w:t>类</w:t>
      </w:r>
      <w:r w:rsidRPr="00BE4350">
        <w:rPr>
          <w:rFonts w:ascii="宋体" w:hAnsi="宋体" w:hint="eastAsia"/>
          <w:sz w:val="21"/>
          <w:szCs w:val="21"/>
        </w:rPr>
        <w:t>对象聚合</w:t>
      </w:r>
      <w:r w:rsidRPr="0065395B">
        <w:rPr>
          <w:rFonts w:ascii="宋体" w:hAnsi="宋体" w:hint="eastAsia"/>
          <w:sz w:val="21"/>
          <w:szCs w:val="21"/>
        </w:rPr>
        <w:t>，</w:t>
      </w:r>
      <w:r>
        <w:rPr>
          <w:rFonts w:ascii="宋体" w:hAnsi="宋体" w:hint="eastAsia"/>
          <w:sz w:val="21"/>
          <w:szCs w:val="21"/>
        </w:rPr>
        <w:t>其函数声明如下：</w:t>
      </w:r>
    </w:p>
    <w:p w:rsidR="004F0B9D" w:rsidRDefault="004F0B9D" w:rsidP="003C2B0E">
      <w:pPr>
        <w:shd w:val="clear" w:color="auto" w:fill="E6E6E6"/>
        <w:snapToGrid w:val="0"/>
        <w:spacing w:line="300" w:lineRule="auto"/>
        <w:ind w:firstLineChars="200" w:firstLine="420"/>
        <w:rPr>
          <w:rFonts w:ascii="宋体" w:hAnsi="宋体" w:hint="eastAsia"/>
          <w:sz w:val="21"/>
          <w:szCs w:val="21"/>
        </w:rPr>
      </w:pPr>
      <w:r w:rsidRPr="00C46F73">
        <w:rPr>
          <w:rFonts w:ascii="宋体" w:hAnsi="宋体" w:hint="eastAsia"/>
          <w:sz w:val="21"/>
          <w:szCs w:val="21"/>
        </w:rPr>
        <w:t>ECode AAspect::Attach(IObject* pObj);</w:t>
      </w:r>
    </w:p>
    <w:p w:rsidR="0065395B" w:rsidRDefault="00DD3AE4" w:rsidP="0065395B">
      <w:pPr>
        <w:snapToGrid w:val="0"/>
        <w:spacing w:line="300" w:lineRule="auto"/>
        <w:ind w:firstLineChars="200" w:firstLine="420"/>
        <w:rPr>
          <w:rFonts w:ascii="宋体" w:hAnsi="宋体" w:hint="eastAsia"/>
          <w:sz w:val="21"/>
          <w:szCs w:val="21"/>
        </w:rPr>
      </w:pPr>
      <w:r>
        <w:rPr>
          <w:rFonts w:ascii="宋体" w:hAnsi="宋体" w:hint="eastAsia"/>
          <w:sz w:val="21"/>
          <w:szCs w:val="21"/>
        </w:rPr>
        <w:t>在调用</w:t>
      </w:r>
      <w:r w:rsidRPr="00C46F73">
        <w:rPr>
          <w:rFonts w:ascii="宋体" w:hAnsi="宋体" w:hint="eastAsia"/>
          <w:sz w:val="21"/>
          <w:szCs w:val="21"/>
        </w:rPr>
        <w:t>Attach</w:t>
      </w:r>
      <w:r>
        <w:rPr>
          <w:rFonts w:ascii="宋体" w:hAnsi="宋体" w:hint="eastAsia"/>
          <w:sz w:val="21"/>
          <w:szCs w:val="21"/>
        </w:rPr>
        <w:t>方法期间，会自动调用如下两个函数，用户</w:t>
      </w:r>
      <w:r w:rsidRPr="00DA1A8D">
        <w:rPr>
          <w:rFonts w:ascii="宋体" w:hAnsi="宋体" w:cs="宋体" w:hint="eastAsia"/>
          <w:sz w:val="21"/>
          <w:szCs w:val="21"/>
        </w:rPr>
        <w:t>可重载</w:t>
      </w:r>
      <w:r>
        <w:rPr>
          <w:rFonts w:ascii="宋体" w:hAnsi="宋体" w:cs="宋体" w:hint="eastAsia"/>
          <w:sz w:val="21"/>
          <w:szCs w:val="21"/>
        </w:rPr>
        <w:t>它们</w:t>
      </w:r>
      <w:r w:rsidRPr="00DA1A8D">
        <w:rPr>
          <w:rFonts w:ascii="宋体" w:hAnsi="宋体" w:cs="宋体" w:hint="eastAsia"/>
          <w:sz w:val="21"/>
          <w:szCs w:val="21"/>
        </w:rPr>
        <w:t>来满足</w:t>
      </w:r>
      <w:r>
        <w:rPr>
          <w:rFonts w:ascii="宋体" w:hAnsi="宋体" w:cs="宋体" w:hint="eastAsia"/>
          <w:sz w:val="21"/>
          <w:szCs w:val="21"/>
        </w:rPr>
        <w:t>对</w:t>
      </w:r>
      <w:r w:rsidRPr="00DA1A8D">
        <w:rPr>
          <w:rFonts w:ascii="宋体" w:hAnsi="宋体" w:cs="宋体" w:hint="eastAsia"/>
          <w:sz w:val="21"/>
          <w:szCs w:val="21"/>
        </w:rPr>
        <w:t>对象进行控制</w:t>
      </w:r>
      <w:r>
        <w:rPr>
          <w:rFonts w:ascii="宋体" w:hAnsi="宋体" w:cs="宋体" w:hint="eastAsia"/>
          <w:sz w:val="21"/>
          <w:szCs w:val="21"/>
        </w:rPr>
        <w:t>的需要：</w:t>
      </w:r>
    </w:p>
    <w:p w:rsidR="003E2376" w:rsidRPr="00DA1A8D" w:rsidRDefault="00DD3AE4" w:rsidP="00DD3AE4">
      <w:pPr>
        <w:shd w:val="clear" w:color="auto" w:fill="E6E6E6"/>
        <w:snapToGrid w:val="0"/>
        <w:spacing w:line="300" w:lineRule="auto"/>
        <w:ind w:firstLineChars="200" w:firstLine="420"/>
        <w:rPr>
          <w:rFonts w:ascii="宋体" w:hAnsi="宋体" w:cs="宋体" w:hint="eastAsia"/>
          <w:sz w:val="21"/>
          <w:szCs w:val="21"/>
        </w:rPr>
      </w:pPr>
      <w:r w:rsidRPr="00DD3AE4">
        <w:rPr>
          <w:rFonts w:ascii="宋体" w:hAnsi="宋体" w:cs="宋体"/>
          <w:sz w:val="21"/>
          <w:szCs w:val="21"/>
        </w:rPr>
        <w:lastRenderedPageBreak/>
        <w:t xml:space="preserve">virtual CARAPI OnAspectAttaching(PObject pAspect) </w:t>
      </w:r>
      <w:r w:rsidR="003E2376" w:rsidRPr="00DA1A8D">
        <w:rPr>
          <w:rFonts w:ascii="宋体" w:hAnsi="宋体" w:cs="宋体" w:hint="eastAsia"/>
          <w:sz w:val="21"/>
          <w:szCs w:val="21"/>
        </w:rPr>
        <w:t>//</w:t>
      </w:r>
      <w:r w:rsidRPr="00DA1A8D">
        <w:rPr>
          <w:rFonts w:ascii="宋体" w:hAnsi="宋体" w:cs="宋体" w:hint="eastAsia"/>
          <w:sz w:val="21"/>
          <w:szCs w:val="21"/>
        </w:rPr>
        <w:t>对于每个</w:t>
      </w:r>
      <w:r>
        <w:rPr>
          <w:rFonts w:ascii="宋体" w:hAnsi="宋体" w:cs="宋体" w:hint="eastAsia"/>
          <w:sz w:val="21"/>
          <w:szCs w:val="21"/>
        </w:rPr>
        <w:t>class</w:t>
      </w:r>
      <w:r w:rsidRPr="00DA1A8D">
        <w:rPr>
          <w:rFonts w:ascii="宋体" w:hAnsi="宋体" w:cs="宋体" w:hint="eastAsia"/>
          <w:sz w:val="21"/>
          <w:szCs w:val="21"/>
        </w:rPr>
        <w:t>类</w:t>
      </w:r>
      <w:r>
        <w:rPr>
          <w:rFonts w:ascii="宋体" w:hAnsi="宋体" w:cs="宋体" w:hint="eastAsia"/>
          <w:sz w:val="21"/>
          <w:szCs w:val="21"/>
        </w:rPr>
        <w:t>，</w:t>
      </w:r>
      <w:r w:rsidR="003E2376">
        <w:rPr>
          <w:rFonts w:ascii="宋体" w:hAnsi="宋体" w:cs="宋体" w:hint="eastAsia"/>
          <w:sz w:val="21"/>
          <w:szCs w:val="21"/>
        </w:rPr>
        <w:t>聚合</w:t>
      </w:r>
      <w:r>
        <w:rPr>
          <w:rFonts w:ascii="宋体" w:hAnsi="宋体" w:cs="宋体" w:hint="eastAsia"/>
          <w:sz w:val="21"/>
          <w:szCs w:val="21"/>
        </w:rPr>
        <w:t>时</w:t>
      </w:r>
      <w:r w:rsidR="003E2376" w:rsidRPr="00DA1A8D">
        <w:rPr>
          <w:rFonts w:ascii="宋体" w:hAnsi="宋体" w:cs="宋体" w:hint="eastAsia"/>
          <w:sz w:val="21"/>
          <w:szCs w:val="21"/>
        </w:rPr>
        <w:t>调用。</w:t>
      </w:r>
    </w:p>
    <w:p w:rsidR="003E2376" w:rsidRPr="00DA1A8D" w:rsidRDefault="00DD3AE4" w:rsidP="00DD3AE4">
      <w:pPr>
        <w:shd w:val="clear" w:color="auto" w:fill="E6E6E6"/>
        <w:snapToGrid w:val="0"/>
        <w:spacing w:line="300" w:lineRule="auto"/>
        <w:ind w:firstLineChars="200" w:firstLine="420"/>
        <w:rPr>
          <w:rFonts w:ascii="宋体" w:hAnsi="宋体" w:cs="宋体" w:hint="eastAsia"/>
          <w:sz w:val="21"/>
          <w:szCs w:val="21"/>
        </w:rPr>
      </w:pPr>
      <w:r w:rsidRPr="00DD3AE4">
        <w:rPr>
          <w:rFonts w:ascii="宋体" w:hAnsi="宋体" w:cs="宋体"/>
          <w:sz w:val="21"/>
          <w:szCs w:val="21"/>
        </w:rPr>
        <w:t>virtual CARAPI OnAggregated(PObject pOuter)</w:t>
      </w:r>
      <w:r w:rsidR="003E2376" w:rsidRPr="00DA1A8D">
        <w:rPr>
          <w:rFonts w:ascii="宋体" w:hAnsi="宋体" w:cs="宋体" w:hint="eastAsia"/>
          <w:sz w:val="21"/>
          <w:szCs w:val="21"/>
        </w:rPr>
        <w:t xml:space="preserve"> //</w:t>
      </w:r>
      <w:r w:rsidRPr="00DA1A8D">
        <w:rPr>
          <w:rFonts w:ascii="宋体" w:hAnsi="宋体" w:cs="宋体" w:hint="eastAsia"/>
          <w:sz w:val="21"/>
          <w:szCs w:val="21"/>
        </w:rPr>
        <w:t>对于每个</w:t>
      </w:r>
      <w:r>
        <w:rPr>
          <w:rFonts w:ascii="宋体" w:hAnsi="宋体" w:cs="宋体" w:hint="eastAsia"/>
          <w:sz w:val="21"/>
          <w:szCs w:val="21"/>
        </w:rPr>
        <w:t>aspect</w:t>
      </w:r>
      <w:r w:rsidRPr="00DA1A8D">
        <w:rPr>
          <w:rFonts w:ascii="宋体" w:hAnsi="宋体" w:cs="宋体" w:hint="eastAsia"/>
          <w:sz w:val="21"/>
          <w:szCs w:val="21"/>
        </w:rPr>
        <w:t>类，</w:t>
      </w:r>
      <w:r>
        <w:rPr>
          <w:rFonts w:ascii="宋体" w:hAnsi="宋体" w:cs="宋体" w:hint="eastAsia"/>
          <w:sz w:val="21"/>
          <w:szCs w:val="21"/>
        </w:rPr>
        <w:t>聚合后调用</w:t>
      </w:r>
      <w:r w:rsidR="003E2376" w:rsidRPr="00DA1A8D">
        <w:rPr>
          <w:rFonts w:ascii="宋体" w:hAnsi="宋体" w:cs="宋体" w:hint="eastAsia"/>
          <w:sz w:val="21"/>
          <w:szCs w:val="21"/>
        </w:rPr>
        <w:t>。</w:t>
      </w:r>
    </w:p>
    <w:p w:rsidR="009A4BA5" w:rsidRPr="009A4BA5" w:rsidRDefault="009A4BA5" w:rsidP="009A4BA5">
      <w:pPr>
        <w:snapToGrid w:val="0"/>
        <w:spacing w:line="300" w:lineRule="auto"/>
        <w:ind w:firstLineChars="200" w:firstLine="420"/>
        <w:rPr>
          <w:rFonts w:ascii="宋体" w:hAnsi="宋体" w:hint="eastAsia"/>
          <w:sz w:val="21"/>
          <w:szCs w:val="21"/>
        </w:rPr>
      </w:pPr>
      <w:r>
        <w:rPr>
          <w:rFonts w:ascii="宋体" w:hAnsi="宋体" w:hint="eastAsia"/>
          <w:sz w:val="21"/>
          <w:szCs w:val="21"/>
        </w:rPr>
        <w:t>Client端编写代码如下：</w:t>
      </w:r>
    </w:p>
    <w:p w:rsidR="009A4BA5" w:rsidRPr="009A4BA5" w:rsidRDefault="009A4BA5" w:rsidP="009A4BA5">
      <w:pPr>
        <w:shd w:val="clear" w:color="auto" w:fill="E6E6E6"/>
        <w:snapToGrid w:val="0"/>
        <w:spacing w:line="300" w:lineRule="auto"/>
        <w:ind w:firstLineChars="200" w:firstLine="420"/>
        <w:rPr>
          <w:rFonts w:ascii="宋体" w:hAnsi="宋体" w:hint="eastAsia"/>
          <w:sz w:val="21"/>
          <w:szCs w:val="21"/>
        </w:rPr>
      </w:pPr>
      <w:r w:rsidRPr="009A4BA5">
        <w:rPr>
          <w:rFonts w:ascii="宋体" w:hAnsi="宋体"/>
          <w:sz w:val="21"/>
          <w:szCs w:val="21"/>
        </w:rPr>
        <w:t>$using server.dll;</w:t>
      </w:r>
    </w:p>
    <w:p w:rsidR="009A4BA5" w:rsidRPr="009A4BA5" w:rsidRDefault="009A4BA5" w:rsidP="009A4BA5">
      <w:pPr>
        <w:shd w:val="clear" w:color="auto" w:fill="E6E6E6"/>
        <w:snapToGrid w:val="0"/>
        <w:spacing w:line="300" w:lineRule="auto"/>
        <w:ind w:firstLineChars="200" w:firstLine="420"/>
        <w:rPr>
          <w:rFonts w:ascii="宋体" w:hAnsi="宋体" w:hint="eastAsia"/>
          <w:sz w:val="21"/>
          <w:szCs w:val="21"/>
        </w:rPr>
      </w:pPr>
      <w:r w:rsidRPr="009A4BA5">
        <w:rPr>
          <w:rFonts w:ascii="宋体" w:hAnsi="宋体"/>
          <w:sz w:val="21"/>
          <w:szCs w:val="21"/>
        </w:rPr>
        <w:t>#include &lt;stdio.h&gt;</w:t>
      </w:r>
    </w:p>
    <w:p w:rsidR="009A4BA5" w:rsidRPr="009A4BA5" w:rsidRDefault="009A4BA5" w:rsidP="009A4BA5">
      <w:pPr>
        <w:shd w:val="clear" w:color="auto" w:fill="E6E6E6"/>
        <w:snapToGrid w:val="0"/>
        <w:spacing w:line="300" w:lineRule="auto"/>
        <w:ind w:firstLineChars="200" w:firstLine="420"/>
        <w:rPr>
          <w:rFonts w:ascii="宋体" w:hAnsi="宋体" w:hint="eastAsia"/>
          <w:sz w:val="21"/>
          <w:szCs w:val="21"/>
        </w:rPr>
      </w:pP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Int32 main()</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ECode ec;</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IHello1* </w:t>
      </w:r>
      <w:r w:rsidR="00146AD2">
        <w:rPr>
          <w:rFonts w:ascii="宋体" w:hAnsi="宋体"/>
          <w:sz w:val="21"/>
          <w:szCs w:val="21"/>
        </w:rPr>
        <w:t>pIClass</w:t>
      </w:r>
      <w:r w:rsidRPr="009A4BA5">
        <w:rPr>
          <w:rFonts w:ascii="宋体" w:hAnsi="宋体"/>
          <w:sz w:val="21"/>
          <w:szCs w:val="21"/>
        </w:rPr>
        <w:t xml:space="preserve"> = NULL;</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IHello2* pIAspect = NULL;</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ec = </w:t>
      </w:r>
      <w:r w:rsidR="00C631CE">
        <w:rPr>
          <w:rFonts w:ascii="宋体" w:hAnsi="宋体"/>
          <w:sz w:val="21"/>
          <w:szCs w:val="21"/>
        </w:rPr>
        <w:t>CClass</w:t>
      </w:r>
      <w:r w:rsidRPr="009A4BA5">
        <w:rPr>
          <w:rFonts w:ascii="宋体" w:hAnsi="宋体"/>
          <w:sz w:val="21"/>
          <w:szCs w:val="21"/>
        </w:rPr>
        <w:t>::New(&amp;</w:t>
      </w:r>
      <w:r w:rsidR="00146AD2">
        <w:rPr>
          <w:rFonts w:ascii="宋体" w:hAnsi="宋体"/>
          <w:sz w:val="21"/>
          <w:szCs w:val="21"/>
        </w:rPr>
        <w:t>pIClass</w:t>
      </w:r>
      <w:r w:rsidRPr="009A4BA5">
        <w:rPr>
          <w:rFonts w:ascii="宋体" w:hAnsi="宋体"/>
          <w:sz w:val="21"/>
          <w:szCs w:val="21"/>
        </w:rPr>
        <w:t>);</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(FAILED(ec))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w:t>
      </w:r>
      <w:r w:rsidR="00C631CE">
        <w:rPr>
          <w:rFonts w:ascii="宋体" w:hAnsi="宋体"/>
          <w:sz w:val="21"/>
          <w:szCs w:val="21"/>
        </w:rPr>
        <w:t>CClass</w:t>
      </w:r>
      <w:r w:rsidRPr="009A4BA5">
        <w:rPr>
          <w:rFonts w:ascii="宋体" w:hAnsi="宋体"/>
          <w:sz w:val="21"/>
          <w:szCs w:val="21"/>
        </w:rPr>
        <w:t>::New Error, ec = %x\n", ec);</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goto Exit;</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9A4BA5" w:rsidRPr="009A4BA5" w:rsidRDefault="00AF4254" w:rsidP="009A4BA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AAspect</w:t>
      </w:r>
      <w:r>
        <w:rPr>
          <w:rFonts w:ascii="宋体" w:hAnsi="宋体" w:hint="eastAsia"/>
          <w:sz w:val="21"/>
          <w:szCs w:val="21"/>
        </w:rPr>
        <w:t>方面构件类被CClass构件类聚合</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ec = </w:t>
      </w:r>
      <w:r w:rsidR="00C631CE">
        <w:rPr>
          <w:rFonts w:ascii="宋体" w:hAnsi="宋体"/>
          <w:sz w:val="21"/>
          <w:szCs w:val="21"/>
        </w:rPr>
        <w:t>AAspect</w:t>
      </w:r>
      <w:r w:rsidRPr="009A4BA5">
        <w:rPr>
          <w:rFonts w:ascii="宋体" w:hAnsi="宋体"/>
          <w:sz w:val="21"/>
          <w:szCs w:val="21"/>
        </w:rPr>
        <w:t>::Attach(</w:t>
      </w:r>
      <w:r w:rsidR="00146AD2">
        <w:rPr>
          <w:rFonts w:ascii="宋体" w:hAnsi="宋体"/>
          <w:sz w:val="21"/>
          <w:szCs w:val="21"/>
        </w:rPr>
        <w:t>pIClass</w:t>
      </w:r>
      <w:r w:rsidRPr="009A4BA5">
        <w:rPr>
          <w:rFonts w:ascii="宋体" w:hAnsi="宋体"/>
          <w:sz w:val="21"/>
          <w:szCs w:val="21"/>
        </w:rPr>
        <w:t>);</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(FAILED(ec))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printf("Aggregate failed!\n");</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goto Exit;</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ec = IHello2::Query(</w:t>
      </w:r>
      <w:r w:rsidR="00146AD2">
        <w:rPr>
          <w:rFonts w:ascii="宋体" w:hAnsi="宋体"/>
          <w:sz w:val="21"/>
          <w:szCs w:val="21"/>
        </w:rPr>
        <w:t>pIClass</w:t>
      </w:r>
      <w:r w:rsidRPr="009A4BA5">
        <w:rPr>
          <w:rFonts w:ascii="宋体" w:hAnsi="宋体"/>
          <w:sz w:val="21"/>
          <w:szCs w:val="21"/>
        </w:rPr>
        <w:t>, &amp;pIAspect);</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(FAILED(ec))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printf("Query failed!\n");</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goto Exit;</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printf("\nAspect:\n");</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pIAspect-&gt;Hello2();</w:t>
      </w:r>
    </w:p>
    <w:p w:rsidR="009A4BA5" w:rsidRPr="009A4BA5" w:rsidRDefault="009A4BA5" w:rsidP="006D7D4E">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pIAspect-&gt;Release();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Exit:</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w:t>
      </w:r>
      <w:r w:rsidR="00146AD2">
        <w:rPr>
          <w:rFonts w:ascii="宋体" w:hAnsi="宋体"/>
          <w:sz w:val="21"/>
          <w:szCs w:val="21"/>
        </w:rPr>
        <w:t>pIClass</w:t>
      </w:r>
      <w:r w:rsidRPr="009A4BA5">
        <w:rPr>
          <w:rFonts w:ascii="宋体" w:hAnsi="宋体"/>
          <w:sz w:val="21"/>
          <w:szCs w:val="21"/>
        </w:rPr>
        <w:t>)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r w:rsidR="00146AD2">
        <w:rPr>
          <w:rFonts w:ascii="宋体" w:hAnsi="宋体"/>
          <w:sz w:val="21"/>
          <w:szCs w:val="21"/>
        </w:rPr>
        <w:t>pIClass</w:t>
      </w:r>
      <w:r w:rsidRPr="009A4BA5">
        <w:rPr>
          <w:rFonts w:ascii="宋体" w:hAnsi="宋体"/>
          <w:sz w:val="21"/>
          <w:szCs w:val="21"/>
        </w:rPr>
        <w:t>-&gt;Release();</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(pIAspect)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pIAspect-&gt;Release();</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lastRenderedPageBreak/>
        <w:t xml:space="preserve">    }</w:t>
      </w:r>
    </w:p>
    <w:p w:rsidR="009A4BA5" w:rsidRPr="009A4BA5" w:rsidRDefault="009A4BA5" w:rsidP="009A4BA5">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return 0;</w:t>
      </w:r>
    </w:p>
    <w:p w:rsidR="004F0B9D" w:rsidRDefault="009A4BA5" w:rsidP="009A4BA5">
      <w:pPr>
        <w:shd w:val="clear" w:color="auto" w:fill="E6E6E6"/>
        <w:snapToGrid w:val="0"/>
        <w:spacing w:line="300" w:lineRule="auto"/>
        <w:ind w:firstLineChars="200" w:firstLine="420"/>
        <w:rPr>
          <w:rFonts w:ascii="宋体" w:hAnsi="宋体" w:hint="eastAsia"/>
          <w:sz w:val="21"/>
          <w:szCs w:val="21"/>
        </w:rPr>
      </w:pPr>
      <w:r w:rsidRPr="009A4BA5">
        <w:rPr>
          <w:rFonts w:ascii="宋体" w:hAnsi="宋体"/>
          <w:sz w:val="21"/>
          <w:szCs w:val="21"/>
        </w:rPr>
        <w:t>}</w:t>
      </w:r>
    </w:p>
    <w:p w:rsidR="00AD78E9" w:rsidRPr="009A4BA5" w:rsidRDefault="00AD78E9" w:rsidP="00AD78E9">
      <w:pPr>
        <w:snapToGrid w:val="0"/>
        <w:spacing w:line="300" w:lineRule="auto"/>
        <w:ind w:firstLineChars="200" w:firstLine="420"/>
        <w:rPr>
          <w:rFonts w:ascii="宋体" w:hAnsi="宋体" w:hint="eastAsia"/>
          <w:sz w:val="21"/>
          <w:szCs w:val="21"/>
        </w:rPr>
      </w:pPr>
      <w:r>
        <w:rPr>
          <w:rFonts w:ascii="宋体" w:hAnsi="宋体" w:hint="eastAsia"/>
          <w:sz w:val="21"/>
          <w:szCs w:val="21"/>
        </w:rPr>
        <w:t>从程序运行结果可以看出，</w:t>
      </w:r>
      <w:r>
        <w:rPr>
          <w:rFonts w:ascii="宋体" w:hAnsi="宋体"/>
          <w:sz w:val="21"/>
          <w:szCs w:val="21"/>
        </w:rPr>
        <w:t>AAspect</w:t>
      </w:r>
      <w:r>
        <w:rPr>
          <w:rFonts w:ascii="宋体" w:hAnsi="宋体" w:hint="eastAsia"/>
          <w:sz w:val="21"/>
          <w:szCs w:val="21"/>
        </w:rPr>
        <w:t>方面构件类被CClass构件类聚合，用户可以通过CClass的接口指针</w:t>
      </w:r>
      <w:r w:rsidRPr="003C2B0E">
        <w:rPr>
          <w:rFonts w:ascii="宋体" w:hAnsi="宋体"/>
          <w:sz w:val="21"/>
          <w:szCs w:val="21"/>
        </w:rPr>
        <w:t>IHello1</w:t>
      </w:r>
      <w:r>
        <w:rPr>
          <w:rFonts w:ascii="宋体" w:hAnsi="宋体" w:hint="eastAsia"/>
          <w:sz w:val="21"/>
          <w:szCs w:val="21"/>
        </w:rPr>
        <w:t>查询出</w:t>
      </w:r>
      <w:r>
        <w:rPr>
          <w:rFonts w:ascii="宋体" w:hAnsi="宋体"/>
          <w:sz w:val="21"/>
          <w:szCs w:val="21"/>
        </w:rPr>
        <w:t>AAspect</w:t>
      </w:r>
      <w:r>
        <w:rPr>
          <w:rFonts w:ascii="宋体" w:hAnsi="宋体" w:hint="eastAsia"/>
          <w:sz w:val="21"/>
          <w:szCs w:val="21"/>
        </w:rPr>
        <w:t>的接口指针</w:t>
      </w:r>
      <w:r>
        <w:rPr>
          <w:rFonts w:ascii="宋体" w:hAnsi="宋体"/>
          <w:sz w:val="21"/>
          <w:szCs w:val="21"/>
        </w:rPr>
        <w:t>IHello</w:t>
      </w:r>
      <w:r>
        <w:rPr>
          <w:rFonts w:ascii="宋体" w:hAnsi="宋体" w:hint="eastAsia"/>
          <w:sz w:val="21"/>
          <w:szCs w:val="21"/>
        </w:rPr>
        <w:t>2，从而调用</w:t>
      </w:r>
      <w:r>
        <w:rPr>
          <w:rFonts w:ascii="宋体" w:hAnsi="宋体"/>
          <w:sz w:val="21"/>
          <w:szCs w:val="21"/>
        </w:rPr>
        <w:t>IHello</w:t>
      </w:r>
      <w:r>
        <w:rPr>
          <w:rFonts w:ascii="宋体" w:hAnsi="宋体" w:hint="eastAsia"/>
          <w:sz w:val="21"/>
          <w:szCs w:val="21"/>
        </w:rPr>
        <w:t>2里的方法</w:t>
      </w:r>
      <w:r>
        <w:rPr>
          <w:rFonts w:ascii="宋体" w:hAnsi="宋体"/>
          <w:sz w:val="21"/>
          <w:szCs w:val="21"/>
        </w:rPr>
        <w:t>Hello</w:t>
      </w:r>
      <w:r>
        <w:rPr>
          <w:rFonts w:ascii="宋体" w:hAnsi="宋体" w:hint="eastAsia"/>
          <w:sz w:val="21"/>
          <w:szCs w:val="21"/>
        </w:rPr>
        <w:t>2</w:t>
      </w:r>
      <w:r w:rsidRPr="009A4BA5">
        <w:rPr>
          <w:rFonts w:ascii="宋体" w:hAnsi="宋体"/>
          <w:sz w:val="21"/>
          <w:szCs w:val="21"/>
        </w:rPr>
        <w:t>()</w:t>
      </w:r>
      <w:r>
        <w:rPr>
          <w:rFonts w:ascii="宋体" w:hAnsi="宋体" w:hint="eastAsia"/>
          <w:sz w:val="21"/>
          <w:szCs w:val="21"/>
        </w:rPr>
        <w:t>。</w:t>
      </w:r>
    </w:p>
    <w:p w:rsidR="00AD78E9" w:rsidRPr="009A4BA5" w:rsidRDefault="00AD78E9" w:rsidP="00AD78E9">
      <w:pPr>
        <w:snapToGrid w:val="0"/>
        <w:spacing w:line="300" w:lineRule="auto"/>
        <w:ind w:firstLineChars="200" w:firstLine="420"/>
        <w:rPr>
          <w:rFonts w:ascii="宋体" w:hAnsi="宋体" w:hint="eastAsia"/>
          <w:sz w:val="21"/>
          <w:szCs w:val="21"/>
        </w:rPr>
      </w:pPr>
    </w:p>
    <w:p w:rsidR="004F0B9D" w:rsidRPr="00FC511B" w:rsidRDefault="004F0B9D" w:rsidP="00BA4562">
      <w:pPr>
        <w:pStyle w:val="3"/>
        <w:snapToGrid w:val="0"/>
        <w:spacing w:line="300" w:lineRule="auto"/>
        <w:rPr>
          <w:rFonts w:ascii="宋体" w:hAnsi="宋体" w:hint="eastAsia"/>
          <w:sz w:val="28"/>
          <w:szCs w:val="28"/>
        </w:rPr>
      </w:pPr>
      <w:bookmarkStart w:id="451" w:name="_Toc152754391"/>
      <w:bookmarkStart w:id="452" w:name="_Toc197919054"/>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8.4</w:t>
        </w:r>
        <w:r w:rsidRPr="00CA6AC6">
          <w:rPr>
            <w:rFonts w:ascii="宋体" w:hAnsi="宋体" w:hint="eastAsia"/>
            <w:sz w:val="28"/>
            <w:szCs w:val="28"/>
          </w:rPr>
          <w:t>.</w:t>
        </w:r>
        <w:r>
          <w:rPr>
            <w:rFonts w:ascii="宋体" w:hAnsi="宋体" w:hint="eastAsia"/>
            <w:sz w:val="28"/>
            <w:szCs w:val="28"/>
          </w:rPr>
          <w:t>2</w:t>
        </w:r>
      </w:smartTag>
      <w:r w:rsidRPr="00CA6AC6">
        <w:rPr>
          <w:rFonts w:ascii="宋体" w:hAnsi="宋体" w:hint="eastAsia"/>
          <w:sz w:val="28"/>
          <w:szCs w:val="28"/>
        </w:rPr>
        <w:t xml:space="preserve"> </w:t>
      </w:r>
      <w:r w:rsidRPr="004F0B9D">
        <w:rPr>
          <w:rFonts w:ascii="宋体" w:hAnsi="宋体" w:hint="eastAsia"/>
          <w:sz w:val="28"/>
          <w:szCs w:val="28"/>
        </w:rPr>
        <w:t>Detach</w:t>
      </w:r>
      <w:bookmarkEnd w:id="451"/>
      <w:bookmarkEnd w:id="452"/>
    </w:p>
    <w:p w:rsidR="00DD3AE4" w:rsidRDefault="00DD3AE4" w:rsidP="00DD3AE4">
      <w:pPr>
        <w:snapToGrid w:val="0"/>
        <w:spacing w:line="300" w:lineRule="auto"/>
        <w:ind w:firstLineChars="200" w:firstLine="420"/>
        <w:rPr>
          <w:rFonts w:ascii="宋体" w:hAnsi="宋体" w:hint="eastAsia"/>
          <w:sz w:val="21"/>
          <w:szCs w:val="21"/>
        </w:rPr>
      </w:pPr>
      <w:r>
        <w:rPr>
          <w:rFonts w:ascii="宋体" w:hAnsi="宋体" w:hint="eastAsia"/>
          <w:sz w:val="21"/>
          <w:szCs w:val="21"/>
        </w:rPr>
        <w:t>使用</w:t>
      </w:r>
      <w:r w:rsidRPr="00BE4350">
        <w:rPr>
          <w:rFonts w:ascii="宋体" w:hAnsi="宋体" w:hint="eastAsia"/>
          <w:sz w:val="21"/>
          <w:szCs w:val="21"/>
        </w:rPr>
        <w:t>aspect</w:t>
      </w:r>
      <w:r>
        <w:rPr>
          <w:rFonts w:ascii="宋体" w:hAnsi="宋体" w:hint="eastAsia"/>
          <w:sz w:val="21"/>
          <w:szCs w:val="21"/>
        </w:rPr>
        <w:t>对象的</w:t>
      </w:r>
      <w:r w:rsidR="004028ED" w:rsidRPr="009A4BA5">
        <w:rPr>
          <w:rFonts w:ascii="宋体" w:hAnsi="宋体" w:hint="eastAsia"/>
          <w:sz w:val="21"/>
          <w:szCs w:val="21"/>
        </w:rPr>
        <w:t>Detach</w:t>
      </w:r>
      <w:r>
        <w:rPr>
          <w:rFonts w:ascii="宋体" w:hAnsi="宋体" w:hint="eastAsia"/>
          <w:sz w:val="21"/>
          <w:szCs w:val="21"/>
        </w:rPr>
        <w:t>函数可以使</w:t>
      </w:r>
      <w:r w:rsidRPr="00BE4350">
        <w:rPr>
          <w:rFonts w:ascii="宋体" w:hAnsi="宋体" w:hint="eastAsia"/>
          <w:sz w:val="21"/>
          <w:szCs w:val="21"/>
        </w:rPr>
        <w:t>aspect</w:t>
      </w:r>
      <w:r>
        <w:rPr>
          <w:rFonts w:ascii="宋体" w:hAnsi="宋体" w:hint="eastAsia"/>
          <w:sz w:val="21"/>
          <w:szCs w:val="21"/>
        </w:rPr>
        <w:t>对象</w:t>
      </w:r>
      <w:r w:rsidRPr="00BE4350">
        <w:rPr>
          <w:rFonts w:ascii="宋体" w:hAnsi="宋体" w:hint="eastAsia"/>
          <w:sz w:val="21"/>
          <w:szCs w:val="21"/>
        </w:rPr>
        <w:t>被</w:t>
      </w:r>
      <w:r w:rsidR="004028ED">
        <w:rPr>
          <w:rFonts w:ascii="宋体" w:hAnsi="宋体" w:hint="eastAsia"/>
          <w:sz w:val="21"/>
          <w:szCs w:val="21"/>
        </w:rPr>
        <w:t>已聚合它的</w:t>
      </w:r>
      <w:r w:rsidRPr="00BE4350">
        <w:rPr>
          <w:rFonts w:ascii="宋体" w:hAnsi="宋体" w:hint="eastAsia"/>
          <w:sz w:val="21"/>
          <w:szCs w:val="21"/>
        </w:rPr>
        <w:t>构件</w:t>
      </w:r>
      <w:r>
        <w:rPr>
          <w:rFonts w:ascii="宋体" w:hAnsi="宋体" w:hint="eastAsia"/>
          <w:sz w:val="21"/>
          <w:szCs w:val="21"/>
        </w:rPr>
        <w:t>类</w:t>
      </w:r>
      <w:r w:rsidRPr="00BE4350">
        <w:rPr>
          <w:rFonts w:ascii="宋体" w:hAnsi="宋体" w:hint="eastAsia"/>
          <w:sz w:val="21"/>
          <w:szCs w:val="21"/>
        </w:rPr>
        <w:t>对象</w:t>
      </w:r>
      <w:r w:rsidR="004028ED">
        <w:rPr>
          <w:rFonts w:ascii="宋体" w:hAnsi="宋体" w:hint="eastAsia"/>
          <w:sz w:val="21"/>
          <w:szCs w:val="21"/>
        </w:rPr>
        <w:t>拆卸</w:t>
      </w:r>
      <w:r w:rsidRPr="0065395B">
        <w:rPr>
          <w:rFonts w:ascii="宋体" w:hAnsi="宋体" w:hint="eastAsia"/>
          <w:sz w:val="21"/>
          <w:szCs w:val="21"/>
        </w:rPr>
        <w:t>，</w:t>
      </w:r>
      <w:r>
        <w:rPr>
          <w:rFonts w:ascii="宋体" w:hAnsi="宋体" w:hint="eastAsia"/>
          <w:sz w:val="21"/>
          <w:szCs w:val="21"/>
        </w:rPr>
        <w:t>其函数声明如下：</w:t>
      </w:r>
    </w:p>
    <w:p w:rsidR="004028ED" w:rsidRDefault="004028ED" w:rsidP="004028ED">
      <w:pPr>
        <w:shd w:val="clear" w:color="auto" w:fill="E6E6E6"/>
        <w:snapToGrid w:val="0"/>
        <w:spacing w:line="300" w:lineRule="auto"/>
        <w:ind w:firstLineChars="200" w:firstLine="420"/>
        <w:rPr>
          <w:rFonts w:ascii="宋体" w:hAnsi="宋体" w:hint="eastAsia"/>
          <w:sz w:val="21"/>
          <w:szCs w:val="21"/>
        </w:rPr>
      </w:pPr>
      <w:r w:rsidRPr="009A4BA5">
        <w:rPr>
          <w:rFonts w:ascii="宋体" w:hAnsi="宋体" w:hint="eastAsia"/>
          <w:sz w:val="21"/>
          <w:szCs w:val="21"/>
        </w:rPr>
        <w:t>Ecode AAspect::</w:t>
      </w:r>
      <w:bookmarkStart w:id="453" w:name="OLE_LINK4"/>
      <w:r w:rsidRPr="009A4BA5">
        <w:rPr>
          <w:rFonts w:ascii="宋体" w:hAnsi="宋体" w:hint="eastAsia"/>
          <w:sz w:val="21"/>
          <w:szCs w:val="21"/>
        </w:rPr>
        <w:t>Detach</w:t>
      </w:r>
      <w:bookmarkEnd w:id="453"/>
      <w:r w:rsidRPr="009A4BA5">
        <w:rPr>
          <w:rFonts w:ascii="宋体" w:hAnsi="宋体" w:hint="eastAsia"/>
          <w:sz w:val="21"/>
          <w:szCs w:val="21"/>
        </w:rPr>
        <w:t>(IObject* pObj);</w:t>
      </w:r>
    </w:p>
    <w:p w:rsidR="00DD3AE4" w:rsidRDefault="00DD3AE4" w:rsidP="00DD3AE4">
      <w:pPr>
        <w:snapToGrid w:val="0"/>
        <w:spacing w:line="300" w:lineRule="auto"/>
        <w:ind w:firstLineChars="200" w:firstLine="420"/>
        <w:rPr>
          <w:rFonts w:ascii="宋体" w:hAnsi="宋体" w:hint="eastAsia"/>
          <w:sz w:val="21"/>
          <w:szCs w:val="21"/>
        </w:rPr>
      </w:pPr>
      <w:r>
        <w:rPr>
          <w:rFonts w:ascii="宋体" w:hAnsi="宋体" w:hint="eastAsia"/>
          <w:sz w:val="21"/>
          <w:szCs w:val="21"/>
        </w:rPr>
        <w:t>在调用</w:t>
      </w:r>
      <w:r w:rsidR="004028ED" w:rsidRPr="009A4BA5">
        <w:rPr>
          <w:rFonts w:ascii="宋体" w:hAnsi="宋体" w:hint="eastAsia"/>
          <w:sz w:val="21"/>
          <w:szCs w:val="21"/>
        </w:rPr>
        <w:t>Detach</w:t>
      </w:r>
      <w:r>
        <w:rPr>
          <w:rFonts w:ascii="宋体" w:hAnsi="宋体" w:hint="eastAsia"/>
          <w:sz w:val="21"/>
          <w:szCs w:val="21"/>
        </w:rPr>
        <w:t>方法期间，会自动调用如下两个函数，用户</w:t>
      </w:r>
      <w:r w:rsidRPr="00DA1A8D">
        <w:rPr>
          <w:rFonts w:ascii="宋体" w:hAnsi="宋体" w:cs="宋体" w:hint="eastAsia"/>
          <w:sz w:val="21"/>
          <w:szCs w:val="21"/>
        </w:rPr>
        <w:t>可重载</w:t>
      </w:r>
      <w:r>
        <w:rPr>
          <w:rFonts w:ascii="宋体" w:hAnsi="宋体" w:cs="宋体" w:hint="eastAsia"/>
          <w:sz w:val="21"/>
          <w:szCs w:val="21"/>
        </w:rPr>
        <w:t>它们</w:t>
      </w:r>
      <w:r w:rsidRPr="00DA1A8D">
        <w:rPr>
          <w:rFonts w:ascii="宋体" w:hAnsi="宋体" w:cs="宋体" w:hint="eastAsia"/>
          <w:sz w:val="21"/>
          <w:szCs w:val="21"/>
        </w:rPr>
        <w:t>来满足</w:t>
      </w:r>
      <w:r>
        <w:rPr>
          <w:rFonts w:ascii="宋体" w:hAnsi="宋体" w:cs="宋体" w:hint="eastAsia"/>
          <w:sz w:val="21"/>
          <w:szCs w:val="21"/>
        </w:rPr>
        <w:t>对</w:t>
      </w:r>
      <w:r w:rsidRPr="00DA1A8D">
        <w:rPr>
          <w:rFonts w:ascii="宋体" w:hAnsi="宋体" w:cs="宋体" w:hint="eastAsia"/>
          <w:sz w:val="21"/>
          <w:szCs w:val="21"/>
        </w:rPr>
        <w:t>对象进行控制</w:t>
      </w:r>
      <w:r>
        <w:rPr>
          <w:rFonts w:ascii="宋体" w:hAnsi="宋体" w:cs="宋体" w:hint="eastAsia"/>
          <w:sz w:val="21"/>
          <w:szCs w:val="21"/>
        </w:rPr>
        <w:t>的需要：</w:t>
      </w:r>
    </w:p>
    <w:p w:rsidR="00DD3AE4" w:rsidRPr="00DA1A8D" w:rsidRDefault="00DD3AE4" w:rsidP="00DD3AE4">
      <w:pPr>
        <w:shd w:val="clear" w:color="auto" w:fill="E6E6E6"/>
        <w:snapToGrid w:val="0"/>
        <w:spacing w:line="300" w:lineRule="auto"/>
        <w:ind w:firstLineChars="200" w:firstLine="420"/>
        <w:rPr>
          <w:rFonts w:ascii="宋体" w:hAnsi="宋体" w:cs="宋体" w:hint="eastAsia"/>
          <w:sz w:val="21"/>
          <w:szCs w:val="21"/>
        </w:rPr>
      </w:pPr>
      <w:r w:rsidRPr="00DD3AE4">
        <w:rPr>
          <w:rFonts w:ascii="宋体" w:hAnsi="宋体" w:cs="宋体"/>
          <w:sz w:val="21"/>
          <w:szCs w:val="21"/>
        </w:rPr>
        <w:t xml:space="preserve">virtual CARAPI </w:t>
      </w:r>
      <w:r w:rsidR="004028ED" w:rsidRPr="004028ED">
        <w:rPr>
          <w:rFonts w:ascii="宋体" w:hAnsi="宋体" w:cs="宋体"/>
          <w:sz w:val="21"/>
          <w:szCs w:val="21"/>
        </w:rPr>
        <w:t>OnAspectDetached</w:t>
      </w:r>
      <w:r w:rsidRPr="00DD3AE4">
        <w:rPr>
          <w:rFonts w:ascii="宋体" w:hAnsi="宋体" w:cs="宋体"/>
          <w:sz w:val="21"/>
          <w:szCs w:val="21"/>
        </w:rPr>
        <w:t xml:space="preserve">(PObject pAspect) </w:t>
      </w:r>
      <w:r w:rsidRPr="00DA1A8D">
        <w:rPr>
          <w:rFonts w:ascii="宋体" w:hAnsi="宋体" w:cs="宋体" w:hint="eastAsia"/>
          <w:sz w:val="21"/>
          <w:szCs w:val="21"/>
        </w:rPr>
        <w:t>//对于每个</w:t>
      </w:r>
      <w:r>
        <w:rPr>
          <w:rFonts w:ascii="宋体" w:hAnsi="宋体" w:cs="宋体" w:hint="eastAsia"/>
          <w:sz w:val="21"/>
          <w:szCs w:val="21"/>
        </w:rPr>
        <w:t>class</w:t>
      </w:r>
      <w:r w:rsidRPr="00DA1A8D">
        <w:rPr>
          <w:rFonts w:ascii="宋体" w:hAnsi="宋体" w:cs="宋体" w:hint="eastAsia"/>
          <w:sz w:val="21"/>
          <w:szCs w:val="21"/>
        </w:rPr>
        <w:t>类</w:t>
      </w:r>
      <w:r>
        <w:rPr>
          <w:rFonts w:ascii="宋体" w:hAnsi="宋体" w:cs="宋体" w:hint="eastAsia"/>
          <w:sz w:val="21"/>
          <w:szCs w:val="21"/>
        </w:rPr>
        <w:t>，</w:t>
      </w:r>
      <w:r w:rsidR="004028ED">
        <w:rPr>
          <w:rFonts w:ascii="宋体" w:hAnsi="宋体" w:cs="宋体" w:hint="eastAsia"/>
          <w:sz w:val="21"/>
          <w:szCs w:val="21"/>
        </w:rPr>
        <w:t>拆卸后</w:t>
      </w:r>
      <w:r w:rsidRPr="00DA1A8D">
        <w:rPr>
          <w:rFonts w:ascii="宋体" w:hAnsi="宋体" w:cs="宋体" w:hint="eastAsia"/>
          <w:sz w:val="21"/>
          <w:szCs w:val="21"/>
        </w:rPr>
        <w:t>调用。</w:t>
      </w:r>
    </w:p>
    <w:p w:rsidR="00DD3AE4" w:rsidRPr="00DA1A8D" w:rsidRDefault="00DD3AE4" w:rsidP="00DD3AE4">
      <w:pPr>
        <w:shd w:val="clear" w:color="auto" w:fill="E6E6E6"/>
        <w:snapToGrid w:val="0"/>
        <w:spacing w:line="300" w:lineRule="auto"/>
        <w:ind w:firstLineChars="200" w:firstLine="420"/>
        <w:rPr>
          <w:rFonts w:ascii="宋体" w:hAnsi="宋体" w:cs="宋体" w:hint="eastAsia"/>
          <w:sz w:val="21"/>
          <w:szCs w:val="21"/>
        </w:rPr>
      </w:pPr>
      <w:r w:rsidRPr="00DD3AE4">
        <w:rPr>
          <w:rFonts w:ascii="宋体" w:hAnsi="宋体" w:cs="宋体"/>
          <w:sz w:val="21"/>
          <w:szCs w:val="21"/>
        </w:rPr>
        <w:t xml:space="preserve">virtual CARAPI </w:t>
      </w:r>
      <w:r w:rsidR="004028ED" w:rsidRPr="004028ED">
        <w:rPr>
          <w:rFonts w:ascii="宋体" w:hAnsi="宋体" w:cs="宋体"/>
          <w:sz w:val="21"/>
          <w:szCs w:val="21"/>
        </w:rPr>
        <w:t>OnUnaggregated</w:t>
      </w:r>
      <w:r w:rsidRPr="00DD3AE4">
        <w:rPr>
          <w:rFonts w:ascii="宋体" w:hAnsi="宋体" w:cs="宋体"/>
          <w:sz w:val="21"/>
          <w:szCs w:val="21"/>
        </w:rPr>
        <w:t>(PObject pOuter)</w:t>
      </w:r>
      <w:r w:rsidRPr="00DA1A8D">
        <w:rPr>
          <w:rFonts w:ascii="宋体" w:hAnsi="宋体" w:cs="宋体" w:hint="eastAsia"/>
          <w:sz w:val="21"/>
          <w:szCs w:val="21"/>
        </w:rPr>
        <w:t xml:space="preserve"> //对于每个</w:t>
      </w:r>
      <w:r>
        <w:rPr>
          <w:rFonts w:ascii="宋体" w:hAnsi="宋体" w:cs="宋体" w:hint="eastAsia"/>
          <w:sz w:val="21"/>
          <w:szCs w:val="21"/>
        </w:rPr>
        <w:t>aspect</w:t>
      </w:r>
      <w:r w:rsidRPr="00DA1A8D">
        <w:rPr>
          <w:rFonts w:ascii="宋体" w:hAnsi="宋体" w:cs="宋体" w:hint="eastAsia"/>
          <w:sz w:val="21"/>
          <w:szCs w:val="21"/>
        </w:rPr>
        <w:t>类，</w:t>
      </w:r>
      <w:r w:rsidR="004028ED">
        <w:rPr>
          <w:rFonts w:ascii="宋体" w:hAnsi="宋体" w:cs="宋体" w:hint="eastAsia"/>
          <w:sz w:val="21"/>
          <w:szCs w:val="21"/>
        </w:rPr>
        <w:t>拆卸</w:t>
      </w:r>
      <w:r>
        <w:rPr>
          <w:rFonts w:ascii="宋体" w:hAnsi="宋体" w:cs="宋体" w:hint="eastAsia"/>
          <w:sz w:val="21"/>
          <w:szCs w:val="21"/>
        </w:rPr>
        <w:t>后调用</w:t>
      </w:r>
      <w:r w:rsidRPr="00DA1A8D">
        <w:rPr>
          <w:rFonts w:ascii="宋体" w:hAnsi="宋体" w:cs="宋体" w:hint="eastAsia"/>
          <w:sz w:val="21"/>
          <w:szCs w:val="21"/>
        </w:rPr>
        <w:t>。</w:t>
      </w:r>
    </w:p>
    <w:p w:rsidR="00DD3AE4" w:rsidRPr="009A4BA5" w:rsidRDefault="00DD3AE4" w:rsidP="00DD3AE4">
      <w:pPr>
        <w:snapToGrid w:val="0"/>
        <w:spacing w:line="300" w:lineRule="auto"/>
        <w:ind w:firstLineChars="200" w:firstLine="420"/>
        <w:rPr>
          <w:rFonts w:ascii="宋体" w:hAnsi="宋体" w:hint="eastAsia"/>
          <w:sz w:val="21"/>
          <w:szCs w:val="21"/>
        </w:rPr>
      </w:pPr>
      <w:r>
        <w:rPr>
          <w:rFonts w:ascii="宋体" w:hAnsi="宋体" w:hint="eastAsia"/>
          <w:sz w:val="21"/>
          <w:szCs w:val="21"/>
        </w:rPr>
        <w:t>Client端编写代码如下：</w:t>
      </w:r>
    </w:p>
    <w:p w:rsidR="00DD3AE4" w:rsidRPr="009A4BA5" w:rsidRDefault="00DD3AE4" w:rsidP="00DD3AE4">
      <w:pPr>
        <w:shd w:val="clear" w:color="auto" w:fill="E6E6E6"/>
        <w:snapToGrid w:val="0"/>
        <w:spacing w:line="300" w:lineRule="auto"/>
        <w:ind w:firstLineChars="200" w:firstLine="420"/>
        <w:rPr>
          <w:rFonts w:ascii="宋体" w:hAnsi="宋体" w:hint="eastAsia"/>
          <w:sz w:val="21"/>
          <w:szCs w:val="21"/>
        </w:rPr>
      </w:pPr>
      <w:r w:rsidRPr="009A4BA5">
        <w:rPr>
          <w:rFonts w:ascii="宋体" w:hAnsi="宋体"/>
          <w:sz w:val="21"/>
          <w:szCs w:val="21"/>
        </w:rPr>
        <w:t>$using server.dll;</w:t>
      </w:r>
    </w:p>
    <w:p w:rsidR="00DD3AE4" w:rsidRPr="009A4BA5" w:rsidRDefault="00DD3AE4" w:rsidP="00DD3AE4">
      <w:pPr>
        <w:shd w:val="clear" w:color="auto" w:fill="E6E6E6"/>
        <w:snapToGrid w:val="0"/>
        <w:spacing w:line="300" w:lineRule="auto"/>
        <w:ind w:firstLineChars="200" w:firstLine="420"/>
        <w:rPr>
          <w:rFonts w:ascii="宋体" w:hAnsi="宋体" w:hint="eastAsia"/>
          <w:sz w:val="21"/>
          <w:szCs w:val="21"/>
        </w:rPr>
      </w:pPr>
      <w:r w:rsidRPr="009A4BA5">
        <w:rPr>
          <w:rFonts w:ascii="宋体" w:hAnsi="宋体"/>
          <w:sz w:val="21"/>
          <w:szCs w:val="21"/>
        </w:rPr>
        <w:t>#include &lt;stdio.h&gt;</w:t>
      </w:r>
    </w:p>
    <w:p w:rsidR="00DD3AE4" w:rsidRPr="009A4BA5" w:rsidRDefault="00DD3AE4" w:rsidP="00DD3AE4">
      <w:pPr>
        <w:shd w:val="clear" w:color="auto" w:fill="E6E6E6"/>
        <w:snapToGrid w:val="0"/>
        <w:spacing w:line="300" w:lineRule="auto"/>
        <w:ind w:firstLineChars="200" w:firstLine="420"/>
        <w:rPr>
          <w:rFonts w:ascii="宋体" w:hAnsi="宋体" w:hint="eastAsia"/>
          <w:sz w:val="21"/>
          <w:szCs w:val="21"/>
        </w:rPr>
      </w:pP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Int32 main()</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ECode ec;</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IHello1* </w:t>
      </w:r>
      <w:r w:rsidR="00146AD2">
        <w:rPr>
          <w:rFonts w:ascii="宋体" w:hAnsi="宋体"/>
          <w:sz w:val="21"/>
          <w:szCs w:val="21"/>
        </w:rPr>
        <w:t>pIClass</w:t>
      </w:r>
      <w:r w:rsidRPr="009A4BA5">
        <w:rPr>
          <w:rFonts w:ascii="宋体" w:hAnsi="宋体"/>
          <w:sz w:val="21"/>
          <w:szCs w:val="21"/>
        </w:rPr>
        <w:t xml:space="preserve"> = NULL;</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IHello2* pIAspect = NULL;</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ec = </w:t>
      </w:r>
      <w:r w:rsidR="00C631CE">
        <w:rPr>
          <w:rFonts w:ascii="宋体" w:hAnsi="宋体"/>
          <w:sz w:val="21"/>
          <w:szCs w:val="21"/>
        </w:rPr>
        <w:t>CClass</w:t>
      </w:r>
      <w:r w:rsidRPr="009A4BA5">
        <w:rPr>
          <w:rFonts w:ascii="宋体" w:hAnsi="宋体"/>
          <w:sz w:val="21"/>
          <w:szCs w:val="21"/>
        </w:rPr>
        <w:t>::New(&amp;</w:t>
      </w:r>
      <w:r w:rsidR="00146AD2">
        <w:rPr>
          <w:rFonts w:ascii="宋体" w:hAnsi="宋体"/>
          <w:sz w:val="21"/>
          <w:szCs w:val="21"/>
        </w:rPr>
        <w:t>pIClass</w:t>
      </w:r>
      <w:r w:rsidRPr="009A4BA5">
        <w:rPr>
          <w:rFonts w:ascii="宋体" w:hAnsi="宋体"/>
          <w:sz w:val="21"/>
          <w:szCs w:val="21"/>
        </w:rPr>
        <w: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(FAILED(ec))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w:t>
      </w:r>
      <w:r w:rsidR="00C631CE">
        <w:rPr>
          <w:rFonts w:ascii="宋体" w:hAnsi="宋体"/>
          <w:sz w:val="21"/>
          <w:szCs w:val="21"/>
        </w:rPr>
        <w:t>CClass</w:t>
      </w:r>
      <w:r w:rsidRPr="009A4BA5">
        <w:rPr>
          <w:rFonts w:ascii="宋体" w:hAnsi="宋体"/>
          <w:sz w:val="21"/>
          <w:szCs w:val="21"/>
        </w:rPr>
        <w:t>::New Error, ec = %x\n", ec);</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goto Exit;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DD3AE4" w:rsidRPr="009A4BA5" w:rsidRDefault="00AF4254" w:rsidP="00AF4254">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AAspect</w:t>
      </w:r>
      <w:r>
        <w:rPr>
          <w:rFonts w:ascii="宋体" w:hAnsi="宋体" w:hint="eastAsia"/>
          <w:sz w:val="21"/>
          <w:szCs w:val="21"/>
        </w:rPr>
        <w:t>方面构件类被CClass构件类聚合</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ec = </w:t>
      </w:r>
      <w:r w:rsidR="00C631CE">
        <w:rPr>
          <w:rFonts w:ascii="宋体" w:hAnsi="宋体"/>
          <w:sz w:val="21"/>
          <w:szCs w:val="21"/>
        </w:rPr>
        <w:t>AAspect</w:t>
      </w:r>
      <w:r w:rsidRPr="009A4BA5">
        <w:rPr>
          <w:rFonts w:ascii="宋体" w:hAnsi="宋体"/>
          <w:sz w:val="21"/>
          <w:szCs w:val="21"/>
        </w:rPr>
        <w:t>::Attach(</w:t>
      </w:r>
      <w:r w:rsidR="00146AD2">
        <w:rPr>
          <w:rFonts w:ascii="宋体" w:hAnsi="宋体"/>
          <w:sz w:val="21"/>
          <w:szCs w:val="21"/>
        </w:rPr>
        <w:t>pIClass</w:t>
      </w:r>
      <w:r w:rsidRPr="009A4BA5">
        <w:rPr>
          <w:rFonts w:ascii="宋体" w:hAnsi="宋体"/>
          <w:sz w:val="21"/>
          <w:szCs w:val="21"/>
        </w:rPr>
        <w: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(FAILED(ec))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printf("Aggregate failed!\n");</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goto Exit;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lastRenderedPageBreak/>
        <w:t xml:space="preserve">    ec = IHello2::Query(</w:t>
      </w:r>
      <w:r w:rsidR="00146AD2">
        <w:rPr>
          <w:rFonts w:ascii="宋体" w:hAnsi="宋体"/>
          <w:sz w:val="21"/>
          <w:szCs w:val="21"/>
        </w:rPr>
        <w:t>pIClass</w:t>
      </w:r>
      <w:r w:rsidRPr="009A4BA5">
        <w:rPr>
          <w:rFonts w:ascii="宋体" w:hAnsi="宋体"/>
          <w:sz w:val="21"/>
          <w:szCs w:val="21"/>
        </w:rPr>
        <w:t>, &amp;pIAspect);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(FAILED(ec))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printf("Query failed!\n");</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goto Exit;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printf("\nAspect:\n");</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pIAspect-&gt;Hello2();</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pIAspect-&gt;Release();</w:t>
      </w:r>
    </w:p>
    <w:p w:rsidR="00DD3AE4" w:rsidRPr="009A4BA5" w:rsidRDefault="00AF4254" w:rsidP="00AF4254">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w:t>
      </w:r>
      <w:r>
        <w:rPr>
          <w:rFonts w:ascii="宋体" w:hAnsi="宋体"/>
          <w:sz w:val="21"/>
          <w:szCs w:val="21"/>
        </w:rPr>
        <w:t>AAspect</w:t>
      </w:r>
      <w:r>
        <w:rPr>
          <w:rFonts w:ascii="宋体" w:hAnsi="宋体" w:hint="eastAsia"/>
          <w:sz w:val="21"/>
          <w:szCs w:val="21"/>
        </w:rPr>
        <w:t>方面构件类被CClass构件类拆卸</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ec = </w:t>
      </w:r>
      <w:r w:rsidR="00C631CE">
        <w:rPr>
          <w:rFonts w:ascii="宋体" w:hAnsi="宋体"/>
          <w:sz w:val="21"/>
          <w:szCs w:val="21"/>
        </w:rPr>
        <w:t>AAspect</w:t>
      </w:r>
      <w:r w:rsidRPr="009A4BA5">
        <w:rPr>
          <w:rFonts w:ascii="宋体" w:hAnsi="宋体"/>
          <w:sz w:val="21"/>
          <w:szCs w:val="21"/>
        </w:rPr>
        <w:t>::Detach(</w:t>
      </w:r>
      <w:r w:rsidR="00146AD2">
        <w:rPr>
          <w:rFonts w:ascii="宋体" w:hAnsi="宋体"/>
          <w:sz w:val="21"/>
          <w:szCs w:val="21"/>
        </w:rPr>
        <w:t>pIClass</w:t>
      </w:r>
      <w:r w:rsidRPr="009A4BA5">
        <w:rPr>
          <w:rFonts w:ascii="宋体" w:hAnsi="宋体"/>
          <w:sz w:val="21"/>
          <w:szCs w:val="21"/>
        </w:rPr>
        <w:t xml:space="preserve">);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ec = IHello2::Query(</w:t>
      </w:r>
      <w:r w:rsidR="00146AD2">
        <w:rPr>
          <w:rFonts w:ascii="宋体" w:hAnsi="宋体"/>
          <w:sz w:val="21"/>
          <w:szCs w:val="21"/>
        </w:rPr>
        <w:t>pIClass</w:t>
      </w:r>
      <w:r w:rsidRPr="009A4BA5">
        <w:rPr>
          <w:rFonts w:ascii="宋体" w:hAnsi="宋体"/>
          <w:sz w:val="21"/>
          <w:szCs w:val="21"/>
        </w:rPr>
        <w:t>, &amp;pIAspect);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(FAILED(ec))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printf("Query failed!\n");</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goto Exit;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printf("\nDetach Aspect:\n");</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pIAspect-&gt;Hello2();</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Exit:</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w:t>
      </w:r>
      <w:r w:rsidR="00146AD2">
        <w:rPr>
          <w:rFonts w:ascii="宋体" w:hAnsi="宋体"/>
          <w:sz w:val="21"/>
          <w:szCs w:val="21"/>
        </w:rPr>
        <w:t>pIClass</w:t>
      </w:r>
      <w:r w:rsidRPr="009A4BA5">
        <w:rPr>
          <w:rFonts w:ascii="宋体" w:hAnsi="宋体"/>
          <w:sz w:val="21"/>
          <w:szCs w:val="21"/>
        </w:rPr>
        <w:t>)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r w:rsidR="00146AD2">
        <w:rPr>
          <w:rFonts w:ascii="宋体" w:hAnsi="宋体"/>
          <w:sz w:val="21"/>
          <w:szCs w:val="21"/>
        </w:rPr>
        <w:t>pIClass</w:t>
      </w:r>
      <w:r w:rsidRPr="009A4BA5">
        <w:rPr>
          <w:rFonts w:ascii="宋体" w:hAnsi="宋体"/>
          <w:sz w:val="21"/>
          <w:szCs w:val="21"/>
        </w:rPr>
        <w:t>-&gt;Release();</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if (pIAspect)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pIAspect-&gt;Release();</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w:t>
      </w:r>
    </w:p>
    <w:p w:rsidR="00DD3AE4" w:rsidRPr="009A4BA5" w:rsidRDefault="00DD3AE4" w:rsidP="00DD3AE4">
      <w:pPr>
        <w:shd w:val="clear" w:color="auto" w:fill="E6E6E6"/>
        <w:snapToGrid w:val="0"/>
        <w:spacing w:line="300" w:lineRule="auto"/>
        <w:ind w:firstLineChars="200" w:firstLine="420"/>
        <w:rPr>
          <w:rFonts w:ascii="宋体" w:hAnsi="宋体"/>
          <w:sz w:val="21"/>
          <w:szCs w:val="21"/>
        </w:rPr>
      </w:pPr>
      <w:r w:rsidRPr="009A4BA5">
        <w:rPr>
          <w:rFonts w:ascii="宋体" w:hAnsi="宋体"/>
          <w:sz w:val="21"/>
          <w:szCs w:val="21"/>
        </w:rPr>
        <w:t xml:space="preserve">    return 0;</w:t>
      </w:r>
    </w:p>
    <w:p w:rsidR="00DD3AE4" w:rsidRPr="009A4BA5" w:rsidRDefault="00DD3AE4" w:rsidP="00DD3AE4">
      <w:pPr>
        <w:shd w:val="clear" w:color="auto" w:fill="E6E6E6"/>
        <w:snapToGrid w:val="0"/>
        <w:spacing w:line="300" w:lineRule="auto"/>
        <w:ind w:firstLineChars="200" w:firstLine="420"/>
        <w:rPr>
          <w:rFonts w:ascii="宋体" w:hAnsi="宋体" w:hint="eastAsia"/>
          <w:sz w:val="21"/>
          <w:szCs w:val="21"/>
        </w:rPr>
      </w:pPr>
      <w:r w:rsidRPr="009A4BA5">
        <w:rPr>
          <w:rFonts w:ascii="宋体" w:hAnsi="宋体"/>
          <w:sz w:val="21"/>
          <w:szCs w:val="21"/>
        </w:rPr>
        <w:t>}</w:t>
      </w:r>
    </w:p>
    <w:p w:rsidR="00587A36" w:rsidRPr="00AB5DDD" w:rsidRDefault="00AD78E9" w:rsidP="00F12CBE">
      <w:pPr>
        <w:snapToGrid w:val="0"/>
        <w:spacing w:line="300" w:lineRule="auto"/>
        <w:ind w:firstLineChars="200" w:firstLine="420"/>
        <w:rPr>
          <w:rFonts w:ascii="宋体" w:hAnsi="宋体" w:hint="eastAsia"/>
          <w:sz w:val="21"/>
          <w:szCs w:val="21"/>
        </w:rPr>
      </w:pPr>
      <w:r>
        <w:rPr>
          <w:rFonts w:ascii="宋体" w:hAnsi="宋体" w:hint="eastAsia"/>
          <w:sz w:val="21"/>
          <w:szCs w:val="21"/>
        </w:rPr>
        <w:t>从程序运行结果可以看出，</w:t>
      </w:r>
      <w:r>
        <w:rPr>
          <w:rFonts w:ascii="宋体" w:hAnsi="宋体"/>
          <w:sz w:val="21"/>
          <w:szCs w:val="21"/>
        </w:rPr>
        <w:t>AAspect</w:t>
      </w:r>
      <w:r>
        <w:rPr>
          <w:rFonts w:ascii="宋体" w:hAnsi="宋体" w:hint="eastAsia"/>
          <w:sz w:val="21"/>
          <w:szCs w:val="21"/>
        </w:rPr>
        <w:t>方面构件类被CClass构件类拆卸后，用户试图通过CClass的接口指针</w:t>
      </w:r>
      <w:r w:rsidRPr="003C2B0E">
        <w:rPr>
          <w:rFonts w:ascii="宋体" w:hAnsi="宋体"/>
          <w:sz w:val="21"/>
          <w:szCs w:val="21"/>
        </w:rPr>
        <w:t>IHello1</w:t>
      </w:r>
      <w:r>
        <w:rPr>
          <w:rFonts w:ascii="宋体" w:hAnsi="宋体" w:hint="eastAsia"/>
          <w:sz w:val="21"/>
          <w:szCs w:val="21"/>
        </w:rPr>
        <w:t>查询</w:t>
      </w:r>
      <w:r>
        <w:rPr>
          <w:rFonts w:ascii="宋体" w:hAnsi="宋体"/>
          <w:sz w:val="21"/>
          <w:szCs w:val="21"/>
        </w:rPr>
        <w:t>AAspect</w:t>
      </w:r>
      <w:r>
        <w:rPr>
          <w:rFonts w:ascii="宋体" w:hAnsi="宋体" w:hint="eastAsia"/>
          <w:sz w:val="21"/>
          <w:szCs w:val="21"/>
        </w:rPr>
        <w:t>的接口指针</w:t>
      </w:r>
      <w:r>
        <w:rPr>
          <w:rFonts w:ascii="宋体" w:hAnsi="宋体"/>
          <w:sz w:val="21"/>
          <w:szCs w:val="21"/>
        </w:rPr>
        <w:t>IHello</w:t>
      </w:r>
      <w:r>
        <w:rPr>
          <w:rFonts w:ascii="宋体" w:hAnsi="宋体" w:hint="eastAsia"/>
          <w:sz w:val="21"/>
          <w:szCs w:val="21"/>
        </w:rPr>
        <w:t>2时失败。</w:t>
      </w:r>
    </w:p>
    <w:p w:rsidR="00A63A52" w:rsidRPr="00BA6813" w:rsidRDefault="00E72249" w:rsidP="00124A87">
      <w:pPr>
        <w:snapToGrid w:val="0"/>
        <w:spacing w:line="300" w:lineRule="auto"/>
        <w:rPr>
          <w:rFonts w:ascii="宋体" w:hAnsi="宋体" w:hint="eastAsia"/>
          <w:color w:val="000000"/>
        </w:rPr>
      </w:pPr>
      <w:r>
        <w:rPr>
          <w:rFonts w:ascii="宋体" w:hAnsi="宋体"/>
          <w:color w:val="000000"/>
        </w:rPr>
        <w:br w:type="page"/>
      </w:r>
    </w:p>
    <w:p w:rsidR="00A63A52" w:rsidRPr="004E6F39" w:rsidRDefault="00782A40" w:rsidP="004E6F39">
      <w:pPr>
        <w:pStyle w:val="1125"/>
        <w:rPr>
          <w:rFonts w:hint="eastAsia"/>
        </w:rPr>
      </w:pPr>
      <w:bookmarkStart w:id="454" w:name="_Toc148261069"/>
      <w:bookmarkStart w:id="455" w:name="_Toc152754395"/>
      <w:bookmarkStart w:id="456" w:name="_Toc197919055"/>
      <w:r w:rsidRPr="004E6F39">
        <w:rPr>
          <w:rFonts w:hint="eastAsia"/>
        </w:rPr>
        <w:t>第九</w:t>
      </w:r>
      <w:r w:rsidR="00A63A52" w:rsidRPr="004E6F39">
        <w:rPr>
          <w:rFonts w:hint="eastAsia"/>
        </w:rPr>
        <w:t>章</w:t>
      </w:r>
      <w:r w:rsidR="00DC3C9D">
        <w:rPr>
          <w:rFonts w:hint="eastAsia"/>
        </w:rPr>
        <w:t xml:space="preserve">　</w:t>
      </w:r>
      <w:r w:rsidR="008A73D0" w:rsidRPr="004E6F39">
        <w:rPr>
          <w:rFonts w:hint="eastAsia"/>
        </w:rPr>
        <w:t>CAR</w:t>
      </w:r>
      <w:r w:rsidR="00A63A52" w:rsidRPr="004E6F39">
        <w:rPr>
          <w:rFonts w:hint="eastAsia"/>
        </w:rPr>
        <w:t>构件运行基础</w:t>
      </w:r>
      <w:bookmarkEnd w:id="454"/>
      <w:bookmarkEnd w:id="455"/>
      <w:bookmarkEnd w:id="456"/>
    </w:p>
    <w:p w:rsidR="00A63A52" w:rsidRPr="00BC57E8" w:rsidRDefault="00E42DB7" w:rsidP="00BA4562">
      <w:pPr>
        <w:pStyle w:val="2"/>
        <w:snapToGrid w:val="0"/>
        <w:spacing w:line="300" w:lineRule="auto"/>
        <w:rPr>
          <w:rFonts w:ascii="宋体" w:eastAsia="宋体" w:hAnsi="宋体" w:hint="eastAsia"/>
        </w:rPr>
      </w:pPr>
      <w:bookmarkStart w:id="457" w:name="_Toc131843239"/>
      <w:bookmarkStart w:id="458" w:name="_Toc148261070"/>
      <w:bookmarkStart w:id="459" w:name="_Toc152754396"/>
      <w:bookmarkStart w:id="460" w:name="_Toc197919056"/>
      <w:r>
        <w:rPr>
          <w:rFonts w:ascii="宋体" w:eastAsia="宋体" w:hAnsi="宋体" w:hint="eastAsia"/>
        </w:rPr>
        <w:t>9.</w:t>
      </w:r>
      <w:r w:rsidR="00A63A52" w:rsidRPr="00BC57E8">
        <w:rPr>
          <w:rFonts w:ascii="宋体" w:eastAsia="宋体" w:hAnsi="宋体" w:hint="eastAsia"/>
        </w:rPr>
        <w:t>1</w:t>
      </w:r>
      <w:r w:rsidR="00A63A52" w:rsidRPr="00BC57E8">
        <w:rPr>
          <w:rFonts w:ascii="宋体" w:eastAsia="宋体" w:hAnsi="宋体" w:hint="eastAsia"/>
        </w:rPr>
        <w:tab/>
        <w:t>构件模块</w:t>
      </w:r>
      <w:r w:rsidR="00A63A52" w:rsidRPr="00BC57E8">
        <w:rPr>
          <w:rFonts w:ascii="宋体" w:eastAsia="宋体" w:hAnsi="宋体"/>
        </w:rPr>
        <w:t>、</w:t>
      </w:r>
      <w:r w:rsidR="00A63A52" w:rsidRPr="00BC57E8">
        <w:rPr>
          <w:rFonts w:ascii="宋体" w:eastAsia="宋体" w:hAnsi="宋体" w:hint="eastAsia"/>
        </w:rPr>
        <w:t>构件类</w:t>
      </w:r>
      <w:r w:rsidR="00A63A52" w:rsidRPr="00BC57E8">
        <w:rPr>
          <w:rFonts w:ascii="宋体" w:eastAsia="宋体" w:hAnsi="宋体"/>
        </w:rPr>
        <w:t>、</w:t>
      </w:r>
      <w:r w:rsidR="00A63A52" w:rsidRPr="00BC57E8">
        <w:rPr>
          <w:rFonts w:ascii="宋体" w:eastAsia="宋体" w:hAnsi="宋体" w:hint="eastAsia"/>
        </w:rPr>
        <w:t>接口</w:t>
      </w:r>
      <w:bookmarkEnd w:id="457"/>
      <w:bookmarkEnd w:id="458"/>
      <w:bookmarkEnd w:id="459"/>
      <w:bookmarkEnd w:id="460"/>
    </w:p>
    <w:p w:rsidR="00A63A52" w:rsidRPr="00BC57E8" w:rsidRDefault="00E42DB7" w:rsidP="00FF179A">
      <w:pPr>
        <w:pStyle w:val="3"/>
        <w:snapToGrid w:val="0"/>
        <w:spacing w:line="300" w:lineRule="auto"/>
        <w:rPr>
          <w:rFonts w:hint="eastAsia"/>
          <w:sz w:val="28"/>
          <w:szCs w:val="28"/>
        </w:rPr>
      </w:pPr>
      <w:bookmarkStart w:id="461" w:name="_Toc131843240"/>
      <w:bookmarkStart w:id="462" w:name="_Toc148261071"/>
      <w:bookmarkStart w:id="463" w:name="_Toc152754397"/>
      <w:bookmarkStart w:id="464" w:name="_Toc197919057"/>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A63A52" w:rsidRPr="00CA6AC6">
          <w:rPr>
            <w:rFonts w:ascii="宋体" w:hAnsi="宋体" w:hint="eastAsia"/>
            <w:sz w:val="28"/>
            <w:szCs w:val="28"/>
          </w:rPr>
          <w:t>1.1</w:t>
        </w:r>
      </w:smartTag>
      <w:r w:rsidR="00A63A52" w:rsidRPr="00CA6AC6">
        <w:rPr>
          <w:rFonts w:ascii="宋体" w:hAnsi="宋体" w:hint="eastAsia"/>
          <w:sz w:val="28"/>
          <w:szCs w:val="28"/>
        </w:rPr>
        <w:t xml:space="preserve"> 构件模块</w:t>
      </w:r>
      <w:bookmarkEnd w:id="461"/>
      <w:bookmarkEnd w:id="462"/>
      <w:bookmarkEnd w:id="463"/>
      <w:bookmarkEnd w:id="464"/>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CAR构件由其所定义的接口、构件类及相关元数据组成，并以构件模块为封装和存储单位</w:t>
      </w:r>
      <w:r w:rsidRPr="00AB5DDD">
        <w:rPr>
          <w:rFonts w:ascii="宋体" w:hAnsi="宋体"/>
          <w:sz w:val="21"/>
          <w:szCs w:val="21"/>
        </w:rPr>
        <w:t>,</w:t>
      </w:r>
      <w:r w:rsidRPr="00AB5DDD">
        <w:rPr>
          <w:rFonts w:ascii="宋体" w:hAnsi="宋体" w:hint="eastAsia"/>
          <w:sz w:val="21"/>
          <w:szCs w:val="21"/>
        </w:rPr>
        <w:t>并通过dll实现</w:t>
      </w:r>
      <w:r w:rsidRPr="00AB5DDD">
        <w:rPr>
          <w:rFonts w:ascii="宋体" w:hAnsi="宋体"/>
          <w:sz w:val="21"/>
          <w:szCs w:val="21"/>
        </w:rPr>
        <w:t>(</w:t>
      </w:r>
      <w:r w:rsidRPr="00AB5DDD">
        <w:rPr>
          <w:rFonts w:ascii="宋体" w:hAnsi="宋体" w:hint="eastAsia"/>
          <w:sz w:val="21"/>
          <w:szCs w:val="21"/>
        </w:rPr>
        <w:t>每个CAR构件模块都是一个dll</w:t>
      </w:r>
      <w:r w:rsidRPr="00AB5DDD">
        <w:rPr>
          <w:rFonts w:ascii="宋体" w:hAnsi="宋体"/>
          <w:sz w:val="21"/>
          <w:szCs w:val="21"/>
        </w:rPr>
        <w:t>)</w:t>
      </w:r>
      <w:r w:rsidRPr="00AB5DDD">
        <w:rPr>
          <w:rFonts w:ascii="宋体" w:hAnsi="宋体" w:hint="eastAsia"/>
          <w:sz w:val="21"/>
          <w:szCs w:val="21"/>
        </w:rPr>
        <w:t>。构件模块由uunm（Universal Unique Name）唯一标识，在本机则以存储的文件名为标识。uunm是一串unicode字符串，其格式如下：</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[length][\000][URL][CAR module name]</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length是uunm的长度, URL描述了CAR module的WEB路径，CAR module name是CAR构件模块的名字，在本机上， URL可以不存在。如对于构件模块</w:t>
      </w:r>
      <w:r w:rsidRPr="00AB5DDD">
        <w:rPr>
          <w:rFonts w:ascii="宋体" w:hAnsi="宋体"/>
          <w:sz w:val="21"/>
          <w:szCs w:val="21"/>
        </w:rPr>
        <w:t>hello.dll</w:t>
      </w:r>
      <w:r w:rsidRPr="00AB5DDD">
        <w:rPr>
          <w:rFonts w:ascii="宋体" w:hAnsi="宋体" w:hint="eastAsia"/>
          <w:sz w:val="21"/>
          <w:szCs w:val="21"/>
        </w:rPr>
        <w:t>其car module的uunm为：</w:t>
      </w:r>
      <w:r w:rsidRPr="00AB5DDD">
        <w:rPr>
          <w:rFonts w:ascii="宋体" w:hAnsi="宋体"/>
          <w:sz w:val="21"/>
          <w:szCs w:val="21"/>
        </w:rPr>
        <w:t>L"\x</w:t>
      </w:r>
      <w:r w:rsidRPr="00AB5DDD">
        <w:rPr>
          <w:rFonts w:ascii="宋体" w:hAnsi="宋体" w:hint="eastAsia"/>
          <w:sz w:val="21"/>
          <w:szCs w:val="21"/>
        </w:rPr>
        <w:t>29</w:t>
      </w:r>
      <w:r w:rsidRPr="00AB5DDD">
        <w:rPr>
          <w:rFonts w:ascii="宋体" w:hAnsi="宋体"/>
          <w:sz w:val="21"/>
          <w:szCs w:val="21"/>
        </w:rPr>
        <w:t>\00</w:t>
      </w:r>
      <w:r w:rsidRPr="00AB5DDD">
        <w:rPr>
          <w:rFonts w:ascii="宋体" w:hAnsi="宋体" w:hint="eastAsia"/>
          <w:sz w:val="21"/>
          <w:szCs w:val="21"/>
        </w:rPr>
        <w:t>0www.elastos.com.cn/car/</w:t>
      </w:r>
      <w:r w:rsidRPr="00AB5DDD">
        <w:rPr>
          <w:rFonts w:ascii="宋体" w:hAnsi="宋体"/>
          <w:sz w:val="21"/>
          <w:szCs w:val="21"/>
        </w:rPr>
        <w:t>hello.dll"</w:t>
      </w:r>
      <w:r w:rsidRPr="00AB5DDD">
        <w:rPr>
          <w:rFonts w:ascii="宋体" w:hAnsi="宋体" w:hint="eastAsia"/>
          <w:sz w:val="21"/>
          <w:szCs w:val="21"/>
        </w:rPr>
        <w:t>在本机上为</w:t>
      </w:r>
      <w:r w:rsidRPr="00AB5DDD">
        <w:rPr>
          <w:rFonts w:ascii="宋体" w:hAnsi="宋体"/>
          <w:sz w:val="21"/>
          <w:szCs w:val="21"/>
        </w:rPr>
        <w:t>L"\x12\000hello.dll"</w:t>
      </w:r>
      <w:r w:rsidRPr="00AB5DDD">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uunm是CAR编译器自动生成的，它使得CAR构件的使用者不必关心CAR构件的所在位置。</w:t>
      </w:r>
    </w:p>
    <w:p w:rsidR="00A63A52" w:rsidRPr="006348B2" w:rsidRDefault="00E42DB7" w:rsidP="0078027F">
      <w:pPr>
        <w:pStyle w:val="3"/>
        <w:snapToGrid w:val="0"/>
        <w:spacing w:line="300" w:lineRule="auto"/>
        <w:rPr>
          <w:rFonts w:hint="eastAsia"/>
          <w:sz w:val="28"/>
          <w:szCs w:val="28"/>
        </w:rPr>
      </w:pPr>
      <w:bookmarkStart w:id="465" w:name="_Toc131843241"/>
      <w:bookmarkStart w:id="466" w:name="_Toc148261072"/>
      <w:bookmarkStart w:id="467" w:name="_Toc152754398"/>
      <w:bookmarkStart w:id="468" w:name="_Toc197919058"/>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A63A52" w:rsidRPr="00CA6AC6">
          <w:rPr>
            <w:rFonts w:ascii="宋体" w:hAnsi="宋体" w:hint="eastAsia"/>
            <w:sz w:val="28"/>
            <w:szCs w:val="28"/>
          </w:rPr>
          <w:t>1.2</w:t>
        </w:r>
      </w:smartTag>
      <w:r w:rsidR="00A63A52" w:rsidRPr="00CA6AC6">
        <w:rPr>
          <w:rFonts w:ascii="宋体" w:hAnsi="宋体" w:hint="eastAsia"/>
          <w:sz w:val="28"/>
          <w:szCs w:val="28"/>
        </w:rPr>
        <w:t xml:space="preserve"> 接口</w:t>
      </w:r>
      <w:r w:rsidR="00A63A52" w:rsidRPr="00CA6AC6">
        <w:rPr>
          <w:rFonts w:ascii="宋体" w:hAnsi="宋体"/>
          <w:sz w:val="28"/>
          <w:szCs w:val="28"/>
        </w:rPr>
        <w:t>、</w:t>
      </w:r>
      <w:r w:rsidR="00A63A52" w:rsidRPr="00CA6AC6">
        <w:rPr>
          <w:rFonts w:ascii="宋体" w:hAnsi="宋体" w:hint="eastAsia"/>
          <w:sz w:val="28"/>
          <w:szCs w:val="28"/>
        </w:rPr>
        <w:t>构件类</w:t>
      </w:r>
      <w:r w:rsidR="00A63A52" w:rsidRPr="00CA6AC6">
        <w:rPr>
          <w:rFonts w:ascii="宋体" w:hAnsi="宋体"/>
          <w:sz w:val="28"/>
          <w:szCs w:val="28"/>
        </w:rPr>
        <w:t>、</w:t>
      </w:r>
      <w:r w:rsidR="00A63A52" w:rsidRPr="00CA6AC6">
        <w:rPr>
          <w:rFonts w:ascii="宋体" w:hAnsi="宋体" w:hint="eastAsia"/>
          <w:sz w:val="28"/>
          <w:szCs w:val="28"/>
        </w:rPr>
        <w:t>构件对象</w:t>
      </w:r>
      <w:bookmarkEnd w:id="465"/>
      <w:bookmarkEnd w:id="466"/>
      <w:bookmarkEnd w:id="467"/>
      <w:bookmarkEnd w:id="468"/>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接口是一组逻辑上相关的函数集合，是构件特征的抽象定义，是最基本的构件使用单位。</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 xml:space="preserve">构件类是最基本的构件运行实体（指构件对象），一个构件模块可以封装一到多个构件类的实现。构件类的实例是构件对象， 构件对象是接口的实现，一个构件对象可以实现多个接口，一个接口可以被多个构件对象实现。 </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IID是接口的标识，它由接口名、接口的方法名以及父接口名等等诸多因素决定，</w:t>
      </w:r>
      <w:r w:rsidR="002B66DB">
        <w:rPr>
          <w:rFonts w:ascii="宋体" w:hAnsi="宋体" w:hint="eastAsia"/>
          <w:sz w:val="21"/>
          <w:szCs w:val="21"/>
        </w:rPr>
        <w:t>CLASSID</w:t>
      </w:r>
      <w:r w:rsidRPr="00AB5DDD">
        <w:rPr>
          <w:rFonts w:ascii="宋体" w:hAnsi="宋体" w:hint="eastAsia"/>
          <w:sz w:val="21"/>
          <w:szCs w:val="21"/>
        </w:rPr>
        <w:t>是构件类的标识（</w:t>
      </w:r>
      <w:r w:rsidR="002B66DB">
        <w:rPr>
          <w:rFonts w:ascii="宋体" w:hAnsi="宋体" w:hint="eastAsia"/>
          <w:sz w:val="21"/>
          <w:szCs w:val="21"/>
        </w:rPr>
        <w:t>CLASSID</w:t>
      </w:r>
      <w:r w:rsidRPr="00AB5DDD">
        <w:rPr>
          <w:rFonts w:ascii="宋体" w:hAnsi="宋体" w:hint="eastAsia"/>
          <w:sz w:val="21"/>
          <w:szCs w:val="21"/>
        </w:rPr>
        <w:t>由构件类名字决定），它在构件模块内唯一。IID和</w:t>
      </w:r>
      <w:r w:rsidR="002B66DB">
        <w:rPr>
          <w:rFonts w:ascii="宋体" w:hAnsi="宋体" w:hint="eastAsia"/>
          <w:sz w:val="21"/>
          <w:szCs w:val="21"/>
        </w:rPr>
        <w:t>CLASSID</w:t>
      </w:r>
      <w:r w:rsidRPr="00AB5DDD">
        <w:rPr>
          <w:rFonts w:ascii="宋体" w:hAnsi="宋体" w:hint="eastAsia"/>
          <w:sz w:val="21"/>
          <w:szCs w:val="21"/>
        </w:rPr>
        <w:t>都是由CAR编译器自动生成，构件编写者只需定义接口名和构件类名就可以了。</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IID是一个128位的全局唯一标志符，CAR构件客户通过IID获得接口指针，再通过接口指针调用接口服务。如接口IHello的IID：</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 xml:space="preserve">static const </w:t>
      </w:r>
      <w:r w:rsidR="0056566E">
        <w:rPr>
          <w:rFonts w:ascii="宋体" w:hAnsi="宋体"/>
          <w:sz w:val="21"/>
          <w:szCs w:val="21"/>
        </w:rPr>
        <w:t>InterfaceId</w:t>
      </w:r>
      <w:r w:rsidRPr="00AB5DDD">
        <w:rPr>
          <w:rFonts w:ascii="宋体" w:hAnsi="宋体"/>
          <w:sz w:val="21"/>
          <w:szCs w:val="21"/>
        </w:rPr>
        <w:t xml:space="preserve"> </w:t>
      </w:r>
      <w:r w:rsidR="0056566E">
        <w:rPr>
          <w:rFonts w:ascii="宋体" w:hAnsi="宋体"/>
          <w:sz w:val="21"/>
          <w:szCs w:val="21"/>
        </w:rPr>
        <w:t>InterfaceId</w:t>
      </w:r>
      <w:r w:rsidRPr="00AB5DDD">
        <w:rPr>
          <w:rFonts w:ascii="宋体" w:hAnsi="宋体"/>
          <w:sz w:val="21"/>
          <w:szCs w:val="21"/>
        </w:rPr>
        <w:t>_IHello = \</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{0xB7E</w:t>
      </w:r>
      <w:smartTag w:uri="urn:schemas-microsoft-com:office:smarttags" w:element="chmetcnv">
        <w:smartTagPr>
          <w:attr w:name="UnitName" w:val="C"/>
          <w:attr w:name="SourceValue" w:val="30"/>
          <w:attr w:name="HasSpace" w:val="False"/>
          <w:attr w:name="Negative" w:val="False"/>
          <w:attr w:name="NumberType" w:val="1"/>
          <w:attr w:name="TCSC" w:val="0"/>
        </w:smartTagPr>
        <w:r w:rsidRPr="00AB5DDD">
          <w:rPr>
            <w:rFonts w:ascii="宋体" w:hAnsi="宋体"/>
            <w:sz w:val="21"/>
            <w:szCs w:val="21"/>
          </w:rPr>
          <w:t>30C</w:t>
        </w:r>
      </w:smartTag>
      <w:r w:rsidRPr="00AB5DDD">
        <w:rPr>
          <w:rFonts w:ascii="宋体" w:hAnsi="宋体"/>
          <w:sz w:val="21"/>
          <w:szCs w:val="21"/>
        </w:rPr>
        <w:t>02,0x8452,0xAFBE,{0xFC,0x47,0xE8,0xFB,0xCA,0x52,0x84,0xBE}};</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一般地，接口的IID名称通常由IID_和接口名组成。</w:t>
      </w:r>
    </w:p>
    <w:p w:rsidR="00A63A52" w:rsidRPr="00AB5DDD" w:rsidRDefault="002B66DB" w:rsidP="00AB5DDD">
      <w:pPr>
        <w:snapToGrid w:val="0"/>
        <w:spacing w:line="300" w:lineRule="auto"/>
        <w:ind w:firstLineChars="200" w:firstLine="420"/>
        <w:rPr>
          <w:rFonts w:ascii="宋体" w:hAnsi="宋体" w:hint="eastAsia"/>
          <w:sz w:val="21"/>
          <w:szCs w:val="21"/>
        </w:rPr>
      </w:pPr>
      <w:r>
        <w:rPr>
          <w:rFonts w:ascii="宋体" w:hAnsi="宋体" w:hint="eastAsia"/>
          <w:sz w:val="21"/>
          <w:szCs w:val="21"/>
        </w:rPr>
        <w:t>CLASSID</w:t>
      </w:r>
      <w:r w:rsidR="00A63A52" w:rsidRPr="00AB5DDD">
        <w:rPr>
          <w:rFonts w:ascii="宋体" w:hAnsi="宋体" w:hint="eastAsia"/>
          <w:sz w:val="21"/>
          <w:szCs w:val="21"/>
        </w:rPr>
        <w:t xml:space="preserve">标志了构件类，不同于接口的标志， </w:t>
      </w:r>
      <w:r>
        <w:rPr>
          <w:rFonts w:ascii="宋体" w:hAnsi="宋体" w:hint="eastAsia"/>
          <w:sz w:val="21"/>
          <w:szCs w:val="21"/>
        </w:rPr>
        <w:t>CLASSID</w:t>
      </w:r>
      <w:r w:rsidR="00A63A52" w:rsidRPr="00AB5DDD">
        <w:rPr>
          <w:rFonts w:ascii="宋体" w:hAnsi="宋体" w:hint="eastAsia"/>
          <w:sz w:val="21"/>
          <w:szCs w:val="21"/>
        </w:rPr>
        <w:t>不但包含了128位的全局唯一标志符(CLSID)，还包含了构件模块的uunm：</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[CLSID][uunm]</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如构件类CHello的</w:t>
      </w:r>
      <w:r w:rsidR="002B66DB">
        <w:rPr>
          <w:rFonts w:ascii="宋体" w:hAnsi="宋体" w:hint="eastAsia"/>
          <w:sz w:val="21"/>
          <w:szCs w:val="21"/>
        </w:rPr>
        <w:t>CLASSID</w:t>
      </w:r>
      <w:r w:rsidRPr="00AB5DDD">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 xml:space="preserve">static const </w:t>
      </w:r>
      <w:r w:rsidR="002B66DB">
        <w:rPr>
          <w:rFonts w:ascii="宋体" w:hAnsi="宋体"/>
          <w:sz w:val="21"/>
          <w:szCs w:val="21"/>
        </w:rPr>
        <w:t>CLASSID</w:t>
      </w:r>
      <w:r w:rsidRPr="00AB5DDD">
        <w:rPr>
          <w:rFonts w:ascii="宋体" w:hAnsi="宋体"/>
          <w:sz w:val="21"/>
          <w:szCs w:val="21"/>
        </w:rPr>
        <w:t xml:space="preserve"> CLSID_CHello = {</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lastRenderedPageBreak/>
        <w:t>{0x97E</w:t>
      </w:r>
      <w:smartTag w:uri="urn:schemas-microsoft-com:office:smarttags" w:element="chmetcnv">
        <w:smartTagPr>
          <w:attr w:name="UnitName" w:val="C"/>
          <w:attr w:name="SourceValue" w:val="90"/>
          <w:attr w:name="HasSpace" w:val="False"/>
          <w:attr w:name="Negative" w:val="False"/>
          <w:attr w:name="NumberType" w:val="1"/>
          <w:attr w:name="TCSC" w:val="0"/>
        </w:smartTagPr>
        <w:r w:rsidRPr="00AB5DDD">
          <w:rPr>
            <w:rFonts w:ascii="宋体" w:hAnsi="宋体"/>
            <w:sz w:val="21"/>
            <w:szCs w:val="21"/>
          </w:rPr>
          <w:t>90C</w:t>
        </w:r>
      </w:smartTag>
      <w:r w:rsidRPr="00AB5DDD">
        <w:rPr>
          <w:rFonts w:ascii="宋体" w:hAnsi="宋体"/>
          <w:sz w:val="21"/>
          <w:szCs w:val="21"/>
        </w:rPr>
        <w:t>1D,0x</w:t>
      </w:r>
      <w:smartTag w:uri="urn:schemas-microsoft-com:office:smarttags" w:element="chmetcnv">
        <w:smartTagPr>
          <w:attr w:name="UnitName" w:val="C"/>
          <w:attr w:name="SourceValue" w:val="844"/>
          <w:attr w:name="HasSpace" w:val="False"/>
          <w:attr w:name="Negative" w:val="False"/>
          <w:attr w:name="NumberType" w:val="1"/>
          <w:attr w:name="TCSC" w:val="0"/>
        </w:smartTagPr>
        <w:r w:rsidRPr="00AB5DDD">
          <w:rPr>
            <w:rFonts w:ascii="宋体" w:hAnsi="宋体"/>
            <w:sz w:val="21"/>
            <w:szCs w:val="21"/>
          </w:rPr>
          <w:t>844C</w:t>
        </w:r>
      </w:smartTag>
      <w:r w:rsidRPr="00AB5DDD">
        <w:rPr>
          <w:rFonts w:ascii="宋体" w:hAnsi="宋体"/>
          <w:sz w:val="21"/>
          <w:szCs w:val="21"/>
        </w:rPr>
        <w:t>,0xAFBE,{0xFC,0xAF,0xE8,0xFB,0xCA,0x</w:t>
      </w:r>
      <w:smartTag w:uri="urn:schemas-microsoft-com:office:smarttags" w:element="chmetcnv">
        <w:smartTagPr>
          <w:attr w:name="UnitName" w:val="C"/>
          <w:attr w:name="SourceValue" w:val="4"/>
          <w:attr w:name="HasSpace" w:val="False"/>
          <w:attr w:name="Negative" w:val="False"/>
          <w:attr w:name="NumberType" w:val="1"/>
          <w:attr w:name="TCSC" w:val="0"/>
        </w:smartTagPr>
        <w:r w:rsidRPr="00AB5DDD">
          <w:rPr>
            <w:rFonts w:ascii="宋体" w:hAnsi="宋体"/>
            <w:sz w:val="21"/>
            <w:szCs w:val="21"/>
          </w:rPr>
          <w:t>4C</w:t>
        </w:r>
      </w:smartTag>
      <w:r w:rsidRPr="00AB5DDD">
        <w:rPr>
          <w:rFonts w:ascii="宋体" w:hAnsi="宋体"/>
          <w:sz w:val="21"/>
          <w:szCs w:val="21"/>
        </w:rPr>
        <w:t>,0x84,0xBE}},</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L"\x</w:t>
      </w:r>
      <w:r w:rsidRPr="00AB5DDD">
        <w:rPr>
          <w:rFonts w:ascii="宋体" w:hAnsi="宋体" w:hint="eastAsia"/>
          <w:sz w:val="21"/>
          <w:szCs w:val="21"/>
        </w:rPr>
        <w:t>29</w:t>
      </w:r>
      <w:r w:rsidRPr="00AB5DDD">
        <w:rPr>
          <w:rFonts w:ascii="宋体" w:hAnsi="宋体"/>
          <w:sz w:val="21"/>
          <w:szCs w:val="21"/>
        </w:rPr>
        <w:t>\00</w:t>
      </w:r>
      <w:r w:rsidRPr="00AB5DDD">
        <w:rPr>
          <w:rFonts w:ascii="宋体" w:hAnsi="宋体" w:hint="eastAsia"/>
          <w:sz w:val="21"/>
          <w:szCs w:val="21"/>
        </w:rPr>
        <w:t>0www.elastos.com.cn/car/</w:t>
      </w:r>
      <w:r w:rsidRPr="00AB5DDD">
        <w:rPr>
          <w:rFonts w:ascii="宋体" w:hAnsi="宋体"/>
          <w:sz w:val="21"/>
          <w:szCs w:val="21"/>
        </w:rPr>
        <w:t>hello.dll};</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一般地，构件类的</w:t>
      </w:r>
      <w:r w:rsidR="002B66DB">
        <w:rPr>
          <w:rFonts w:ascii="宋体" w:hAnsi="宋体" w:hint="eastAsia"/>
          <w:sz w:val="21"/>
          <w:szCs w:val="21"/>
        </w:rPr>
        <w:t>CLASSID</w:t>
      </w:r>
      <w:r w:rsidRPr="00AB5DDD">
        <w:rPr>
          <w:rFonts w:ascii="宋体" w:hAnsi="宋体" w:hint="eastAsia"/>
          <w:sz w:val="21"/>
          <w:szCs w:val="21"/>
        </w:rPr>
        <w:t>名由CLSID_和构件类名组成。</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客户端在实例化某个构件类时，如通过</w:t>
      </w:r>
      <w:r w:rsidR="00D46659">
        <w:rPr>
          <w:rFonts w:ascii="宋体" w:hAnsi="宋体" w:hint="eastAsia"/>
          <w:sz w:val="21"/>
          <w:szCs w:val="21"/>
        </w:rPr>
        <w:t>New</w:t>
      </w:r>
      <w:r w:rsidRPr="00AB5DDD">
        <w:rPr>
          <w:rFonts w:ascii="宋体" w:hAnsi="宋体" w:hint="eastAsia"/>
          <w:sz w:val="21"/>
          <w:szCs w:val="21"/>
        </w:rPr>
        <w:t>函数，客户传入构件类的</w:t>
      </w:r>
      <w:r w:rsidR="002B66DB">
        <w:rPr>
          <w:rFonts w:ascii="宋体" w:hAnsi="宋体" w:hint="eastAsia"/>
          <w:sz w:val="21"/>
          <w:szCs w:val="21"/>
        </w:rPr>
        <w:t>CLASSID</w:t>
      </w:r>
      <w:r w:rsidRPr="00AB5DDD">
        <w:rPr>
          <w:rFonts w:ascii="宋体" w:hAnsi="宋体" w:hint="eastAsia"/>
          <w:sz w:val="21"/>
          <w:szCs w:val="21"/>
        </w:rPr>
        <w:t>,CAR构件加载程序会根据其中的uunm自动去加载相应的CAR构件，然后根据CAR构件的元数据创建出构件对象。不象MSCOM,所有的COM对象的CLSID都是通过注册表来管理，客户必须先安装构件，注册CLSID，而CAR构件对本身有足够的自描述能力，客户通过CAR构件运行平台使用CAR构件服务，直接使用即可，根本无需知道软件（CAR构件）的存在。</w:t>
      </w:r>
    </w:p>
    <w:p w:rsidR="00A63A52" w:rsidRPr="00BA6813" w:rsidRDefault="00E42DB7" w:rsidP="00FF179A">
      <w:pPr>
        <w:pStyle w:val="3"/>
        <w:snapToGrid w:val="0"/>
        <w:spacing w:line="300" w:lineRule="auto"/>
        <w:rPr>
          <w:rFonts w:hint="eastAsia"/>
          <w:b w:val="0"/>
          <w:bCs w:val="0"/>
          <w:color w:val="000000"/>
          <w:sz w:val="24"/>
          <w:szCs w:val="24"/>
        </w:rPr>
      </w:pPr>
      <w:bookmarkStart w:id="469" w:name="_Toc131843242"/>
      <w:bookmarkStart w:id="470" w:name="_Toc148261073"/>
      <w:bookmarkStart w:id="471" w:name="_Toc152754399"/>
      <w:bookmarkStart w:id="472" w:name="_Toc197919059"/>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A63A52" w:rsidRPr="00CA6AC6">
          <w:rPr>
            <w:rFonts w:ascii="宋体" w:hAnsi="宋体" w:hint="eastAsia"/>
            <w:sz w:val="28"/>
            <w:szCs w:val="28"/>
          </w:rPr>
          <w:t>1.3</w:t>
        </w:r>
      </w:smartTag>
      <w:r w:rsidR="00A63A52" w:rsidRPr="00CA6AC6">
        <w:rPr>
          <w:rFonts w:ascii="宋体" w:hAnsi="宋体" w:hint="eastAsia"/>
          <w:sz w:val="28"/>
          <w:szCs w:val="28"/>
        </w:rPr>
        <w:t xml:space="preserve"> 接口的二进制结构</w:t>
      </w:r>
      <w:bookmarkEnd w:id="469"/>
      <w:bookmarkEnd w:id="470"/>
      <w:bookmarkEnd w:id="471"/>
      <w:bookmarkEnd w:id="472"/>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接口对客户来说只是功能上的描述，其实现是被构件类实现的。一个构件类可以实现多个接口， 一个接口可被多个构件类实现， 二者是多对多的关系。下面我们就这种关系讨论接口的内存结构。</w:t>
      </w:r>
    </w:p>
    <w:p w:rsidR="00A63A52" w:rsidRPr="006348B2" w:rsidRDefault="00A63A52" w:rsidP="00124A87">
      <w:pPr>
        <w:snapToGrid w:val="0"/>
        <w:spacing w:line="300" w:lineRule="auto"/>
        <w:rPr>
          <w:rFonts w:ascii="宋体" w:hAnsi="宋体" w:hint="eastAsia"/>
          <w:b/>
          <w:szCs w:val="21"/>
        </w:rPr>
      </w:pPr>
      <w:r w:rsidRPr="006348B2">
        <w:rPr>
          <w:rFonts w:ascii="宋体" w:hAnsi="宋体" w:hint="eastAsia"/>
          <w:b/>
          <w:szCs w:val="21"/>
        </w:rPr>
        <w:t>1.构件类实现一个接口的内存结构</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考虑接口IHello, 它有一个函数Hello，采用类似于COM的IDL描述如下：</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interface IHello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若此接口被构件类CHello实现，C++语言描述如下：</w:t>
      </w:r>
    </w:p>
    <w:p w:rsidR="00A63A52" w:rsidRPr="002157D1" w:rsidRDefault="00491660" w:rsidP="00491660">
      <w:pPr>
        <w:shd w:val="clear" w:color="auto" w:fill="E6E6E6"/>
        <w:snapToGrid w:val="0"/>
        <w:spacing w:line="300" w:lineRule="auto"/>
        <w:ind w:firstLineChars="200" w:firstLine="420"/>
        <w:rPr>
          <w:rFonts w:ascii="宋体" w:hAnsi="宋体" w:hint="eastAsia"/>
          <w:sz w:val="21"/>
          <w:szCs w:val="21"/>
        </w:rPr>
      </w:pPr>
      <w:r w:rsidRPr="00491660">
        <w:rPr>
          <w:rFonts w:ascii="宋体" w:hAnsi="宋体"/>
          <w:sz w:val="21"/>
          <w:szCs w:val="21"/>
        </w:rPr>
        <w:t>CarClass(CHello)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97661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public:</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Pr="002157D1">
        <w:rPr>
          <w:rFonts w:ascii="宋体" w:hAnsi="宋体" w:hint="eastAsia"/>
          <w:sz w:val="21"/>
          <w:szCs w:val="21"/>
        </w:rPr>
        <w:t>CHello();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Pr="002157D1">
        <w:rPr>
          <w:rFonts w:ascii="宋体" w:hAnsi="宋体" w:hint="eastAsia"/>
          <w:sz w:val="21"/>
          <w:szCs w:val="21"/>
        </w:rPr>
        <w:t>～CHello();</w:t>
      </w:r>
    </w:p>
    <w:p w:rsidR="00A63A52" w:rsidRPr="002157D1" w:rsidRDefault="00A63A52" w:rsidP="0097661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public:</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00491660" w:rsidRPr="00491660">
        <w:rPr>
          <w:rFonts w:ascii="宋体" w:hAnsi="宋体"/>
          <w:sz w:val="21"/>
          <w:szCs w:val="21"/>
        </w:rPr>
        <w:t>CARAPI</w:t>
      </w:r>
      <w:r w:rsidRPr="002157D1">
        <w:rPr>
          <w:rFonts w:ascii="宋体" w:hAnsi="宋体" w:hint="eastAsia"/>
          <w:sz w:val="21"/>
          <w:szCs w:val="21"/>
        </w:rPr>
        <w:t xml:space="preserve"> Hello();</w:t>
      </w:r>
    </w:p>
    <w:p w:rsidR="00A63A52" w:rsidRPr="002157D1" w:rsidRDefault="00A63A52" w:rsidP="0097661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private:</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Pr="002157D1">
        <w:rPr>
          <w:rFonts w:ascii="宋体" w:hAnsi="宋体" w:hint="eastAsia"/>
          <w:sz w:val="21"/>
          <w:szCs w:val="21"/>
        </w:rPr>
        <w:t>char * m_helloChars;</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97661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//other members</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则CHello的构件类对象的内存结构</w:t>
      </w:r>
      <w:r w:rsidR="00C62058" w:rsidRPr="00AB5DDD">
        <w:rPr>
          <w:rFonts w:ascii="宋体" w:hAnsi="宋体" w:hint="eastAsia"/>
          <w:sz w:val="21"/>
          <w:szCs w:val="21"/>
        </w:rPr>
        <w:t>如</w:t>
      </w:r>
      <w:r w:rsidR="00C62058">
        <w:rPr>
          <w:rFonts w:ascii="宋体" w:hAnsi="宋体" w:hint="eastAsia"/>
          <w:sz w:val="21"/>
          <w:szCs w:val="21"/>
        </w:rPr>
        <w:t>图</w:t>
      </w:r>
      <w:r w:rsidR="00E42DB7">
        <w:rPr>
          <w:rFonts w:ascii="宋体" w:hAnsi="宋体" w:hint="eastAsia"/>
          <w:sz w:val="21"/>
          <w:szCs w:val="21"/>
        </w:rPr>
        <w:t>9.</w:t>
      </w:r>
      <w:r w:rsidR="00C62058">
        <w:rPr>
          <w:rFonts w:ascii="宋体" w:hAnsi="宋体" w:hint="eastAsia"/>
          <w:sz w:val="21"/>
          <w:szCs w:val="21"/>
        </w:rPr>
        <w:t>1所示。</w:t>
      </w:r>
    </w:p>
    <w:p w:rsidR="0088089A" w:rsidRPr="00AB5DDD" w:rsidRDefault="0088089A" w:rsidP="00AB5DDD">
      <w:pPr>
        <w:snapToGrid w:val="0"/>
        <w:spacing w:line="300" w:lineRule="auto"/>
        <w:ind w:firstLineChars="200" w:firstLine="420"/>
        <w:rPr>
          <w:rFonts w:ascii="宋体" w:hAnsi="宋体" w:hint="eastAsia"/>
          <w:sz w:val="21"/>
          <w:szCs w:val="21"/>
        </w:rPr>
      </w:pPr>
    </w:p>
    <w:p w:rsidR="00A63A52" w:rsidRDefault="0097535E" w:rsidP="00124A87">
      <w:pPr>
        <w:snapToGrid w:val="0"/>
        <w:spacing w:line="300" w:lineRule="auto"/>
        <w:rPr>
          <w:rFonts w:ascii="宋体" w:hAnsi="宋体" w:hint="eastAsia"/>
          <w:color w:val="000000"/>
        </w:rPr>
      </w:pPr>
      <w:r w:rsidRPr="00BA6813">
        <w:rPr>
          <w:rFonts w:ascii="宋体" w:hAnsi="宋体"/>
          <w:noProof/>
          <w:color w:val="000000"/>
        </w:rPr>
        <w:lastRenderedPageBreak/>
        <mc:AlternateContent>
          <mc:Choice Requires="wpc">
            <w:drawing>
              <wp:inline distT="0" distB="0" distL="0" distR="0">
                <wp:extent cx="5257800" cy="1485900"/>
                <wp:effectExtent l="0" t="9525" r="0" b="0"/>
                <wp:docPr id="127"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6" name="Rectangle 50"/>
                        <wps:cNvSpPr>
                          <a:spLocks noChangeArrowheads="1"/>
                        </wps:cNvSpPr>
                        <wps:spPr bwMode="auto">
                          <a:xfrm>
                            <a:off x="114935" y="297180"/>
                            <a:ext cx="799465" cy="792480"/>
                          </a:xfrm>
                          <a:prstGeom prst="rect">
                            <a:avLst/>
                          </a:prstGeom>
                          <a:solidFill>
                            <a:srgbClr val="FFFFFF"/>
                          </a:solidFill>
                          <a:ln w="9525">
                            <a:solidFill>
                              <a:srgbClr val="000000"/>
                            </a:solidFill>
                            <a:miter lim="800000"/>
                            <a:headEnd/>
                            <a:tailEnd/>
                          </a:ln>
                        </wps:spPr>
                        <wps:txbx>
                          <w:txbxContent>
                            <w:p w:rsidR="00795159" w:rsidRPr="00000AC5" w:rsidRDefault="00795159" w:rsidP="00A63A52">
                              <w:pPr>
                                <w:rPr>
                                  <w:rFonts w:hint="eastAsia"/>
                                  <w:sz w:val="21"/>
                                  <w:szCs w:val="21"/>
                                </w:rPr>
                              </w:pPr>
                              <w:r w:rsidRPr="00000AC5">
                                <w:rPr>
                                  <w:rFonts w:hint="eastAsia"/>
                                  <w:sz w:val="21"/>
                                  <w:szCs w:val="21"/>
                                </w:rPr>
                                <w:t>客户使用的接口指针</w:t>
                              </w:r>
                              <w:r w:rsidRPr="00000AC5">
                                <w:rPr>
                                  <w:rFonts w:hint="eastAsia"/>
                                  <w:sz w:val="21"/>
                                  <w:szCs w:val="21"/>
                                </w:rPr>
                                <w:t>pIHello</w:t>
                              </w:r>
                            </w:p>
                          </w:txbxContent>
                        </wps:txbx>
                        <wps:bodyPr rot="0" vert="horz" wrap="square" lIns="91440" tIns="45720" rIns="91440" bIns="45720" anchor="t" anchorCtr="0" upright="1">
                          <a:noAutofit/>
                        </wps:bodyPr>
                      </wps:wsp>
                      <wps:wsp>
                        <wps:cNvPr id="117" name="Rectangle 51"/>
                        <wps:cNvSpPr>
                          <a:spLocks noChangeArrowheads="1"/>
                        </wps:cNvSpPr>
                        <wps:spPr bwMode="auto">
                          <a:xfrm>
                            <a:off x="1143000" y="297180"/>
                            <a:ext cx="1143000" cy="297180"/>
                          </a:xfrm>
                          <a:prstGeom prst="rect">
                            <a:avLst/>
                          </a:prstGeom>
                          <a:solidFill>
                            <a:srgbClr val="FFFFFF"/>
                          </a:solidFill>
                          <a:ln w="9525">
                            <a:solidFill>
                              <a:srgbClr val="000000"/>
                            </a:solidFill>
                            <a:miter lim="800000"/>
                            <a:headEnd/>
                            <a:tailEnd/>
                          </a:ln>
                        </wps:spPr>
                        <wps:txbx>
                          <w:txbxContent>
                            <w:p w:rsidR="00795159" w:rsidRPr="00000AC5" w:rsidRDefault="00795159" w:rsidP="00A63A52">
                              <w:pPr>
                                <w:rPr>
                                  <w:rFonts w:hint="eastAsia"/>
                                  <w:sz w:val="21"/>
                                  <w:szCs w:val="21"/>
                                </w:rPr>
                              </w:pPr>
                              <w:r w:rsidRPr="00000AC5">
                                <w:rPr>
                                  <w:rFonts w:hint="eastAsia"/>
                                  <w:sz w:val="21"/>
                                  <w:szCs w:val="21"/>
                                </w:rPr>
                                <w:t>pVtable</w:t>
                              </w:r>
                            </w:p>
                          </w:txbxContent>
                        </wps:txbx>
                        <wps:bodyPr rot="0" vert="horz" wrap="square" lIns="91440" tIns="45720" rIns="91440" bIns="45720" anchor="t" anchorCtr="0" upright="1">
                          <a:noAutofit/>
                        </wps:bodyPr>
                      </wps:wsp>
                      <wps:wsp>
                        <wps:cNvPr id="118" name="AutoShape 52"/>
                        <wps:cNvSpPr>
                          <a:spLocks noChangeArrowheads="1"/>
                        </wps:cNvSpPr>
                        <wps:spPr bwMode="auto">
                          <a:xfrm>
                            <a:off x="3771900" y="297180"/>
                            <a:ext cx="1143000" cy="990600"/>
                          </a:xfrm>
                          <a:prstGeom prst="flowChartAlternateProcess">
                            <a:avLst/>
                          </a:prstGeom>
                          <a:solidFill>
                            <a:srgbClr val="FFFFFF"/>
                          </a:solidFill>
                          <a:ln w="9525">
                            <a:solidFill>
                              <a:srgbClr val="000000"/>
                            </a:solidFill>
                            <a:miter lim="800000"/>
                            <a:headEnd/>
                            <a:tailEnd/>
                          </a:ln>
                        </wps:spPr>
                        <wps:txbx>
                          <w:txbxContent>
                            <w:p w:rsidR="00795159" w:rsidRPr="00000AC5" w:rsidRDefault="00795159" w:rsidP="00A63A52">
                              <w:pPr>
                                <w:rPr>
                                  <w:rFonts w:hint="eastAsia"/>
                                  <w:sz w:val="21"/>
                                  <w:szCs w:val="21"/>
                                </w:rPr>
                              </w:pPr>
                              <w:r w:rsidRPr="00000AC5">
                                <w:rPr>
                                  <w:rFonts w:hint="eastAsia"/>
                                  <w:sz w:val="21"/>
                                  <w:szCs w:val="21"/>
                                </w:rPr>
                                <w:t>CHello</w:t>
                              </w:r>
                              <w:r w:rsidRPr="00000AC5">
                                <w:rPr>
                                  <w:rFonts w:hint="eastAsia"/>
                                  <w:sz w:val="21"/>
                                  <w:szCs w:val="21"/>
                                </w:rPr>
                                <w:t>类中</w:t>
                              </w:r>
                              <w:r w:rsidRPr="00000AC5">
                                <w:rPr>
                                  <w:rFonts w:hint="eastAsia"/>
                                  <w:sz w:val="21"/>
                                  <w:szCs w:val="21"/>
                                </w:rPr>
                                <w:t>Hello</w:t>
                              </w:r>
                              <w:r w:rsidRPr="00000AC5">
                                <w:rPr>
                                  <w:rFonts w:hint="eastAsia"/>
                                  <w:sz w:val="21"/>
                                  <w:szCs w:val="21"/>
                                </w:rPr>
                                <w:t>的具体实现</w:t>
                              </w:r>
                            </w:p>
                          </w:txbxContent>
                        </wps:txbx>
                        <wps:bodyPr rot="0" vert="horz" wrap="square" lIns="91440" tIns="45720" rIns="91440" bIns="45720" anchor="t" anchorCtr="0" upright="1">
                          <a:noAutofit/>
                        </wps:bodyPr>
                      </wps:wsp>
                      <wps:wsp>
                        <wps:cNvPr id="119" name="Rectangle 53"/>
                        <wps:cNvSpPr>
                          <a:spLocks noChangeArrowheads="1"/>
                        </wps:cNvSpPr>
                        <wps:spPr bwMode="auto">
                          <a:xfrm>
                            <a:off x="1143000" y="594360"/>
                            <a:ext cx="1143000" cy="297180"/>
                          </a:xfrm>
                          <a:prstGeom prst="rect">
                            <a:avLst/>
                          </a:prstGeom>
                          <a:solidFill>
                            <a:srgbClr val="FFFFFF"/>
                          </a:solidFill>
                          <a:ln w="9525">
                            <a:solidFill>
                              <a:srgbClr val="000000"/>
                            </a:solidFill>
                            <a:miter lim="800000"/>
                            <a:headEnd/>
                            <a:tailEnd/>
                          </a:ln>
                        </wps:spPr>
                        <wps:txbx>
                          <w:txbxContent>
                            <w:p w:rsidR="00795159" w:rsidRPr="00000AC5" w:rsidRDefault="00795159" w:rsidP="00A63A52">
                              <w:pPr>
                                <w:rPr>
                                  <w:sz w:val="21"/>
                                  <w:szCs w:val="21"/>
                                </w:rPr>
                              </w:pPr>
                              <w:r w:rsidRPr="00000AC5">
                                <w:rPr>
                                  <w:rFonts w:ascii="宋体" w:hAnsi="宋体" w:hint="eastAsia"/>
                                  <w:sz w:val="21"/>
                                  <w:szCs w:val="21"/>
                                </w:rPr>
                                <w:t>m_helloChars</w:t>
                              </w:r>
                            </w:p>
                          </w:txbxContent>
                        </wps:txbx>
                        <wps:bodyPr rot="0" vert="horz" wrap="square" lIns="91440" tIns="45720" rIns="91440" bIns="45720" anchor="t" anchorCtr="0" upright="1">
                          <a:noAutofit/>
                        </wps:bodyPr>
                      </wps:wsp>
                      <wps:wsp>
                        <wps:cNvPr id="120" name="Rectangle 54"/>
                        <wps:cNvSpPr>
                          <a:spLocks noChangeArrowheads="1"/>
                        </wps:cNvSpPr>
                        <wps:spPr bwMode="auto">
                          <a:xfrm>
                            <a:off x="1143000" y="891540"/>
                            <a:ext cx="1143000" cy="297180"/>
                          </a:xfrm>
                          <a:prstGeom prst="rect">
                            <a:avLst/>
                          </a:prstGeom>
                          <a:solidFill>
                            <a:srgbClr val="FFFFFF"/>
                          </a:solidFill>
                          <a:ln w="9525">
                            <a:solidFill>
                              <a:srgbClr val="000000"/>
                            </a:solidFill>
                            <a:miter lim="800000"/>
                            <a:headEnd/>
                            <a:tailEnd/>
                          </a:ln>
                        </wps:spPr>
                        <wps:txbx>
                          <w:txbxContent>
                            <w:p w:rsidR="00795159" w:rsidRPr="00000AC5" w:rsidRDefault="00795159" w:rsidP="00A63A52">
                              <w:pPr>
                                <w:rPr>
                                  <w:rFonts w:hint="eastAsia"/>
                                  <w:sz w:val="21"/>
                                  <w:szCs w:val="21"/>
                                </w:rPr>
                              </w:pPr>
                              <w:r w:rsidRPr="00000AC5">
                                <w:rPr>
                                  <w:rFonts w:hint="eastAsia"/>
                                  <w:sz w:val="21"/>
                                  <w:szCs w:val="21"/>
                                </w:rPr>
                                <w:t xml:space="preserve"> </w:t>
                              </w:r>
                              <w:r w:rsidRPr="00000AC5">
                                <w:rPr>
                                  <w:rFonts w:ascii="宋体" w:hAnsi="宋体"/>
                                  <w:sz w:val="21"/>
                                  <w:szCs w:val="21"/>
                                </w:rPr>
                                <w:t>···</w:t>
                              </w:r>
                            </w:p>
                          </w:txbxContent>
                        </wps:txbx>
                        <wps:bodyPr rot="0" vert="horz" wrap="square" lIns="91440" tIns="45720" rIns="91440" bIns="45720" anchor="t" anchorCtr="0" upright="1">
                          <a:noAutofit/>
                        </wps:bodyPr>
                      </wps:wsp>
                      <wps:wsp>
                        <wps:cNvPr id="121" name="Text Box 55"/>
                        <wps:cNvSpPr txBox="1">
                          <a:spLocks noChangeArrowheads="1"/>
                        </wps:cNvSpPr>
                        <wps:spPr bwMode="auto">
                          <a:xfrm>
                            <a:off x="2628900" y="0"/>
                            <a:ext cx="800100" cy="297180"/>
                          </a:xfrm>
                          <a:prstGeom prst="rect">
                            <a:avLst/>
                          </a:prstGeom>
                          <a:solidFill>
                            <a:srgbClr val="FFFFFF">
                              <a:alpha val="0"/>
                            </a:srgbClr>
                          </a:solidFill>
                          <a:ln w="9525">
                            <a:solidFill>
                              <a:srgbClr val="FFFFFF">
                                <a:alpha val="0"/>
                              </a:srgbClr>
                            </a:solidFill>
                            <a:miter lim="800000"/>
                            <a:headEnd/>
                            <a:tailEnd/>
                          </a:ln>
                        </wps:spPr>
                        <wps:txbx>
                          <w:txbxContent>
                            <w:p w:rsidR="00795159" w:rsidRPr="00000AC5" w:rsidRDefault="00795159" w:rsidP="00A63A52">
                              <w:pPr>
                                <w:rPr>
                                  <w:rFonts w:hint="eastAsia"/>
                                  <w:sz w:val="21"/>
                                  <w:szCs w:val="21"/>
                                </w:rPr>
                              </w:pPr>
                              <w:r w:rsidRPr="00000AC5">
                                <w:rPr>
                                  <w:rFonts w:hint="eastAsia"/>
                                  <w:sz w:val="21"/>
                                  <w:szCs w:val="21"/>
                                </w:rPr>
                                <w:t>vtable</w:t>
                              </w:r>
                            </w:p>
                          </w:txbxContent>
                        </wps:txbx>
                        <wps:bodyPr rot="0" vert="horz" wrap="square" lIns="91440" tIns="45720" rIns="91440" bIns="45720" anchor="t" anchorCtr="0" upright="1">
                          <a:noAutofit/>
                        </wps:bodyPr>
                      </wps:wsp>
                      <wps:wsp>
                        <wps:cNvPr id="122" name="Text Box 56"/>
                        <wps:cNvSpPr txBox="1">
                          <a:spLocks noChangeArrowheads="1"/>
                        </wps:cNvSpPr>
                        <wps:spPr bwMode="auto">
                          <a:xfrm>
                            <a:off x="2628900" y="297180"/>
                            <a:ext cx="800100" cy="594360"/>
                          </a:xfrm>
                          <a:prstGeom prst="rect">
                            <a:avLst/>
                          </a:prstGeom>
                          <a:solidFill>
                            <a:srgbClr val="FFFFFF"/>
                          </a:solidFill>
                          <a:ln w="9525">
                            <a:solidFill>
                              <a:srgbClr val="000000"/>
                            </a:solidFill>
                            <a:miter lim="800000"/>
                            <a:headEnd/>
                            <a:tailEnd/>
                          </a:ln>
                        </wps:spPr>
                        <wps:txbx>
                          <w:txbxContent>
                            <w:p w:rsidR="00795159" w:rsidRPr="00000AC5" w:rsidRDefault="00795159" w:rsidP="00A63A52">
                              <w:pPr>
                                <w:rPr>
                                  <w:rFonts w:hint="eastAsia"/>
                                  <w:sz w:val="21"/>
                                  <w:szCs w:val="21"/>
                                </w:rPr>
                              </w:pPr>
                              <w:r w:rsidRPr="00000AC5">
                                <w:rPr>
                                  <w:rFonts w:hint="eastAsia"/>
                                  <w:sz w:val="21"/>
                                  <w:szCs w:val="21"/>
                                </w:rPr>
                                <w:t>Hello</w:t>
                              </w:r>
                              <w:r w:rsidRPr="00000AC5">
                                <w:rPr>
                                  <w:rFonts w:hint="eastAsia"/>
                                  <w:sz w:val="21"/>
                                  <w:szCs w:val="21"/>
                                </w:rPr>
                                <w:t>函数指针</w:t>
                              </w:r>
                            </w:p>
                          </w:txbxContent>
                        </wps:txbx>
                        <wps:bodyPr rot="0" vert="horz" wrap="square" lIns="91440" tIns="45720" rIns="91440" bIns="45720" anchor="t" anchorCtr="0" upright="1">
                          <a:noAutofit/>
                        </wps:bodyPr>
                      </wps:wsp>
                      <wps:wsp>
                        <wps:cNvPr id="123" name="Line 57"/>
                        <wps:cNvCnPr>
                          <a:cxnSpLocks noChangeShapeType="1"/>
                        </wps:cNvCnPr>
                        <wps:spPr bwMode="auto">
                          <a:xfrm>
                            <a:off x="914400" y="495300"/>
                            <a:ext cx="228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Line 58"/>
                        <wps:cNvCnPr>
                          <a:cxnSpLocks noChangeShapeType="1"/>
                        </wps:cNvCnPr>
                        <wps:spPr bwMode="auto">
                          <a:xfrm>
                            <a:off x="2286000" y="495300"/>
                            <a:ext cx="3429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Line 59"/>
                        <wps:cNvCnPr>
                          <a:cxnSpLocks noChangeShapeType="1"/>
                        </wps:cNvCnPr>
                        <wps:spPr bwMode="auto">
                          <a:xfrm>
                            <a:off x="3429000" y="594360"/>
                            <a:ext cx="3429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48" o:spid="_x0000_s1041" editas="canvas" style="width:414pt;height:117pt;mso-position-horizontal-relative:char;mso-position-vertical-relative:line" coordsize="52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">
                <v:shape id="_x0000_s1042" type="#_x0000_t75" style="position:absolute;width:52578;height:14859;visibility:visible;mso-wrap-style:square">
                  <v:fill o:detectmouseclick="t"/>
                  <v:path o:connecttype="none"/>
                </v:shape>
                <v:rect id="Rectangle 50" o:spid="_x0000_s1043" style="position:absolute;left:1149;top:2971;width:7995;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rsidR="00795159" w:rsidRPr="00000AC5" w:rsidRDefault="00795159" w:rsidP="00A63A52">
                        <w:pPr>
                          <w:rPr>
                            <w:rFonts w:hint="eastAsia"/>
                            <w:sz w:val="21"/>
                            <w:szCs w:val="21"/>
                          </w:rPr>
                        </w:pPr>
                        <w:r w:rsidRPr="00000AC5">
                          <w:rPr>
                            <w:rFonts w:hint="eastAsia"/>
                            <w:sz w:val="21"/>
                            <w:szCs w:val="21"/>
                          </w:rPr>
                          <w:t>客户使用的接口指针</w:t>
                        </w:r>
                        <w:r w:rsidRPr="00000AC5">
                          <w:rPr>
                            <w:rFonts w:hint="eastAsia"/>
                            <w:sz w:val="21"/>
                            <w:szCs w:val="21"/>
                          </w:rPr>
                          <w:t>pIHello</w:t>
                        </w:r>
                      </w:p>
                    </w:txbxContent>
                  </v:textbox>
                </v:rect>
                <v:rect id="Rectangle 51" o:spid="_x0000_s1044" style="position:absolute;left:11430;top:2971;width:1143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textbox>
                    <w:txbxContent>
                      <w:p w:rsidR="00795159" w:rsidRPr="00000AC5" w:rsidRDefault="00795159" w:rsidP="00A63A52">
                        <w:pPr>
                          <w:rPr>
                            <w:rFonts w:hint="eastAsia"/>
                            <w:sz w:val="21"/>
                            <w:szCs w:val="21"/>
                          </w:rPr>
                        </w:pPr>
                        <w:r w:rsidRPr="00000AC5">
                          <w:rPr>
                            <w:rFonts w:hint="eastAsia"/>
                            <w:sz w:val="21"/>
                            <w:szCs w:val="21"/>
                          </w:rPr>
                          <w:t>pVtable</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2" o:spid="_x0000_s1045" type="#_x0000_t176" style="position:absolute;left:37719;top:2971;width:11430;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">
                  <v:textbox>
                    <w:txbxContent>
                      <w:p w:rsidR="00795159" w:rsidRPr="00000AC5" w:rsidRDefault="00795159" w:rsidP="00A63A52">
                        <w:pPr>
                          <w:rPr>
                            <w:rFonts w:hint="eastAsia"/>
                            <w:sz w:val="21"/>
                            <w:szCs w:val="21"/>
                          </w:rPr>
                        </w:pPr>
                        <w:r w:rsidRPr="00000AC5">
                          <w:rPr>
                            <w:rFonts w:hint="eastAsia"/>
                            <w:sz w:val="21"/>
                            <w:szCs w:val="21"/>
                          </w:rPr>
                          <w:t>CHello</w:t>
                        </w:r>
                        <w:r w:rsidRPr="00000AC5">
                          <w:rPr>
                            <w:rFonts w:hint="eastAsia"/>
                            <w:sz w:val="21"/>
                            <w:szCs w:val="21"/>
                          </w:rPr>
                          <w:t>类中</w:t>
                        </w:r>
                        <w:r w:rsidRPr="00000AC5">
                          <w:rPr>
                            <w:rFonts w:hint="eastAsia"/>
                            <w:sz w:val="21"/>
                            <w:szCs w:val="21"/>
                          </w:rPr>
                          <w:t>Hello</w:t>
                        </w:r>
                        <w:r w:rsidRPr="00000AC5">
                          <w:rPr>
                            <w:rFonts w:hint="eastAsia"/>
                            <w:sz w:val="21"/>
                            <w:szCs w:val="21"/>
                          </w:rPr>
                          <w:t>的具体实现</w:t>
                        </w:r>
                      </w:p>
                    </w:txbxContent>
                  </v:textbox>
                </v:shape>
                <v:rect id="Rectangle 53" o:spid="_x0000_s1046" style="position:absolute;left:11430;top:5943;width:1143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795159" w:rsidRPr="00000AC5" w:rsidRDefault="00795159" w:rsidP="00A63A52">
                        <w:pPr>
                          <w:rPr>
                            <w:sz w:val="21"/>
                            <w:szCs w:val="21"/>
                          </w:rPr>
                        </w:pPr>
                        <w:r w:rsidRPr="00000AC5">
                          <w:rPr>
                            <w:rFonts w:ascii="宋体" w:hAnsi="宋体" w:hint="eastAsia"/>
                            <w:sz w:val="21"/>
                            <w:szCs w:val="21"/>
                          </w:rPr>
                          <w:t>m_helloChars</w:t>
                        </w:r>
                      </w:p>
                    </w:txbxContent>
                  </v:textbox>
                </v:rect>
                <v:rect id="Rectangle 54" o:spid="_x0000_s1047" style="position:absolute;left:11430;top:8915;width:1143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textbox>
                    <w:txbxContent>
                      <w:p w:rsidR="00795159" w:rsidRPr="00000AC5" w:rsidRDefault="00795159" w:rsidP="00A63A52">
                        <w:pPr>
                          <w:rPr>
                            <w:rFonts w:hint="eastAsia"/>
                            <w:sz w:val="21"/>
                            <w:szCs w:val="21"/>
                          </w:rPr>
                        </w:pPr>
                        <w:r w:rsidRPr="00000AC5">
                          <w:rPr>
                            <w:rFonts w:hint="eastAsia"/>
                            <w:sz w:val="21"/>
                            <w:szCs w:val="21"/>
                          </w:rPr>
                          <w:t xml:space="preserve"> </w:t>
                        </w:r>
                        <w:r w:rsidRPr="00000AC5">
                          <w:rPr>
                            <w:rFonts w:ascii="宋体" w:hAnsi="宋体"/>
                            <w:sz w:val="21"/>
                            <w:szCs w:val="21"/>
                          </w:rPr>
                          <w:t>···</w:t>
                        </w:r>
                      </w:p>
                    </w:txbxContent>
                  </v:textbox>
                </v:rect>
                <v:shape id="Text Box 55" o:spid="_x0000_s1048" type="#_x0000_t202" style="position:absolute;left:26289;width:800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" strokecolor="white">
                  <v:fill opacity="0"/>
                  <v:stroke opacity="0"/>
                  <v:textbox>
                    <w:txbxContent>
                      <w:p w:rsidR="00795159" w:rsidRPr="00000AC5" w:rsidRDefault="00795159" w:rsidP="00A63A52">
                        <w:pPr>
                          <w:rPr>
                            <w:rFonts w:hint="eastAsia"/>
                            <w:sz w:val="21"/>
                            <w:szCs w:val="21"/>
                          </w:rPr>
                        </w:pPr>
                        <w:r w:rsidRPr="00000AC5">
                          <w:rPr>
                            <w:rFonts w:hint="eastAsia"/>
                            <w:sz w:val="21"/>
                            <w:szCs w:val="21"/>
                          </w:rPr>
                          <w:t>vtable</w:t>
                        </w:r>
                      </w:p>
                    </w:txbxContent>
                  </v:textbox>
                </v:shape>
                <v:shape id="Text Box 56" o:spid="_x0000_s1049" type="#_x0000_t202" style="position:absolute;left:26289;top:2971;width:800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">
                  <v:textbox>
                    <w:txbxContent>
                      <w:p w:rsidR="00795159" w:rsidRPr="00000AC5" w:rsidRDefault="00795159" w:rsidP="00A63A52">
                        <w:pPr>
                          <w:rPr>
                            <w:rFonts w:hint="eastAsia"/>
                            <w:sz w:val="21"/>
                            <w:szCs w:val="21"/>
                          </w:rPr>
                        </w:pPr>
                        <w:r w:rsidRPr="00000AC5">
                          <w:rPr>
                            <w:rFonts w:hint="eastAsia"/>
                            <w:sz w:val="21"/>
                            <w:szCs w:val="21"/>
                          </w:rPr>
                          <w:t>Hello</w:t>
                        </w:r>
                        <w:r w:rsidRPr="00000AC5">
                          <w:rPr>
                            <w:rFonts w:hint="eastAsia"/>
                            <w:sz w:val="21"/>
                            <w:szCs w:val="21"/>
                          </w:rPr>
                          <w:t>函数指针</w:t>
                        </w:r>
                      </w:p>
                    </w:txbxContent>
                  </v:textbox>
                </v:shape>
                <v:line id="Line 57" o:spid="_x0000_s1050" style="position:absolute;visibility:visible;mso-wrap-style:square" from="9144,4953" to="11430,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JdwwAAANwAAAAPAAAAZHJzL2Rvd25yZXYueG1sRE/fa8Iw&#10;EH4X9j+EG+xNUxWm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MaYSXcMAAADcAAAADwAA&#10;AAAAAAAAAAAAAAAHAgAAZHJzL2Rvd25yZXYueG1sUEsFBgAAAAADAAMAtwAAAPcCAAAAAA==&#10;">
                  <v:stroke endarrow="block"/>
                </v:line>
                <v:line id="Line 58" o:spid="_x0000_s1051" style="position:absolute;visibility:visible;mso-wrap-style:square" from="22860,4953" to="26289,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ywwAAANwAAAAPAAAAZHJzL2Rvd25yZXYueG1sRE/fa8Iw&#10;EH4X9j+EG+xNUwWn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0QMvssMAAADcAAAADwAA&#10;AAAAAAAAAAAAAAAHAgAAZHJzL2Rvd25yZXYueG1sUEsFBgAAAAADAAMAtwAAAPcCAAAAAA==&#10;">
                  <v:stroke endarrow="block"/>
                </v:line>
                <v:line id="Line 59" o:spid="_x0000_s1052" style="position:absolute;visibility:visible;mso-wrap-style:square" from="34290,5943" to="37719,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">
                  <v:stroke endarrow="block"/>
                </v:line>
                <w10:anchorlock/>
              </v:group>
            </w:pict>
          </mc:Fallback>
        </mc:AlternateContent>
      </w:r>
    </w:p>
    <w:p w:rsidR="00C62058" w:rsidRPr="00BA6813" w:rsidRDefault="00C62058" w:rsidP="00C62058">
      <w:pPr>
        <w:snapToGrid w:val="0"/>
        <w:spacing w:line="300" w:lineRule="auto"/>
        <w:jc w:val="center"/>
        <w:rPr>
          <w:rFonts w:ascii="宋体" w:hAnsi="宋体" w:hint="eastAsia"/>
          <w:color w:val="000000"/>
        </w:rPr>
      </w:pPr>
      <w:r>
        <w:rPr>
          <w:rFonts w:ascii="宋体" w:hAnsi="宋体" w:hint="eastAsia"/>
          <w:sz w:val="21"/>
          <w:szCs w:val="21"/>
        </w:rPr>
        <w:t>图</w:t>
      </w:r>
      <w:r w:rsidR="00E42DB7">
        <w:rPr>
          <w:rFonts w:ascii="宋体" w:hAnsi="宋体" w:hint="eastAsia"/>
          <w:sz w:val="21"/>
          <w:szCs w:val="21"/>
        </w:rPr>
        <w:t>9.</w:t>
      </w:r>
      <w:r>
        <w:rPr>
          <w:rFonts w:ascii="宋体" w:hAnsi="宋体" w:hint="eastAsia"/>
          <w:sz w:val="21"/>
          <w:szCs w:val="21"/>
        </w:rPr>
        <w:t xml:space="preserve">1 </w:t>
      </w:r>
      <w:r w:rsidRPr="00AB5DDD">
        <w:rPr>
          <w:rFonts w:ascii="宋体" w:hAnsi="宋体" w:hint="eastAsia"/>
          <w:sz w:val="21"/>
          <w:szCs w:val="21"/>
        </w:rPr>
        <w:t>构件类对象的内存结构</w:t>
      </w:r>
      <w:r>
        <w:rPr>
          <w:rFonts w:ascii="宋体" w:hAnsi="宋体" w:hint="eastAsia"/>
          <w:sz w:val="21"/>
          <w:szCs w:val="21"/>
        </w:rPr>
        <w:t>1</w:t>
      </w:r>
    </w:p>
    <w:p w:rsidR="00A63A52" w:rsidRPr="00BA6813" w:rsidRDefault="00A63A52" w:rsidP="00124A87">
      <w:pPr>
        <w:snapToGrid w:val="0"/>
        <w:spacing w:line="300" w:lineRule="auto"/>
        <w:rPr>
          <w:rFonts w:ascii="宋体" w:hAnsi="宋体" w:hint="eastAsia"/>
          <w:b/>
          <w:color w:val="000000"/>
        </w:rPr>
      </w:pPr>
    </w:p>
    <w:p w:rsidR="00A63A52" w:rsidRPr="006348B2" w:rsidRDefault="00A63A52" w:rsidP="00124A87">
      <w:pPr>
        <w:snapToGrid w:val="0"/>
        <w:spacing w:line="300" w:lineRule="auto"/>
        <w:rPr>
          <w:rFonts w:ascii="宋体" w:hAnsi="宋体" w:hint="eastAsia"/>
          <w:b/>
          <w:szCs w:val="21"/>
        </w:rPr>
      </w:pPr>
      <w:r w:rsidRPr="006348B2">
        <w:rPr>
          <w:rFonts w:ascii="宋体" w:hAnsi="宋体" w:hint="eastAsia"/>
          <w:b/>
          <w:szCs w:val="21"/>
        </w:rPr>
        <w:t>2.构件类实现多个接口的内存结构</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考虑接口IWorld：</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interface IWorld</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t>World();</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若CHello实现了IHello和IWorld:</w:t>
      </w:r>
    </w:p>
    <w:p w:rsidR="00A63A52" w:rsidRPr="002157D1" w:rsidRDefault="002E4E77" w:rsidP="002157D1">
      <w:pPr>
        <w:shd w:val="clear" w:color="auto" w:fill="E6E6E6"/>
        <w:snapToGrid w:val="0"/>
        <w:spacing w:line="300" w:lineRule="auto"/>
        <w:ind w:firstLineChars="200" w:firstLine="420"/>
        <w:rPr>
          <w:rFonts w:ascii="宋体" w:hAnsi="宋体" w:hint="eastAsia"/>
          <w:sz w:val="21"/>
          <w:szCs w:val="21"/>
        </w:rPr>
      </w:pPr>
      <w:r w:rsidRPr="00491660">
        <w:rPr>
          <w:rFonts w:ascii="宋体" w:hAnsi="宋体"/>
          <w:sz w:val="21"/>
          <w:szCs w:val="21"/>
        </w:rPr>
        <w:t>CarClass(CHello)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2157D1" w:rsidRDefault="00A63A52" w:rsidP="0097661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public:</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Pr="002157D1">
        <w:rPr>
          <w:rFonts w:ascii="宋体" w:hAnsi="宋体" w:hint="eastAsia"/>
          <w:sz w:val="21"/>
          <w:szCs w:val="21"/>
        </w:rPr>
        <w:t>CHello();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Pr="002157D1">
        <w:rPr>
          <w:rFonts w:ascii="宋体" w:hAnsi="宋体" w:hint="eastAsia"/>
          <w:sz w:val="21"/>
          <w:szCs w:val="21"/>
        </w:rPr>
        <w:t>～CHello();</w:t>
      </w:r>
    </w:p>
    <w:p w:rsidR="00A63A52" w:rsidRPr="002157D1" w:rsidRDefault="00A63A52" w:rsidP="0097661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public:</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002E4E77" w:rsidRPr="00491660">
        <w:rPr>
          <w:rFonts w:ascii="宋体" w:hAnsi="宋体"/>
          <w:sz w:val="21"/>
          <w:szCs w:val="21"/>
        </w:rPr>
        <w:t>CARAPI</w:t>
      </w:r>
      <w:r w:rsidRPr="002157D1">
        <w:rPr>
          <w:rFonts w:ascii="宋体" w:hAnsi="宋体" w:hint="eastAsia"/>
          <w:sz w:val="21"/>
          <w:szCs w:val="21"/>
        </w:rPr>
        <w:t xml:space="preserve"> Hello();</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002E4E77" w:rsidRPr="00491660">
        <w:rPr>
          <w:rFonts w:ascii="宋体" w:hAnsi="宋体"/>
          <w:sz w:val="21"/>
          <w:szCs w:val="21"/>
        </w:rPr>
        <w:t>CARAPI</w:t>
      </w:r>
      <w:r w:rsidRPr="002157D1">
        <w:rPr>
          <w:rFonts w:ascii="宋体" w:hAnsi="宋体" w:hint="eastAsia"/>
          <w:sz w:val="21"/>
          <w:szCs w:val="21"/>
        </w:rPr>
        <w:t xml:space="preserve"> World();</w:t>
      </w:r>
    </w:p>
    <w:p w:rsidR="00A63A52" w:rsidRPr="002157D1" w:rsidRDefault="00A63A52" w:rsidP="0097661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private:</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Pr="002157D1">
        <w:rPr>
          <w:rFonts w:ascii="宋体" w:hAnsi="宋体" w:hint="eastAsia"/>
          <w:sz w:val="21"/>
          <w:szCs w:val="21"/>
        </w:rPr>
        <w:t>char * m_helloChars;</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ab/>
      </w:r>
      <w:r w:rsidR="00976614">
        <w:rPr>
          <w:rFonts w:ascii="宋体" w:hAnsi="宋体" w:hint="eastAsia"/>
          <w:sz w:val="21"/>
          <w:szCs w:val="21"/>
        </w:rPr>
        <w:t xml:space="preserve">    </w:t>
      </w:r>
      <w:r w:rsidRPr="002157D1">
        <w:rPr>
          <w:rFonts w:ascii="宋体" w:hAnsi="宋体" w:hint="eastAsia"/>
          <w:sz w:val="21"/>
          <w:szCs w:val="21"/>
        </w:rPr>
        <w:t>char * m_worldChars;</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p>
    <w:p w:rsidR="00A63A52" w:rsidRPr="002157D1" w:rsidRDefault="00A63A52" w:rsidP="0097661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hint="eastAsia"/>
          <w:sz w:val="21"/>
          <w:szCs w:val="21"/>
        </w:rPr>
        <w:t>//other members</w:t>
      </w:r>
    </w:p>
    <w:p w:rsidR="00A63A52" w:rsidRPr="002157D1" w:rsidRDefault="00A63A52" w:rsidP="00976614">
      <w:pPr>
        <w:shd w:val="clear" w:color="auto" w:fill="E6E6E6"/>
        <w:snapToGrid w:val="0"/>
        <w:spacing w:line="300" w:lineRule="auto"/>
        <w:ind w:firstLineChars="400" w:firstLine="840"/>
        <w:rPr>
          <w:rFonts w:ascii="宋体" w:hAnsi="宋体" w:hint="eastAsia"/>
          <w:sz w:val="21"/>
          <w:szCs w:val="21"/>
        </w:rPr>
      </w:pPr>
      <w:r w:rsidRPr="002157D1">
        <w:rPr>
          <w:rFonts w:ascii="宋体" w:hAnsi="宋体"/>
          <w:sz w:val="21"/>
          <w:szCs w:val="21"/>
        </w:rPr>
        <w:t>……</w:t>
      </w:r>
    </w:p>
    <w:p w:rsidR="00A63A52" w:rsidRPr="002157D1" w:rsidRDefault="00A63A52" w:rsidP="002157D1">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w:t>
      </w:r>
    </w:p>
    <w:p w:rsidR="00A63A52" w:rsidRPr="00AB5DDD" w:rsidRDefault="00C62058" w:rsidP="00AB5DDD">
      <w:pPr>
        <w:snapToGrid w:val="0"/>
        <w:spacing w:line="300" w:lineRule="auto"/>
        <w:ind w:firstLineChars="200" w:firstLine="420"/>
        <w:rPr>
          <w:rFonts w:ascii="宋体" w:hAnsi="宋体" w:hint="eastAsia"/>
          <w:sz w:val="21"/>
          <w:szCs w:val="21"/>
        </w:rPr>
      </w:pPr>
      <w:r>
        <w:rPr>
          <w:rFonts w:ascii="宋体" w:hAnsi="宋体" w:hint="eastAsia"/>
          <w:sz w:val="21"/>
          <w:szCs w:val="21"/>
        </w:rPr>
        <w:t>则</w:t>
      </w:r>
      <w:r w:rsidR="00A63A52" w:rsidRPr="00AB5DDD">
        <w:rPr>
          <w:rFonts w:ascii="宋体" w:hAnsi="宋体" w:hint="eastAsia"/>
          <w:sz w:val="21"/>
          <w:szCs w:val="21"/>
        </w:rPr>
        <w:t>CHello构件类对象的内存结构</w:t>
      </w:r>
      <w:r w:rsidRPr="00AB5DDD">
        <w:rPr>
          <w:rFonts w:ascii="宋体" w:hAnsi="宋体" w:hint="eastAsia"/>
          <w:sz w:val="21"/>
          <w:szCs w:val="21"/>
        </w:rPr>
        <w:t>如</w:t>
      </w:r>
      <w:r>
        <w:rPr>
          <w:rFonts w:ascii="宋体" w:hAnsi="宋体" w:hint="eastAsia"/>
          <w:sz w:val="21"/>
          <w:szCs w:val="21"/>
        </w:rPr>
        <w:t>图</w:t>
      </w:r>
      <w:r w:rsidR="00E42DB7">
        <w:rPr>
          <w:rFonts w:ascii="宋体" w:hAnsi="宋体" w:hint="eastAsia"/>
          <w:sz w:val="21"/>
          <w:szCs w:val="21"/>
        </w:rPr>
        <w:t>9.</w:t>
      </w:r>
      <w:r>
        <w:rPr>
          <w:rFonts w:ascii="宋体" w:hAnsi="宋体" w:hint="eastAsia"/>
          <w:sz w:val="21"/>
          <w:szCs w:val="21"/>
        </w:rPr>
        <w:t>2所示。</w:t>
      </w:r>
    </w:p>
    <w:p w:rsidR="00A63A52" w:rsidRDefault="0097535E" w:rsidP="00124A87">
      <w:pPr>
        <w:snapToGrid w:val="0"/>
        <w:spacing w:line="300" w:lineRule="auto"/>
        <w:rPr>
          <w:rFonts w:ascii="宋体" w:hAnsi="宋体" w:hint="eastAsia"/>
          <w:color w:val="000000"/>
        </w:rPr>
      </w:pPr>
      <w:r w:rsidRPr="00BA6813">
        <w:rPr>
          <w:rFonts w:ascii="宋体" w:hAnsi="宋体"/>
          <w:noProof/>
          <w:color w:val="000000"/>
        </w:rPr>
        <w:lastRenderedPageBreak/>
        <mc:AlternateContent>
          <mc:Choice Requires="wpc">
            <w:drawing>
              <wp:inline distT="0" distB="0" distL="0" distR="0">
                <wp:extent cx="5486400" cy="2278380"/>
                <wp:effectExtent l="0" t="0" r="0" b="0"/>
                <wp:docPr id="115"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 name="Text Box 62"/>
                        <wps:cNvSpPr txBox="1">
                          <a:spLocks noChangeArrowheads="1"/>
                        </wps:cNvSpPr>
                        <wps:spPr bwMode="auto">
                          <a:xfrm>
                            <a:off x="114650" y="395891"/>
                            <a:ext cx="1027468" cy="1288287"/>
                          </a:xfrm>
                          <a:prstGeom prst="rect">
                            <a:avLst/>
                          </a:prstGeom>
                          <a:solidFill>
                            <a:srgbClr val="FFFFFF"/>
                          </a:solidFill>
                          <a:ln w="9525">
                            <a:solidFill>
                              <a:srgbClr val="000000"/>
                            </a:solidFill>
                            <a:miter lim="800000"/>
                            <a:headEnd/>
                            <a:tailEnd/>
                          </a:ln>
                        </wps:spPr>
                        <wps:txbx>
                          <w:txbxContent>
                            <w:p w:rsidR="00795159" w:rsidRPr="007121D2" w:rsidRDefault="00795159" w:rsidP="00A63A52">
                              <w:pPr>
                                <w:rPr>
                                  <w:rFonts w:hint="eastAsia"/>
                                  <w:sz w:val="21"/>
                                  <w:szCs w:val="21"/>
                                </w:rPr>
                              </w:pPr>
                              <w:r w:rsidRPr="007121D2">
                                <w:rPr>
                                  <w:rFonts w:hint="eastAsia"/>
                                  <w:sz w:val="21"/>
                                  <w:szCs w:val="21"/>
                                </w:rPr>
                                <w:t>客户使用的接口指针</w:t>
                              </w:r>
                            </w:p>
                            <w:p w:rsidR="00795159" w:rsidRPr="007121D2" w:rsidRDefault="00795159" w:rsidP="00A63A52">
                              <w:pPr>
                                <w:rPr>
                                  <w:rFonts w:hint="eastAsia"/>
                                  <w:sz w:val="21"/>
                                  <w:szCs w:val="21"/>
                                </w:rPr>
                              </w:pPr>
                              <w:r w:rsidRPr="007121D2">
                                <w:rPr>
                                  <w:rFonts w:hint="eastAsia"/>
                                  <w:sz w:val="21"/>
                                  <w:szCs w:val="21"/>
                                </w:rPr>
                                <w:t>pIHello</w:t>
                              </w:r>
                            </w:p>
                            <w:p w:rsidR="00795159" w:rsidRPr="007121D2" w:rsidRDefault="00795159" w:rsidP="00A63A52">
                              <w:pPr>
                                <w:rPr>
                                  <w:rFonts w:hint="eastAsia"/>
                                  <w:sz w:val="21"/>
                                  <w:szCs w:val="21"/>
                                </w:rPr>
                              </w:pPr>
                            </w:p>
                            <w:p w:rsidR="00795159" w:rsidRPr="007121D2" w:rsidRDefault="00795159" w:rsidP="00A63A52">
                              <w:pPr>
                                <w:rPr>
                                  <w:rFonts w:hint="eastAsia"/>
                                  <w:sz w:val="21"/>
                                  <w:szCs w:val="21"/>
                                </w:rPr>
                              </w:pPr>
                            </w:p>
                            <w:p w:rsidR="00795159" w:rsidRPr="007121D2" w:rsidRDefault="00795159" w:rsidP="00A63A52">
                              <w:pPr>
                                <w:rPr>
                                  <w:rFonts w:hint="eastAsia"/>
                                  <w:sz w:val="21"/>
                                  <w:szCs w:val="21"/>
                                </w:rPr>
                              </w:pPr>
                              <w:r w:rsidRPr="007121D2">
                                <w:rPr>
                                  <w:rFonts w:hint="eastAsia"/>
                                  <w:sz w:val="21"/>
                                  <w:szCs w:val="21"/>
                                </w:rPr>
                                <w:t>pIWorld</w:t>
                              </w:r>
                            </w:p>
                          </w:txbxContent>
                        </wps:txbx>
                        <wps:bodyPr rot="0" vert="horz" wrap="square" lIns="91440" tIns="45720" rIns="91440" bIns="45720" anchor="t" anchorCtr="0" upright="1">
                          <a:noAutofit/>
                        </wps:bodyPr>
                      </wps:wsp>
                      <wps:wsp>
                        <wps:cNvPr id="98" name="Text Box 63"/>
                        <wps:cNvSpPr txBox="1">
                          <a:spLocks noChangeArrowheads="1"/>
                        </wps:cNvSpPr>
                        <wps:spPr bwMode="auto">
                          <a:xfrm>
                            <a:off x="1486067" y="395891"/>
                            <a:ext cx="1142848" cy="297465"/>
                          </a:xfrm>
                          <a:prstGeom prst="rect">
                            <a:avLst/>
                          </a:prstGeom>
                          <a:solidFill>
                            <a:srgbClr val="FFFFFF"/>
                          </a:solidFill>
                          <a:ln w="9525">
                            <a:solidFill>
                              <a:srgbClr val="000000"/>
                            </a:solidFill>
                            <a:miter lim="800000"/>
                            <a:headEnd/>
                            <a:tailEnd/>
                          </a:ln>
                        </wps:spPr>
                        <wps:txbx>
                          <w:txbxContent>
                            <w:p w:rsidR="00795159" w:rsidRPr="007121D2" w:rsidRDefault="00795159" w:rsidP="00A63A52">
                              <w:pPr>
                                <w:rPr>
                                  <w:rFonts w:hint="eastAsia"/>
                                  <w:sz w:val="21"/>
                                  <w:szCs w:val="21"/>
                                </w:rPr>
                              </w:pPr>
                              <w:r w:rsidRPr="007121D2">
                                <w:rPr>
                                  <w:rFonts w:hint="eastAsia"/>
                                  <w:sz w:val="21"/>
                                  <w:szCs w:val="21"/>
                                </w:rPr>
                                <w:t>pVtable</w:t>
                              </w:r>
                            </w:p>
                          </w:txbxContent>
                        </wps:txbx>
                        <wps:bodyPr rot="0" vert="horz" wrap="square" lIns="91440" tIns="45720" rIns="91440" bIns="45720" anchor="t" anchorCtr="0" upright="1">
                          <a:noAutofit/>
                        </wps:bodyPr>
                      </wps:wsp>
                      <wps:wsp>
                        <wps:cNvPr id="100" name="Text Box 64"/>
                        <wps:cNvSpPr txBox="1">
                          <a:spLocks noChangeArrowheads="1"/>
                        </wps:cNvSpPr>
                        <wps:spPr bwMode="auto">
                          <a:xfrm>
                            <a:off x="1486067" y="693357"/>
                            <a:ext cx="1142848" cy="298194"/>
                          </a:xfrm>
                          <a:prstGeom prst="rect">
                            <a:avLst/>
                          </a:prstGeom>
                          <a:solidFill>
                            <a:srgbClr val="FFFFFF"/>
                          </a:solidFill>
                          <a:ln w="9525">
                            <a:solidFill>
                              <a:srgbClr val="000000"/>
                            </a:solidFill>
                            <a:miter lim="800000"/>
                            <a:headEnd/>
                            <a:tailEnd/>
                          </a:ln>
                        </wps:spPr>
                        <wps:txbx>
                          <w:txbxContent>
                            <w:p w:rsidR="00795159" w:rsidRPr="007121D2" w:rsidRDefault="00795159" w:rsidP="00A63A52">
                              <w:pPr>
                                <w:rPr>
                                  <w:rFonts w:hint="eastAsia"/>
                                  <w:sz w:val="21"/>
                                  <w:szCs w:val="21"/>
                                </w:rPr>
                              </w:pPr>
                              <w:r w:rsidRPr="007121D2">
                                <w:rPr>
                                  <w:rFonts w:hint="eastAsia"/>
                                  <w:sz w:val="21"/>
                                  <w:szCs w:val="21"/>
                                </w:rPr>
                                <w:t>pVtable</w:t>
                              </w:r>
                            </w:p>
                          </w:txbxContent>
                        </wps:txbx>
                        <wps:bodyPr rot="0" vert="horz" wrap="square" lIns="91440" tIns="45720" rIns="91440" bIns="45720" anchor="t" anchorCtr="0" upright="1">
                          <a:noAutofit/>
                        </wps:bodyPr>
                      </wps:wsp>
                      <wps:wsp>
                        <wps:cNvPr id="101" name="Text Box 65"/>
                        <wps:cNvSpPr txBox="1">
                          <a:spLocks noChangeArrowheads="1"/>
                        </wps:cNvSpPr>
                        <wps:spPr bwMode="auto">
                          <a:xfrm>
                            <a:off x="1486067" y="990822"/>
                            <a:ext cx="1142848" cy="297465"/>
                          </a:xfrm>
                          <a:prstGeom prst="rect">
                            <a:avLst/>
                          </a:prstGeom>
                          <a:solidFill>
                            <a:srgbClr val="FFFFFF"/>
                          </a:solidFill>
                          <a:ln w="9525">
                            <a:solidFill>
                              <a:srgbClr val="000000"/>
                            </a:solidFill>
                            <a:miter lim="800000"/>
                            <a:headEnd/>
                            <a:tailEnd/>
                          </a:ln>
                        </wps:spPr>
                        <wps:txbx>
                          <w:txbxContent>
                            <w:p w:rsidR="00795159" w:rsidRPr="007121D2" w:rsidRDefault="00795159" w:rsidP="00A63A52">
                              <w:pPr>
                                <w:rPr>
                                  <w:sz w:val="21"/>
                                  <w:szCs w:val="21"/>
                                </w:rPr>
                              </w:pPr>
                              <w:r w:rsidRPr="007121D2">
                                <w:rPr>
                                  <w:rFonts w:ascii="宋体" w:hAnsi="宋体" w:hint="eastAsia"/>
                                  <w:sz w:val="21"/>
                                  <w:szCs w:val="21"/>
                                </w:rPr>
                                <w:t>m_helloChars</w:t>
                              </w:r>
                            </w:p>
                            <w:p w:rsidR="00795159" w:rsidRPr="00EB0957" w:rsidRDefault="00795159" w:rsidP="00A63A52"/>
                          </w:txbxContent>
                        </wps:txbx>
                        <wps:bodyPr rot="0" vert="horz" wrap="square" lIns="91440" tIns="45720" rIns="91440" bIns="45720" anchor="t" anchorCtr="0" upright="1">
                          <a:noAutofit/>
                        </wps:bodyPr>
                      </wps:wsp>
                      <wps:wsp>
                        <wps:cNvPr id="102" name="Text Box 66"/>
                        <wps:cNvSpPr txBox="1">
                          <a:spLocks noChangeArrowheads="1"/>
                        </wps:cNvSpPr>
                        <wps:spPr bwMode="auto">
                          <a:xfrm>
                            <a:off x="1486067" y="1287558"/>
                            <a:ext cx="1142848" cy="298194"/>
                          </a:xfrm>
                          <a:prstGeom prst="rect">
                            <a:avLst/>
                          </a:prstGeom>
                          <a:solidFill>
                            <a:srgbClr val="FFFFFF"/>
                          </a:solidFill>
                          <a:ln w="9525">
                            <a:solidFill>
                              <a:srgbClr val="000000"/>
                            </a:solidFill>
                            <a:miter lim="800000"/>
                            <a:headEnd/>
                            <a:tailEnd/>
                          </a:ln>
                        </wps:spPr>
                        <wps:txbx>
                          <w:txbxContent>
                            <w:p w:rsidR="00795159" w:rsidRPr="007121D2" w:rsidRDefault="00795159" w:rsidP="00A63A52">
                              <w:pPr>
                                <w:rPr>
                                  <w:sz w:val="21"/>
                                  <w:szCs w:val="21"/>
                                </w:rPr>
                              </w:pPr>
                              <w:r w:rsidRPr="007121D2">
                                <w:rPr>
                                  <w:rFonts w:ascii="宋体" w:hAnsi="宋体" w:hint="eastAsia"/>
                                  <w:sz w:val="21"/>
                                  <w:szCs w:val="21"/>
                                </w:rPr>
                                <w:t>m_worldChars</w:t>
                              </w:r>
                            </w:p>
                          </w:txbxContent>
                        </wps:txbx>
                        <wps:bodyPr rot="0" vert="horz" wrap="square" lIns="91440" tIns="45720" rIns="91440" bIns="45720" anchor="t" anchorCtr="0" upright="1">
                          <a:noAutofit/>
                        </wps:bodyPr>
                      </wps:wsp>
                      <wps:wsp>
                        <wps:cNvPr id="103" name="Text Box 67"/>
                        <wps:cNvSpPr txBox="1">
                          <a:spLocks noChangeArrowheads="1"/>
                        </wps:cNvSpPr>
                        <wps:spPr bwMode="auto">
                          <a:xfrm>
                            <a:off x="1486067" y="1585023"/>
                            <a:ext cx="1142848" cy="297465"/>
                          </a:xfrm>
                          <a:prstGeom prst="rect">
                            <a:avLst/>
                          </a:prstGeom>
                          <a:solidFill>
                            <a:srgbClr val="FFFFFF"/>
                          </a:solidFill>
                          <a:ln w="9525">
                            <a:solidFill>
                              <a:srgbClr val="000000"/>
                            </a:solidFill>
                            <a:miter lim="800000"/>
                            <a:headEnd/>
                            <a:tailEnd/>
                          </a:ln>
                        </wps:spPr>
                        <wps:txbx>
                          <w:txbxContent>
                            <w:p w:rsidR="00795159" w:rsidRPr="007121D2" w:rsidRDefault="00795159" w:rsidP="00A63A52">
                              <w:pPr>
                                <w:rPr>
                                  <w:sz w:val="21"/>
                                  <w:szCs w:val="21"/>
                                </w:rPr>
                              </w:pPr>
                              <w:r w:rsidRPr="007121D2">
                                <w:rPr>
                                  <w:rFonts w:ascii="宋体" w:hAnsi="宋体"/>
                                  <w:sz w:val="21"/>
                                  <w:szCs w:val="21"/>
                                </w:rPr>
                                <w:t>···</w:t>
                              </w:r>
                            </w:p>
                          </w:txbxContent>
                        </wps:txbx>
                        <wps:bodyPr rot="0" vert="horz" wrap="square" lIns="91440" tIns="45720" rIns="91440" bIns="45720" anchor="t" anchorCtr="0" upright="1">
                          <a:noAutofit/>
                        </wps:bodyPr>
                      </wps:wsp>
                      <wps:wsp>
                        <wps:cNvPr id="104" name="Text Box 68"/>
                        <wps:cNvSpPr txBox="1">
                          <a:spLocks noChangeArrowheads="1"/>
                        </wps:cNvSpPr>
                        <wps:spPr bwMode="auto">
                          <a:xfrm>
                            <a:off x="3086054" y="395891"/>
                            <a:ext cx="914278" cy="595660"/>
                          </a:xfrm>
                          <a:prstGeom prst="rect">
                            <a:avLst/>
                          </a:prstGeom>
                          <a:solidFill>
                            <a:srgbClr val="FFFFFF"/>
                          </a:solidFill>
                          <a:ln w="9525">
                            <a:solidFill>
                              <a:srgbClr val="000000"/>
                            </a:solidFill>
                            <a:miter lim="800000"/>
                            <a:headEnd/>
                            <a:tailEnd/>
                          </a:ln>
                        </wps:spPr>
                        <wps:txbx>
                          <w:txbxContent>
                            <w:p w:rsidR="00795159" w:rsidRPr="007121D2" w:rsidRDefault="00795159" w:rsidP="00A63A52">
                              <w:pPr>
                                <w:rPr>
                                  <w:rFonts w:hint="eastAsia"/>
                                  <w:sz w:val="21"/>
                                  <w:szCs w:val="21"/>
                                </w:rPr>
                              </w:pPr>
                              <w:r w:rsidRPr="007121D2">
                                <w:rPr>
                                  <w:rFonts w:hint="eastAsia"/>
                                  <w:sz w:val="21"/>
                                  <w:szCs w:val="21"/>
                                </w:rPr>
                                <w:t>Hello</w:t>
                              </w:r>
                              <w:r w:rsidRPr="007121D2">
                                <w:rPr>
                                  <w:rFonts w:hint="eastAsia"/>
                                  <w:sz w:val="21"/>
                                  <w:szCs w:val="21"/>
                                </w:rPr>
                                <w:t>函数指针</w:t>
                              </w:r>
                            </w:p>
                            <w:p w:rsidR="00795159" w:rsidRDefault="00795159" w:rsidP="00A63A52"/>
                          </w:txbxContent>
                        </wps:txbx>
                        <wps:bodyPr rot="0" vert="horz" wrap="square" lIns="91440" tIns="45720" rIns="91440" bIns="45720" anchor="t" anchorCtr="0" upright="1">
                          <a:noAutofit/>
                        </wps:bodyPr>
                      </wps:wsp>
                      <wps:wsp>
                        <wps:cNvPr id="105" name="Text Box 69"/>
                        <wps:cNvSpPr txBox="1">
                          <a:spLocks noChangeArrowheads="1"/>
                        </wps:cNvSpPr>
                        <wps:spPr bwMode="auto">
                          <a:xfrm>
                            <a:off x="3086054" y="1485868"/>
                            <a:ext cx="914278" cy="596389"/>
                          </a:xfrm>
                          <a:prstGeom prst="rect">
                            <a:avLst/>
                          </a:prstGeom>
                          <a:solidFill>
                            <a:srgbClr val="FFFFFF"/>
                          </a:solidFill>
                          <a:ln w="9525">
                            <a:solidFill>
                              <a:srgbClr val="000000"/>
                            </a:solidFill>
                            <a:miter lim="800000"/>
                            <a:headEnd/>
                            <a:tailEnd/>
                          </a:ln>
                        </wps:spPr>
                        <wps:txbx>
                          <w:txbxContent>
                            <w:p w:rsidR="00795159" w:rsidRPr="007121D2" w:rsidRDefault="00795159" w:rsidP="00A63A52">
                              <w:pPr>
                                <w:rPr>
                                  <w:rFonts w:hint="eastAsia"/>
                                  <w:sz w:val="21"/>
                                  <w:szCs w:val="21"/>
                                </w:rPr>
                              </w:pPr>
                              <w:r w:rsidRPr="007121D2">
                                <w:rPr>
                                  <w:rFonts w:hint="eastAsia"/>
                                  <w:sz w:val="21"/>
                                  <w:szCs w:val="21"/>
                                </w:rPr>
                                <w:t>World</w:t>
                              </w:r>
                              <w:r w:rsidRPr="007121D2">
                                <w:rPr>
                                  <w:rFonts w:hint="eastAsia"/>
                                  <w:sz w:val="21"/>
                                  <w:szCs w:val="21"/>
                                </w:rPr>
                                <w:t>函数指针</w:t>
                              </w:r>
                            </w:p>
                            <w:p w:rsidR="00795159" w:rsidRDefault="00795159" w:rsidP="00A63A52"/>
                          </w:txbxContent>
                        </wps:txbx>
                        <wps:bodyPr rot="0" vert="horz" wrap="square" lIns="91440" tIns="45720" rIns="91440" bIns="45720" anchor="t" anchorCtr="0" upright="1">
                          <a:noAutofit/>
                        </wps:bodyPr>
                      </wps:wsp>
                      <wps:wsp>
                        <wps:cNvPr id="106" name="AutoShape 70"/>
                        <wps:cNvSpPr>
                          <a:spLocks noChangeArrowheads="1"/>
                        </wps:cNvSpPr>
                        <wps:spPr bwMode="auto">
                          <a:xfrm>
                            <a:off x="4343552" y="395891"/>
                            <a:ext cx="1028198" cy="1783334"/>
                          </a:xfrm>
                          <a:prstGeom prst="flowChartAlternateProcess">
                            <a:avLst/>
                          </a:prstGeom>
                          <a:solidFill>
                            <a:srgbClr val="FFFFFF"/>
                          </a:solidFill>
                          <a:ln w="9525">
                            <a:solidFill>
                              <a:srgbClr val="000000"/>
                            </a:solidFill>
                            <a:miter lim="800000"/>
                            <a:headEnd/>
                            <a:tailEnd/>
                          </a:ln>
                        </wps:spPr>
                        <wps:txbx>
                          <w:txbxContent>
                            <w:p w:rsidR="00795159" w:rsidRPr="007121D2" w:rsidRDefault="00795159" w:rsidP="00A63A52">
                              <w:pPr>
                                <w:rPr>
                                  <w:rFonts w:hint="eastAsia"/>
                                  <w:sz w:val="21"/>
                                  <w:szCs w:val="21"/>
                                </w:rPr>
                              </w:pPr>
                              <w:r w:rsidRPr="007121D2">
                                <w:rPr>
                                  <w:rFonts w:hint="eastAsia"/>
                                  <w:sz w:val="21"/>
                                  <w:szCs w:val="21"/>
                                </w:rPr>
                                <w:t>CHello</w:t>
                              </w:r>
                              <w:r w:rsidRPr="007121D2">
                                <w:rPr>
                                  <w:rFonts w:hint="eastAsia"/>
                                  <w:sz w:val="21"/>
                                  <w:szCs w:val="21"/>
                                </w:rPr>
                                <w:t>类中</w:t>
                              </w:r>
                              <w:r w:rsidRPr="007121D2">
                                <w:rPr>
                                  <w:rFonts w:hint="eastAsia"/>
                                  <w:sz w:val="21"/>
                                  <w:szCs w:val="21"/>
                                </w:rPr>
                                <w:t>Hello</w:t>
                              </w:r>
                              <w:r w:rsidRPr="007121D2">
                                <w:rPr>
                                  <w:rFonts w:hint="eastAsia"/>
                                  <w:sz w:val="21"/>
                                  <w:szCs w:val="21"/>
                                </w:rPr>
                                <w:t>的具体实现</w:t>
                              </w:r>
                            </w:p>
                            <w:p w:rsidR="00795159" w:rsidRPr="007121D2" w:rsidRDefault="00795159" w:rsidP="00A63A52">
                              <w:pPr>
                                <w:rPr>
                                  <w:rFonts w:hint="eastAsia"/>
                                  <w:sz w:val="21"/>
                                  <w:szCs w:val="21"/>
                                </w:rPr>
                              </w:pPr>
                            </w:p>
                            <w:p w:rsidR="00795159" w:rsidRPr="007121D2" w:rsidRDefault="00795159" w:rsidP="00A63A52">
                              <w:pPr>
                                <w:rPr>
                                  <w:rFonts w:hint="eastAsia"/>
                                  <w:sz w:val="21"/>
                                  <w:szCs w:val="21"/>
                                </w:rPr>
                              </w:pPr>
                              <w:r w:rsidRPr="007121D2">
                                <w:rPr>
                                  <w:rFonts w:hint="eastAsia"/>
                                  <w:sz w:val="21"/>
                                  <w:szCs w:val="21"/>
                                </w:rPr>
                                <w:t>CHello</w:t>
                              </w:r>
                              <w:r w:rsidRPr="007121D2">
                                <w:rPr>
                                  <w:rFonts w:hint="eastAsia"/>
                                  <w:sz w:val="21"/>
                                  <w:szCs w:val="21"/>
                                </w:rPr>
                                <w:t>类中</w:t>
                              </w:r>
                              <w:r w:rsidRPr="007121D2">
                                <w:rPr>
                                  <w:rFonts w:hint="eastAsia"/>
                                  <w:sz w:val="21"/>
                                  <w:szCs w:val="21"/>
                                </w:rPr>
                                <w:t>World</w:t>
                              </w:r>
                              <w:r w:rsidRPr="007121D2">
                                <w:rPr>
                                  <w:rFonts w:hint="eastAsia"/>
                                  <w:sz w:val="21"/>
                                  <w:szCs w:val="21"/>
                                </w:rPr>
                                <w:t>的具体实现</w:t>
                              </w:r>
                            </w:p>
                            <w:p w:rsidR="00795159" w:rsidRDefault="00795159" w:rsidP="00A63A52">
                              <w:pPr>
                                <w:rPr>
                                  <w:rFonts w:hint="eastAsia"/>
                                </w:rPr>
                              </w:pPr>
                            </w:p>
                          </w:txbxContent>
                        </wps:txbx>
                        <wps:bodyPr rot="0" vert="horz" wrap="square" lIns="91440" tIns="45720" rIns="91440" bIns="45720" anchor="t" anchorCtr="0" upright="1">
                          <a:noAutofit/>
                        </wps:bodyPr>
                      </wps:wsp>
                      <wps:wsp>
                        <wps:cNvPr id="107" name="Line 71"/>
                        <wps:cNvCnPr>
                          <a:cxnSpLocks noChangeShapeType="1"/>
                        </wps:cNvCnPr>
                        <wps:spPr bwMode="auto">
                          <a:xfrm flipV="1">
                            <a:off x="1142848" y="594202"/>
                            <a:ext cx="343219" cy="297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72"/>
                        <wps:cNvCnPr>
                          <a:cxnSpLocks noChangeShapeType="1"/>
                        </wps:cNvCnPr>
                        <wps:spPr bwMode="auto">
                          <a:xfrm flipV="1">
                            <a:off x="1142848" y="891667"/>
                            <a:ext cx="343219" cy="6933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Line 73"/>
                        <wps:cNvCnPr>
                          <a:cxnSpLocks noChangeShapeType="1"/>
                        </wps:cNvCnPr>
                        <wps:spPr bwMode="auto">
                          <a:xfrm>
                            <a:off x="2628915" y="594202"/>
                            <a:ext cx="45713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Line 74"/>
                        <wps:cNvCnPr>
                          <a:cxnSpLocks noChangeShapeType="1"/>
                        </wps:cNvCnPr>
                        <wps:spPr bwMode="auto">
                          <a:xfrm>
                            <a:off x="2628915" y="792512"/>
                            <a:ext cx="457139" cy="9908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75"/>
                        <wps:cNvCnPr>
                          <a:cxnSpLocks noChangeShapeType="1"/>
                        </wps:cNvCnPr>
                        <wps:spPr bwMode="auto">
                          <a:xfrm>
                            <a:off x="4000333" y="693357"/>
                            <a:ext cx="34321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76"/>
                        <wps:cNvCnPr>
                          <a:cxnSpLocks noChangeShapeType="1"/>
                        </wps:cNvCnPr>
                        <wps:spPr bwMode="auto">
                          <a:xfrm flipV="1">
                            <a:off x="4000333" y="1485868"/>
                            <a:ext cx="343219" cy="297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77"/>
                        <wps:cNvSpPr txBox="1">
                          <a:spLocks noChangeArrowheads="1"/>
                        </wps:cNvSpPr>
                        <wps:spPr bwMode="auto">
                          <a:xfrm>
                            <a:off x="3017410" y="99155"/>
                            <a:ext cx="914278" cy="296736"/>
                          </a:xfrm>
                          <a:prstGeom prst="rect">
                            <a:avLst/>
                          </a:prstGeom>
                          <a:solidFill>
                            <a:srgbClr val="FFFFFF">
                              <a:alpha val="0"/>
                            </a:srgbClr>
                          </a:solidFill>
                          <a:ln w="9525">
                            <a:solidFill>
                              <a:srgbClr val="FFFFFF">
                                <a:alpha val="0"/>
                              </a:srgbClr>
                            </a:solidFill>
                            <a:miter lim="800000"/>
                            <a:headEnd/>
                            <a:tailEnd/>
                          </a:ln>
                        </wps:spPr>
                        <wps:txbx>
                          <w:txbxContent>
                            <w:p w:rsidR="00795159" w:rsidRDefault="00795159" w:rsidP="00A63A52">
                              <w:pPr>
                                <w:rPr>
                                  <w:rFonts w:hint="eastAsia"/>
                                </w:rPr>
                              </w:pPr>
                              <w:r>
                                <w:rPr>
                                  <w:rFonts w:hint="eastAsia"/>
                                </w:rPr>
                                <w:t>vtable</w:t>
                              </w:r>
                            </w:p>
                          </w:txbxContent>
                        </wps:txbx>
                        <wps:bodyPr rot="0" vert="horz" wrap="square" lIns="91440" tIns="45720" rIns="91440" bIns="45720" anchor="t" anchorCtr="0" upright="1">
                          <a:noAutofit/>
                        </wps:bodyPr>
                      </wps:wsp>
                      <wps:wsp>
                        <wps:cNvPr id="114" name="Text Box 78"/>
                        <wps:cNvSpPr txBox="1">
                          <a:spLocks noChangeArrowheads="1"/>
                        </wps:cNvSpPr>
                        <wps:spPr bwMode="auto">
                          <a:xfrm>
                            <a:off x="3086054" y="1089977"/>
                            <a:ext cx="914278" cy="296736"/>
                          </a:xfrm>
                          <a:prstGeom prst="rect">
                            <a:avLst/>
                          </a:prstGeom>
                          <a:solidFill>
                            <a:srgbClr val="FFFFFF"/>
                          </a:solidFill>
                          <a:ln w="9525">
                            <a:solidFill>
                              <a:srgbClr val="FFFFFF"/>
                            </a:solidFill>
                            <a:miter lim="800000"/>
                            <a:headEnd/>
                            <a:tailEnd/>
                          </a:ln>
                        </wps:spPr>
                        <wps:txbx>
                          <w:txbxContent>
                            <w:p w:rsidR="00795159" w:rsidRDefault="00795159" w:rsidP="00A63A52">
                              <w:pPr>
                                <w:rPr>
                                  <w:rFonts w:hint="eastAsia"/>
                                </w:rPr>
                              </w:pPr>
                              <w:r>
                                <w:rPr>
                                  <w:rFonts w:hint="eastAsia"/>
                                </w:rPr>
                                <w:t>vtable</w:t>
                              </w:r>
                            </w:p>
                          </w:txbxContent>
                        </wps:txbx>
                        <wps:bodyPr rot="0" vert="horz" wrap="square" lIns="91440" tIns="45720" rIns="91440" bIns="45720" anchor="t" anchorCtr="0" upright="1">
                          <a:noAutofit/>
                        </wps:bodyPr>
                      </wps:wsp>
                    </wpc:wpc>
                  </a:graphicData>
                </a:graphic>
              </wp:inline>
            </w:drawing>
          </mc:Choice>
          <mc:Fallback>
            <w:pict>
              <v:group id="画布 60" o:spid="_x0000_s1053" editas="canvas" style="width:6in;height:179.4pt;mso-position-horizontal-relative:char;mso-position-vertical-relative:line" coordsize="54864,2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">
                <v:shape id="_x0000_s1054" type="#_x0000_t75" style="position:absolute;width:54864;height:22783;visibility:visible;mso-wrap-style:square">
                  <v:fill o:detectmouseclick="t"/>
                  <v:path o:connecttype="none"/>
                </v:shape>
                <v:shape id="Text Box 62" o:spid="_x0000_s1055" type="#_x0000_t202" style="position:absolute;left:1146;top:3958;width:10275;height:1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">
                  <v:textbox>
                    <w:txbxContent>
                      <w:p w:rsidR="00795159" w:rsidRPr="007121D2" w:rsidRDefault="00795159" w:rsidP="00A63A52">
                        <w:pPr>
                          <w:rPr>
                            <w:rFonts w:hint="eastAsia"/>
                            <w:sz w:val="21"/>
                            <w:szCs w:val="21"/>
                          </w:rPr>
                        </w:pPr>
                        <w:r w:rsidRPr="007121D2">
                          <w:rPr>
                            <w:rFonts w:hint="eastAsia"/>
                            <w:sz w:val="21"/>
                            <w:szCs w:val="21"/>
                          </w:rPr>
                          <w:t>客户使用的接口指针</w:t>
                        </w:r>
                      </w:p>
                      <w:p w:rsidR="00795159" w:rsidRPr="007121D2" w:rsidRDefault="00795159" w:rsidP="00A63A52">
                        <w:pPr>
                          <w:rPr>
                            <w:rFonts w:hint="eastAsia"/>
                            <w:sz w:val="21"/>
                            <w:szCs w:val="21"/>
                          </w:rPr>
                        </w:pPr>
                        <w:r w:rsidRPr="007121D2">
                          <w:rPr>
                            <w:rFonts w:hint="eastAsia"/>
                            <w:sz w:val="21"/>
                            <w:szCs w:val="21"/>
                          </w:rPr>
                          <w:t>pIHello</w:t>
                        </w:r>
                      </w:p>
                      <w:p w:rsidR="00795159" w:rsidRPr="007121D2" w:rsidRDefault="00795159" w:rsidP="00A63A52">
                        <w:pPr>
                          <w:rPr>
                            <w:rFonts w:hint="eastAsia"/>
                            <w:sz w:val="21"/>
                            <w:szCs w:val="21"/>
                          </w:rPr>
                        </w:pPr>
                      </w:p>
                      <w:p w:rsidR="00795159" w:rsidRPr="007121D2" w:rsidRDefault="00795159" w:rsidP="00A63A52">
                        <w:pPr>
                          <w:rPr>
                            <w:rFonts w:hint="eastAsia"/>
                            <w:sz w:val="21"/>
                            <w:szCs w:val="21"/>
                          </w:rPr>
                        </w:pPr>
                      </w:p>
                      <w:p w:rsidR="00795159" w:rsidRPr="007121D2" w:rsidRDefault="00795159" w:rsidP="00A63A52">
                        <w:pPr>
                          <w:rPr>
                            <w:rFonts w:hint="eastAsia"/>
                            <w:sz w:val="21"/>
                            <w:szCs w:val="21"/>
                          </w:rPr>
                        </w:pPr>
                        <w:r w:rsidRPr="007121D2">
                          <w:rPr>
                            <w:rFonts w:hint="eastAsia"/>
                            <w:sz w:val="21"/>
                            <w:szCs w:val="21"/>
                          </w:rPr>
                          <w:t>pIWorld</w:t>
                        </w:r>
                      </w:p>
                    </w:txbxContent>
                  </v:textbox>
                </v:shape>
                <v:shape id="Text Box 63" o:spid="_x0000_s1056" type="#_x0000_t202" style="position:absolute;left:14860;top:3958;width:11429;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">
                  <v:textbox>
                    <w:txbxContent>
                      <w:p w:rsidR="00795159" w:rsidRPr="007121D2" w:rsidRDefault="00795159" w:rsidP="00A63A52">
                        <w:pPr>
                          <w:rPr>
                            <w:rFonts w:hint="eastAsia"/>
                            <w:sz w:val="21"/>
                            <w:szCs w:val="21"/>
                          </w:rPr>
                        </w:pPr>
                        <w:r w:rsidRPr="007121D2">
                          <w:rPr>
                            <w:rFonts w:hint="eastAsia"/>
                            <w:sz w:val="21"/>
                            <w:szCs w:val="21"/>
                          </w:rPr>
                          <w:t>pVtable</w:t>
                        </w:r>
                      </w:p>
                    </w:txbxContent>
                  </v:textbox>
                </v:shape>
                <v:shape id="Text Box 64" o:spid="_x0000_s1057" type="#_x0000_t202" style="position:absolute;left:14860;top:6933;width:11429;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">
                  <v:textbox>
                    <w:txbxContent>
                      <w:p w:rsidR="00795159" w:rsidRPr="007121D2" w:rsidRDefault="00795159" w:rsidP="00A63A52">
                        <w:pPr>
                          <w:rPr>
                            <w:rFonts w:hint="eastAsia"/>
                            <w:sz w:val="21"/>
                            <w:szCs w:val="21"/>
                          </w:rPr>
                        </w:pPr>
                        <w:r w:rsidRPr="007121D2">
                          <w:rPr>
                            <w:rFonts w:hint="eastAsia"/>
                            <w:sz w:val="21"/>
                            <w:szCs w:val="21"/>
                          </w:rPr>
                          <w:t>pVtable</w:t>
                        </w:r>
                      </w:p>
                    </w:txbxContent>
                  </v:textbox>
                </v:shape>
                <v:shape id="Text Box 65" o:spid="_x0000_s1058" type="#_x0000_t202" style="position:absolute;left:14860;top:9908;width:11429;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">
                  <v:textbox>
                    <w:txbxContent>
                      <w:p w:rsidR="00795159" w:rsidRPr="007121D2" w:rsidRDefault="00795159" w:rsidP="00A63A52">
                        <w:pPr>
                          <w:rPr>
                            <w:sz w:val="21"/>
                            <w:szCs w:val="21"/>
                          </w:rPr>
                        </w:pPr>
                        <w:r w:rsidRPr="007121D2">
                          <w:rPr>
                            <w:rFonts w:ascii="宋体" w:hAnsi="宋体" w:hint="eastAsia"/>
                            <w:sz w:val="21"/>
                            <w:szCs w:val="21"/>
                          </w:rPr>
                          <w:t>m_helloChars</w:t>
                        </w:r>
                      </w:p>
                      <w:p w:rsidR="00795159" w:rsidRPr="00EB0957" w:rsidRDefault="00795159" w:rsidP="00A63A52"/>
                    </w:txbxContent>
                  </v:textbox>
                </v:shape>
                <v:shape id="Text Box 66" o:spid="_x0000_s1059" type="#_x0000_t202" style="position:absolute;left:14860;top:12875;width:11429;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">
                  <v:textbox>
                    <w:txbxContent>
                      <w:p w:rsidR="00795159" w:rsidRPr="007121D2" w:rsidRDefault="00795159" w:rsidP="00A63A52">
                        <w:pPr>
                          <w:rPr>
                            <w:sz w:val="21"/>
                            <w:szCs w:val="21"/>
                          </w:rPr>
                        </w:pPr>
                        <w:r w:rsidRPr="007121D2">
                          <w:rPr>
                            <w:rFonts w:ascii="宋体" w:hAnsi="宋体" w:hint="eastAsia"/>
                            <w:sz w:val="21"/>
                            <w:szCs w:val="21"/>
                          </w:rPr>
                          <w:t>m_worldChars</w:t>
                        </w:r>
                      </w:p>
                    </w:txbxContent>
                  </v:textbox>
                </v:shape>
                <v:shape id="Text Box 67" o:spid="_x0000_s1060" type="#_x0000_t202" style="position:absolute;left:14860;top:15850;width:11429;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">
                  <v:textbox>
                    <w:txbxContent>
                      <w:p w:rsidR="00795159" w:rsidRPr="007121D2" w:rsidRDefault="00795159" w:rsidP="00A63A52">
                        <w:pPr>
                          <w:rPr>
                            <w:sz w:val="21"/>
                            <w:szCs w:val="21"/>
                          </w:rPr>
                        </w:pPr>
                        <w:r w:rsidRPr="007121D2">
                          <w:rPr>
                            <w:rFonts w:ascii="宋体" w:hAnsi="宋体"/>
                            <w:sz w:val="21"/>
                            <w:szCs w:val="21"/>
                          </w:rPr>
                          <w:t>···</w:t>
                        </w:r>
                      </w:p>
                    </w:txbxContent>
                  </v:textbox>
                </v:shape>
                <v:shape id="Text Box 68" o:spid="_x0000_s1061" type="#_x0000_t202" style="position:absolute;left:30860;top:3958;width:9143;height:5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">
                  <v:textbox>
                    <w:txbxContent>
                      <w:p w:rsidR="00795159" w:rsidRPr="007121D2" w:rsidRDefault="00795159" w:rsidP="00A63A52">
                        <w:pPr>
                          <w:rPr>
                            <w:rFonts w:hint="eastAsia"/>
                            <w:sz w:val="21"/>
                            <w:szCs w:val="21"/>
                          </w:rPr>
                        </w:pPr>
                        <w:r w:rsidRPr="007121D2">
                          <w:rPr>
                            <w:rFonts w:hint="eastAsia"/>
                            <w:sz w:val="21"/>
                            <w:szCs w:val="21"/>
                          </w:rPr>
                          <w:t>Hello</w:t>
                        </w:r>
                        <w:r w:rsidRPr="007121D2">
                          <w:rPr>
                            <w:rFonts w:hint="eastAsia"/>
                            <w:sz w:val="21"/>
                            <w:szCs w:val="21"/>
                          </w:rPr>
                          <w:t>函数指针</w:t>
                        </w:r>
                      </w:p>
                      <w:p w:rsidR="00795159" w:rsidRDefault="00795159" w:rsidP="00A63A52"/>
                    </w:txbxContent>
                  </v:textbox>
                </v:shape>
                <v:shape id="Text Box 69" o:spid="_x0000_s1062" type="#_x0000_t202" style="position:absolute;left:30860;top:14858;width:9143;height:5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">
                  <v:textbox>
                    <w:txbxContent>
                      <w:p w:rsidR="00795159" w:rsidRPr="007121D2" w:rsidRDefault="00795159" w:rsidP="00A63A52">
                        <w:pPr>
                          <w:rPr>
                            <w:rFonts w:hint="eastAsia"/>
                            <w:sz w:val="21"/>
                            <w:szCs w:val="21"/>
                          </w:rPr>
                        </w:pPr>
                        <w:r w:rsidRPr="007121D2">
                          <w:rPr>
                            <w:rFonts w:hint="eastAsia"/>
                            <w:sz w:val="21"/>
                            <w:szCs w:val="21"/>
                          </w:rPr>
                          <w:t>World</w:t>
                        </w:r>
                        <w:r w:rsidRPr="007121D2">
                          <w:rPr>
                            <w:rFonts w:hint="eastAsia"/>
                            <w:sz w:val="21"/>
                            <w:szCs w:val="21"/>
                          </w:rPr>
                          <w:t>函数指针</w:t>
                        </w:r>
                      </w:p>
                      <w:p w:rsidR="00795159" w:rsidRDefault="00795159" w:rsidP="00A63A52"/>
                    </w:txbxContent>
                  </v:textbox>
                </v:shape>
                <v:shape id="AutoShape 70" o:spid="_x0000_s1063" type="#_x0000_t176" style="position:absolute;left:43435;top:3958;width:10282;height:17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">
                  <v:textbox>
                    <w:txbxContent>
                      <w:p w:rsidR="00795159" w:rsidRPr="007121D2" w:rsidRDefault="00795159" w:rsidP="00A63A52">
                        <w:pPr>
                          <w:rPr>
                            <w:rFonts w:hint="eastAsia"/>
                            <w:sz w:val="21"/>
                            <w:szCs w:val="21"/>
                          </w:rPr>
                        </w:pPr>
                        <w:r w:rsidRPr="007121D2">
                          <w:rPr>
                            <w:rFonts w:hint="eastAsia"/>
                            <w:sz w:val="21"/>
                            <w:szCs w:val="21"/>
                          </w:rPr>
                          <w:t>CHello</w:t>
                        </w:r>
                        <w:r w:rsidRPr="007121D2">
                          <w:rPr>
                            <w:rFonts w:hint="eastAsia"/>
                            <w:sz w:val="21"/>
                            <w:szCs w:val="21"/>
                          </w:rPr>
                          <w:t>类中</w:t>
                        </w:r>
                        <w:r w:rsidRPr="007121D2">
                          <w:rPr>
                            <w:rFonts w:hint="eastAsia"/>
                            <w:sz w:val="21"/>
                            <w:szCs w:val="21"/>
                          </w:rPr>
                          <w:t>Hello</w:t>
                        </w:r>
                        <w:r w:rsidRPr="007121D2">
                          <w:rPr>
                            <w:rFonts w:hint="eastAsia"/>
                            <w:sz w:val="21"/>
                            <w:szCs w:val="21"/>
                          </w:rPr>
                          <w:t>的具体实现</w:t>
                        </w:r>
                      </w:p>
                      <w:p w:rsidR="00795159" w:rsidRPr="007121D2" w:rsidRDefault="00795159" w:rsidP="00A63A52">
                        <w:pPr>
                          <w:rPr>
                            <w:rFonts w:hint="eastAsia"/>
                            <w:sz w:val="21"/>
                            <w:szCs w:val="21"/>
                          </w:rPr>
                        </w:pPr>
                      </w:p>
                      <w:p w:rsidR="00795159" w:rsidRPr="007121D2" w:rsidRDefault="00795159" w:rsidP="00A63A52">
                        <w:pPr>
                          <w:rPr>
                            <w:rFonts w:hint="eastAsia"/>
                            <w:sz w:val="21"/>
                            <w:szCs w:val="21"/>
                          </w:rPr>
                        </w:pPr>
                        <w:r w:rsidRPr="007121D2">
                          <w:rPr>
                            <w:rFonts w:hint="eastAsia"/>
                            <w:sz w:val="21"/>
                            <w:szCs w:val="21"/>
                          </w:rPr>
                          <w:t>CHello</w:t>
                        </w:r>
                        <w:r w:rsidRPr="007121D2">
                          <w:rPr>
                            <w:rFonts w:hint="eastAsia"/>
                            <w:sz w:val="21"/>
                            <w:szCs w:val="21"/>
                          </w:rPr>
                          <w:t>类中</w:t>
                        </w:r>
                        <w:r w:rsidRPr="007121D2">
                          <w:rPr>
                            <w:rFonts w:hint="eastAsia"/>
                            <w:sz w:val="21"/>
                            <w:szCs w:val="21"/>
                          </w:rPr>
                          <w:t>World</w:t>
                        </w:r>
                        <w:r w:rsidRPr="007121D2">
                          <w:rPr>
                            <w:rFonts w:hint="eastAsia"/>
                            <w:sz w:val="21"/>
                            <w:szCs w:val="21"/>
                          </w:rPr>
                          <w:t>的具体实现</w:t>
                        </w:r>
                      </w:p>
                      <w:p w:rsidR="00795159" w:rsidRDefault="00795159" w:rsidP="00A63A52">
                        <w:pPr>
                          <w:rPr>
                            <w:rFonts w:hint="eastAsia"/>
                          </w:rPr>
                        </w:pPr>
                      </w:p>
                    </w:txbxContent>
                  </v:textbox>
                </v:shape>
                <v:line id="Line 71" o:spid="_x0000_s1064" style="position:absolute;flip:y;visibility:visible;mso-wrap-style:square" from="11428,5942" to="14860,8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">
                  <v:stroke endarrow="block"/>
                </v:line>
                <v:line id="Line 72" o:spid="_x0000_s1065" style="position:absolute;flip:y;visibility:visible;mso-wrap-style:square" from="11428,8916" to="14860,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">
                  <v:stroke endarrow="block"/>
                </v:line>
                <v:line id="Line 73" o:spid="_x0000_s1066" style="position:absolute;visibility:visible;mso-wrap-style:square" from="26289,5942" to="30860,5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">
                  <v:stroke endarrow="block"/>
                </v:line>
                <v:line id="Line 74" o:spid="_x0000_s1067" style="position:absolute;visibility:visible;mso-wrap-style:square" from="26289,7925" to="30860,17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">
                  <v:stroke endarrow="block"/>
                </v:line>
                <v:line id="Line 75" o:spid="_x0000_s1068" style="position:absolute;visibility:visible;mso-wrap-style:square" from="40003,6933" to="43435,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">
                  <v:stroke endarrow="block"/>
                </v:line>
                <v:line id="Line 76" o:spid="_x0000_s1069" style="position:absolute;flip:y;visibility:visible;mso-wrap-style:square" from="40003,14858" to="43435,17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">
                  <v:stroke endarrow="block"/>
                </v:line>
                <v:shape id="Text Box 77" o:spid="_x0000_s1070" type="#_x0000_t202" style="position:absolute;left:30174;top:991;width:9142;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" strokecolor="white">
                  <v:fill opacity="0"/>
                  <v:stroke opacity="0"/>
                  <v:textbox>
                    <w:txbxContent>
                      <w:p w:rsidR="00795159" w:rsidRDefault="00795159" w:rsidP="00A63A52">
                        <w:pPr>
                          <w:rPr>
                            <w:rFonts w:hint="eastAsia"/>
                          </w:rPr>
                        </w:pPr>
                        <w:r>
                          <w:rPr>
                            <w:rFonts w:hint="eastAsia"/>
                          </w:rPr>
                          <w:t>vtable</w:t>
                        </w:r>
                      </w:p>
                    </w:txbxContent>
                  </v:textbox>
                </v:shape>
                <v:shape id="Text Box 78" o:spid="_x0000_s1071" type="#_x0000_t202" style="position:absolute;left:30860;top:10899;width:914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" strokecolor="white">
                  <v:textbox>
                    <w:txbxContent>
                      <w:p w:rsidR="00795159" w:rsidRDefault="00795159" w:rsidP="00A63A52">
                        <w:pPr>
                          <w:rPr>
                            <w:rFonts w:hint="eastAsia"/>
                          </w:rPr>
                        </w:pPr>
                        <w:r>
                          <w:rPr>
                            <w:rFonts w:hint="eastAsia"/>
                          </w:rPr>
                          <w:t>vtable</w:t>
                        </w:r>
                      </w:p>
                    </w:txbxContent>
                  </v:textbox>
                </v:shape>
                <w10:anchorlock/>
              </v:group>
            </w:pict>
          </mc:Fallback>
        </mc:AlternateContent>
      </w:r>
    </w:p>
    <w:p w:rsidR="00C62058" w:rsidRPr="00BA6813" w:rsidRDefault="00C62058" w:rsidP="00C62058">
      <w:pPr>
        <w:snapToGrid w:val="0"/>
        <w:spacing w:line="300" w:lineRule="auto"/>
        <w:jc w:val="center"/>
        <w:rPr>
          <w:rFonts w:ascii="宋体" w:hAnsi="宋体" w:hint="eastAsia"/>
          <w:color w:val="000000"/>
        </w:rPr>
      </w:pPr>
      <w:r>
        <w:rPr>
          <w:rFonts w:ascii="宋体" w:hAnsi="宋体" w:hint="eastAsia"/>
          <w:sz w:val="21"/>
          <w:szCs w:val="21"/>
        </w:rPr>
        <w:t>图</w:t>
      </w:r>
      <w:r w:rsidR="00E42DB7">
        <w:rPr>
          <w:rFonts w:ascii="宋体" w:hAnsi="宋体" w:hint="eastAsia"/>
          <w:sz w:val="21"/>
          <w:szCs w:val="21"/>
        </w:rPr>
        <w:t>9.</w:t>
      </w:r>
      <w:r>
        <w:rPr>
          <w:rFonts w:ascii="宋体" w:hAnsi="宋体" w:hint="eastAsia"/>
          <w:sz w:val="21"/>
          <w:szCs w:val="21"/>
        </w:rPr>
        <w:t xml:space="preserve">2 </w:t>
      </w:r>
      <w:r w:rsidRPr="00AB5DDD">
        <w:rPr>
          <w:rFonts w:ascii="宋体" w:hAnsi="宋体" w:hint="eastAsia"/>
          <w:sz w:val="21"/>
          <w:szCs w:val="21"/>
        </w:rPr>
        <w:t>构件类对象的内存结构</w:t>
      </w:r>
      <w:r>
        <w:rPr>
          <w:rFonts w:ascii="宋体" w:hAnsi="宋体" w:hint="eastAsia"/>
          <w:sz w:val="21"/>
          <w:szCs w:val="21"/>
        </w:rPr>
        <w:t>2</w:t>
      </w:r>
    </w:p>
    <w:p w:rsidR="00A63A52" w:rsidRPr="00BA6813" w:rsidRDefault="00A63A52" w:rsidP="00124A87">
      <w:pPr>
        <w:snapToGrid w:val="0"/>
        <w:spacing w:line="300" w:lineRule="auto"/>
        <w:rPr>
          <w:rFonts w:ascii="宋体" w:hAnsi="宋体" w:hint="eastAsia"/>
          <w:color w:val="000000"/>
        </w:rPr>
      </w:pPr>
    </w:p>
    <w:p w:rsidR="00A63A52" w:rsidRPr="006348B2" w:rsidRDefault="00A63A52" w:rsidP="00124A87">
      <w:pPr>
        <w:snapToGrid w:val="0"/>
        <w:spacing w:line="300" w:lineRule="auto"/>
        <w:rPr>
          <w:rFonts w:ascii="宋体" w:hAnsi="宋体" w:hint="eastAsia"/>
          <w:b/>
          <w:szCs w:val="21"/>
        </w:rPr>
      </w:pPr>
      <w:r w:rsidRPr="006348B2">
        <w:rPr>
          <w:rFonts w:ascii="宋体" w:hAnsi="宋体" w:hint="eastAsia"/>
          <w:b/>
          <w:szCs w:val="21"/>
        </w:rPr>
        <w:t>3.一个接口被多个构件类实现的内存结构</w:t>
      </w:r>
    </w:p>
    <w:p w:rsidR="00A63A52" w:rsidRPr="00AB5DDD" w:rsidRDefault="00A63A52" w:rsidP="00B43AEA">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如果接口IHello不但被构件类CHello实现了，而起还被另外一个构件类COtherHello实现(COtherHello和CHello可以在一个构件模块中，也可以存在于不同的构件模块)，则这两个构件类对象的内存结构</w:t>
      </w:r>
      <w:r w:rsidR="00C62058" w:rsidRPr="00AB5DDD">
        <w:rPr>
          <w:rFonts w:ascii="宋体" w:hAnsi="宋体" w:hint="eastAsia"/>
          <w:sz w:val="21"/>
          <w:szCs w:val="21"/>
        </w:rPr>
        <w:t>如</w:t>
      </w:r>
      <w:r w:rsidR="00C62058">
        <w:rPr>
          <w:rFonts w:ascii="宋体" w:hAnsi="宋体" w:hint="eastAsia"/>
          <w:sz w:val="21"/>
          <w:szCs w:val="21"/>
        </w:rPr>
        <w:t>图</w:t>
      </w:r>
      <w:r w:rsidR="00E42DB7">
        <w:rPr>
          <w:rFonts w:ascii="宋体" w:hAnsi="宋体" w:hint="eastAsia"/>
          <w:sz w:val="21"/>
          <w:szCs w:val="21"/>
        </w:rPr>
        <w:t>9.</w:t>
      </w:r>
      <w:r w:rsidR="00C62058">
        <w:rPr>
          <w:rFonts w:ascii="宋体" w:hAnsi="宋体" w:hint="eastAsia"/>
          <w:sz w:val="21"/>
          <w:szCs w:val="21"/>
        </w:rPr>
        <w:t>3所示。</w:t>
      </w:r>
    </w:p>
    <w:p w:rsidR="00B43AEA" w:rsidRPr="000F585A" w:rsidRDefault="0097535E" w:rsidP="00124A87">
      <w:pPr>
        <w:snapToGrid w:val="0"/>
        <w:spacing w:line="300" w:lineRule="auto"/>
        <w:rPr>
          <w:rFonts w:ascii="宋体" w:hAnsi="宋体" w:hint="eastAsia"/>
          <w:color w:val="000000"/>
        </w:rPr>
      </w:pPr>
      <w:r w:rsidRPr="00BA6813">
        <w:rPr>
          <w:rFonts w:ascii="宋体" w:hAnsi="宋体"/>
          <w:noProof/>
          <w:color w:val="000000"/>
        </w:rPr>
        <mc:AlternateContent>
          <mc:Choice Requires="wpc">
            <w:drawing>
              <wp:inline distT="0" distB="0" distL="0" distR="0">
                <wp:extent cx="5486400" cy="2674620"/>
                <wp:effectExtent l="0" t="635" r="9525" b="1270"/>
                <wp:docPr id="96" name="画布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Text Box 81"/>
                        <wps:cNvSpPr txBox="1">
                          <a:spLocks noChangeArrowheads="1"/>
                        </wps:cNvSpPr>
                        <wps:spPr bwMode="auto">
                          <a:xfrm>
                            <a:off x="114935" y="395605"/>
                            <a:ext cx="1141730" cy="2181225"/>
                          </a:xfrm>
                          <a:prstGeom prst="rect">
                            <a:avLst/>
                          </a:prstGeom>
                          <a:solidFill>
                            <a:srgbClr val="FFFFFF"/>
                          </a:solidFill>
                          <a:ln w="9525">
                            <a:solidFill>
                              <a:srgbClr val="000000"/>
                            </a:solidFill>
                            <a:miter lim="800000"/>
                            <a:headEnd/>
                            <a:tailEnd/>
                          </a:ln>
                        </wps:spPr>
                        <wps:txbx>
                          <w:txbxContent>
                            <w:p w:rsidR="00795159" w:rsidRPr="00531148" w:rsidRDefault="00795159" w:rsidP="00A63A52">
                              <w:pPr>
                                <w:rPr>
                                  <w:rFonts w:hint="eastAsia"/>
                                  <w:sz w:val="21"/>
                                  <w:szCs w:val="21"/>
                                </w:rPr>
                              </w:pPr>
                              <w:r w:rsidRPr="00531148">
                                <w:rPr>
                                  <w:rFonts w:hint="eastAsia"/>
                                  <w:sz w:val="21"/>
                                  <w:szCs w:val="21"/>
                                </w:rPr>
                                <w:t>客户使用的</w:t>
                              </w:r>
                              <w:r w:rsidRPr="00531148">
                                <w:rPr>
                                  <w:rFonts w:hint="eastAsia"/>
                                  <w:sz w:val="21"/>
                                  <w:szCs w:val="21"/>
                                </w:rPr>
                                <w:t>CHello</w:t>
                              </w:r>
                              <w:r w:rsidRPr="00531148">
                                <w:rPr>
                                  <w:rFonts w:hint="eastAsia"/>
                                  <w:sz w:val="21"/>
                                  <w:szCs w:val="21"/>
                                </w:rPr>
                                <w:t>构件类对象的</w:t>
                              </w:r>
                              <w:r w:rsidRPr="00531148">
                                <w:rPr>
                                  <w:rFonts w:hint="eastAsia"/>
                                  <w:sz w:val="21"/>
                                  <w:szCs w:val="21"/>
                                </w:rPr>
                                <w:t>IHello</w:t>
                              </w:r>
                              <w:r w:rsidRPr="00531148">
                                <w:rPr>
                                  <w:rFonts w:hint="eastAsia"/>
                                  <w:sz w:val="21"/>
                                  <w:szCs w:val="21"/>
                                </w:rPr>
                                <w:t>接口指针</w:t>
                              </w:r>
                              <w:r w:rsidRPr="00531148">
                                <w:rPr>
                                  <w:rFonts w:hint="eastAsia"/>
                                  <w:sz w:val="21"/>
                                  <w:szCs w:val="21"/>
                                </w:rPr>
                                <w:t>pIHello</w:t>
                              </w:r>
                            </w:p>
                            <w:p w:rsidR="00795159" w:rsidRPr="00531148" w:rsidRDefault="00795159" w:rsidP="00A63A52">
                              <w:pPr>
                                <w:rPr>
                                  <w:rFonts w:hint="eastAsia"/>
                                  <w:sz w:val="21"/>
                                  <w:szCs w:val="21"/>
                                </w:rPr>
                              </w:pPr>
                            </w:p>
                            <w:p w:rsidR="00795159" w:rsidRPr="00531148" w:rsidRDefault="00795159" w:rsidP="00A63A52">
                              <w:pPr>
                                <w:rPr>
                                  <w:rFonts w:ascii="宋体" w:hAnsi="宋体" w:hint="eastAsia"/>
                                  <w:sz w:val="21"/>
                                  <w:szCs w:val="21"/>
                                </w:rPr>
                              </w:pPr>
                            </w:p>
                            <w:p w:rsidR="00795159" w:rsidRPr="00531148" w:rsidRDefault="00795159" w:rsidP="00A63A52">
                              <w:pPr>
                                <w:rPr>
                                  <w:rFonts w:hint="eastAsia"/>
                                  <w:sz w:val="21"/>
                                  <w:szCs w:val="21"/>
                                </w:rPr>
                              </w:pPr>
                              <w:r w:rsidRPr="00531148">
                                <w:rPr>
                                  <w:rFonts w:ascii="宋体" w:hAnsi="宋体" w:hint="eastAsia"/>
                                  <w:sz w:val="21"/>
                                  <w:szCs w:val="21"/>
                                </w:rPr>
                                <w:t>COtherHello</w:t>
                              </w:r>
                              <w:r w:rsidRPr="00531148">
                                <w:rPr>
                                  <w:rFonts w:hint="eastAsia"/>
                                  <w:sz w:val="21"/>
                                  <w:szCs w:val="21"/>
                                </w:rPr>
                                <w:t>构件类对象的</w:t>
                              </w:r>
                              <w:r w:rsidRPr="00531148">
                                <w:rPr>
                                  <w:rFonts w:hint="eastAsia"/>
                                  <w:sz w:val="21"/>
                                  <w:szCs w:val="21"/>
                                </w:rPr>
                                <w:t>IHello</w:t>
                              </w:r>
                              <w:r w:rsidRPr="00531148">
                                <w:rPr>
                                  <w:rFonts w:hint="eastAsia"/>
                                  <w:sz w:val="21"/>
                                  <w:szCs w:val="21"/>
                                </w:rPr>
                                <w:t>接口指针</w:t>
                              </w:r>
                              <w:r w:rsidRPr="00531148">
                                <w:rPr>
                                  <w:rFonts w:hint="eastAsia"/>
                                  <w:sz w:val="21"/>
                                  <w:szCs w:val="21"/>
                                </w:rPr>
                                <w:t>pIHello</w:t>
                              </w:r>
                            </w:p>
                            <w:p w:rsidR="00795159" w:rsidRDefault="00795159" w:rsidP="00A63A52">
                              <w:pPr>
                                <w:rPr>
                                  <w:rFonts w:hint="eastAsia"/>
                                </w:rPr>
                              </w:pPr>
                            </w:p>
                          </w:txbxContent>
                        </wps:txbx>
                        <wps:bodyPr rot="0" vert="horz" wrap="square" lIns="91440" tIns="45720" rIns="91440" bIns="45720" anchor="t" anchorCtr="0" upright="1">
                          <a:noAutofit/>
                        </wps:bodyPr>
                      </wps:wsp>
                      <wps:wsp>
                        <wps:cNvPr id="79" name="Rectangle 82"/>
                        <wps:cNvSpPr>
                          <a:spLocks noChangeArrowheads="1"/>
                        </wps:cNvSpPr>
                        <wps:spPr bwMode="auto">
                          <a:xfrm>
                            <a:off x="1485900" y="395605"/>
                            <a:ext cx="1143000" cy="297815"/>
                          </a:xfrm>
                          <a:prstGeom prst="rect">
                            <a:avLst/>
                          </a:prstGeom>
                          <a:solidFill>
                            <a:srgbClr val="FFFFFF"/>
                          </a:solidFill>
                          <a:ln w="9525">
                            <a:solidFill>
                              <a:srgbClr val="000000"/>
                            </a:solidFill>
                            <a:miter lim="800000"/>
                            <a:headEnd/>
                            <a:tailEnd/>
                          </a:ln>
                        </wps:spPr>
                        <wps:txbx>
                          <w:txbxContent>
                            <w:p w:rsidR="00795159" w:rsidRPr="00531148" w:rsidRDefault="00795159" w:rsidP="00A63A52">
                              <w:pPr>
                                <w:rPr>
                                  <w:rFonts w:hint="eastAsia"/>
                                  <w:sz w:val="21"/>
                                  <w:szCs w:val="21"/>
                                </w:rPr>
                              </w:pPr>
                              <w:r w:rsidRPr="00531148">
                                <w:rPr>
                                  <w:rFonts w:hint="eastAsia"/>
                                  <w:sz w:val="21"/>
                                  <w:szCs w:val="21"/>
                                </w:rPr>
                                <w:t>pVtable</w:t>
                              </w:r>
                            </w:p>
                          </w:txbxContent>
                        </wps:txbx>
                        <wps:bodyPr rot="0" vert="horz" wrap="square" lIns="91440" tIns="45720" rIns="91440" bIns="45720" anchor="t" anchorCtr="0" upright="1">
                          <a:noAutofit/>
                        </wps:bodyPr>
                      </wps:wsp>
                      <wps:wsp>
                        <wps:cNvPr id="80" name="Rectangle 83"/>
                        <wps:cNvSpPr>
                          <a:spLocks noChangeArrowheads="1"/>
                        </wps:cNvSpPr>
                        <wps:spPr bwMode="auto">
                          <a:xfrm>
                            <a:off x="1485900" y="693420"/>
                            <a:ext cx="1143000" cy="297180"/>
                          </a:xfrm>
                          <a:prstGeom prst="rect">
                            <a:avLst/>
                          </a:prstGeom>
                          <a:solidFill>
                            <a:srgbClr val="FFFFFF"/>
                          </a:solidFill>
                          <a:ln w="9525">
                            <a:solidFill>
                              <a:srgbClr val="000000"/>
                            </a:solidFill>
                            <a:miter lim="800000"/>
                            <a:headEnd/>
                            <a:tailEnd/>
                          </a:ln>
                        </wps:spPr>
                        <wps:txbx>
                          <w:txbxContent>
                            <w:p w:rsidR="00795159" w:rsidRPr="00531148" w:rsidRDefault="00795159" w:rsidP="00A63A52">
                              <w:pPr>
                                <w:rPr>
                                  <w:sz w:val="21"/>
                                  <w:szCs w:val="21"/>
                                </w:rPr>
                              </w:pPr>
                              <w:r w:rsidRPr="00531148">
                                <w:rPr>
                                  <w:rFonts w:ascii="宋体" w:hAnsi="宋体" w:hint="eastAsia"/>
                                  <w:sz w:val="21"/>
                                  <w:szCs w:val="21"/>
                                </w:rPr>
                                <w:t>m_helloChars</w:t>
                              </w:r>
                            </w:p>
                          </w:txbxContent>
                        </wps:txbx>
                        <wps:bodyPr rot="0" vert="horz" wrap="square" lIns="91440" tIns="45720" rIns="91440" bIns="45720" anchor="t" anchorCtr="0" upright="1">
                          <a:noAutofit/>
                        </wps:bodyPr>
                      </wps:wsp>
                      <wps:wsp>
                        <wps:cNvPr id="81" name="Rectangle 84"/>
                        <wps:cNvSpPr>
                          <a:spLocks noChangeArrowheads="1"/>
                        </wps:cNvSpPr>
                        <wps:spPr bwMode="auto">
                          <a:xfrm>
                            <a:off x="1485900" y="990600"/>
                            <a:ext cx="1143000" cy="297180"/>
                          </a:xfrm>
                          <a:prstGeom prst="rect">
                            <a:avLst/>
                          </a:prstGeom>
                          <a:solidFill>
                            <a:srgbClr val="FFFFFF"/>
                          </a:solidFill>
                          <a:ln w="9525">
                            <a:solidFill>
                              <a:srgbClr val="000000"/>
                            </a:solidFill>
                            <a:miter lim="800000"/>
                            <a:headEnd/>
                            <a:tailEnd/>
                          </a:ln>
                        </wps:spPr>
                        <wps:txbx>
                          <w:txbxContent>
                            <w:p w:rsidR="00795159" w:rsidRPr="00531148" w:rsidRDefault="00795159" w:rsidP="00A63A52">
                              <w:pPr>
                                <w:rPr>
                                  <w:rFonts w:hint="eastAsia"/>
                                  <w:sz w:val="21"/>
                                  <w:szCs w:val="21"/>
                                </w:rPr>
                              </w:pPr>
                              <w:r w:rsidRPr="00531148">
                                <w:rPr>
                                  <w:rFonts w:hint="eastAsia"/>
                                  <w:sz w:val="21"/>
                                  <w:szCs w:val="21"/>
                                </w:rPr>
                                <w:t xml:space="preserve"> </w:t>
                              </w:r>
                              <w:r w:rsidRPr="00531148">
                                <w:rPr>
                                  <w:rFonts w:ascii="宋体" w:hAnsi="宋体"/>
                                  <w:sz w:val="21"/>
                                  <w:szCs w:val="21"/>
                                </w:rPr>
                                <w:t>···</w:t>
                              </w:r>
                            </w:p>
                          </w:txbxContent>
                        </wps:txbx>
                        <wps:bodyPr rot="0" vert="horz" wrap="square" lIns="91440" tIns="45720" rIns="91440" bIns="45720" anchor="t" anchorCtr="0" upright="1">
                          <a:noAutofit/>
                        </wps:bodyPr>
                      </wps:wsp>
                      <wps:wsp>
                        <wps:cNvPr id="82" name="Rectangle 85"/>
                        <wps:cNvSpPr>
                          <a:spLocks noChangeArrowheads="1"/>
                        </wps:cNvSpPr>
                        <wps:spPr bwMode="auto">
                          <a:xfrm>
                            <a:off x="1485900" y="1684020"/>
                            <a:ext cx="1143635" cy="297815"/>
                          </a:xfrm>
                          <a:prstGeom prst="rect">
                            <a:avLst/>
                          </a:prstGeom>
                          <a:solidFill>
                            <a:srgbClr val="FFFFFF"/>
                          </a:solidFill>
                          <a:ln w="9525">
                            <a:solidFill>
                              <a:srgbClr val="000000"/>
                            </a:solidFill>
                            <a:miter lim="800000"/>
                            <a:headEnd/>
                            <a:tailEnd/>
                          </a:ln>
                        </wps:spPr>
                        <wps:txbx>
                          <w:txbxContent>
                            <w:p w:rsidR="00795159" w:rsidRPr="00531148" w:rsidRDefault="00795159" w:rsidP="00A63A52">
                              <w:pPr>
                                <w:rPr>
                                  <w:rFonts w:hint="eastAsia"/>
                                  <w:sz w:val="21"/>
                                  <w:szCs w:val="21"/>
                                </w:rPr>
                              </w:pPr>
                              <w:r w:rsidRPr="00531148">
                                <w:rPr>
                                  <w:rFonts w:hint="eastAsia"/>
                                  <w:sz w:val="21"/>
                                  <w:szCs w:val="21"/>
                                </w:rPr>
                                <w:t>pVtable</w:t>
                              </w:r>
                            </w:p>
                          </w:txbxContent>
                        </wps:txbx>
                        <wps:bodyPr rot="0" vert="horz" wrap="square" lIns="91440" tIns="45720" rIns="91440" bIns="45720" anchor="t" anchorCtr="0" upright="1">
                          <a:noAutofit/>
                        </wps:bodyPr>
                      </wps:wsp>
                      <wps:wsp>
                        <wps:cNvPr id="83" name="Rectangle 86"/>
                        <wps:cNvSpPr>
                          <a:spLocks noChangeArrowheads="1"/>
                        </wps:cNvSpPr>
                        <wps:spPr bwMode="auto">
                          <a:xfrm>
                            <a:off x="1485900" y="1981200"/>
                            <a:ext cx="1143635" cy="495300"/>
                          </a:xfrm>
                          <a:prstGeom prst="rect">
                            <a:avLst/>
                          </a:prstGeom>
                          <a:solidFill>
                            <a:srgbClr val="FFFFFF"/>
                          </a:solidFill>
                          <a:ln w="9525">
                            <a:solidFill>
                              <a:srgbClr val="000000"/>
                            </a:solidFill>
                            <a:miter lim="800000"/>
                            <a:headEnd/>
                            <a:tailEnd/>
                          </a:ln>
                        </wps:spPr>
                        <wps:txbx>
                          <w:txbxContent>
                            <w:p w:rsidR="00795159" w:rsidRPr="00531148" w:rsidRDefault="00795159" w:rsidP="00A63A52">
                              <w:pPr>
                                <w:rPr>
                                  <w:rFonts w:hint="eastAsia"/>
                                  <w:sz w:val="21"/>
                                  <w:szCs w:val="21"/>
                                </w:rPr>
                              </w:pPr>
                              <w:r w:rsidRPr="00531148">
                                <w:rPr>
                                  <w:rFonts w:hint="eastAsia"/>
                                  <w:sz w:val="21"/>
                                  <w:szCs w:val="21"/>
                                </w:rPr>
                                <w:t xml:space="preserve"> </w:t>
                              </w:r>
                              <w:r w:rsidRPr="00531148">
                                <w:rPr>
                                  <w:rFonts w:ascii="宋体" w:hAnsi="宋体" w:hint="eastAsia"/>
                                  <w:sz w:val="21"/>
                                  <w:szCs w:val="21"/>
                                </w:rPr>
                                <w:t>COtherHello的成员数据</w:t>
                              </w:r>
                            </w:p>
                          </w:txbxContent>
                        </wps:txbx>
                        <wps:bodyPr rot="0" vert="horz" wrap="square" lIns="91440" tIns="45720" rIns="91440" bIns="45720" anchor="t" anchorCtr="0" upright="1">
                          <a:noAutofit/>
                        </wps:bodyPr>
                      </wps:wsp>
                      <wps:wsp>
                        <wps:cNvPr id="84" name="Text Box 87"/>
                        <wps:cNvSpPr txBox="1">
                          <a:spLocks noChangeArrowheads="1"/>
                        </wps:cNvSpPr>
                        <wps:spPr bwMode="auto">
                          <a:xfrm>
                            <a:off x="2971800" y="396240"/>
                            <a:ext cx="914400" cy="595630"/>
                          </a:xfrm>
                          <a:prstGeom prst="rect">
                            <a:avLst/>
                          </a:prstGeom>
                          <a:solidFill>
                            <a:srgbClr val="FFFFFF"/>
                          </a:solidFill>
                          <a:ln w="9525">
                            <a:solidFill>
                              <a:srgbClr val="000000"/>
                            </a:solidFill>
                            <a:miter lim="800000"/>
                            <a:headEnd/>
                            <a:tailEnd/>
                          </a:ln>
                        </wps:spPr>
                        <wps:txbx>
                          <w:txbxContent>
                            <w:p w:rsidR="00795159" w:rsidRPr="00531148" w:rsidRDefault="00795159" w:rsidP="00A63A52">
                              <w:pPr>
                                <w:rPr>
                                  <w:rFonts w:hint="eastAsia"/>
                                  <w:sz w:val="21"/>
                                  <w:szCs w:val="21"/>
                                </w:rPr>
                              </w:pPr>
                              <w:r w:rsidRPr="00531148">
                                <w:rPr>
                                  <w:rFonts w:hint="eastAsia"/>
                                  <w:sz w:val="21"/>
                                  <w:szCs w:val="21"/>
                                </w:rPr>
                                <w:t>Hello</w:t>
                              </w:r>
                              <w:r w:rsidRPr="00531148">
                                <w:rPr>
                                  <w:rFonts w:hint="eastAsia"/>
                                  <w:sz w:val="21"/>
                                  <w:szCs w:val="21"/>
                                </w:rPr>
                                <w:t>函数指针</w:t>
                              </w:r>
                            </w:p>
                            <w:p w:rsidR="00795159" w:rsidRDefault="00795159" w:rsidP="00A63A52"/>
                          </w:txbxContent>
                        </wps:txbx>
                        <wps:bodyPr rot="0" vert="horz" wrap="square" lIns="91440" tIns="45720" rIns="91440" bIns="45720" anchor="t" anchorCtr="0" upright="1">
                          <a:noAutofit/>
                        </wps:bodyPr>
                      </wps:wsp>
                      <wps:wsp>
                        <wps:cNvPr id="85" name="Text Box 88"/>
                        <wps:cNvSpPr txBox="1">
                          <a:spLocks noChangeArrowheads="1"/>
                        </wps:cNvSpPr>
                        <wps:spPr bwMode="auto">
                          <a:xfrm>
                            <a:off x="2903220" y="99060"/>
                            <a:ext cx="914400" cy="297180"/>
                          </a:xfrm>
                          <a:prstGeom prst="rect">
                            <a:avLst/>
                          </a:prstGeom>
                          <a:solidFill>
                            <a:srgbClr val="FFFFFF">
                              <a:alpha val="0"/>
                            </a:srgbClr>
                          </a:solidFill>
                          <a:ln w="9525">
                            <a:solidFill>
                              <a:srgbClr val="FFFFFF">
                                <a:alpha val="0"/>
                              </a:srgbClr>
                            </a:solidFill>
                            <a:miter lim="800000"/>
                            <a:headEnd/>
                            <a:tailEnd/>
                          </a:ln>
                        </wps:spPr>
                        <wps:txbx>
                          <w:txbxContent>
                            <w:p w:rsidR="00795159" w:rsidRDefault="00795159" w:rsidP="00A63A52">
                              <w:pPr>
                                <w:rPr>
                                  <w:rFonts w:hint="eastAsia"/>
                                </w:rPr>
                              </w:pPr>
                              <w:r>
                                <w:rPr>
                                  <w:rFonts w:hint="eastAsia"/>
                                </w:rPr>
                                <w:t>vtable</w:t>
                              </w:r>
                            </w:p>
                          </w:txbxContent>
                        </wps:txbx>
                        <wps:bodyPr rot="0" vert="horz" wrap="square" lIns="91440" tIns="45720" rIns="91440" bIns="45720" anchor="t" anchorCtr="0" upright="1">
                          <a:noAutofit/>
                        </wps:bodyPr>
                      </wps:wsp>
                      <wps:wsp>
                        <wps:cNvPr id="86" name="Text Box 89"/>
                        <wps:cNvSpPr txBox="1">
                          <a:spLocks noChangeArrowheads="1"/>
                        </wps:cNvSpPr>
                        <wps:spPr bwMode="auto">
                          <a:xfrm>
                            <a:off x="2971800" y="1684020"/>
                            <a:ext cx="914400" cy="595630"/>
                          </a:xfrm>
                          <a:prstGeom prst="rect">
                            <a:avLst/>
                          </a:prstGeom>
                          <a:solidFill>
                            <a:srgbClr val="FFFFFF"/>
                          </a:solidFill>
                          <a:ln w="9525">
                            <a:solidFill>
                              <a:srgbClr val="000000"/>
                            </a:solidFill>
                            <a:miter lim="800000"/>
                            <a:headEnd/>
                            <a:tailEnd/>
                          </a:ln>
                        </wps:spPr>
                        <wps:txbx>
                          <w:txbxContent>
                            <w:p w:rsidR="00795159" w:rsidRPr="00531148" w:rsidRDefault="00795159" w:rsidP="00A63A52">
                              <w:pPr>
                                <w:rPr>
                                  <w:rFonts w:hint="eastAsia"/>
                                  <w:sz w:val="21"/>
                                  <w:szCs w:val="21"/>
                                </w:rPr>
                              </w:pPr>
                              <w:r w:rsidRPr="00531148">
                                <w:rPr>
                                  <w:rFonts w:hint="eastAsia"/>
                                  <w:sz w:val="21"/>
                                  <w:szCs w:val="21"/>
                                </w:rPr>
                                <w:t>Hello</w:t>
                              </w:r>
                              <w:r w:rsidRPr="00531148">
                                <w:rPr>
                                  <w:rFonts w:hint="eastAsia"/>
                                  <w:sz w:val="21"/>
                                  <w:szCs w:val="21"/>
                                </w:rPr>
                                <w:t>函数指针</w:t>
                              </w:r>
                            </w:p>
                            <w:p w:rsidR="00795159" w:rsidRDefault="00795159" w:rsidP="00A63A52"/>
                          </w:txbxContent>
                        </wps:txbx>
                        <wps:bodyPr rot="0" vert="horz" wrap="square" lIns="91440" tIns="45720" rIns="91440" bIns="45720" anchor="t" anchorCtr="0" upright="1">
                          <a:noAutofit/>
                        </wps:bodyPr>
                      </wps:wsp>
                      <wps:wsp>
                        <wps:cNvPr id="87" name="AutoShape 90"/>
                        <wps:cNvSpPr>
                          <a:spLocks noChangeArrowheads="1"/>
                        </wps:cNvSpPr>
                        <wps:spPr bwMode="auto">
                          <a:xfrm>
                            <a:off x="4343400" y="396240"/>
                            <a:ext cx="1143000" cy="891540"/>
                          </a:xfrm>
                          <a:prstGeom prst="flowChartAlternateProcess">
                            <a:avLst/>
                          </a:prstGeom>
                          <a:solidFill>
                            <a:srgbClr val="FFFFFF"/>
                          </a:solidFill>
                          <a:ln w="9525">
                            <a:solidFill>
                              <a:srgbClr val="000000"/>
                            </a:solidFill>
                            <a:miter lim="800000"/>
                            <a:headEnd/>
                            <a:tailEnd/>
                          </a:ln>
                        </wps:spPr>
                        <wps:txbx>
                          <w:txbxContent>
                            <w:p w:rsidR="00795159" w:rsidRPr="00531148" w:rsidRDefault="00795159" w:rsidP="00A63A52">
                              <w:pPr>
                                <w:rPr>
                                  <w:rFonts w:hint="eastAsia"/>
                                  <w:sz w:val="21"/>
                                  <w:szCs w:val="21"/>
                                </w:rPr>
                              </w:pPr>
                              <w:r w:rsidRPr="00531148">
                                <w:rPr>
                                  <w:rFonts w:hint="eastAsia"/>
                                  <w:sz w:val="21"/>
                                  <w:szCs w:val="21"/>
                                </w:rPr>
                                <w:t>CHello</w:t>
                              </w:r>
                              <w:r w:rsidRPr="00531148">
                                <w:rPr>
                                  <w:rFonts w:hint="eastAsia"/>
                                  <w:sz w:val="21"/>
                                  <w:szCs w:val="21"/>
                                </w:rPr>
                                <w:t>类中</w:t>
                              </w:r>
                              <w:r w:rsidRPr="00531148">
                                <w:rPr>
                                  <w:rFonts w:hint="eastAsia"/>
                                  <w:sz w:val="21"/>
                                  <w:szCs w:val="21"/>
                                </w:rPr>
                                <w:t>Hello</w:t>
                              </w:r>
                              <w:r w:rsidRPr="00531148">
                                <w:rPr>
                                  <w:rFonts w:hint="eastAsia"/>
                                  <w:sz w:val="21"/>
                                  <w:szCs w:val="21"/>
                                </w:rPr>
                                <w:t>的具体实现</w:t>
                              </w:r>
                            </w:p>
                            <w:p w:rsidR="00795159" w:rsidRDefault="00795159" w:rsidP="00A63A52">
                              <w:pPr>
                                <w:rPr>
                                  <w:rFonts w:hint="eastAsia"/>
                                </w:rPr>
                              </w:pPr>
                            </w:p>
                            <w:p w:rsidR="00795159" w:rsidRDefault="00795159" w:rsidP="00A63A52">
                              <w:pPr>
                                <w:rPr>
                                  <w:rFonts w:hint="eastAsia"/>
                                </w:rPr>
                              </w:pPr>
                              <w:r>
                                <w:rPr>
                                  <w:rFonts w:hint="eastAsia"/>
                                </w:rPr>
                                <w:t>CHello</w:t>
                              </w:r>
                              <w:r>
                                <w:rPr>
                                  <w:rFonts w:hint="eastAsia"/>
                                </w:rPr>
                                <w:t>类中</w:t>
                              </w:r>
                              <w:r>
                                <w:rPr>
                                  <w:rFonts w:hint="eastAsia"/>
                                </w:rPr>
                                <w:t>PrintWorld</w:t>
                              </w:r>
                              <w:r>
                                <w:rPr>
                                  <w:rFonts w:hint="eastAsia"/>
                                </w:rPr>
                                <w:t>的具体实现</w:t>
                              </w:r>
                            </w:p>
                            <w:p w:rsidR="00795159" w:rsidRDefault="00795159" w:rsidP="00A63A52">
                              <w:pPr>
                                <w:rPr>
                                  <w:rFonts w:hint="eastAsia"/>
                                </w:rPr>
                              </w:pPr>
                            </w:p>
                          </w:txbxContent>
                        </wps:txbx>
                        <wps:bodyPr rot="0" vert="horz" wrap="square" lIns="91440" tIns="45720" rIns="91440" bIns="45720" anchor="t" anchorCtr="0" upright="1">
                          <a:noAutofit/>
                        </wps:bodyPr>
                      </wps:wsp>
                      <wps:wsp>
                        <wps:cNvPr id="88" name="AutoShape 91"/>
                        <wps:cNvSpPr>
                          <a:spLocks noChangeArrowheads="1"/>
                        </wps:cNvSpPr>
                        <wps:spPr bwMode="auto">
                          <a:xfrm>
                            <a:off x="4343400" y="1684020"/>
                            <a:ext cx="1143000" cy="891540"/>
                          </a:xfrm>
                          <a:prstGeom prst="flowChartAlternateProcess">
                            <a:avLst/>
                          </a:prstGeom>
                          <a:solidFill>
                            <a:srgbClr val="FFFFFF"/>
                          </a:solidFill>
                          <a:ln w="9525">
                            <a:solidFill>
                              <a:srgbClr val="000000"/>
                            </a:solidFill>
                            <a:miter lim="800000"/>
                            <a:headEnd/>
                            <a:tailEnd/>
                          </a:ln>
                        </wps:spPr>
                        <wps:txbx>
                          <w:txbxContent>
                            <w:p w:rsidR="00795159" w:rsidRPr="00531148" w:rsidRDefault="00795159" w:rsidP="00A63A52">
                              <w:pPr>
                                <w:rPr>
                                  <w:rFonts w:hint="eastAsia"/>
                                  <w:sz w:val="21"/>
                                  <w:szCs w:val="21"/>
                                </w:rPr>
                              </w:pPr>
                              <w:r w:rsidRPr="00531148">
                                <w:rPr>
                                  <w:rFonts w:ascii="宋体" w:hAnsi="宋体" w:hint="eastAsia"/>
                                  <w:sz w:val="21"/>
                                  <w:szCs w:val="21"/>
                                </w:rPr>
                                <w:t>COtherHello</w:t>
                              </w:r>
                              <w:r w:rsidRPr="00531148">
                                <w:rPr>
                                  <w:rFonts w:hint="eastAsia"/>
                                  <w:sz w:val="21"/>
                                  <w:szCs w:val="21"/>
                                </w:rPr>
                                <w:t>类中</w:t>
                              </w:r>
                              <w:r w:rsidRPr="00531148">
                                <w:rPr>
                                  <w:rFonts w:hint="eastAsia"/>
                                  <w:sz w:val="21"/>
                                  <w:szCs w:val="21"/>
                                </w:rPr>
                                <w:t>Hello</w:t>
                              </w:r>
                              <w:r w:rsidRPr="00531148">
                                <w:rPr>
                                  <w:rFonts w:hint="eastAsia"/>
                                  <w:sz w:val="21"/>
                                  <w:szCs w:val="21"/>
                                </w:rPr>
                                <w:t>的具体实现</w:t>
                              </w:r>
                            </w:p>
                            <w:p w:rsidR="00795159" w:rsidRDefault="00795159" w:rsidP="00A63A52">
                              <w:pPr>
                                <w:rPr>
                                  <w:rFonts w:hint="eastAsia"/>
                                </w:rPr>
                              </w:pPr>
                            </w:p>
                            <w:p w:rsidR="00795159" w:rsidRDefault="00795159" w:rsidP="00A63A52">
                              <w:pPr>
                                <w:rPr>
                                  <w:rFonts w:hint="eastAsia"/>
                                </w:rPr>
                              </w:pPr>
                              <w:r>
                                <w:rPr>
                                  <w:rFonts w:hint="eastAsia"/>
                                </w:rPr>
                                <w:t>CHello</w:t>
                              </w:r>
                              <w:r>
                                <w:rPr>
                                  <w:rFonts w:hint="eastAsia"/>
                                </w:rPr>
                                <w:t>类中</w:t>
                              </w:r>
                              <w:r>
                                <w:rPr>
                                  <w:rFonts w:hint="eastAsia"/>
                                </w:rPr>
                                <w:t>PrintWorld</w:t>
                              </w:r>
                              <w:r>
                                <w:rPr>
                                  <w:rFonts w:hint="eastAsia"/>
                                </w:rPr>
                                <w:t>的具体实现</w:t>
                              </w:r>
                            </w:p>
                            <w:p w:rsidR="00795159" w:rsidRDefault="00795159" w:rsidP="00A63A52">
                              <w:pPr>
                                <w:rPr>
                                  <w:rFonts w:hint="eastAsia"/>
                                </w:rPr>
                              </w:pPr>
                            </w:p>
                          </w:txbxContent>
                        </wps:txbx>
                        <wps:bodyPr rot="0" vert="horz" wrap="square" lIns="91440" tIns="45720" rIns="91440" bIns="45720" anchor="t" anchorCtr="0" upright="1">
                          <a:noAutofit/>
                        </wps:bodyPr>
                      </wps:wsp>
                      <wps:wsp>
                        <wps:cNvPr id="89" name="Text Box 92"/>
                        <wps:cNvSpPr txBox="1">
                          <a:spLocks noChangeArrowheads="1"/>
                        </wps:cNvSpPr>
                        <wps:spPr bwMode="auto">
                          <a:xfrm>
                            <a:off x="2903220" y="1386840"/>
                            <a:ext cx="914400" cy="297180"/>
                          </a:xfrm>
                          <a:prstGeom prst="rect">
                            <a:avLst/>
                          </a:prstGeom>
                          <a:solidFill>
                            <a:srgbClr val="FFFFFF">
                              <a:alpha val="0"/>
                            </a:srgbClr>
                          </a:solidFill>
                          <a:ln w="9525">
                            <a:solidFill>
                              <a:srgbClr val="FFFFFF">
                                <a:alpha val="0"/>
                              </a:srgbClr>
                            </a:solidFill>
                            <a:miter lim="800000"/>
                            <a:headEnd/>
                            <a:tailEnd/>
                          </a:ln>
                        </wps:spPr>
                        <wps:txbx>
                          <w:txbxContent>
                            <w:p w:rsidR="00795159" w:rsidRDefault="00795159" w:rsidP="00A63A52">
                              <w:pPr>
                                <w:rPr>
                                  <w:rFonts w:hint="eastAsia"/>
                                </w:rPr>
                              </w:pPr>
                              <w:r>
                                <w:rPr>
                                  <w:rFonts w:hint="eastAsia"/>
                                </w:rPr>
                                <w:t>vtable</w:t>
                              </w:r>
                            </w:p>
                          </w:txbxContent>
                        </wps:txbx>
                        <wps:bodyPr rot="0" vert="horz" wrap="square" lIns="91440" tIns="45720" rIns="91440" bIns="45720" anchor="t" anchorCtr="0" upright="1">
                          <a:noAutofit/>
                        </wps:bodyPr>
                      </wps:wsp>
                      <wps:wsp>
                        <wps:cNvPr id="90" name="Line 93"/>
                        <wps:cNvCnPr>
                          <a:cxnSpLocks noChangeShapeType="1"/>
                        </wps:cNvCnPr>
                        <wps:spPr bwMode="auto">
                          <a:xfrm flipV="1">
                            <a:off x="1257300" y="594360"/>
                            <a:ext cx="22860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94"/>
                        <wps:cNvCnPr>
                          <a:cxnSpLocks noChangeShapeType="1"/>
                        </wps:cNvCnPr>
                        <wps:spPr bwMode="auto">
                          <a:xfrm flipV="1">
                            <a:off x="1257300" y="1882140"/>
                            <a:ext cx="22860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95"/>
                        <wps:cNvCnPr>
                          <a:cxnSpLocks noChangeShapeType="1"/>
                        </wps:cNvCnPr>
                        <wps:spPr bwMode="auto">
                          <a:xfrm>
                            <a:off x="2628900" y="59436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96"/>
                        <wps:cNvCnPr>
                          <a:cxnSpLocks noChangeShapeType="1"/>
                        </wps:cNvCnPr>
                        <wps:spPr bwMode="auto">
                          <a:xfrm>
                            <a:off x="2628900" y="188214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97"/>
                        <wps:cNvCnPr>
                          <a:cxnSpLocks noChangeShapeType="1"/>
                        </wps:cNvCnPr>
                        <wps:spPr bwMode="auto">
                          <a:xfrm>
                            <a:off x="3886200" y="69342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Line 98"/>
                        <wps:cNvCnPr>
                          <a:cxnSpLocks noChangeShapeType="1"/>
                        </wps:cNvCnPr>
                        <wps:spPr bwMode="auto">
                          <a:xfrm>
                            <a:off x="3886200" y="1981200"/>
                            <a:ext cx="457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79" o:spid="_x0000_s1072" editas="canvas" style="width:6in;height:210.6pt;mso-position-horizontal-relative:char;mso-position-vertical-relative:line" coordsize="54864,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">
                <v:shape id="_x0000_s1073" type="#_x0000_t75" style="position:absolute;width:54864;height:26746;visibility:visible;mso-wrap-style:square">
                  <v:fill o:detectmouseclick="t"/>
                  <v:path o:connecttype="none"/>
                </v:shape>
                <v:shape id="Text Box 81" o:spid="_x0000_s1074" type="#_x0000_t202" style="position:absolute;left:1149;top:3956;width:11417;height:2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">
                  <v:textbox>
                    <w:txbxContent>
                      <w:p w:rsidR="00795159" w:rsidRPr="00531148" w:rsidRDefault="00795159" w:rsidP="00A63A52">
                        <w:pPr>
                          <w:rPr>
                            <w:rFonts w:hint="eastAsia"/>
                            <w:sz w:val="21"/>
                            <w:szCs w:val="21"/>
                          </w:rPr>
                        </w:pPr>
                        <w:r w:rsidRPr="00531148">
                          <w:rPr>
                            <w:rFonts w:hint="eastAsia"/>
                            <w:sz w:val="21"/>
                            <w:szCs w:val="21"/>
                          </w:rPr>
                          <w:t>客户使用的</w:t>
                        </w:r>
                        <w:r w:rsidRPr="00531148">
                          <w:rPr>
                            <w:rFonts w:hint="eastAsia"/>
                            <w:sz w:val="21"/>
                            <w:szCs w:val="21"/>
                          </w:rPr>
                          <w:t>CHello</w:t>
                        </w:r>
                        <w:r w:rsidRPr="00531148">
                          <w:rPr>
                            <w:rFonts w:hint="eastAsia"/>
                            <w:sz w:val="21"/>
                            <w:szCs w:val="21"/>
                          </w:rPr>
                          <w:t>构件类对象的</w:t>
                        </w:r>
                        <w:r w:rsidRPr="00531148">
                          <w:rPr>
                            <w:rFonts w:hint="eastAsia"/>
                            <w:sz w:val="21"/>
                            <w:szCs w:val="21"/>
                          </w:rPr>
                          <w:t>IHello</w:t>
                        </w:r>
                        <w:r w:rsidRPr="00531148">
                          <w:rPr>
                            <w:rFonts w:hint="eastAsia"/>
                            <w:sz w:val="21"/>
                            <w:szCs w:val="21"/>
                          </w:rPr>
                          <w:t>接口指针</w:t>
                        </w:r>
                        <w:r w:rsidRPr="00531148">
                          <w:rPr>
                            <w:rFonts w:hint="eastAsia"/>
                            <w:sz w:val="21"/>
                            <w:szCs w:val="21"/>
                          </w:rPr>
                          <w:t>pIHello</w:t>
                        </w:r>
                      </w:p>
                      <w:p w:rsidR="00795159" w:rsidRPr="00531148" w:rsidRDefault="00795159" w:rsidP="00A63A52">
                        <w:pPr>
                          <w:rPr>
                            <w:rFonts w:hint="eastAsia"/>
                            <w:sz w:val="21"/>
                            <w:szCs w:val="21"/>
                          </w:rPr>
                        </w:pPr>
                      </w:p>
                      <w:p w:rsidR="00795159" w:rsidRPr="00531148" w:rsidRDefault="00795159" w:rsidP="00A63A52">
                        <w:pPr>
                          <w:rPr>
                            <w:rFonts w:ascii="宋体" w:hAnsi="宋体" w:hint="eastAsia"/>
                            <w:sz w:val="21"/>
                            <w:szCs w:val="21"/>
                          </w:rPr>
                        </w:pPr>
                      </w:p>
                      <w:p w:rsidR="00795159" w:rsidRPr="00531148" w:rsidRDefault="00795159" w:rsidP="00A63A52">
                        <w:pPr>
                          <w:rPr>
                            <w:rFonts w:hint="eastAsia"/>
                            <w:sz w:val="21"/>
                            <w:szCs w:val="21"/>
                          </w:rPr>
                        </w:pPr>
                        <w:r w:rsidRPr="00531148">
                          <w:rPr>
                            <w:rFonts w:ascii="宋体" w:hAnsi="宋体" w:hint="eastAsia"/>
                            <w:sz w:val="21"/>
                            <w:szCs w:val="21"/>
                          </w:rPr>
                          <w:t>COtherHello</w:t>
                        </w:r>
                        <w:r w:rsidRPr="00531148">
                          <w:rPr>
                            <w:rFonts w:hint="eastAsia"/>
                            <w:sz w:val="21"/>
                            <w:szCs w:val="21"/>
                          </w:rPr>
                          <w:t>构件类对象的</w:t>
                        </w:r>
                        <w:r w:rsidRPr="00531148">
                          <w:rPr>
                            <w:rFonts w:hint="eastAsia"/>
                            <w:sz w:val="21"/>
                            <w:szCs w:val="21"/>
                          </w:rPr>
                          <w:t>IHello</w:t>
                        </w:r>
                        <w:r w:rsidRPr="00531148">
                          <w:rPr>
                            <w:rFonts w:hint="eastAsia"/>
                            <w:sz w:val="21"/>
                            <w:szCs w:val="21"/>
                          </w:rPr>
                          <w:t>接口指针</w:t>
                        </w:r>
                        <w:r w:rsidRPr="00531148">
                          <w:rPr>
                            <w:rFonts w:hint="eastAsia"/>
                            <w:sz w:val="21"/>
                            <w:szCs w:val="21"/>
                          </w:rPr>
                          <w:t>pIHello</w:t>
                        </w:r>
                      </w:p>
                      <w:p w:rsidR="00795159" w:rsidRDefault="00795159" w:rsidP="00A63A52">
                        <w:pPr>
                          <w:rPr>
                            <w:rFonts w:hint="eastAsia"/>
                          </w:rPr>
                        </w:pPr>
                      </w:p>
                    </w:txbxContent>
                  </v:textbox>
                </v:shape>
                <v:rect id="Rectangle 82" o:spid="_x0000_s1075" style="position:absolute;left:14859;top:3956;width:1143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795159" w:rsidRPr="00531148" w:rsidRDefault="00795159" w:rsidP="00A63A52">
                        <w:pPr>
                          <w:rPr>
                            <w:rFonts w:hint="eastAsia"/>
                            <w:sz w:val="21"/>
                            <w:szCs w:val="21"/>
                          </w:rPr>
                        </w:pPr>
                        <w:r w:rsidRPr="00531148">
                          <w:rPr>
                            <w:rFonts w:hint="eastAsia"/>
                            <w:sz w:val="21"/>
                            <w:szCs w:val="21"/>
                          </w:rPr>
                          <w:t>pVtable</w:t>
                        </w:r>
                      </w:p>
                    </w:txbxContent>
                  </v:textbox>
                </v:rect>
                <v:rect id="Rectangle 83" o:spid="_x0000_s1076" style="position:absolute;left:14859;top:6934;width:1143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">
                  <v:textbox>
                    <w:txbxContent>
                      <w:p w:rsidR="00795159" w:rsidRPr="00531148" w:rsidRDefault="00795159" w:rsidP="00A63A52">
                        <w:pPr>
                          <w:rPr>
                            <w:sz w:val="21"/>
                            <w:szCs w:val="21"/>
                          </w:rPr>
                        </w:pPr>
                        <w:r w:rsidRPr="00531148">
                          <w:rPr>
                            <w:rFonts w:ascii="宋体" w:hAnsi="宋体" w:hint="eastAsia"/>
                            <w:sz w:val="21"/>
                            <w:szCs w:val="21"/>
                          </w:rPr>
                          <w:t>m_helloChars</w:t>
                        </w:r>
                      </w:p>
                    </w:txbxContent>
                  </v:textbox>
                </v:rect>
                <v:rect id="Rectangle 84" o:spid="_x0000_s1077" style="position:absolute;left:14859;top:9906;width:1143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">
                  <v:textbox>
                    <w:txbxContent>
                      <w:p w:rsidR="00795159" w:rsidRPr="00531148" w:rsidRDefault="00795159" w:rsidP="00A63A52">
                        <w:pPr>
                          <w:rPr>
                            <w:rFonts w:hint="eastAsia"/>
                            <w:sz w:val="21"/>
                            <w:szCs w:val="21"/>
                          </w:rPr>
                        </w:pPr>
                        <w:r w:rsidRPr="00531148">
                          <w:rPr>
                            <w:rFonts w:hint="eastAsia"/>
                            <w:sz w:val="21"/>
                            <w:szCs w:val="21"/>
                          </w:rPr>
                          <w:t xml:space="preserve"> </w:t>
                        </w:r>
                        <w:r w:rsidRPr="00531148">
                          <w:rPr>
                            <w:rFonts w:ascii="宋体" w:hAnsi="宋体"/>
                            <w:sz w:val="21"/>
                            <w:szCs w:val="21"/>
                          </w:rPr>
                          <w:t>···</w:t>
                        </w:r>
                      </w:p>
                    </w:txbxContent>
                  </v:textbox>
                </v:rect>
                <v:rect id="Rectangle 85" o:spid="_x0000_s1078" style="position:absolute;left:14859;top:16840;width:11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">
                  <v:textbox>
                    <w:txbxContent>
                      <w:p w:rsidR="00795159" w:rsidRPr="00531148" w:rsidRDefault="00795159" w:rsidP="00A63A52">
                        <w:pPr>
                          <w:rPr>
                            <w:rFonts w:hint="eastAsia"/>
                            <w:sz w:val="21"/>
                            <w:szCs w:val="21"/>
                          </w:rPr>
                        </w:pPr>
                        <w:r w:rsidRPr="00531148">
                          <w:rPr>
                            <w:rFonts w:hint="eastAsia"/>
                            <w:sz w:val="21"/>
                            <w:szCs w:val="21"/>
                          </w:rPr>
                          <w:t>pVtable</w:t>
                        </w:r>
                      </w:p>
                    </w:txbxContent>
                  </v:textbox>
                </v:rect>
                <v:rect id="Rectangle 86" o:spid="_x0000_s1079" style="position:absolute;left:14859;top:19812;width:1143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">
                  <v:textbox>
                    <w:txbxContent>
                      <w:p w:rsidR="00795159" w:rsidRPr="00531148" w:rsidRDefault="00795159" w:rsidP="00A63A52">
                        <w:pPr>
                          <w:rPr>
                            <w:rFonts w:hint="eastAsia"/>
                            <w:sz w:val="21"/>
                            <w:szCs w:val="21"/>
                          </w:rPr>
                        </w:pPr>
                        <w:r w:rsidRPr="00531148">
                          <w:rPr>
                            <w:rFonts w:hint="eastAsia"/>
                            <w:sz w:val="21"/>
                            <w:szCs w:val="21"/>
                          </w:rPr>
                          <w:t xml:space="preserve"> </w:t>
                        </w:r>
                        <w:r w:rsidRPr="00531148">
                          <w:rPr>
                            <w:rFonts w:ascii="宋体" w:hAnsi="宋体" w:hint="eastAsia"/>
                            <w:sz w:val="21"/>
                            <w:szCs w:val="21"/>
                          </w:rPr>
                          <w:t>COtherHello的成员数据</w:t>
                        </w:r>
                      </w:p>
                    </w:txbxContent>
                  </v:textbox>
                </v:rect>
                <v:shape id="Text Box 87" o:spid="_x0000_s1080" type="#_x0000_t202" style="position:absolute;left:29718;top:3962;width:9144;height:5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">
                  <v:textbox>
                    <w:txbxContent>
                      <w:p w:rsidR="00795159" w:rsidRPr="00531148" w:rsidRDefault="00795159" w:rsidP="00A63A52">
                        <w:pPr>
                          <w:rPr>
                            <w:rFonts w:hint="eastAsia"/>
                            <w:sz w:val="21"/>
                            <w:szCs w:val="21"/>
                          </w:rPr>
                        </w:pPr>
                        <w:r w:rsidRPr="00531148">
                          <w:rPr>
                            <w:rFonts w:hint="eastAsia"/>
                            <w:sz w:val="21"/>
                            <w:szCs w:val="21"/>
                          </w:rPr>
                          <w:t>Hello</w:t>
                        </w:r>
                        <w:r w:rsidRPr="00531148">
                          <w:rPr>
                            <w:rFonts w:hint="eastAsia"/>
                            <w:sz w:val="21"/>
                            <w:szCs w:val="21"/>
                          </w:rPr>
                          <w:t>函数指针</w:t>
                        </w:r>
                      </w:p>
                      <w:p w:rsidR="00795159" w:rsidRDefault="00795159" w:rsidP="00A63A52"/>
                    </w:txbxContent>
                  </v:textbox>
                </v:shape>
                <v:shape id="Text Box 88" o:spid="_x0000_s1081" type="#_x0000_t202" style="position:absolute;left:29032;top:990;width:914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" strokecolor="white">
                  <v:fill opacity="0"/>
                  <v:stroke opacity="0"/>
                  <v:textbox>
                    <w:txbxContent>
                      <w:p w:rsidR="00795159" w:rsidRDefault="00795159" w:rsidP="00A63A52">
                        <w:pPr>
                          <w:rPr>
                            <w:rFonts w:hint="eastAsia"/>
                          </w:rPr>
                        </w:pPr>
                        <w:r>
                          <w:rPr>
                            <w:rFonts w:hint="eastAsia"/>
                          </w:rPr>
                          <w:t>vtable</w:t>
                        </w:r>
                      </w:p>
                    </w:txbxContent>
                  </v:textbox>
                </v:shape>
                <v:shape id="Text Box 89" o:spid="_x0000_s1082" type="#_x0000_t202" style="position:absolute;left:29718;top:16840;width:9144;height:5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">
                  <v:textbox>
                    <w:txbxContent>
                      <w:p w:rsidR="00795159" w:rsidRPr="00531148" w:rsidRDefault="00795159" w:rsidP="00A63A52">
                        <w:pPr>
                          <w:rPr>
                            <w:rFonts w:hint="eastAsia"/>
                            <w:sz w:val="21"/>
                            <w:szCs w:val="21"/>
                          </w:rPr>
                        </w:pPr>
                        <w:r w:rsidRPr="00531148">
                          <w:rPr>
                            <w:rFonts w:hint="eastAsia"/>
                            <w:sz w:val="21"/>
                            <w:szCs w:val="21"/>
                          </w:rPr>
                          <w:t>Hello</w:t>
                        </w:r>
                        <w:r w:rsidRPr="00531148">
                          <w:rPr>
                            <w:rFonts w:hint="eastAsia"/>
                            <w:sz w:val="21"/>
                            <w:szCs w:val="21"/>
                          </w:rPr>
                          <w:t>函数指针</w:t>
                        </w:r>
                      </w:p>
                      <w:p w:rsidR="00795159" w:rsidRDefault="00795159" w:rsidP="00A63A52"/>
                    </w:txbxContent>
                  </v:textbox>
                </v:shape>
                <v:shape id="AutoShape 90" o:spid="_x0000_s1083" type="#_x0000_t176" style="position:absolute;left:43434;top:3962;width:11430;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">
                  <v:textbox>
                    <w:txbxContent>
                      <w:p w:rsidR="00795159" w:rsidRPr="00531148" w:rsidRDefault="00795159" w:rsidP="00A63A52">
                        <w:pPr>
                          <w:rPr>
                            <w:rFonts w:hint="eastAsia"/>
                            <w:sz w:val="21"/>
                            <w:szCs w:val="21"/>
                          </w:rPr>
                        </w:pPr>
                        <w:r w:rsidRPr="00531148">
                          <w:rPr>
                            <w:rFonts w:hint="eastAsia"/>
                            <w:sz w:val="21"/>
                            <w:szCs w:val="21"/>
                          </w:rPr>
                          <w:t>CHello</w:t>
                        </w:r>
                        <w:r w:rsidRPr="00531148">
                          <w:rPr>
                            <w:rFonts w:hint="eastAsia"/>
                            <w:sz w:val="21"/>
                            <w:szCs w:val="21"/>
                          </w:rPr>
                          <w:t>类中</w:t>
                        </w:r>
                        <w:r w:rsidRPr="00531148">
                          <w:rPr>
                            <w:rFonts w:hint="eastAsia"/>
                            <w:sz w:val="21"/>
                            <w:szCs w:val="21"/>
                          </w:rPr>
                          <w:t>Hello</w:t>
                        </w:r>
                        <w:r w:rsidRPr="00531148">
                          <w:rPr>
                            <w:rFonts w:hint="eastAsia"/>
                            <w:sz w:val="21"/>
                            <w:szCs w:val="21"/>
                          </w:rPr>
                          <w:t>的具体实现</w:t>
                        </w:r>
                      </w:p>
                      <w:p w:rsidR="00795159" w:rsidRDefault="00795159" w:rsidP="00A63A52">
                        <w:pPr>
                          <w:rPr>
                            <w:rFonts w:hint="eastAsia"/>
                          </w:rPr>
                        </w:pPr>
                      </w:p>
                      <w:p w:rsidR="00795159" w:rsidRDefault="00795159" w:rsidP="00A63A52">
                        <w:pPr>
                          <w:rPr>
                            <w:rFonts w:hint="eastAsia"/>
                          </w:rPr>
                        </w:pPr>
                        <w:r>
                          <w:rPr>
                            <w:rFonts w:hint="eastAsia"/>
                          </w:rPr>
                          <w:t>CHello</w:t>
                        </w:r>
                        <w:r>
                          <w:rPr>
                            <w:rFonts w:hint="eastAsia"/>
                          </w:rPr>
                          <w:t>类中</w:t>
                        </w:r>
                        <w:r>
                          <w:rPr>
                            <w:rFonts w:hint="eastAsia"/>
                          </w:rPr>
                          <w:t>PrintWorld</w:t>
                        </w:r>
                        <w:r>
                          <w:rPr>
                            <w:rFonts w:hint="eastAsia"/>
                          </w:rPr>
                          <w:t>的具体实现</w:t>
                        </w:r>
                      </w:p>
                      <w:p w:rsidR="00795159" w:rsidRDefault="00795159" w:rsidP="00A63A52">
                        <w:pPr>
                          <w:rPr>
                            <w:rFonts w:hint="eastAsia"/>
                          </w:rPr>
                        </w:pPr>
                      </w:p>
                    </w:txbxContent>
                  </v:textbox>
                </v:shape>
                <v:shape id="AutoShape 91" o:spid="_x0000_s1084" type="#_x0000_t176" style="position:absolute;left:43434;top:16840;width:11430;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">
                  <v:textbox>
                    <w:txbxContent>
                      <w:p w:rsidR="00795159" w:rsidRPr="00531148" w:rsidRDefault="00795159" w:rsidP="00A63A52">
                        <w:pPr>
                          <w:rPr>
                            <w:rFonts w:hint="eastAsia"/>
                            <w:sz w:val="21"/>
                            <w:szCs w:val="21"/>
                          </w:rPr>
                        </w:pPr>
                        <w:r w:rsidRPr="00531148">
                          <w:rPr>
                            <w:rFonts w:ascii="宋体" w:hAnsi="宋体" w:hint="eastAsia"/>
                            <w:sz w:val="21"/>
                            <w:szCs w:val="21"/>
                          </w:rPr>
                          <w:t>COtherHello</w:t>
                        </w:r>
                        <w:r w:rsidRPr="00531148">
                          <w:rPr>
                            <w:rFonts w:hint="eastAsia"/>
                            <w:sz w:val="21"/>
                            <w:szCs w:val="21"/>
                          </w:rPr>
                          <w:t>类中</w:t>
                        </w:r>
                        <w:r w:rsidRPr="00531148">
                          <w:rPr>
                            <w:rFonts w:hint="eastAsia"/>
                            <w:sz w:val="21"/>
                            <w:szCs w:val="21"/>
                          </w:rPr>
                          <w:t>Hello</w:t>
                        </w:r>
                        <w:r w:rsidRPr="00531148">
                          <w:rPr>
                            <w:rFonts w:hint="eastAsia"/>
                            <w:sz w:val="21"/>
                            <w:szCs w:val="21"/>
                          </w:rPr>
                          <w:t>的具体实现</w:t>
                        </w:r>
                      </w:p>
                      <w:p w:rsidR="00795159" w:rsidRDefault="00795159" w:rsidP="00A63A52">
                        <w:pPr>
                          <w:rPr>
                            <w:rFonts w:hint="eastAsia"/>
                          </w:rPr>
                        </w:pPr>
                      </w:p>
                      <w:p w:rsidR="00795159" w:rsidRDefault="00795159" w:rsidP="00A63A52">
                        <w:pPr>
                          <w:rPr>
                            <w:rFonts w:hint="eastAsia"/>
                          </w:rPr>
                        </w:pPr>
                        <w:r>
                          <w:rPr>
                            <w:rFonts w:hint="eastAsia"/>
                          </w:rPr>
                          <w:t>CHello</w:t>
                        </w:r>
                        <w:r>
                          <w:rPr>
                            <w:rFonts w:hint="eastAsia"/>
                          </w:rPr>
                          <w:t>类中</w:t>
                        </w:r>
                        <w:r>
                          <w:rPr>
                            <w:rFonts w:hint="eastAsia"/>
                          </w:rPr>
                          <w:t>PrintWorld</w:t>
                        </w:r>
                        <w:r>
                          <w:rPr>
                            <w:rFonts w:hint="eastAsia"/>
                          </w:rPr>
                          <w:t>的具体实现</w:t>
                        </w:r>
                      </w:p>
                      <w:p w:rsidR="00795159" w:rsidRDefault="00795159" w:rsidP="00A63A52">
                        <w:pPr>
                          <w:rPr>
                            <w:rFonts w:hint="eastAsia"/>
                          </w:rPr>
                        </w:pPr>
                      </w:p>
                    </w:txbxContent>
                  </v:textbox>
                </v:shape>
                <v:shape id="Text Box 92" o:spid="_x0000_s1085" type="#_x0000_t202" style="position:absolute;left:29032;top:13868;width:914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" strokecolor="white">
                  <v:fill opacity="0"/>
                  <v:stroke opacity="0"/>
                  <v:textbox>
                    <w:txbxContent>
                      <w:p w:rsidR="00795159" w:rsidRDefault="00795159" w:rsidP="00A63A52">
                        <w:pPr>
                          <w:rPr>
                            <w:rFonts w:hint="eastAsia"/>
                          </w:rPr>
                        </w:pPr>
                        <w:r>
                          <w:rPr>
                            <w:rFonts w:hint="eastAsia"/>
                          </w:rPr>
                          <w:t>vtable</w:t>
                        </w:r>
                      </w:p>
                    </w:txbxContent>
                  </v:textbox>
                </v:shape>
                <v:line id="Line 93" o:spid="_x0000_s1086" style="position:absolute;flip:y;visibility:visible;mso-wrap-style:square" from="12573,5943" to="14859,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">
                  <v:stroke endarrow="block"/>
                </v:line>
                <v:line id="Line 94" o:spid="_x0000_s1087" style="position:absolute;flip:y;visibility:visible;mso-wrap-style:square" from="12573,18821" to="14859,2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">
                  <v:stroke endarrow="block"/>
                </v:line>
                <v:line id="Line 95" o:spid="_x0000_s1088" style="position:absolute;visibility:visible;mso-wrap-style:square" from="26289,5943" to="29718,5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line id="Line 96" o:spid="_x0000_s1089" style="position:absolute;visibility:visible;mso-wrap-style:square" from="26289,18821" to="29718,18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URxAAAANsAAAAPAAAAZHJzL2Rvd25yZXYueG1sRI/NasMw&#10;EITvhbyD2EBvjZwG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K+4lRHEAAAA2wAAAA8A&#10;AAAAAAAAAAAAAAAABwIAAGRycy9kb3ducmV2LnhtbFBLBQYAAAAAAwADALcAAAD4AgAAAAA=&#10;">
                  <v:stroke endarrow="block"/>
                </v:line>
                <v:line id="Line 97" o:spid="_x0000_s1090" style="position:absolute;visibility:visible;mso-wrap-style:square" from="38862,6934" to="43434,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1lxAAAANsAAAAPAAAAZHJzL2Rvd25yZXYueG1sRI/NasMw&#10;EITvhbyD2EBvjZwS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CBRDWXEAAAA2wAAAA8A&#10;AAAAAAAAAAAAAAAABwIAAGRycy9kb3ducmV2LnhtbFBLBQYAAAAAAwADALcAAAD4AgAAAAA=&#10;">
                  <v:stroke endarrow="block"/>
                </v:line>
                <v:line id="Line 98" o:spid="_x0000_s1091" style="position:absolute;visibility:visible;mso-wrap-style:square" from="38862,19812" to="43434,19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j+xAAAANsAAAAPAAAAZHJzL2Rvd25yZXYueG1sRI/NasMw&#10;EITvhbyD2EBvjZxC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E8dqP7EAAAA2wAAAA8A&#10;AAAAAAAAAAAAAAAABwIAAGRycy9kb3ducmV2LnhtbFBLBQYAAAAAAwADALcAAAD4AgAAAAA=&#10;">
                  <v:stroke endarrow="block"/>
                </v:line>
                <w10:anchorlock/>
              </v:group>
            </w:pict>
          </mc:Fallback>
        </mc:AlternateContent>
      </w:r>
    </w:p>
    <w:p w:rsidR="00C62058" w:rsidRPr="00BA6813" w:rsidRDefault="00C62058" w:rsidP="00C62058">
      <w:pPr>
        <w:snapToGrid w:val="0"/>
        <w:spacing w:line="300" w:lineRule="auto"/>
        <w:jc w:val="center"/>
        <w:rPr>
          <w:rFonts w:ascii="宋体" w:hAnsi="宋体" w:hint="eastAsia"/>
          <w:color w:val="000000"/>
        </w:rPr>
      </w:pPr>
      <w:r>
        <w:rPr>
          <w:rFonts w:ascii="宋体" w:hAnsi="宋体" w:hint="eastAsia"/>
          <w:sz w:val="21"/>
          <w:szCs w:val="21"/>
        </w:rPr>
        <w:t>图</w:t>
      </w:r>
      <w:r w:rsidR="00E42DB7">
        <w:rPr>
          <w:rFonts w:ascii="宋体" w:hAnsi="宋体" w:hint="eastAsia"/>
          <w:sz w:val="21"/>
          <w:szCs w:val="21"/>
        </w:rPr>
        <w:t>9.</w:t>
      </w:r>
      <w:r>
        <w:rPr>
          <w:rFonts w:ascii="宋体" w:hAnsi="宋体" w:hint="eastAsia"/>
          <w:sz w:val="21"/>
          <w:szCs w:val="21"/>
        </w:rPr>
        <w:t xml:space="preserve">3 </w:t>
      </w:r>
      <w:r w:rsidRPr="00AB5DDD">
        <w:rPr>
          <w:rFonts w:ascii="宋体" w:hAnsi="宋体" w:hint="eastAsia"/>
          <w:sz w:val="21"/>
          <w:szCs w:val="21"/>
        </w:rPr>
        <w:t>构件类对象的内存结构</w:t>
      </w:r>
      <w:r>
        <w:rPr>
          <w:rFonts w:ascii="宋体" w:hAnsi="宋体" w:hint="eastAsia"/>
          <w:sz w:val="21"/>
          <w:szCs w:val="21"/>
        </w:rPr>
        <w:t>3</w:t>
      </w:r>
    </w:p>
    <w:p w:rsidR="00FD35DB" w:rsidRPr="00C62058" w:rsidRDefault="00FD35DB" w:rsidP="00124A87">
      <w:pPr>
        <w:snapToGrid w:val="0"/>
        <w:spacing w:line="300" w:lineRule="auto"/>
        <w:rPr>
          <w:rFonts w:ascii="宋体" w:hAnsi="宋体" w:hint="eastAsia"/>
          <w:sz w:val="21"/>
          <w:szCs w:val="21"/>
        </w:rPr>
      </w:pPr>
    </w:p>
    <w:p w:rsidR="00FD35DB" w:rsidRPr="001C7213" w:rsidRDefault="00E42DB7" w:rsidP="00BA4562">
      <w:pPr>
        <w:pStyle w:val="2"/>
        <w:snapToGrid w:val="0"/>
        <w:spacing w:line="300" w:lineRule="auto"/>
        <w:rPr>
          <w:rFonts w:ascii="宋体" w:eastAsia="宋体" w:hAnsi="宋体" w:hint="eastAsia"/>
        </w:rPr>
      </w:pPr>
      <w:bookmarkStart w:id="473" w:name="_Toc152754400"/>
      <w:bookmarkStart w:id="474" w:name="_Toc197919060"/>
      <w:r>
        <w:rPr>
          <w:rFonts w:ascii="宋体" w:eastAsia="宋体" w:hAnsi="宋体" w:hint="eastAsia"/>
        </w:rPr>
        <w:t>9.</w:t>
      </w:r>
      <w:r w:rsidR="001C7213">
        <w:rPr>
          <w:rFonts w:ascii="宋体" w:eastAsia="宋体" w:hAnsi="宋体" w:hint="eastAsia"/>
        </w:rPr>
        <w:t>2</w:t>
      </w:r>
      <w:r w:rsidR="00FD35DB" w:rsidRPr="001C7213">
        <w:rPr>
          <w:rFonts w:ascii="宋体" w:eastAsia="宋体" w:hAnsi="宋体" w:hint="eastAsia"/>
        </w:rPr>
        <w:t xml:space="preserve"> </w:t>
      </w:r>
      <w:r w:rsidR="00117337">
        <w:rPr>
          <w:rFonts w:ascii="宋体" w:eastAsia="宋体" w:hAnsi="宋体" w:hint="eastAsia"/>
        </w:rPr>
        <w:t>CAR</w:t>
      </w:r>
      <w:r w:rsidR="00FD35DB" w:rsidRPr="001C7213">
        <w:rPr>
          <w:rFonts w:ascii="宋体" w:eastAsia="宋体" w:hAnsi="宋体" w:hint="eastAsia"/>
        </w:rPr>
        <w:t>对象与C++对象的比较</w:t>
      </w:r>
      <w:bookmarkEnd w:id="473"/>
      <w:bookmarkEnd w:id="474"/>
      <w:r w:rsidR="00FD35DB" w:rsidRPr="001C7213">
        <w:rPr>
          <w:rFonts w:ascii="宋体" w:eastAsia="宋体" w:hAnsi="宋体" w:hint="eastAsia"/>
        </w:rPr>
        <w:t xml:space="preserve"> </w:t>
      </w:r>
    </w:p>
    <w:p w:rsidR="00FD35DB" w:rsidRP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尽管</w:t>
      </w:r>
      <w:r w:rsidR="00117337" w:rsidRPr="00FD35DB">
        <w:rPr>
          <w:rFonts w:ascii="宋体" w:hAnsi="宋体" w:hint="eastAsia"/>
          <w:sz w:val="21"/>
          <w:szCs w:val="21"/>
        </w:rPr>
        <w:t>C</w:t>
      </w:r>
      <w:r w:rsidR="00117337">
        <w:rPr>
          <w:rFonts w:ascii="宋体" w:hAnsi="宋体" w:hint="eastAsia"/>
          <w:sz w:val="21"/>
          <w:szCs w:val="21"/>
        </w:rPr>
        <w:t>AR</w:t>
      </w:r>
      <w:r w:rsidRPr="00FD35DB">
        <w:rPr>
          <w:rFonts w:ascii="宋体" w:hAnsi="宋体" w:hint="eastAsia"/>
          <w:sz w:val="21"/>
          <w:szCs w:val="21"/>
        </w:rPr>
        <w:t>对象建立在二进制一级的基础上，而C++对象建立在源代码一级的基础上，但从特性上，我们仍可以作一比较。</w:t>
      </w:r>
    </w:p>
    <w:p w:rsidR="00FD35DB" w:rsidRPr="00FD35DB" w:rsidRDefault="00FD35DB" w:rsidP="00FD35DB">
      <w:pPr>
        <w:snapToGrid w:val="0"/>
        <w:spacing w:line="300" w:lineRule="auto"/>
        <w:rPr>
          <w:rFonts w:ascii="宋体" w:hAnsi="宋体" w:hint="eastAsia"/>
          <w:sz w:val="21"/>
          <w:szCs w:val="21"/>
        </w:rPr>
      </w:pPr>
      <w:r w:rsidRPr="00FD35DB">
        <w:rPr>
          <w:rFonts w:ascii="宋体" w:hAnsi="宋体" w:hint="eastAsia"/>
          <w:sz w:val="21"/>
          <w:szCs w:val="21"/>
        </w:rPr>
        <w:t>1．封装特性</w:t>
      </w:r>
    </w:p>
    <w:p w:rsid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数据封装是两者都具有的特性，但其形式有所不同。在</w:t>
      </w:r>
      <w:r w:rsidR="00117337">
        <w:rPr>
          <w:rFonts w:ascii="宋体" w:hAnsi="宋体" w:hint="eastAsia"/>
          <w:sz w:val="21"/>
          <w:szCs w:val="21"/>
        </w:rPr>
        <w:t>CAR</w:t>
      </w:r>
      <w:r w:rsidRPr="00FD35DB">
        <w:rPr>
          <w:rFonts w:ascii="宋体" w:hAnsi="宋体" w:hint="eastAsia"/>
          <w:sz w:val="21"/>
          <w:szCs w:val="21"/>
        </w:rPr>
        <w:t>对象中，数据是完全封装在对象内部的，外部不可能直接访问对象的数据属性，因为</w:t>
      </w:r>
      <w:r w:rsidR="00117337">
        <w:rPr>
          <w:rFonts w:ascii="宋体" w:hAnsi="宋体" w:hint="eastAsia"/>
          <w:sz w:val="21"/>
          <w:szCs w:val="21"/>
        </w:rPr>
        <w:t>CAR</w:t>
      </w:r>
      <w:r w:rsidRPr="00FD35DB">
        <w:rPr>
          <w:rFonts w:ascii="宋体" w:hAnsi="宋体" w:hint="eastAsia"/>
          <w:sz w:val="21"/>
          <w:szCs w:val="21"/>
        </w:rPr>
        <w:t>对象和客户程序可能在不同的模块中甚至在不同的进程中或不同的机器上，因此，客户直接访问</w:t>
      </w:r>
      <w:r w:rsidR="00117337">
        <w:rPr>
          <w:rFonts w:ascii="宋体" w:hAnsi="宋体" w:hint="eastAsia"/>
          <w:sz w:val="21"/>
          <w:szCs w:val="21"/>
        </w:rPr>
        <w:t>CAR</w:t>
      </w:r>
      <w:r w:rsidRPr="00FD35DB">
        <w:rPr>
          <w:rFonts w:ascii="宋体" w:hAnsi="宋体" w:hint="eastAsia"/>
          <w:sz w:val="21"/>
          <w:szCs w:val="21"/>
        </w:rPr>
        <w:t>属性不仅不合理，有</w:t>
      </w:r>
      <w:r w:rsidRPr="00FD35DB">
        <w:rPr>
          <w:rFonts w:ascii="宋体" w:hAnsi="宋体" w:hint="eastAsia"/>
          <w:sz w:val="21"/>
          <w:szCs w:val="21"/>
        </w:rPr>
        <w:lastRenderedPageBreak/>
        <w:t>时也不太可能。而且，通过</w:t>
      </w:r>
      <w:r w:rsidR="00117337">
        <w:rPr>
          <w:rFonts w:ascii="宋体" w:hAnsi="宋体" w:hint="eastAsia"/>
          <w:sz w:val="21"/>
          <w:szCs w:val="21"/>
        </w:rPr>
        <w:t>CAR</w:t>
      </w:r>
      <w:r w:rsidRPr="00FD35DB">
        <w:rPr>
          <w:rFonts w:ascii="宋体" w:hAnsi="宋体" w:hint="eastAsia"/>
          <w:sz w:val="21"/>
          <w:szCs w:val="21"/>
        </w:rPr>
        <w:t>对象提供的接口成员函数访问对象的属性，为</w:t>
      </w:r>
      <w:r w:rsidR="00117337">
        <w:rPr>
          <w:rFonts w:ascii="宋体" w:hAnsi="宋体" w:hint="eastAsia"/>
          <w:sz w:val="21"/>
          <w:szCs w:val="21"/>
        </w:rPr>
        <w:t>CAR</w:t>
      </w:r>
      <w:r w:rsidRPr="00FD35DB">
        <w:rPr>
          <w:rFonts w:ascii="宋体" w:hAnsi="宋体" w:hint="eastAsia"/>
          <w:sz w:val="21"/>
          <w:szCs w:val="21"/>
        </w:rPr>
        <w:t>对象对属性的控制提供了机会，对象可以在成员函数中对新的属性值进行有效性判断，若新值合理则接受，否则便拒绝，还可以引发一些相应的事件。下面的代码逻辑可以说明这种用法：</w:t>
      </w:r>
    </w:p>
    <w:p w:rsidR="00FD35DB" w:rsidRPr="00FD35DB" w:rsidRDefault="00FD35DB" w:rsidP="00AC572E">
      <w:pPr>
        <w:shd w:val="clear" w:color="auto" w:fill="E6E6E6"/>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HRESULT CXXX：：</w:t>
      </w:r>
      <w:r w:rsidRPr="00FD35DB">
        <w:rPr>
          <w:rFonts w:ascii="宋体" w:hAnsi="宋体"/>
          <w:sz w:val="21"/>
          <w:szCs w:val="21"/>
        </w:rPr>
        <w:t>SetProperty(int newValue)</w:t>
      </w:r>
      <w:r w:rsidR="00D246E0">
        <w:rPr>
          <w:rFonts w:ascii="宋体" w:hAnsi="宋体" w:hint="eastAsia"/>
          <w:sz w:val="21"/>
          <w:szCs w:val="21"/>
        </w:rPr>
        <w:t xml:space="preserve"> {</w:t>
      </w:r>
    </w:p>
    <w:p w:rsidR="00FD35DB" w:rsidRPr="00FD35DB" w:rsidRDefault="00FD35DB" w:rsidP="00AC572E">
      <w:pPr>
        <w:shd w:val="clear" w:color="auto" w:fill="E6E6E6"/>
        <w:snapToGrid w:val="0"/>
        <w:spacing w:line="300" w:lineRule="auto"/>
        <w:ind w:firstLineChars="200" w:firstLine="420"/>
        <w:rPr>
          <w:rFonts w:ascii="宋体" w:hAnsi="宋体"/>
          <w:sz w:val="21"/>
          <w:szCs w:val="21"/>
        </w:rPr>
      </w:pPr>
      <w:r w:rsidRPr="00FD35DB">
        <w:rPr>
          <w:rFonts w:ascii="宋体" w:hAnsi="宋体"/>
          <w:sz w:val="21"/>
          <w:szCs w:val="21"/>
        </w:rPr>
        <w:t>if(newValue is valid){</w:t>
      </w:r>
    </w:p>
    <w:p w:rsidR="00FD35DB" w:rsidRPr="00FD35DB" w:rsidRDefault="00FD35DB" w:rsidP="00AC572E">
      <w:pPr>
        <w:shd w:val="clear" w:color="auto" w:fill="E6E6E6"/>
        <w:snapToGrid w:val="0"/>
        <w:spacing w:line="300" w:lineRule="auto"/>
        <w:ind w:firstLineChars="200" w:firstLine="420"/>
        <w:rPr>
          <w:rFonts w:ascii="宋体" w:hAnsi="宋体" w:hint="eastAsia"/>
          <w:sz w:val="21"/>
          <w:szCs w:val="21"/>
        </w:rPr>
      </w:pPr>
      <w:r w:rsidRPr="00FD35DB">
        <w:rPr>
          <w:rFonts w:ascii="宋体" w:hAnsi="宋体"/>
          <w:sz w:val="21"/>
          <w:szCs w:val="21"/>
        </w:rPr>
        <w:t xml:space="preserve">    </w:t>
      </w:r>
      <w:r w:rsidRPr="00FD35DB">
        <w:rPr>
          <w:rFonts w:ascii="宋体" w:hAnsi="宋体" w:hint="eastAsia"/>
          <w:sz w:val="21"/>
          <w:szCs w:val="21"/>
        </w:rPr>
        <w:t>MyProperty=newValue；</w:t>
      </w:r>
    </w:p>
    <w:p w:rsidR="00FD35DB" w:rsidRPr="00FD35DB" w:rsidRDefault="00FD35DB" w:rsidP="00AC572E">
      <w:pPr>
        <w:shd w:val="clear" w:color="auto" w:fill="E6E6E6"/>
        <w:snapToGrid w:val="0"/>
        <w:spacing w:line="300" w:lineRule="auto"/>
        <w:ind w:firstLineChars="200" w:firstLine="420"/>
        <w:rPr>
          <w:rFonts w:ascii="宋体" w:hAnsi="宋体"/>
          <w:sz w:val="21"/>
          <w:szCs w:val="21"/>
        </w:rPr>
      </w:pPr>
      <w:r w:rsidRPr="00FD35DB">
        <w:rPr>
          <w:rFonts w:ascii="宋体" w:hAnsi="宋体" w:hint="eastAsia"/>
          <w:sz w:val="21"/>
          <w:szCs w:val="21"/>
        </w:rPr>
        <w:t>}</w:t>
      </w:r>
      <w:r w:rsidRPr="00FD35DB">
        <w:rPr>
          <w:rFonts w:ascii="宋体" w:hAnsi="宋体"/>
          <w:sz w:val="21"/>
          <w:szCs w:val="21"/>
        </w:rPr>
        <w:t>else{</w:t>
      </w:r>
    </w:p>
    <w:p w:rsidR="00FD35DB" w:rsidRPr="00FD35DB" w:rsidRDefault="00FD35DB" w:rsidP="00AC572E">
      <w:pPr>
        <w:shd w:val="clear" w:color="auto" w:fill="E6E6E6"/>
        <w:snapToGrid w:val="0"/>
        <w:spacing w:line="300" w:lineRule="auto"/>
        <w:ind w:firstLineChars="200" w:firstLine="420"/>
        <w:rPr>
          <w:rFonts w:ascii="宋体" w:hAnsi="宋体" w:hint="eastAsia"/>
          <w:sz w:val="21"/>
          <w:szCs w:val="21"/>
        </w:rPr>
      </w:pPr>
      <w:r w:rsidRPr="00FD35DB">
        <w:rPr>
          <w:rFonts w:ascii="宋体" w:hAnsi="宋体"/>
          <w:sz w:val="21"/>
          <w:szCs w:val="21"/>
        </w:rPr>
        <w:t>FireEvent(“The newValue is invalid!”)</w:t>
      </w:r>
    </w:p>
    <w:p w:rsidR="00FD35DB" w:rsidRPr="00FD35DB" w:rsidRDefault="00FD35DB" w:rsidP="00AC572E">
      <w:pPr>
        <w:shd w:val="clear" w:color="auto" w:fill="E6E6E6"/>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w:t>
      </w:r>
    </w:p>
    <w:p w:rsidR="00FD35DB" w:rsidRPr="00FD35DB" w:rsidRDefault="00FD35DB" w:rsidP="00AC572E">
      <w:pPr>
        <w:shd w:val="clear" w:color="auto" w:fill="E6E6E6"/>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w:t>
      </w:r>
    </w:p>
    <w:p w:rsidR="00FD35DB" w:rsidRP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C++对象的封装特性与</w:t>
      </w:r>
      <w:r w:rsidR="00171619">
        <w:rPr>
          <w:rFonts w:ascii="宋体" w:hAnsi="宋体" w:hint="eastAsia"/>
          <w:sz w:val="21"/>
          <w:szCs w:val="21"/>
        </w:rPr>
        <w:t>CAR</w:t>
      </w:r>
      <w:r w:rsidRPr="00FD35DB">
        <w:rPr>
          <w:rFonts w:ascii="宋体" w:hAnsi="宋体" w:hint="eastAsia"/>
          <w:sz w:val="21"/>
          <w:szCs w:val="21"/>
        </w:rPr>
        <w:t>对象的封装有所不同，因为C++对象的使用者与对象往往在同一个程序模块中(至少在同一个进程中)，所以使用者有可能直接访问对象中的数据成员，因此C++语言对类(class)的成员访问进行控制，类的成员分别为公共数据成员(public)、私有数据成员(private)、保护数据成员(protected)。私有数据成员只能在对象内部直接访问，在对象外部是访问不到的，而公共数据成员可以在对象外部直接访问，保护数据成员可以在其派生类的成员函数中访问。</w:t>
      </w:r>
    </w:p>
    <w:p w:rsidR="00FD35DB" w:rsidRP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对于这两种情况的封装特性，我们可以这样来理解，</w:t>
      </w:r>
      <w:r w:rsidR="00171619">
        <w:rPr>
          <w:rFonts w:ascii="宋体" w:hAnsi="宋体" w:hint="eastAsia"/>
          <w:sz w:val="21"/>
          <w:szCs w:val="21"/>
        </w:rPr>
        <w:t>CAR</w:t>
      </w:r>
      <w:r w:rsidRPr="00FD35DB">
        <w:rPr>
          <w:rFonts w:ascii="宋体" w:hAnsi="宋体" w:hint="eastAsia"/>
          <w:sz w:val="21"/>
          <w:szCs w:val="21"/>
        </w:rPr>
        <w:t>对象的数据成员的封装以</w:t>
      </w:r>
      <w:r w:rsidR="00666EC9">
        <w:rPr>
          <w:rFonts w:ascii="宋体" w:hAnsi="宋体" w:hint="eastAsia"/>
          <w:sz w:val="21"/>
          <w:szCs w:val="21"/>
        </w:rPr>
        <w:t>构件</w:t>
      </w:r>
      <w:r w:rsidRPr="00FD35DB">
        <w:rPr>
          <w:rFonts w:ascii="宋体" w:hAnsi="宋体" w:hint="eastAsia"/>
          <w:sz w:val="21"/>
          <w:szCs w:val="21"/>
        </w:rPr>
        <w:t>模块为最终边界，对于对象用户是完全透明的、不可见的；而C++对象的封装特性只是语义上的封装，对于对象用户是可见的。</w:t>
      </w:r>
    </w:p>
    <w:p w:rsidR="00FD35DB" w:rsidRPr="00FD35DB" w:rsidRDefault="00FD35DB" w:rsidP="00FD35DB">
      <w:pPr>
        <w:snapToGrid w:val="0"/>
        <w:spacing w:line="300" w:lineRule="auto"/>
        <w:rPr>
          <w:rFonts w:ascii="宋体" w:hAnsi="宋体" w:hint="eastAsia"/>
          <w:sz w:val="21"/>
          <w:szCs w:val="21"/>
        </w:rPr>
      </w:pPr>
      <w:r w:rsidRPr="00FD35DB">
        <w:rPr>
          <w:rFonts w:ascii="宋体" w:hAnsi="宋体" w:hint="eastAsia"/>
          <w:sz w:val="21"/>
          <w:szCs w:val="21"/>
        </w:rPr>
        <w:t>2．可重用性</w:t>
      </w:r>
    </w:p>
    <w:p w:rsidR="00FD35DB" w:rsidRP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可重用性是面向对象系统的重要特性，因此也是</w:t>
      </w:r>
      <w:r w:rsidR="00171619">
        <w:rPr>
          <w:rFonts w:ascii="宋体" w:hAnsi="宋体" w:hint="eastAsia"/>
          <w:sz w:val="21"/>
          <w:szCs w:val="21"/>
        </w:rPr>
        <w:t>CAR</w:t>
      </w:r>
      <w:r w:rsidRPr="00FD35DB">
        <w:rPr>
          <w:rFonts w:ascii="宋体" w:hAnsi="宋体" w:hint="eastAsia"/>
          <w:sz w:val="21"/>
          <w:szCs w:val="21"/>
        </w:rPr>
        <w:t>对象和C++对象的共同特性，但两者的表现形式不同，</w:t>
      </w:r>
      <w:r w:rsidR="00171619">
        <w:rPr>
          <w:rFonts w:ascii="宋体" w:hAnsi="宋体" w:hint="eastAsia"/>
          <w:sz w:val="21"/>
          <w:szCs w:val="21"/>
        </w:rPr>
        <w:t>CAR</w:t>
      </w:r>
      <w:r w:rsidRPr="00FD35DB">
        <w:rPr>
          <w:rFonts w:ascii="宋体" w:hAnsi="宋体" w:hint="eastAsia"/>
          <w:sz w:val="21"/>
          <w:szCs w:val="21"/>
        </w:rPr>
        <w:t>对象的可重用性表现在</w:t>
      </w:r>
      <w:r w:rsidR="00171619">
        <w:rPr>
          <w:rFonts w:ascii="宋体" w:hAnsi="宋体" w:hint="eastAsia"/>
          <w:sz w:val="21"/>
          <w:szCs w:val="21"/>
        </w:rPr>
        <w:t>CAR</w:t>
      </w:r>
      <w:r w:rsidRPr="00FD35DB">
        <w:rPr>
          <w:rFonts w:ascii="宋体" w:hAnsi="宋体" w:hint="eastAsia"/>
          <w:sz w:val="21"/>
          <w:szCs w:val="21"/>
        </w:rPr>
        <w:t>对象的包容和聚合，一个对象可以完全使用另一个对象的所有功能；而C++对象的可重用表现在C++类的继承性，派生类可以调用其父类的非私有成员函数。</w:t>
      </w:r>
    </w:p>
    <w:p w:rsidR="00FD35DB" w:rsidRP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一个</w:t>
      </w:r>
      <w:r w:rsidR="00171619">
        <w:rPr>
          <w:rFonts w:ascii="宋体" w:hAnsi="宋体" w:hint="eastAsia"/>
          <w:sz w:val="21"/>
          <w:szCs w:val="21"/>
        </w:rPr>
        <w:t>CAR</w:t>
      </w:r>
      <w:r w:rsidRPr="00FD35DB">
        <w:rPr>
          <w:rFonts w:ascii="宋体" w:hAnsi="宋体" w:hint="eastAsia"/>
          <w:sz w:val="21"/>
          <w:szCs w:val="21"/>
        </w:rPr>
        <w:t>对象A如果要使用另一个</w:t>
      </w:r>
      <w:r w:rsidR="00171619">
        <w:rPr>
          <w:rFonts w:ascii="宋体" w:hAnsi="宋体" w:hint="eastAsia"/>
          <w:sz w:val="21"/>
          <w:szCs w:val="21"/>
        </w:rPr>
        <w:t>CAR</w:t>
      </w:r>
      <w:r w:rsidRPr="00FD35DB">
        <w:rPr>
          <w:rFonts w:ascii="宋体" w:hAnsi="宋体" w:hint="eastAsia"/>
          <w:sz w:val="21"/>
          <w:szCs w:val="21"/>
        </w:rPr>
        <w:t>对象B的功能，则可以通过两种方式实现：包容或聚合。不管哪种形式，</w:t>
      </w:r>
      <w:r w:rsidR="00171619">
        <w:rPr>
          <w:rFonts w:ascii="宋体" w:hAnsi="宋体" w:hint="eastAsia"/>
          <w:sz w:val="21"/>
          <w:szCs w:val="21"/>
        </w:rPr>
        <w:t>CAR</w:t>
      </w:r>
      <w:r w:rsidRPr="00FD35DB">
        <w:rPr>
          <w:rFonts w:ascii="宋体" w:hAnsi="宋体" w:hint="eastAsia"/>
          <w:sz w:val="21"/>
          <w:szCs w:val="21"/>
        </w:rPr>
        <w:t>对象A都可以完全重用对象B的功能，就如同对象A自己实现了对象B的功能，而且，当对象B更新了版本或者增强了功能时，对象A自动使用新版本的对象B，而根本不需要重新编译或者重新设置，因此，</w:t>
      </w:r>
      <w:r w:rsidR="00171619">
        <w:rPr>
          <w:rFonts w:ascii="宋体" w:hAnsi="宋体" w:hint="eastAsia"/>
          <w:sz w:val="21"/>
          <w:szCs w:val="21"/>
        </w:rPr>
        <w:t>CAR</w:t>
      </w:r>
      <w:r w:rsidRPr="00FD35DB">
        <w:rPr>
          <w:rFonts w:ascii="宋体" w:hAnsi="宋体" w:hint="eastAsia"/>
          <w:sz w:val="21"/>
          <w:szCs w:val="21"/>
        </w:rPr>
        <w:t>对象的重用是动态的，可以在对象A和对象B完全独立的情况下，对象A重用对象B的功能。</w:t>
      </w:r>
    </w:p>
    <w:p w:rsidR="00FD35DB" w:rsidRP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C++对象的重用性表现在源代码一级的重用性上，通过C++语言的类继承来实现。从类A派生得到的类B可以继承类A的所有非私有成员，包括数据成员和函数成员。但类B与类A有紧密的派生和继承关系，当类A的实现作了修改时，则类B必须重新编译或者需要修改相应的代码，然后才能适应新的类A。而且，在最终得到的可执行代码中，类A和类B在同一模块中，重用性只体现在程序模块的内部，对模块外部而言。重用性只体现在对代码的有效管理上。</w:t>
      </w:r>
    </w:p>
    <w:p w:rsidR="00FD35DB" w:rsidRP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C++类和对象重用性应用最广泛的是类库，例如Microsoft Visual C++提供的MFC库以及Borland C++提供的OWL(Object Windows Library，面向对象的窗口库)类库是典型的例子，它们为Windows应用的开发提供了最基本的代码，开发人员直接使用这些类库就司以做出一些基本的Windows应用来。一个有良好习惯的C++程序员可以在长期工作中形成自己的类库，新应用的开发可以使用以前积累下来的类代码，这也是C++类重用的一个有意义的用途。</w:t>
      </w:r>
    </w:p>
    <w:p w:rsidR="00FD35DB" w:rsidRP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lastRenderedPageBreak/>
        <w:t>虽然</w:t>
      </w:r>
      <w:r w:rsidR="00171619">
        <w:rPr>
          <w:rFonts w:ascii="宋体" w:hAnsi="宋体" w:hint="eastAsia"/>
          <w:sz w:val="21"/>
          <w:szCs w:val="21"/>
        </w:rPr>
        <w:t>CAR</w:t>
      </w:r>
      <w:r w:rsidRPr="00FD35DB">
        <w:rPr>
          <w:rFonts w:ascii="宋体" w:hAnsi="宋体" w:hint="eastAsia"/>
          <w:sz w:val="21"/>
          <w:szCs w:val="21"/>
        </w:rPr>
        <w:t>对象和C++对象的重用性层次不同、机制不同，但由于在C++语言中，通常用类来实现</w:t>
      </w:r>
      <w:r w:rsidR="00171619">
        <w:rPr>
          <w:rFonts w:ascii="宋体" w:hAnsi="宋体" w:hint="eastAsia"/>
          <w:sz w:val="21"/>
          <w:szCs w:val="21"/>
        </w:rPr>
        <w:t>CAR</w:t>
      </w:r>
      <w:r w:rsidR="00666EC9">
        <w:rPr>
          <w:rFonts w:ascii="宋体" w:hAnsi="宋体" w:hint="eastAsia"/>
          <w:sz w:val="21"/>
          <w:szCs w:val="21"/>
        </w:rPr>
        <w:t>构件</w:t>
      </w:r>
      <w:r w:rsidRPr="00FD35DB">
        <w:rPr>
          <w:rFonts w:ascii="宋体" w:hAnsi="宋体" w:hint="eastAsia"/>
          <w:sz w:val="21"/>
          <w:szCs w:val="21"/>
        </w:rPr>
        <w:t>对象，因此，这两种重用机制对我们都会有用。在源代码一级可以使用C++类的重用性，在</w:t>
      </w:r>
      <w:r w:rsidR="00666EC9">
        <w:rPr>
          <w:rFonts w:ascii="宋体" w:hAnsi="宋体" w:hint="eastAsia"/>
          <w:sz w:val="21"/>
          <w:szCs w:val="21"/>
        </w:rPr>
        <w:t>构件</w:t>
      </w:r>
      <w:r w:rsidRPr="00FD35DB">
        <w:rPr>
          <w:rFonts w:ascii="宋体" w:hAnsi="宋体" w:hint="eastAsia"/>
          <w:sz w:val="21"/>
          <w:szCs w:val="21"/>
        </w:rPr>
        <w:t>一级使用</w:t>
      </w:r>
      <w:r w:rsidR="00171619">
        <w:rPr>
          <w:rFonts w:ascii="宋体" w:hAnsi="宋体" w:hint="eastAsia"/>
          <w:sz w:val="21"/>
          <w:szCs w:val="21"/>
        </w:rPr>
        <w:t>CAR</w:t>
      </w:r>
      <w:r w:rsidRPr="00FD35DB">
        <w:rPr>
          <w:rFonts w:ascii="宋体" w:hAnsi="宋体" w:hint="eastAsia"/>
          <w:sz w:val="21"/>
          <w:szCs w:val="21"/>
        </w:rPr>
        <w:t>对象的重用性。</w:t>
      </w:r>
    </w:p>
    <w:p w:rsidR="00FD35DB" w:rsidRDefault="00FD35DB" w:rsidP="00FD35DB">
      <w:pPr>
        <w:snapToGrid w:val="0"/>
        <w:spacing w:line="300" w:lineRule="auto"/>
        <w:ind w:firstLineChars="200" w:firstLine="420"/>
        <w:rPr>
          <w:rFonts w:ascii="宋体" w:hAnsi="宋体" w:hint="eastAsia"/>
          <w:sz w:val="21"/>
          <w:szCs w:val="21"/>
        </w:rPr>
      </w:pPr>
      <w:r w:rsidRPr="00FD35DB">
        <w:rPr>
          <w:rFonts w:ascii="宋体" w:hAnsi="宋体" w:hint="eastAsia"/>
          <w:sz w:val="21"/>
          <w:szCs w:val="21"/>
        </w:rPr>
        <w:t>除了封装特性和重用特性，C++对象还有一个重要特性是多态性。正是C++对象的多态性，才体现了</w:t>
      </w:r>
      <w:r w:rsidR="00171619">
        <w:rPr>
          <w:rFonts w:ascii="宋体" w:hAnsi="宋体" w:hint="eastAsia"/>
          <w:sz w:val="21"/>
          <w:szCs w:val="21"/>
        </w:rPr>
        <w:t>C</w:t>
      </w:r>
      <w:r w:rsidRPr="00FD35DB">
        <w:rPr>
          <w:rFonts w:ascii="宋体" w:hAnsi="宋体" w:hint="eastAsia"/>
          <w:sz w:val="21"/>
          <w:szCs w:val="21"/>
        </w:rPr>
        <w:t>++语言用类描述事物的高度抽象的特征；</w:t>
      </w:r>
      <w:r w:rsidR="00171619">
        <w:rPr>
          <w:rFonts w:ascii="宋体" w:hAnsi="宋体" w:hint="eastAsia"/>
          <w:sz w:val="21"/>
          <w:szCs w:val="21"/>
        </w:rPr>
        <w:t>CAR</w:t>
      </w:r>
      <w:r w:rsidRPr="00FD35DB">
        <w:rPr>
          <w:rFonts w:ascii="宋体" w:hAnsi="宋体" w:hint="eastAsia"/>
          <w:sz w:val="21"/>
          <w:szCs w:val="21"/>
        </w:rPr>
        <w:t>对象也具有多态性，但这种多态性需要通过</w:t>
      </w:r>
      <w:r w:rsidR="00171619">
        <w:rPr>
          <w:rFonts w:ascii="宋体" w:hAnsi="宋体" w:hint="eastAsia"/>
          <w:sz w:val="21"/>
          <w:szCs w:val="21"/>
        </w:rPr>
        <w:t>CAR</w:t>
      </w:r>
      <w:r w:rsidRPr="00FD35DB">
        <w:rPr>
          <w:rFonts w:ascii="宋体" w:hAnsi="宋体" w:hint="eastAsia"/>
          <w:sz w:val="21"/>
          <w:szCs w:val="21"/>
        </w:rPr>
        <w:t>对象所具有的接口才能体现出来，就像C++对象的多态性需要通过其虚(virtual)函数才能体现一样。</w:t>
      </w:r>
    </w:p>
    <w:p w:rsidR="00FD35DB" w:rsidRDefault="00FD35DB" w:rsidP="00124A87">
      <w:pPr>
        <w:snapToGrid w:val="0"/>
        <w:spacing w:line="300" w:lineRule="auto"/>
        <w:rPr>
          <w:rFonts w:ascii="宋体" w:hAnsi="宋体" w:hint="eastAsia"/>
          <w:sz w:val="21"/>
          <w:szCs w:val="21"/>
        </w:rPr>
      </w:pPr>
    </w:p>
    <w:p w:rsidR="0025123F" w:rsidRPr="009551B9" w:rsidRDefault="00E42DB7" w:rsidP="00BA4562">
      <w:pPr>
        <w:pStyle w:val="2"/>
        <w:snapToGrid w:val="0"/>
        <w:spacing w:line="300" w:lineRule="auto"/>
        <w:rPr>
          <w:rFonts w:ascii="宋体" w:eastAsia="宋体" w:hAnsi="宋体" w:hint="eastAsia"/>
          <w:sz w:val="21"/>
          <w:szCs w:val="21"/>
        </w:rPr>
      </w:pPr>
      <w:bookmarkStart w:id="475" w:name="_Toc152754401"/>
      <w:bookmarkStart w:id="476" w:name="_Toc197919061"/>
      <w:r>
        <w:rPr>
          <w:rFonts w:ascii="宋体" w:eastAsia="宋体" w:hAnsi="宋体" w:hint="eastAsia"/>
        </w:rPr>
        <w:t>9.</w:t>
      </w:r>
      <w:r w:rsidR="00C17878">
        <w:rPr>
          <w:rFonts w:ascii="宋体" w:eastAsia="宋体" w:hAnsi="宋体" w:hint="eastAsia"/>
        </w:rPr>
        <w:t>3</w:t>
      </w:r>
      <w:r w:rsidR="0025123F" w:rsidRPr="009551B9">
        <w:rPr>
          <w:rFonts w:ascii="宋体" w:eastAsia="宋体" w:hAnsi="宋体" w:hint="eastAsia"/>
        </w:rPr>
        <w:t xml:space="preserve"> C</w:t>
      </w:r>
      <w:r w:rsidR="0080541C">
        <w:rPr>
          <w:rFonts w:ascii="宋体" w:eastAsia="宋体" w:hAnsi="宋体" w:hint="eastAsia"/>
        </w:rPr>
        <w:t>AR</w:t>
      </w:r>
      <w:r w:rsidR="0025123F" w:rsidRPr="009551B9">
        <w:rPr>
          <w:rFonts w:ascii="宋体" w:eastAsia="宋体" w:hAnsi="宋体" w:hint="eastAsia"/>
        </w:rPr>
        <w:t>接口</w:t>
      </w:r>
      <w:bookmarkEnd w:id="475"/>
      <w:bookmarkEnd w:id="476"/>
    </w:p>
    <w:p w:rsidR="0025123F" w:rsidRPr="009551B9" w:rsidRDefault="0025123F" w:rsidP="00FD35DB">
      <w:pPr>
        <w:snapToGrid w:val="0"/>
        <w:spacing w:line="300" w:lineRule="auto"/>
        <w:ind w:firstLineChars="200" w:firstLine="420"/>
        <w:rPr>
          <w:rFonts w:ascii="宋体" w:hAnsi="宋体" w:hint="eastAsia"/>
          <w:szCs w:val="21"/>
        </w:rPr>
      </w:pPr>
      <w:r w:rsidRPr="00FD35DB">
        <w:rPr>
          <w:rFonts w:ascii="宋体" w:hAnsi="宋体" w:hint="eastAsia"/>
          <w:sz w:val="21"/>
          <w:szCs w:val="21"/>
        </w:rPr>
        <w:t>在前面的论述中，我们一再提到</w:t>
      </w:r>
      <w:r w:rsidR="0058021F">
        <w:rPr>
          <w:rFonts w:ascii="宋体" w:hAnsi="宋体" w:hint="eastAsia"/>
          <w:sz w:val="21"/>
          <w:szCs w:val="21"/>
        </w:rPr>
        <w:t>CAR</w:t>
      </w:r>
      <w:r w:rsidRPr="00FD35DB">
        <w:rPr>
          <w:rFonts w:ascii="宋体" w:hAnsi="宋体" w:hint="eastAsia"/>
          <w:sz w:val="21"/>
          <w:szCs w:val="21"/>
        </w:rPr>
        <w:t>接口，因为</w:t>
      </w:r>
      <w:r w:rsidR="0058021F">
        <w:rPr>
          <w:rFonts w:ascii="宋体" w:hAnsi="宋体" w:hint="eastAsia"/>
          <w:sz w:val="21"/>
          <w:szCs w:val="21"/>
        </w:rPr>
        <w:t>CAR</w:t>
      </w:r>
      <w:r w:rsidRPr="00FD35DB">
        <w:rPr>
          <w:rFonts w:ascii="宋体" w:hAnsi="宋体" w:hint="eastAsia"/>
          <w:sz w:val="21"/>
          <w:szCs w:val="21"/>
        </w:rPr>
        <w:t>对象的客户与对象之间通过接口进行交互，所以</w:t>
      </w:r>
      <w:r w:rsidR="00666EC9">
        <w:rPr>
          <w:rFonts w:ascii="宋体" w:hAnsi="宋体" w:hint="eastAsia"/>
          <w:sz w:val="21"/>
          <w:szCs w:val="21"/>
        </w:rPr>
        <w:t>构件</w:t>
      </w:r>
      <w:r w:rsidRPr="00FD35DB">
        <w:rPr>
          <w:rFonts w:ascii="宋体" w:hAnsi="宋体" w:hint="eastAsia"/>
          <w:sz w:val="21"/>
          <w:szCs w:val="21"/>
        </w:rPr>
        <w:t>之间接口的定义至关重要。</w:t>
      </w:r>
      <w:r w:rsidR="0058021F">
        <w:rPr>
          <w:rFonts w:ascii="宋体" w:hAnsi="宋体" w:hint="eastAsia"/>
          <w:sz w:val="21"/>
          <w:szCs w:val="21"/>
        </w:rPr>
        <w:t>CAR</w:t>
      </w:r>
      <w:r w:rsidRPr="00FD35DB">
        <w:rPr>
          <w:rFonts w:ascii="宋体" w:hAnsi="宋体" w:hint="eastAsia"/>
          <w:sz w:val="21"/>
          <w:szCs w:val="21"/>
        </w:rPr>
        <w:t>规范的核心内容是关于接口的定义，虽然</w:t>
      </w:r>
      <w:r w:rsidR="005E20AC">
        <w:rPr>
          <w:rFonts w:ascii="宋体" w:hAnsi="宋体" w:hint="eastAsia"/>
          <w:sz w:val="21"/>
          <w:szCs w:val="21"/>
        </w:rPr>
        <w:t>CAR</w:t>
      </w:r>
      <w:r w:rsidRPr="00FD35DB">
        <w:rPr>
          <w:rFonts w:ascii="宋体" w:hAnsi="宋体" w:hint="eastAsia"/>
          <w:sz w:val="21"/>
          <w:szCs w:val="21"/>
        </w:rPr>
        <w:t>接口本身并不复杂，但围绕</w:t>
      </w:r>
      <w:r w:rsidR="0058021F">
        <w:rPr>
          <w:rFonts w:ascii="宋体" w:hAnsi="宋体" w:hint="eastAsia"/>
          <w:sz w:val="21"/>
          <w:szCs w:val="21"/>
        </w:rPr>
        <w:t>CAR</w:t>
      </w:r>
      <w:r w:rsidRPr="00FD35DB">
        <w:rPr>
          <w:rFonts w:ascii="宋体" w:hAnsi="宋体" w:hint="eastAsia"/>
          <w:sz w:val="21"/>
          <w:szCs w:val="21"/>
        </w:rPr>
        <w:t>接口有很多内容值得仔细探讨，包括接口的标识、接口函数的调用习惯、参数处理、接口与对象的关系以及接口与C</w:t>
      </w:r>
      <w:r w:rsidR="00BC40A8">
        <w:rPr>
          <w:rFonts w:ascii="宋体" w:hAnsi="宋体" w:hint="eastAsia"/>
          <w:sz w:val="21"/>
          <w:szCs w:val="21"/>
        </w:rPr>
        <w:t>/</w:t>
      </w:r>
      <w:r w:rsidRPr="00FD35DB">
        <w:rPr>
          <w:rFonts w:ascii="宋体" w:hAnsi="宋体" w:hint="eastAsia"/>
          <w:sz w:val="21"/>
          <w:szCs w:val="21"/>
        </w:rPr>
        <w:t>C++的关系、</w:t>
      </w:r>
      <w:r w:rsidR="0058021F">
        <w:rPr>
          <w:rFonts w:ascii="宋体" w:hAnsi="宋体" w:hint="eastAsia"/>
          <w:sz w:val="21"/>
          <w:szCs w:val="21"/>
        </w:rPr>
        <w:t>CAR</w:t>
      </w:r>
      <w:r w:rsidRPr="00FD35DB">
        <w:rPr>
          <w:rFonts w:ascii="宋体" w:hAnsi="宋体" w:hint="eastAsia"/>
          <w:sz w:val="21"/>
          <w:szCs w:val="21"/>
        </w:rPr>
        <w:t>接口所具有的特性等。</w:t>
      </w:r>
    </w:p>
    <w:p w:rsidR="0025123F" w:rsidRPr="009551B9" w:rsidRDefault="00E42DB7" w:rsidP="0078027F">
      <w:pPr>
        <w:pStyle w:val="3"/>
        <w:snapToGrid w:val="0"/>
        <w:spacing w:line="300" w:lineRule="auto"/>
        <w:rPr>
          <w:rFonts w:ascii="宋体" w:hAnsi="宋体" w:hint="eastAsia"/>
          <w:szCs w:val="21"/>
        </w:rPr>
      </w:pPr>
      <w:bookmarkStart w:id="477" w:name="_Toc152754402"/>
      <w:bookmarkStart w:id="478" w:name="_Toc197919062"/>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C17878">
          <w:rPr>
            <w:rFonts w:ascii="宋体" w:hAnsi="宋体" w:hint="eastAsia"/>
            <w:sz w:val="28"/>
            <w:szCs w:val="28"/>
          </w:rPr>
          <w:t>3</w:t>
        </w:r>
        <w:r w:rsidR="0080541C">
          <w:rPr>
            <w:rFonts w:ascii="宋体" w:hAnsi="宋体" w:hint="eastAsia"/>
            <w:sz w:val="28"/>
            <w:szCs w:val="28"/>
          </w:rPr>
          <w:t>.</w:t>
        </w:r>
        <w:r w:rsidR="0025123F">
          <w:rPr>
            <w:rFonts w:ascii="宋体" w:hAnsi="宋体" w:hint="eastAsia"/>
            <w:sz w:val="28"/>
            <w:szCs w:val="28"/>
          </w:rPr>
          <w:t>1</w:t>
        </w:r>
      </w:smartTag>
      <w:r w:rsidR="0025123F">
        <w:rPr>
          <w:rFonts w:ascii="宋体" w:hAnsi="宋体" w:hint="eastAsia"/>
          <w:sz w:val="28"/>
          <w:szCs w:val="28"/>
        </w:rPr>
        <w:t xml:space="preserve"> </w:t>
      </w:r>
      <w:r w:rsidR="0025123F" w:rsidRPr="00550941">
        <w:rPr>
          <w:rFonts w:ascii="宋体" w:hAnsi="宋体" w:hint="eastAsia"/>
          <w:sz w:val="28"/>
          <w:szCs w:val="28"/>
        </w:rPr>
        <w:t>从API到</w:t>
      </w:r>
      <w:r w:rsidR="0058021F" w:rsidRPr="0058021F">
        <w:rPr>
          <w:rFonts w:ascii="宋体" w:hAnsi="宋体" w:hint="eastAsia"/>
          <w:sz w:val="28"/>
          <w:szCs w:val="28"/>
        </w:rPr>
        <w:t>CAR</w:t>
      </w:r>
      <w:r w:rsidR="0025123F" w:rsidRPr="00550941">
        <w:rPr>
          <w:rFonts w:ascii="宋体" w:hAnsi="宋体" w:hint="eastAsia"/>
          <w:sz w:val="28"/>
          <w:szCs w:val="28"/>
        </w:rPr>
        <w:t>接口</w:t>
      </w:r>
      <w:bookmarkEnd w:id="477"/>
      <w:bookmarkEnd w:id="478"/>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假如我们要实现一个字处理应用系统，它需要一个查字典的功能，按照</w:t>
      </w:r>
      <w:r w:rsidR="00666EC9">
        <w:rPr>
          <w:rFonts w:ascii="宋体" w:hAnsi="宋体" w:hint="eastAsia"/>
          <w:sz w:val="21"/>
          <w:szCs w:val="21"/>
        </w:rPr>
        <w:t>构件</w:t>
      </w:r>
      <w:r w:rsidRPr="0025123F">
        <w:rPr>
          <w:rFonts w:ascii="宋体" w:hAnsi="宋体" w:hint="eastAsia"/>
          <w:sz w:val="21"/>
          <w:szCs w:val="21"/>
        </w:rPr>
        <w:t>化程序设计的方法，自然应该把查字典的功能放到一个</w:t>
      </w:r>
      <w:r w:rsidR="00666EC9">
        <w:rPr>
          <w:rFonts w:ascii="宋体" w:hAnsi="宋体" w:hint="eastAsia"/>
          <w:sz w:val="21"/>
          <w:szCs w:val="21"/>
        </w:rPr>
        <w:t>构件</w:t>
      </w:r>
      <w:r w:rsidRPr="0025123F">
        <w:rPr>
          <w:rFonts w:ascii="宋体" w:hAnsi="宋体" w:hint="eastAsia"/>
          <w:sz w:val="21"/>
          <w:szCs w:val="21"/>
        </w:rPr>
        <w:t>程序</w:t>
      </w:r>
      <w:r w:rsidR="001D1A55">
        <w:rPr>
          <w:rFonts w:ascii="宋体" w:hAnsi="宋体" w:hint="eastAsia"/>
          <w:sz w:val="21"/>
          <w:szCs w:val="21"/>
        </w:rPr>
        <w:t>(.dll</w:t>
      </w:r>
      <w:r w:rsidRPr="0025123F">
        <w:rPr>
          <w:rFonts w:ascii="宋体" w:hAnsi="宋体" w:hint="eastAsia"/>
          <w:sz w:val="21"/>
          <w:szCs w:val="21"/>
        </w:rPr>
        <w:t>)中实现。如果以后字典程序的查找算法或者字典库改变了，只要应用程序与</w:t>
      </w:r>
      <w:r w:rsidR="00666EC9">
        <w:rPr>
          <w:rFonts w:ascii="宋体" w:hAnsi="宋体" w:hint="eastAsia"/>
          <w:sz w:val="21"/>
          <w:szCs w:val="21"/>
        </w:rPr>
        <w:t>构件</w:t>
      </w:r>
      <w:r w:rsidRPr="0025123F">
        <w:rPr>
          <w:rFonts w:ascii="宋体" w:hAnsi="宋体" w:hint="eastAsia"/>
          <w:sz w:val="21"/>
          <w:szCs w:val="21"/>
        </w:rPr>
        <w:t>程序之间的接口不变，则新的</w:t>
      </w:r>
      <w:r w:rsidR="00666EC9">
        <w:rPr>
          <w:rFonts w:ascii="宋体" w:hAnsi="宋体" w:hint="eastAsia"/>
          <w:sz w:val="21"/>
          <w:szCs w:val="21"/>
        </w:rPr>
        <w:t>构件</w:t>
      </w:r>
      <w:r w:rsidRPr="0025123F">
        <w:rPr>
          <w:rFonts w:ascii="宋体" w:hAnsi="宋体" w:hint="eastAsia"/>
          <w:sz w:val="21"/>
          <w:szCs w:val="21"/>
        </w:rPr>
        <w:t>程序仍然可以被应用系统使用。这就是采用</w:t>
      </w:r>
      <w:r w:rsidR="00666EC9">
        <w:rPr>
          <w:rFonts w:ascii="宋体" w:hAnsi="宋体" w:hint="eastAsia"/>
          <w:sz w:val="21"/>
          <w:szCs w:val="21"/>
        </w:rPr>
        <w:t>构件</w:t>
      </w:r>
      <w:r w:rsidRPr="0025123F">
        <w:rPr>
          <w:rFonts w:ascii="宋体" w:hAnsi="宋体" w:hint="eastAsia"/>
          <w:sz w:val="21"/>
          <w:szCs w:val="21"/>
        </w:rPr>
        <w:t>程序带来的灵活性。</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为了把应用系统和</w:t>
      </w:r>
      <w:r w:rsidR="00666EC9">
        <w:rPr>
          <w:rFonts w:ascii="宋体" w:hAnsi="宋体" w:hint="eastAsia"/>
          <w:sz w:val="21"/>
          <w:szCs w:val="21"/>
        </w:rPr>
        <w:t>构件</w:t>
      </w:r>
      <w:r w:rsidRPr="0025123F">
        <w:rPr>
          <w:rFonts w:ascii="宋体" w:hAnsi="宋体" w:hint="eastAsia"/>
          <w:sz w:val="21"/>
          <w:szCs w:val="21"/>
        </w:rPr>
        <w:t>程序连接起来，又能使它们协同工作，最简单的做法就是先定义一组查字典的函数，而且这组函数尽可能一般化，不要加入特定的与字典库相关的知识。我们可以按表</w:t>
      </w:r>
      <w:r w:rsidR="000D008C">
        <w:rPr>
          <w:rFonts w:ascii="宋体" w:hAnsi="宋体" w:hint="eastAsia"/>
          <w:sz w:val="21"/>
          <w:szCs w:val="21"/>
        </w:rPr>
        <w:t>2.1</w:t>
      </w:r>
      <w:r w:rsidRPr="0025123F">
        <w:rPr>
          <w:rFonts w:ascii="宋体" w:hAnsi="宋体" w:hint="eastAsia"/>
          <w:sz w:val="21"/>
          <w:szCs w:val="21"/>
        </w:rPr>
        <w:t>列出的函数来定义字典库的功能。</w:t>
      </w:r>
    </w:p>
    <w:p w:rsidR="0025123F" w:rsidRPr="0025123F" w:rsidRDefault="0025123F" w:rsidP="0025123F">
      <w:pPr>
        <w:snapToGrid w:val="0"/>
        <w:spacing w:line="300" w:lineRule="auto"/>
        <w:ind w:firstLineChars="200" w:firstLine="420"/>
        <w:jc w:val="center"/>
        <w:rPr>
          <w:rFonts w:ascii="宋体" w:hAnsi="宋体" w:hint="eastAsia"/>
          <w:sz w:val="21"/>
          <w:szCs w:val="21"/>
        </w:rPr>
      </w:pPr>
      <w:r w:rsidRPr="0025123F">
        <w:rPr>
          <w:rFonts w:ascii="宋体" w:hAnsi="宋体" w:hint="eastAsia"/>
          <w:sz w:val="21"/>
          <w:szCs w:val="21"/>
        </w:rPr>
        <w:t>表</w:t>
      </w:r>
      <w:r w:rsidR="00E42DB7">
        <w:rPr>
          <w:rFonts w:ascii="宋体" w:hAnsi="宋体" w:hint="eastAsia"/>
          <w:sz w:val="21"/>
          <w:szCs w:val="21"/>
        </w:rPr>
        <w:t>9.</w:t>
      </w:r>
      <w:r w:rsidR="00110F93">
        <w:rPr>
          <w:rFonts w:ascii="宋体" w:hAnsi="宋体" w:hint="eastAsia"/>
          <w:sz w:val="21"/>
          <w:szCs w:val="21"/>
        </w:rPr>
        <w:t>1</w:t>
      </w:r>
      <w:r w:rsidRPr="0025123F">
        <w:rPr>
          <w:rFonts w:ascii="宋体" w:hAnsi="宋体" w:hint="eastAsia"/>
          <w:sz w:val="21"/>
          <w:szCs w:val="21"/>
        </w:rPr>
        <w:t xml:space="preserve"> 字典库API函数</w:t>
      </w:r>
    </w:p>
    <w:tbl>
      <w:tblPr>
        <w:tblStyle w:val="a3"/>
        <w:tblW w:w="0" w:type="auto"/>
        <w:tblLook w:val="01E0" w:firstRow="1" w:lastRow="1" w:firstColumn="1" w:lastColumn="1" w:noHBand="0" w:noVBand="0"/>
      </w:tblPr>
      <w:tblGrid>
        <w:gridCol w:w="4261"/>
        <w:gridCol w:w="4261"/>
      </w:tblGrid>
      <w:tr w:rsidR="0025123F" w:rsidRPr="0025123F">
        <w:tc>
          <w:tcPr>
            <w:tcW w:w="4261" w:type="dxa"/>
          </w:tcPr>
          <w:p w:rsidR="0025123F" w:rsidRPr="0025123F" w:rsidRDefault="0025123F" w:rsidP="0025123F">
            <w:pPr>
              <w:snapToGrid w:val="0"/>
              <w:spacing w:line="300" w:lineRule="auto"/>
              <w:ind w:firstLineChars="200" w:firstLine="422"/>
              <w:rPr>
                <w:rFonts w:ascii="宋体" w:hAnsi="宋体" w:hint="eastAsia"/>
                <w:b/>
                <w:sz w:val="21"/>
                <w:szCs w:val="21"/>
              </w:rPr>
            </w:pPr>
            <w:r w:rsidRPr="0025123F">
              <w:rPr>
                <w:rFonts w:ascii="宋体" w:hAnsi="宋体" w:hint="eastAsia"/>
                <w:b/>
                <w:sz w:val="21"/>
                <w:szCs w:val="21"/>
              </w:rPr>
              <w:t>函 数</w:t>
            </w:r>
          </w:p>
        </w:tc>
        <w:tc>
          <w:tcPr>
            <w:tcW w:w="4261" w:type="dxa"/>
          </w:tcPr>
          <w:p w:rsidR="0025123F" w:rsidRPr="0025123F" w:rsidRDefault="0025123F" w:rsidP="0025123F">
            <w:pPr>
              <w:snapToGrid w:val="0"/>
              <w:spacing w:line="300" w:lineRule="auto"/>
              <w:ind w:firstLineChars="200" w:firstLine="422"/>
              <w:rPr>
                <w:rFonts w:ascii="宋体" w:hAnsi="宋体" w:hint="eastAsia"/>
                <w:b/>
                <w:sz w:val="21"/>
                <w:szCs w:val="21"/>
              </w:rPr>
            </w:pPr>
            <w:r w:rsidRPr="0025123F">
              <w:rPr>
                <w:rFonts w:ascii="宋体" w:hAnsi="宋体" w:hint="eastAsia"/>
                <w:b/>
                <w:sz w:val="21"/>
                <w:szCs w:val="21"/>
              </w:rPr>
              <w:t>功能说明</w:t>
            </w:r>
          </w:p>
        </w:tc>
      </w:tr>
      <w:tr w:rsidR="0025123F" w:rsidRPr="0025123F">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Initialize</w:t>
            </w:r>
          </w:p>
        </w:tc>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初始化</w:t>
            </w:r>
          </w:p>
        </w:tc>
      </w:tr>
      <w:tr w:rsidR="0025123F" w:rsidRPr="0025123F">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LoadLibrary</w:t>
            </w:r>
          </w:p>
        </w:tc>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装入字典库</w:t>
            </w:r>
          </w:p>
        </w:tc>
      </w:tr>
      <w:tr w:rsidR="0025123F" w:rsidRPr="0025123F">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InsertWord</w:t>
            </w:r>
          </w:p>
        </w:tc>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插入一个单词</w:t>
            </w:r>
          </w:p>
        </w:tc>
      </w:tr>
      <w:tr w:rsidR="0025123F" w:rsidRPr="0025123F">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DeleteWord</w:t>
            </w:r>
          </w:p>
        </w:tc>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删除一个单词</w:t>
            </w:r>
          </w:p>
        </w:tc>
      </w:tr>
      <w:tr w:rsidR="0025123F" w:rsidRPr="0025123F">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LookupWord</w:t>
            </w:r>
          </w:p>
        </w:tc>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查找单词</w:t>
            </w:r>
          </w:p>
        </w:tc>
      </w:tr>
      <w:tr w:rsidR="0025123F" w:rsidRPr="0025123F">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RestoreLibrary</w:t>
            </w:r>
          </w:p>
        </w:tc>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把内存中的字典库存人指定的文件中</w:t>
            </w:r>
          </w:p>
        </w:tc>
      </w:tr>
      <w:tr w:rsidR="0025123F" w:rsidRPr="0025123F">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FreeLibrary</w:t>
            </w:r>
          </w:p>
        </w:tc>
        <w:tc>
          <w:tcPr>
            <w:tcW w:w="4261" w:type="dxa"/>
          </w:tcPr>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释放字典库</w:t>
            </w:r>
          </w:p>
        </w:tc>
      </w:tr>
    </w:tbl>
    <w:p w:rsidR="0025123F" w:rsidRPr="0025123F" w:rsidRDefault="0025123F" w:rsidP="0025123F">
      <w:pPr>
        <w:snapToGrid w:val="0"/>
        <w:spacing w:line="300" w:lineRule="auto"/>
        <w:ind w:firstLineChars="200" w:firstLine="420"/>
        <w:rPr>
          <w:rFonts w:ascii="宋体" w:hAnsi="宋体" w:hint="eastAsia"/>
          <w:sz w:val="21"/>
          <w:szCs w:val="21"/>
        </w:rPr>
      </w:pP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在字典</w:t>
      </w:r>
      <w:r w:rsidR="00666EC9">
        <w:rPr>
          <w:rFonts w:ascii="宋体" w:hAnsi="宋体" w:hint="eastAsia"/>
          <w:sz w:val="21"/>
          <w:szCs w:val="21"/>
        </w:rPr>
        <w:t>构件</w:t>
      </w:r>
      <w:r w:rsidRPr="0025123F">
        <w:rPr>
          <w:rFonts w:ascii="宋体" w:hAnsi="宋体" w:hint="eastAsia"/>
          <w:sz w:val="21"/>
          <w:szCs w:val="21"/>
        </w:rPr>
        <w:t>程序中，我们可以这样定义API接口函数：</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BOOL EXPORT Initialize()； </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BOOL EXPORT LoadLibrary(char*)； </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BOOL EXPORT InsertWord(char*，char*)； </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void EXPORT DeleteWord(char*)： </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lastRenderedPageBreak/>
        <w:t xml:space="preserve">BOOL EXPORT LookupWord(char*，char**)； </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BOOL EXPORT RestoreLibrary(char*)； </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void EXPORT FreeLibrary()；</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通过这些函数，建立了主应用程序和字典</w:t>
      </w:r>
      <w:r w:rsidR="00666EC9">
        <w:rPr>
          <w:rFonts w:ascii="宋体" w:hAnsi="宋体" w:hint="eastAsia"/>
          <w:sz w:val="21"/>
          <w:szCs w:val="21"/>
        </w:rPr>
        <w:t>构件</w:t>
      </w:r>
      <w:r w:rsidRPr="0025123F">
        <w:rPr>
          <w:rFonts w:ascii="宋体" w:hAnsi="宋体" w:hint="eastAsia"/>
          <w:sz w:val="21"/>
          <w:szCs w:val="21"/>
        </w:rPr>
        <w:t>程序之间的连接，当应用需要查字典功能时，它可以直接调用这些函数以完成必要的操作；而且对于</w:t>
      </w:r>
      <w:r w:rsidR="00666EC9">
        <w:rPr>
          <w:rFonts w:ascii="宋体" w:hAnsi="宋体" w:hint="eastAsia"/>
          <w:sz w:val="21"/>
          <w:szCs w:val="21"/>
        </w:rPr>
        <w:t>构件</w:t>
      </w:r>
      <w:r w:rsidRPr="0025123F">
        <w:rPr>
          <w:rFonts w:ascii="宋体" w:hAnsi="宋体" w:hint="eastAsia"/>
          <w:sz w:val="21"/>
          <w:szCs w:val="21"/>
        </w:rPr>
        <w:t>程序来说，由于它提供了常用的查字典和动态维护字典库的基本功能，所以该库也可以用于其他的应用，这也充分体现了</w:t>
      </w:r>
      <w:r w:rsidR="00666EC9">
        <w:rPr>
          <w:rFonts w:ascii="宋体" w:hAnsi="宋体" w:hint="eastAsia"/>
          <w:sz w:val="21"/>
          <w:szCs w:val="21"/>
        </w:rPr>
        <w:t>构件</w:t>
      </w:r>
      <w:r w:rsidRPr="0025123F">
        <w:rPr>
          <w:rFonts w:ascii="宋体" w:hAnsi="宋体" w:hint="eastAsia"/>
          <w:sz w:val="21"/>
          <w:szCs w:val="21"/>
        </w:rPr>
        <w:t>程序的重用性，但这种重用性要建立在良好的接口内涵基础上。</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图</w:t>
      </w:r>
      <w:r w:rsidR="00E42DB7">
        <w:rPr>
          <w:rFonts w:ascii="宋体" w:hAnsi="宋体" w:hint="eastAsia"/>
          <w:sz w:val="21"/>
          <w:szCs w:val="21"/>
        </w:rPr>
        <w:t>9.</w:t>
      </w:r>
      <w:r w:rsidR="00C62058">
        <w:rPr>
          <w:rFonts w:ascii="宋体" w:hAnsi="宋体" w:hint="eastAsia"/>
          <w:sz w:val="21"/>
          <w:szCs w:val="21"/>
        </w:rPr>
        <w:t>4</w:t>
      </w:r>
      <w:r w:rsidRPr="0025123F">
        <w:rPr>
          <w:rFonts w:ascii="宋体" w:hAnsi="宋体" w:hint="eastAsia"/>
          <w:sz w:val="21"/>
          <w:szCs w:val="21"/>
        </w:rPr>
        <w:t>显示了这种API接口的示意图，应用程序或者</w:t>
      </w:r>
      <w:r w:rsidR="00666EC9">
        <w:rPr>
          <w:rFonts w:ascii="宋体" w:hAnsi="宋体" w:hint="eastAsia"/>
          <w:sz w:val="21"/>
          <w:szCs w:val="21"/>
        </w:rPr>
        <w:t>构件</w:t>
      </w:r>
      <w:r w:rsidRPr="0025123F">
        <w:rPr>
          <w:rFonts w:ascii="宋体" w:hAnsi="宋体" w:hint="eastAsia"/>
          <w:sz w:val="21"/>
          <w:szCs w:val="21"/>
        </w:rPr>
        <w:t>程序通过一个平面结构的API层与字典</w:t>
      </w:r>
      <w:r w:rsidR="00666EC9">
        <w:rPr>
          <w:rFonts w:ascii="宋体" w:hAnsi="宋体" w:hint="eastAsia"/>
          <w:sz w:val="21"/>
          <w:szCs w:val="21"/>
        </w:rPr>
        <w:t>构件</w:t>
      </w:r>
      <w:r w:rsidRPr="0025123F">
        <w:rPr>
          <w:rFonts w:ascii="宋体" w:hAnsi="宋体" w:hint="eastAsia"/>
          <w:sz w:val="21"/>
          <w:szCs w:val="21"/>
        </w:rPr>
        <w:t>进行交互。我们经常可以见到这种接口形式，尤其在一些软件开发包(SDK)中最为常见，比如早期的Windows API、一些硬件厂商提供的软件开发包等。</w:t>
      </w:r>
    </w:p>
    <w:p w:rsidR="0025123F" w:rsidRPr="0025123F" w:rsidRDefault="0097535E" w:rsidP="0025123F">
      <w:pPr>
        <w:snapToGrid w:val="0"/>
        <w:spacing w:line="300" w:lineRule="auto"/>
        <w:ind w:firstLineChars="200" w:firstLine="420"/>
        <w:jc w:val="center"/>
        <w:rPr>
          <w:rFonts w:ascii="宋体" w:hAnsi="宋体" w:hint="eastAsia"/>
          <w:sz w:val="21"/>
          <w:szCs w:val="21"/>
        </w:rPr>
      </w:pPr>
      <w:r w:rsidRPr="0025123F">
        <w:rPr>
          <w:rFonts w:ascii="宋体" w:hAnsi="宋体" w:hint="eastAsia"/>
          <w:noProof/>
          <w:sz w:val="21"/>
          <w:szCs w:val="21"/>
        </w:rPr>
        <w:drawing>
          <wp:inline distT="0" distB="0" distL="0" distR="0">
            <wp:extent cx="2598420" cy="1546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8420" cy="1546860"/>
                    </a:xfrm>
                    <a:prstGeom prst="rect">
                      <a:avLst/>
                    </a:prstGeom>
                    <a:noFill/>
                    <a:ln>
                      <a:noFill/>
                    </a:ln>
                  </pic:spPr>
                </pic:pic>
              </a:graphicData>
            </a:graphic>
          </wp:inline>
        </w:drawing>
      </w:r>
    </w:p>
    <w:p w:rsidR="0025123F" w:rsidRPr="0025123F" w:rsidRDefault="0025123F" w:rsidP="0025123F">
      <w:pPr>
        <w:snapToGrid w:val="0"/>
        <w:spacing w:line="300" w:lineRule="auto"/>
        <w:ind w:firstLineChars="200" w:firstLine="420"/>
        <w:jc w:val="center"/>
        <w:rPr>
          <w:rFonts w:ascii="宋体" w:hAnsi="宋体" w:hint="eastAsia"/>
          <w:sz w:val="21"/>
          <w:szCs w:val="21"/>
        </w:rPr>
      </w:pPr>
      <w:r w:rsidRPr="0025123F">
        <w:rPr>
          <w:rFonts w:ascii="宋体" w:hAnsi="宋体" w:hint="eastAsia"/>
          <w:sz w:val="21"/>
          <w:szCs w:val="21"/>
        </w:rPr>
        <w:t>图</w:t>
      </w:r>
      <w:r w:rsidR="00E42DB7">
        <w:rPr>
          <w:rFonts w:ascii="宋体" w:hAnsi="宋体" w:hint="eastAsia"/>
          <w:sz w:val="21"/>
          <w:szCs w:val="21"/>
        </w:rPr>
        <w:t>9.</w:t>
      </w:r>
      <w:r w:rsidR="00C62058">
        <w:rPr>
          <w:rFonts w:ascii="宋体" w:hAnsi="宋体" w:hint="eastAsia"/>
          <w:sz w:val="21"/>
          <w:szCs w:val="21"/>
        </w:rPr>
        <w:t>4</w:t>
      </w:r>
      <w:r>
        <w:rPr>
          <w:rFonts w:ascii="宋体" w:hAnsi="宋体" w:hint="eastAsia"/>
          <w:sz w:val="21"/>
          <w:szCs w:val="21"/>
        </w:rPr>
        <w:t xml:space="preserve"> </w:t>
      </w:r>
      <w:r w:rsidRPr="0025123F">
        <w:rPr>
          <w:rFonts w:ascii="宋体" w:hAnsi="宋体" w:hint="eastAsia"/>
          <w:sz w:val="21"/>
          <w:szCs w:val="21"/>
        </w:rPr>
        <w:t>应用程序A和B通过API接口共用一个字典</w:t>
      </w:r>
      <w:r w:rsidR="00666EC9">
        <w:rPr>
          <w:rFonts w:ascii="宋体" w:hAnsi="宋体" w:hint="eastAsia"/>
          <w:sz w:val="21"/>
          <w:szCs w:val="21"/>
        </w:rPr>
        <w:t>构件</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平面型的API接口层可以很好地把两个程序连接起来，但存在以下一些问题：</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(1)当API函数非常多时，使用会非常不方便，需要对函数进行组织。例如Windows</w:t>
      </w:r>
      <w:r w:rsidR="00FF3EBA">
        <w:rPr>
          <w:rFonts w:ascii="宋体" w:hAnsi="宋体" w:hint="eastAsia"/>
          <w:sz w:val="21"/>
          <w:szCs w:val="21"/>
        </w:rPr>
        <w:t xml:space="preserve"> </w:t>
      </w:r>
      <w:r w:rsidRPr="0025123F">
        <w:rPr>
          <w:rFonts w:ascii="宋体" w:hAnsi="宋体" w:hint="eastAsia"/>
          <w:sz w:val="21"/>
          <w:szCs w:val="21"/>
        </w:rPr>
        <w:t>API有300多个函数，一般的SDK也有几十个之多，编程“接口面”太宽不利于接口层的管理。</w:t>
      </w:r>
    </w:p>
    <w:p w:rsidR="00B760CE" w:rsidRPr="00C62058" w:rsidRDefault="0025123F" w:rsidP="00C62058">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(2)API函数需要标准化，按照统一的调用方式进行处理，以适应不同的语言编程实现。参数的传递顺序、参数类型、函数返回处理</w:t>
      </w:r>
      <w:r w:rsidR="00E55A1A">
        <w:rPr>
          <w:rFonts w:ascii="宋体" w:hAnsi="宋体" w:hint="eastAsia"/>
          <w:sz w:val="21"/>
          <w:szCs w:val="21"/>
        </w:rPr>
        <w:t>（如是调用者，还是被调用者负责维护栈）</w:t>
      </w:r>
      <w:r w:rsidRPr="0025123F">
        <w:rPr>
          <w:rFonts w:ascii="宋体" w:hAnsi="宋体" w:hint="eastAsia"/>
          <w:sz w:val="21"/>
          <w:szCs w:val="21"/>
        </w:rPr>
        <w:t xml:space="preserve">都需要标准化。 </w:t>
      </w:r>
      <w:r w:rsidR="008E61D2">
        <w:rPr>
          <w:rFonts w:ascii="宋体" w:hAnsi="宋体" w:hint="eastAsia"/>
          <w:sz w:val="21"/>
          <w:szCs w:val="21"/>
        </w:rPr>
        <w:t>CAR</w:t>
      </w:r>
      <w:r w:rsidRPr="0025123F">
        <w:rPr>
          <w:rFonts w:ascii="宋体" w:hAnsi="宋体" w:hint="eastAsia"/>
          <w:sz w:val="21"/>
          <w:szCs w:val="21"/>
        </w:rPr>
        <w:t>定义了一套完整的接口规范，不仅可以弥补以上API作为</w:t>
      </w:r>
      <w:r w:rsidR="00666EC9">
        <w:rPr>
          <w:rFonts w:ascii="宋体" w:hAnsi="宋体" w:hint="eastAsia"/>
          <w:sz w:val="21"/>
          <w:szCs w:val="21"/>
        </w:rPr>
        <w:t>构件</w:t>
      </w:r>
      <w:r w:rsidRPr="0025123F">
        <w:rPr>
          <w:rFonts w:ascii="宋体" w:hAnsi="宋体" w:hint="eastAsia"/>
          <w:sz w:val="21"/>
          <w:szCs w:val="21"/>
        </w:rPr>
        <w:t>接口的不足，还充分发挥了</w:t>
      </w:r>
      <w:r w:rsidR="00666EC9">
        <w:rPr>
          <w:rFonts w:ascii="宋体" w:hAnsi="宋体" w:hint="eastAsia"/>
          <w:sz w:val="21"/>
          <w:szCs w:val="21"/>
        </w:rPr>
        <w:t>构件</w:t>
      </w:r>
      <w:r w:rsidRPr="0025123F">
        <w:rPr>
          <w:rFonts w:ascii="宋体" w:hAnsi="宋体" w:hint="eastAsia"/>
          <w:sz w:val="21"/>
          <w:szCs w:val="21"/>
        </w:rPr>
        <w:t>对象的优势，并实现了</w:t>
      </w:r>
      <w:r w:rsidR="00666EC9">
        <w:rPr>
          <w:rFonts w:ascii="宋体" w:hAnsi="宋体" w:hint="eastAsia"/>
          <w:sz w:val="21"/>
          <w:szCs w:val="21"/>
        </w:rPr>
        <w:t>构件</w:t>
      </w:r>
      <w:r w:rsidRPr="0025123F">
        <w:rPr>
          <w:rFonts w:ascii="宋体" w:hAnsi="宋体" w:hint="eastAsia"/>
          <w:sz w:val="21"/>
          <w:szCs w:val="21"/>
        </w:rPr>
        <w:t>对象的多态性。</w:t>
      </w:r>
    </w:p>
    <w:p w:rsidR="0025123F" w:rsidRPr="009551B9" w:rsidRDefault="00E42DB7" w:rsidP="00FF179A">
      <w:pPr>
        <w:pStyle w:val="3"/>
        <w:snapToGrid w:val="0"/>
        <w:spacing w:line="300" w:lineRule="auto"/>
        <w:rPr>
          <w:rFonts w:ascii="宋体" w:hAnsi="宋体" w:hint="eastAsia"/>
          <w:szCs w:val="21"/>
        </w:rPr>
      </w:pPr>
      <w:bookmarkStart w:id="479" w:name="_Toc152754403"/>
      <w:bookmarkStart w:id="480" w:name="_Toc197919063"/>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C17878">
          <w:rPr>
            <w:rFonts w:ascii="宋体" w:hAnsi="宋体" w:hint="eastAsia"/>
            <w:sz w:val="28"/>
            <w:szCs w:val="28"/>
          </w:rPr>
          <w:t>3</w:t>
        </w:r>
        <w:r w:rsidR="0080541C">
          <w:rPr>
            <w:rFonts w:ascii="宋体" w:hAnsi="宋体" w:hint="eastAsia"/>
            <w:sz w:val="28"/>
            <w:szCs w:val="28"/>
          </w:rPr>
          <w:t>.</w:t>
        </w:r>
        <w:r w:rsidR="0025123F">
          <w:rPr>
            <w:rFonts w:ascii="宋体" w:hAnsi="宋体" w:hint="eastAsia"/>
            <w:sz w:val="28"/>
            <w:szCs w:val="28"/>
          </w:rPr>
          <w:t>2</w:t>
        </w:r>
      </w:smartTag>
      <w:r w:rsidR="0025123F">
        <w:rPr>
          <w:rFonts w:ascii="宋体" w:hAnsi="宋体" w:hint="eastAsia"/>
          <w:sz w:val="28"/>
          <w:szCs w:val="28"/>
        </w:rPr>
        <w:t xml:space="preserve"> </w:t>
      </w:r>
      <w:r w:rsidR="0025123F" w:rsidRPr="00550941">
        <w:rPr>
          <w:rFonts w:ascii="宋体" w:hAnsi="宋体" w:hint="eastAsia"/>
          <w:sz w:val="28"/>
          <w:szCs w:val="28"/>
        </w:rPr>
        <w:t>接口定义和标识</w:t>
      </w:r>
      <w:bookmarkEnd w:id="479"/>
      <w:bookmarkEnd w:id="480"/>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从技术上讲，接口是包含了一组函数的数据结构，通过这组数据结构，客户代码可以调用</w:t>
      </w:r>
      <w:r w:rsidR="00666EC9">
        <w:rPr>
          <w:rFonts w:ascii="宋体" w:hAnsi="宋体" w:hint="eastAsia"/>
          <w:sz w:val="21"/>
          <w:szCs w:val="21"/>
        </w:rPr>
        <w:t>构件</w:t>
      </w:r>
      <w:r w:rsidRPr="0025123F">
        <w:rPr>
          <w:rFonts w:ascii="宋体" w:hAnsi="宋体" w:hint="eastAsia"/>
          <w:sz w:val="21"/>
          <w:szCs w:val="21"/>
        </w:rPr>
        <w:t>对象的功能。接口定义了一组成员函数，这组成员函数是</w:t>
      </w:r>
      <w:r w:rsidR="00666EC9">
        <w:rPr>
          <w:rFonts w:ascii="宋体" w:hAnsi="宋体" w:hint="eastAsia"/>
          <w:sz w:val="21"/>
          <w:szCs w:val="21"/>
        </w:rPr>
        <w:t>构件</w:t>
      </w:r>
      <w:r w:rsidRPr="0025123F">
        <w:rPr>
          <w:rFonts w:ascii="宋体" w:hAnsi="宋体" w:hint="eastAsia"/>
          <w:sz w:val="21"/>
          <w:szCs w:val="21"/>
        </w:rPr>
        <w:t>对象暴露出来的所有信息，客户程序利用这些函数获得</w:t>
      </w:r>
      <w:r w:rsidR="00666EC9">
        <w:rPr>
          <w:rFonts w:ascii="宋体" w:hAnsi="宋体" w:hint="eastAsia"/>
          <w:sz w:val="21"/>
          <w:szCs w:val="21"/>
        </w:rPr>
        <w:t>构件</w:t>
      </w:r>
      <w:r w:rsidRPr="0025123F">
        <w:rPr>
          <w:rFonts w:ascii="宋体" w:hAnsi="宋体" w:hint="eastAsia"/>
          <w:sz w:val="21"/>
          <w:szCs w:val="21"/>
        </w:rPr>
        <w:t>对象的服务。</w:t>
      </w:r>
    </w:p>
    <w:p w:rsidR="0025123F" w:rsidRPr="009551B9" w:rsidRDefault="0025123F" w:rsidP="0025123F">
      <w:pPr>
        <w:snapToGrid w:val="0"/>
        <w:spacing w:line="300" w:lineRule="auto"/>
        <w:ind w:firstLineChars="200" w:firstLine="420"/>
        <w:rPr>
          <w:rFonts w:ascii="宋体" w:hAnsi="宋体" w:hint="eastAsia"/>
          <w:szCs w:val="21"/>
        </w:rPr>
      </w:pPr>
      <w:r w:rsidRPr="0025123F">
        <w:rPr>
          <w:rFonts w:ascii="宋体" w:hAnsi="宋体" w:hint="eastAsia"/>
          <w:sz w:val="21"/>
          <w:szCs w:val="21"/>
        </w:rPr>
        <w:t>客户程序用一个指向接口数据结构的指针来调用接口成员函数。如图</w:t>
      </w:r>
      <w:r w:rsidR="00E42DB7">
        <w:rPr>
          <w:rFonts w:ascii="宋体" w:hAnsi="宋体" w:hint="eastAsia"/>
          <w:sz w:val="21"/>
          <w:szCs w:val="21"/>
        </w:rPr>
        <w:t>9.</w:t>
      </w:r>
      <w:r w:rsidR="00C62058">
        <w:rPr>
          <w:rFonts w:ascii="宋体" w:hAnsi="宋体" w:hint="eastAsia"/>
          <w:sz w:val="21"/>
          <w:szCs w:val="21"/>
        </w:rPr>
        <w:t>5</w:t>
      </w:r>
      <w:r w:rsidRPr="0025123F">
        <w:rPr>
          <w:rFonts w:ascii="宋体" w:hAnsi="宋体" w:hint="eastAsia"/>
          <w:sz w:val="21"/>
          <w:szCs w:val="21"/>
        </w:rPr>
        <w:t>所示，接口指针实际上又指向另一个指针，这第二个指针指向一组函数，称为接口函数表，接口函数表中每一项为4个字节长的函数指针，每个函数指针与对象的具体实现连接起来。通过这种方式，客户只要获得了接口指针，就可以调用到对象的实际功能。</w:t>
      </w:r>
    </w:p>
    <w:p w:rsidR="0025123F" w:rsidRPr="009551B9" w:rsidRDefault="0097535E" w:rsidP="0025123F">
      <w:pPr>
        <w:rPr>
          <w:rFonts w:ascii="宋体" w:hAnsi="宋体" w:hint="eastAsia"/>
          <w:szCs w:val="21"/>
        </w:rPr>
      </w:pPr>
      <w:r w:rsidRPr="009551B9">
        <w:rPr>
          <w:rFonts w:ascii="宋体" w:hAnsi="宋体" w:hint="eastAsia"/>
          <w:noProof/>
          <w:szCs w:val="21"/>
        </w:rPr>
        <w:lastRenderedPageBreak/>
        <w:drawing>
          <wp:inline distT="0" distB="0" distL="0" distR="0">
            <wp:extent cx="5273040" cy="1615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1615440"/>
                    </a:xfrm>
                    <a:prstGeom prst="rect">
                      <a:avLst/>
                    </a:prstGeom>
                    <a:noFill/>
                    <a:ln>
                      <a:noFill/>
                    </a:ln>
                  </pic:spPr>
                </pic:pic>
              </a:graphicData>
            </a:graphic>
          </wp:inline>
        </w:drawing>
      </w:r>
    </w:p>
    <w:p w:rsidR="0025123F" w:rsidRPr="007A7C83" w:rsidRDefault="0025123F" w:rsidP="0025123F">
      <w:pPr>
        <w:jc w:val="center"/>
        <w:rPr>
          <w:rFonts w:ascii="宋体" w:hAnsi="宋体" w:hint="eastAsia"/>
          <w:sz w:val="21"/>
          <w:szCs w:val="21"/>
        </w:rPr>
      </w:pPr>
      <w:r w:rsidRPr="007A7C83">
        <w:rPr>
          <w:rFonts w:ascii="宋体" w:hAnsi="宋体" w:hint="eastAsia"/>
          <w:sz w:val="21"/>
          <w:szCs w:val="21"/>
        </w:rPr>
        <w:t>图</w:t>
      </w:r>
      <w:r w:rsidR="00E42DB7">
        <w:rPr>
          <w:rFonts w:ascii="宋体" w:hAnsi="宋体" w:hint="eastAsia"/>
          <w:sz w:val="21"/>
          <w:szCs w:val="21"/>
        </w:rPr>
        <w:t>9.</w:t>
      </w:r>
      <w:r w:rsidR="00C62058">
        <w:rPr>
          <w:rFonts w:ascii="宋体" w:hAnsi="宋体" w:hint="eastAsia"/>
          <w:sz w:val="21"/>
          <w:szCs w:val="21"/>
        </w:rPr>
        <w:t>5</w:t>
      </w:r>
      <w:r w:rsidRPr="007A7C83">
        <w:rPr>
          <w:rFonts w:ascii="宋体" w:hAnsi="宋体" w:hint="eastAsia"/>
          <w:sz w:val="21"/>
          <w:szCs w:val="21"/>
        </w:rPr>
        <w:t xml:space="preserve"> 接口结构</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通常，我们把接口函数表称为虚函数表(virtual．function table，简称vtable)，指向vtable的指针为pVtable。 对于一个接口来说，它的虚函数表vtable是确定的，因此接口的成员函数个数是不变的，而且成员函数的先后顺序也是不变的；对于每个成员函数来说，其参数和返回值也是确定的。在一个接口的定义中，所有这些信息都必须在二进制一级确定，不管什么语言，只要能支持这样的内存结构描述，就可以定义接口。</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例如，我们可以用C语言来描述前面提到过的字典接口：</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struct IDictionaryVtbl；</w:t>
      </w:r>
    </w:p>
    <w:p w:rsidR="0025123F" w:rsidRPr="0025123F" w:rsidRDefault="0025123F" w:rsidP="00AC572E">
      <w:pPr>
        <w:shd w:val="clear" w:color="auto" w:fill="E6E6E6"/>
        <w:snapToGrid w:val="0"/>
        <w:spacing w:line="300" w:lineRule="auto"/>
        <w:ind w:firstLineChars="200" w:firstLine="420"/>
        <w:rPr>
          <w:rFonts w:ascii="宋体" w:hAnsi="宋体"/>
          <w:sz w:val="21"/>
          <w:szCs w:val="21"/>
        </w:rPr>
      </w:pPr>
      <w:r w:rsidRPr="0025123F">
        <w:rPr>
          <w:rFonts w:ascii="宋体" w:hAnsi="宋体" w:hint="eastAsia"/>
          <w:sz w:val="21"/>
          <w:szCs w:val="21"/>
        </w:rPr>
        <w:t xml:space="preserve">    </w:t>
      </w:r>
      <w:r w:rsidRPr="0025123F">
        <w:rPr>
          <w:rFonts w:ascii="宋体" w:hAnsi="宋体"/>
          <w:sz w:val="21"/>
          <w:szCs w:val="21"/>
        </w:rPr>
        <w:t>struct IDictionary</w:t>
      </w:r>
    </w:p>
    <w:p w:rsidR="0025123F" w:rsidRPr="0025123F" w:rsidRDefault="0025123F" w:rsidP="00AC572E">
      <w:pPr>
        <w:shd w:val="clear" w:color="auto" w:fill="E6E6E6"/>
        <w:snapToGrid w:val="0"/>
        <w:spacing w:line="300" w:lineRule="auto"/>
        <w:ind w:firstLineChars="200" w:firstLine="420"/>
        <w:rPr>
          <w:rFonts w:ascii="宋体" w:hAnsi="宋体"/>
          <w:sz w:val="21"/>
          <w:szCs w:val="21"/>
        </w:rPr>
      </w:pPr>
      <w:r w:rsidRPr="0025123F">
        <w:rPr>
          <w:rFonts w:ascii="宋体" w:hAnsi="宋体"/>
          <w:sz w:val="21"/>
          <w:szCs w:val="21"/>
        </w:rPr>
        <w:t xml:space="preserve">    {</w:t>
      </w:r>
    </w:p>
    <w:p w:rsidR="0025123F" w:rsidRPr="0025123F" w:rsidRDefault="0025123F" w:rsidP="00AC572E">
      <w:pPr>
        <w:shd w:val="clear" w:color="auto" w:fill="E6E6E6"/>
        <w:snapToGrid w:val="0"/>
        <w:spacing w:line="300" w:lineRule="auto"/>
        <w:ind w:firstLineChars="200" w:firstLine="420"/>
        <w:rPr>
          <w:rFonts w:ascii="宋体" w:hAnsi="宋体"/>
          <w:sz w:val="21"/>
          <w:szCs w:val="21"/>
        </w:rPr>
      </w:pPr>
      <w:r w:rsidRPr="0025123F">
        <w:rPr>
          <w:rFonts w:ascii="宋体" w:hAnsi="宋体"/>
          <w:sz w:val="21"/>
          <w:szCs w:val="21"/>
        </w:rPr>
        <w:t xml:space="preserve">    </w:t>
      </w:r>
      <w:r w:rsidR="00762090">
        <w:rPr>
          <w:rFonts w:ascii="宋体" w:hAnsi="宋体" w:hint="eastAsia"/>
          <w:sz w:val="21"/>
          <w:szCs w:val="21"/>
        </w:rPr>
        <w:t xml:space="preserve">    </w:t>
      </w:r>
      <w:r w:rsidRPr="0025123F">
        <w:rPr>
          <w:rFonts w:ascii="宋体" w:hAnsi="宋体"/>
          <w:sz w:val="21"/>
          <w:szCs w:val="21"/>
        </w:rPr>
        <w:t>IDictionaryVtbl *pVtbl;</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sz w:val="21"/>
          <w:szCs w:val="21"/>
        </w:rPr>
        <w:t xml:space="preserve">    </w:t>
      </w:r>
      <w:r w:rsidRPr="0025123F">
        <w:rPr>
          <w:rFonts w:ascii="宋体" w:hAnsi="宋体" w:hint="eastAsia"/>
          <w:sz w:val="21"/>
          <w:szCs w:val="21"/>
        </w:rPr>
        <w:t>}；</w:t>
      </w:r>
    </w:p>
    <w:p w:rsidR="0025123F" w:rsidRPr="0025123F" w:rsidRDefault="0025123F" w:rsidP="00AC572E">
      <w:pPr>
        <w:shd w:val="clear" w:color="auto" w:fill="E6E6E6"/>
        <w:snapToGrid w:val="0"/>
        <w:spacing w:line="300" w:lineRule="auto"/>
        <w:ind w:firstLineChars="200" w:firstLine="420"/>
        <w:rPr>
          <w:rFonts w:ascii="宋体" w:hAnsi="宋体"/>
          <w:sz w:val="21"/>
          <w:szCs w:val="21"/>
        </w:rPr>
      </w:pPr>
      <w:r w:rsidRPr="0025123F">
        <w:rPr>
          <w:rFonts w:ascii="宋体" w:hAnsi="宋体" w:hint="eastAsia"/>
          <w:sz w:val="21"/>
          <w:szCs w:val="21"/>
        </w:rPr>
        <w:t xml:space="preserve">    </w:t>
      </w:r>
      <w:r w:rsidRPr="0025123F">
        <w:rPr>
          <w:rFonts w:ascii="宋体" w:hAnsi="宋体"/>
          <w:sz w:val="21"/>
          <w:szCs w:val="21"/>
        </w:rPr>
        <w:t>struct IDictionaryVtbl</w:t>
      </w:r>
    </w:p>
    <w:p w:rsidR="0025123F" w:rsidRPr="0025123F" w:rsidRDefault="0025123F" w:rsidP="00AC572E">
      <w:pPr>
        <w:shd w:val="clear" w:color="auto" w:fill="E6E6E6"/>
        <w:snapToGrid w:val="0"/>
        <w:spacing w:line="300" w:lineRule="auto"/>
        <w:ind w:firstLineChars="200" w:firstLine="420"/>
        <w:rPr>
          <w:rFonts w:ascii="宋体" w:hAnsi="宋体"/>
          <w:sz w:val="21"/>
          <w:szCs w:val="21"/>
        </w:rPr>
      </w:pPr>
      <w:r w:rsidRPr="0025123F">
        <w:rPr>
          <w:rFonts w:ascii="宋体" w:hAnsi="宋体"/>
          <w:sz w:val="21"/>
          <w:szCs w:val="21"/>
        </w:rPr>
        <w:t xml:space="preserve">    {</w:t>
      </w:r>
    </w:p>
    <w:p w:rsidR="0025123F" w:rsidRPr="0025123F" w:rsidRDefault="0025123F" w:rsidP="00BA4562">
      <w:pPr>
        <w:shd w:val="clear" w:color="auto" w:fill="E6E6E6"/>
        <w:snapToGrid w:val="0"/>
        <w:spacing w:line="300" w:lineRule="auto"/>
        <w:ind w:firstLineChars="200" w:firstLine="420"/>
        <w:outlineLvl w:val="0"/>
        <w:rPr>
          <w:rFonts w:ascii="宋体" w:hAnsi="宋体" w:hint="eastAsia"/>
          <w:sz w:val="21"/>
          <w:szCs w:val="21"/>
        </w:rPr>
      </w:pPr>
      <w:r w:rsidRPr="0025123F">
        <w:rPr>
          <w:rFonts w:ascii="宋体" w:hAnsi="宋体"/>
          <w:sz w:val="21"/>
          <w:szCs w:val="21"/>
        </w:rPr>
        <w:t xml:space="preserve">    </w:t>
      </w:r>
      <w:r w:rsidR="00762090">
        <w:rPr>
          <w:rFonts w:ascii="宋体" w:hAnsi="宋体" w:hint="eastAsia"/>
          <w:sz w:val="21"/>
          <w:szCs w:val="21"/>
        </w:rPr>
        <w:t xml:space="preserve">    </w:t>
      </w:r>
      <w:bookmarkStart w:id="481" w:name="_Toc152754404"/>
      <w:bookmarkStart w:id="482" w:name="_Toc152754790"/>
      <w:r w:rsidRPr="0025123F">
        <w:rPr>
          <w:rFonts w:ascii="宋体" w:hAnsi="宋体" w:hint="eastAsia"/>
          <w:sz w:val="21"/>
          <w:szCs w:val="21"/>
        </w:rPr>
        <w:t>BOOL(*Initialize)(IDictionary *this)；</w:t>
      </w:r>
      <w:bookmarkEnd w:id="481"/>
      <w:bookmarkEnd w:id="482"/>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w:t>
      </w:r>
      <w:r w:rsidR="00762090">
        <w:rPr>
          <w:rFonts w:ascii="宋体" w:hAnsi="宋体" w:hint="eastAsia"/>
          <w:sz w:val="21"/>
          <w:szCs w:val="21"/>
        </w:rPr>
        <w:t xml:space="preserve">    </w:t>
      </w:r>
      <w:r w:rsidRPr="0025123F">
        <w:rPr>
          <w:rFonts w:ascii="宋体" w:hAnsi="宋体" w:hint="eastAsia"/>
          <w:sz w:val="21"/>
          <w:szCs w:val="21"/>
        </w:rPr>
        <w:t>BOOL(*LoadLibrary)(IDictionary *this，String)；</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w:t>
      </w:r>
      <w:r w:rsidR="00762090">
        <w:rPr>
          <w:rFonts w:ascii="宋体" w:hAnsi="宋体" w:hint="eastAsia"/>
          <w:sz w:val="21"/>
          <w:szCs w:val="21"/>
        </w:rPr>
        <w:t xml:space="preserve">    </w:t>
      </w:r>
      <w:r w:rsidRPr="0025123F">
        <w:rPr>
          <w:rFonts w:ascii="宋体" w:hAnsi="宋体" w:hint="eastAsia"/>
          <w:sz w:val="21"/>
          <w:szCs w:val="21"/>
        </w:rPr>
        <w:t>BOOL(*InsertWord)(IDictionary *this，String，String)；</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w:t>
      </w:r>
      <w:r w:rsidR="00762090">
        <w:rPr>
          <w:rFonts w:ascii="宋体" w:hAnsi="宋体" w:hint="eastAsia"/>
          <w:sz w:val="21"/>
          <w:szCs w:val="21"/>
        </w:rPr>
        <w:t xml:space="preserve">    </w:t>
      </w:r>
      <w:r w:rsidRPr="0025123F">
        <w:rPr>
          <w:rFonts w:ascii="宋体" w:hAnsi="宋体" w:hint="eastAsia"/>
          <w:sz w:val="21"/>
          <w:szCs w:val="21"/>
        </w:rPr>
        <w:t>void(*DeleteWord)(IDictionary *this，String)；</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w:t>
      </w:r>
      <w:r w:rsidR="00762090">
        <w:rPr>
          <w:rFonts w:ascii="宋体" w:hAnsi="宋体" w:hint="eastAsia"/>
          <w:sz w:val="21"/>
          <w:szCs w:val="21"/>
        </w:rPr>
        <w:t xml:space="preserve">    </w:t>
      </w:r>
      <w:r w:rsidRPr="0025123F">
        <w:rPr>
          <w:rFonts w:ascii="宋体" w:hAnsi="宋体" w:hint="eastAsia"/>
          <w:sz w:val="21"/>
          <w:szCs w:val="21"/>
        </w:rPr>
        <w:t>BOOL(*LookupWord)(IDictionary *this，String，String*)；</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w:t>
      </w:r>
      <w:r w:rsidR="00762090">
        <w:rPr>
          <w:rFonts w:ascii="宋体" w:hAnsi="宋体" w:hint="eastAsia"/>
          <w:sz w:val="21"/>
          <w:szCs w:val="21"/>
        </w:rPr>
        <w:t xml:space="preserve">    </w:t>
      </w:r>
      <w:r w:rsidRPr="0025123F">
        <w:rPr>
          <w:rFonts w:ascii="宋体" w:hAnsi="宋体" w:hint="eastAsia"/>
          <w:sz w:val="21"/>
          <w:szCs w:val="21"/>
        </w:rPr>
        <w:t>BOOL(*RestoreLibrary)(IDictionary *this，String)；</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w:t>
      </w:r>
      <w:r w:rsidR="00762090">
        <w:rPr>
          <w:rFonts w:ascii="宋体" w:hAnsi="宋体" w:hint="eastAsia"/>
          <w:sz w:val="21"/>
          <w:szCs w:val="21"/>
        </w:rPr>
        <w:t xml:space="preserve">    </w:t>
      </w:r>
      <w:r w:rsidRPr="0025123F">
        <w:rPr>
          <w:rFonts w:ascii="宋体" w:hAnsi="宋体" w:hint="eastAsia"/>
          <w:sz w:val="21"/>
          <w:szCs w:val="21"/>
        </w:rPr>
        <w:t>void(*FreeLibrary)(IDictionary *this)；</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以上定义有几点需要说明：</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(1)每一个接口成员函数的第一个参数为指向IDictionary的指针，这是因为接口本身并不独立使用，它必定存在于某个</w:t>
      </w:r>
      <w:r w:rsidR="00513DB1">
        <w:rPr>
          <w:rFonts w:ascii="宋体" w:hAnsi="宋体" w:hint="eastAsia"/>
          <w:sz w:val="21"/>
          <w:szCs w:val="21"/>
        </w:rPr>
        <w:t>CAR</w:t>
      </w:r>
      <w:r w:rsidRPr="0025123F">
        <w:rPr>
          <w:rFonts w:ascii="宋体" w:hAnsi="宋体" w:hint="eastAsia"/>
          <w:sz w:val="21"/>
          <w:szCs w:val="21"/>
        </w:rPr>
        <w:t>对象上，因此，该指针可以提供对象实例的属性信息，在被调用时，接口可以知道是对哪个</w:t>
      </w:r>
      <w:r w:rsidR="006F09B0">
        <w:rPr>
          <w:rFonts w:ascii="宋体" w:hAnsi="宋体" w:hint="eastAsia"/>
          <w:sz w:val="21"/>
          <w:szCs w:val="21"/>
        </w:rPr>
        <w:t>CAR</w:t>
      </w:r>
      <w:r w:rsidRPr="0025123F">
        <w:rPr>
          <w:rFonts w:ascii="宋体" w:hAnsi="宋体" w:hint="eastAsia"/>
          <w:sz w:val="21"/>
          <w:szCs w:val="21"/>
        </w:rPr>
        <w:t>对象在进行操作。所以，该this指针非常类似于C++类成员函数定义中被隐藏的this指针。如果我们在一个应用系统中，同时用到了两本字典，即存在两个字典对象，则不同的字典对象，其this指针不同。在本节后面我们讲到接口内存模型时可以看得更清楚。</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(2)在接口成员函数中，字符串变量必须用Unicode字符指针，</w:t>
      </w:r>
      <w:r w:rsidR="006F09B0">
        <w:rPr>
          <w:rFonts w:ascii="宋体" w:hAnsi="宋体" w:hint="eastAsia"/>
          <w:sz w:val="21"/>
          <w:szCs w:val="21"/>
        </w:rPr>
        <w:t>CAR</w:t>
      </w:r>
      <w:r w:rsidRPr="0025123F">
        <w:rPr>
          <w:rFonts w:ascii="宋体" w:hAnsi="宋体" w:hint="eastAsia"/>
          <w:sz w:val="21"/>
          <w:szCs w:val="21"/>
        </w:rPr>
        <w:t>规范要求使用Unicode字符，而且</w:t>
      </w:r>
      <w:r w:rsidR="00EE121E">
        <w:rPr>
          <w:rFonts w:ascii="宋体" w:hAnsi="宋体" w:hint="eastAsia"/>
          <w:sz w:val="21"/>
          <w:szCs w:val="21"/>
        </w:rPr>
        <w:t>CAR</w:t>
      </w:r>
      <w:r w:rsidRPr="0025123F">
        <w:rPr>
          <w:rFonts w:ascii="宋体" w:hAnsi="宋体" w:hint="eastAsia"/>
          <w:sz w:val="21"/>
          <w:szCs w:val="21"/>
        </w:rPr>
        <w:t>库中提供的</w:t>
      </w:r>
      <w:r w:rsidR="00EE121E">
        <w:rPr>
          <w:rFonts w:ascii="宋体" w:hAnsi="宋体" w:hint="eastAsia"/>
          <w:sz w:val="21"/>
          <w:szCs w:val="21"/>
        </w:rPr>
        <w:t xml:space="preserve">CAR </w:t>
      </w:r>
      <w:r w:rsidRPr="0025123F">
        <w:rPr>
          <w:rFonts w:ascii="宋体" w:hAnsi="宋体" w:hint="eastAsia"/>
          <w:sz w:val="21"/>
          <w:szCs w:val="21"/>
        </w:rPr>
        <w:t>API函数也使用Unicode字符。所以，如果在</w:t>
      </w:r>
      <w:r w:rsidR="00666EC9">
        <w:rPr>
          <w:rFonts w:ascii="宋体" w:hAnsi="宋体" w:hint="eastAsia"/>
          <w:sz w:val="21"/>
          <w:szCs w:val="21"/>
        </w:rPr>
        <w:t>构件</w:t>
      </w:r>
      <w:r w:rsidRPr="0025123F">
        <w:rPr>
          <w:rFonts w:ascii="宋体" w:hAnsi="宋体" w:hint="eastAsia"/>
          <w:sz w:val="21"/>
          <w:szCs w:val="21"/>
        </w:rPr>
        <w:t>程序内部用到了ANSI字符的话，则应该进行两种字符表达的转换，操作系统或者C</w:t>
      </w:r>
      <w:r w:rsidR="00E07CE3">
        <w:rPr>
          <w:rFonts w:ascii="宋体" w:hAnsi="宋体" w:hint="eastAsia"/>
          <w:sz w:val="21"/>
          <w:szCs w:val="21"/>
        </w:rPr>
        <w:t>/</w:t>
      </w:r>
      <w:r w:rsidRPr="0025123F">
        <w:rPr>
          <w:rFonts w:ascii="宋体" w:hAnsi="宋体" w:hint="eastAsia"/>
          <w:sz w:val="21"/>
          <w:szCs w:val="21"/>
        </w:rPr>
        <w:t>C++编译库会提</w:t>
      </w:r>
      <w:r w:rsidRPr="0025123F">
        <w:rPr>
          <w:rFonts w:ascii="宋体" w:hAnsi="宋体" w:hint="eastAsia"/>
          <w:sz w:val="21"/>
          <w:szCs w:val="21"/>
        </w:rPr>
        <w:lastRenderedPageBreak/>
        <w:t>供这样的转换函数。当然，在读者既建立</w:t>
      </w:r>
      <w:r w:rsidR="00666EC9">
        <w:rPr>
          <w:rFonts w:ascii="宋体" w:hAnsi="宋体" w:hint="eastAsia"/>
          <w:sz w:val="21"/>
          <w:szCs w:val="21"/>
        </w:rPr>
        <w:t>构件</w:t>
      </w:r>
      <w:r w:rsidRPr="0025123F">
        <w:rPr>
          <w:rFonts w:ascii="宋体" w:hAnsi="宋体" w:hint="eastAsia"/>
          <w:sz w:val="21"/>
          <w:szCs w:val="21"/>
        </w:rPr>
        <w:t>程序又建立客户程序的情况下，可以使用自己定义的参数类型，只要它们与</w:t>
      </w:r>
      <w:r w:rsidR="00566CFE">
        <w:rPr>
          <w:rFonts w:ascii="宋体" w:hAnsi="宋体" w:hint="eastAsia"/>
          <w:sz w:val="21"/>
          <w:szCs w:val="21"/>
        </w:rPr>
        <w:t>CAR</w:t>
      </w:r>
      <w:r w:rsidRPr="0025123F">
        <w:rPr>
          <w:rFonts w:ascii="宋体" w:hAnsi="宋体" w:hint="eastAsia"/>
          <w:sz w:val="21"/>
          <w:szCs w:val="21"/>
        </w:rPr>
        <w:t>所能识别的参数类型兼容。</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(3)不仅成员函数的参数类型是确定的，而且应该使用同样的调用习惯。客户程序在调用成员函数之前，必须先把参数压到栈中，然后再进入成员函数中，成员函数依次把参数从栈中取出来，在函数返回之前或返回之后，必须恢复栈的当前位置，才能保证程序正常运行。我们知道，在Windows平台上有两种调用习惯，分别为_cdecl和_stdcall(在有的编译器中称为pascal)，采用_cdecl可以实现</w:t>
      </w:r>
      <w:r w:rsidR="00C138AD">
        <w:rPr>
          <w:rFonts w:ascii="宋体" w:hAnsi="宋体" w:hint="eastAsia"/>
          <w:sz w:val="21"/>
          <w:szCs w:val="21"/>
        </w:rPr>
        <w:t>C</w:t>
      </w:r>
      <w:r w:rsidRPr="0025123F">
        <w:rPr>
          <w:rFonts w:ascii="宋体" w:hAnsi="宋体" w:hint="eastAsia"/>
          <w:sz w:val="21"/>
          <w:szCs w:val="21"/>
        </w:rPr>
        <w:t>语言中用到的函数可变参数的特性(例如printf函数)，因为在这种方式下，由调用程序处理栈的恢复。由于大多数语言(除</w:t>
      </w:r>
      <w:r w:rsidR="00096331">
        <w:rPr>
          <w:rFonts w:ascii="宋体" w:hAnsi="宋体" w:hint="eastAsia"/>
          <w:sz w:val="21"/>
          <w:szCs w:val="21"/>
        </w:rPr>
        <w:t>C/</w:t>
      </w:r>
      <w:r w:rsidRPr="0025123F">
        <w:rPr>
          <w:rFonts w:ascii="宋体" w:hAnsi="宋体" w:hint="eastAsia"/>
          <w:sz w:val="21"/>
          <w:szCs w:val="21"/>
        </w:rPr>
        <w:t>C++之外)都使用了_stdcall或pascal调用习惯，而且大多数的系统API(支持可变参数的函数例外)也都使用这种调用习惯，所以，</w:t>
      </w:r>
      <w:r w:rsidR="00CC4E91">
        <w:rPr>
          <w:rFonts w:ascii="宋体" w:hAnsi="宋体" w:hint="eastAsia"/>
          <w:sz w:val="21"/>
          <w:szCs w:val="21"/>
        </w:rPr>
        <w:t>CAR</w:t>
      </w:r>
      <w:r w:rsidRPr="0025123F">
        <w:rPr>
          <w:rFonts w:ascii="宋体" w:hAnsi="宋体" w:hint="eastAsia"/>
          <w:sz w:val="21"/>
          <w:szCs w:val="21"/>
        </w:rPr>
        <w:t>规范也采用_stdcall或pascal调用习惯，并且，所有的</w:t>
      </w:r>
      <w:r w:rsidR="00036492">
        <w:rPr>
          <w:rFonts w:ascii="宋体" w:hAnsi="宋体" w:hint="eastAsia"/>
          <w:sz w:val="21"/>
          <w:szCs w:val="21"/>
        </w:rPr>
        <w:t>CAR</w:t>
      </w:r>
      <w:r w:rsidRPr="0025123F">
        <w:rPr>
          <w:rFonts w:ascii="宋体" w:hAnsi="宋体" w:hint="eastAsia"/>
          <w:sz w:val="21"/>
          <w:szCs w:val="21"/>
        </w:rPr>
        <w:t xml:space="preserve"> API函数也使用了_stdcall调用习惯。当然，调用习惯不是绝对的，但必须保证调用方和被调用方使用一致的调用习惯，如果接口成员函数使用了_cdecl调用习惯，则C</w:t>
      </w:r>
      <w:r w:rsidR="00C05C1B">
        <w:rPr>
          <w:rFonts w:ascii="宋体" w:hAnsi="宋体" w:hint="eastAsia"/>
          <w:sz w:val="21"/>
          <w:szCs w:val="21"/>
        </w:rPr>
        <w:t>/</w:t>
      </w:r>
      <w:r w:rsidRPr="0025123F">
        <w:rPr>
          <w:rFonts w:ascii="宋体" w:hAnsi="宋体" w:hint="eastAsia"/>
          <w:sz w:val="21"/>
          <w:szCs w:val="21"/>
        </w:rPr>
        <w:t>C++之外的大多数语言就不能使用这样的接口，所以，除非要使用可变参数特性，否则就使用_stdcall调用习惯。</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(4)在C语言中，用这种结构只是描述了接口，并没有提供具体的实现，对于客户程序，它只需要这样的描述，就可以调用</w:t>
      </w:r>
      <w:r w:rsidR="00D10D47">
        <w:rPr>
          <w:rFonts w:ascii="宋体" w:hAnsi="宋体" w:hint="eastAsia"/>
          <w:sz w:val="21"/>
          <w:szCs w:val="21"/>
        </w:rPr>
        <w:t>CAR</w:t>
      </w:r>
      <w:r w:rsidRPr="0025123F">
        <w:rPr>
          <w:rFonts w:ascii="宋体" w:hAnsi="宋体" w:hint="eastAsia"/>
          <w:sz w:val="21"/>
          <w:szCs w:val="21"/>
        </w:rPr>
        <w:t>对象的接口；而对于</w:t>
      </w:r>
      <w:r w:rsidR="00666EC9">
        <w:rPr>
          <w:rFonts w:ascii="宋体" w:hAnsi="宋体" w:hint="eastAsia"/>
          <w:sz w:val="21"/>
          <w:szCs w:val="21"/>
        </w:rPr>
        <w:t>构件</w:t>
      </w:r>
      <w:r w:rsidRPr="0025123F">
        <w:rPr>
          <w:rFonts w:ascii="宋体" w:hAnsi="宋体" w:hint="eastAsia"/>
          <w:sz w:val="21"/>
          <w:szCs w:val="21"/>
        </w:rPr>
        <w:t>程序，基于这样的描述，必须提供具体的实现过程，也就是说，如果一个</w:t>
      </w:r>
      <w:r w:rsidR="009F5D7B">
        <w:rPr>
          <w:rFonts w:ascii="宋体" w:hAnsi="宋体" w:hint="eastAsia"/>
          <w:sz w:val="21"/>
          <w:szCs w:val="21"/>
        </w:rPr>
        <w:t>CAR</w:t>
      </w:r>
      <w:r w:rsidRPr="0025123F">
        <w:rPr>
          <w:rFonts w:ascii="宋体" w:hAnsi="宋体" w:hint="eastAsia"/>
          <w:sz w:val="21"/>
          <w:szCs w:val="21"/>
        </w:rPr>
        <w:t>对象实现了这个接口，则它所提供的接口指针IDictionary所指向的IDictionaryVtbl结构中，每个成员必须是有效的函数指针。</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(5)从C语言的描述我们也可以看出，由于</w:t>
      </w:r>
      <w:r w:rsidR="00CE7F15">
        <w:rPr>
          <w:rFonts w:ascii="宋体" w:hAnsi="宋体" w:hint="eastAsia"/>
          <w:sz w:val="21"/>
          <w:szCs w:val="21"/>
        </w:rPr>
        <w:t>CAR</w:t>
      </w:r>
      <w:r w:rsidRPr="0025123F">
        <w:rPr>
          <w:rFonts w:ascii="宋体" w:hAnsi="宋体" w:hint="eastAsia"/>
          <w:sz w:val="21"/>
          <w:szCs w:val="21"/>
        </w:rPr>
        <w:t>接口的这种二进制结构，只要一种编程语言能够支持“structure”或“record”类型，并且这种类型能够包含双重的指向函数指针表的成员，则它就可以支持接口的描述，从而可以用于编写</w:t>
      </w:r>
      <w:r w:rsidR="00F46A2C">
        <w:rPr>
          <w:rFonts w:ascii="宋体" w:hAnsi="宋体" w:hint="eastAsia"/>
          <w:sz w:val="21"/>
          <w:szCs w:val="21"/>
        </w:rPr>
        <w:t>CAR</w:t>
      </w:r>
      <w:r w:rsidR="00666EC9">
        <w:rPr>
          <w:rFonts w:ascii="宋体" w:hAnsi="宋体" w:hint="eastAsia"/>
          <w:sz w:val="21"/>
          <w:szCs w:val="21"/>
        </w:rPr>
        <w:t>构件</w:t>
      </w:r>
      <w:r w:rsidRPr="0025123F">
        <w:rPr>
          <w:rFonts w:ascii="宋体" w:hAnsi="宋体" w:hint="eastAsia"/>
          <w:sz w:val="21"/>
          <w:szCs w:val="21"/>
        </w:rPr>
        <w:t>或者使用</w:t>
      </w:r>
      <w:r w:rsidR="00F46A2C">
        <w:rPr>
          <w:rFonts w:ascii="宋体" w:hAnsi="宋体" w:hint="eastAsia"/>
          <w:sz w:val="21"/>
          <w:szCs w:val="21"/>
        </w:rPr>
        <w:t>CAR</w:t>
      </w:r>
      <w:r w:rsidR="00666EC9">
        <w:rPr>
          <w:rFonts w:ascii="宋体" w:hAnsi="宋体" w:hint="eastAsia"/>
          <w:sz w:val="21"/>
          <w:szCs w:val="21"/>
        </w:rPr>
        <w:t>构件</w:t>
      </w:r>
      <w:r w:rsidRPr="0025123F">
        <w:rPr>
          <w:rFonts w:ascii="宋体" w:hAnsi="宋体" w:hint="eastAsia"/>
          <w:sz w:val="21"/>
          <w:szCs w:val="21"/>
        </w:rPr>
        <w:t>。</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因为接口被用于</w:t>
      </w:r>
      <w:r w:rsidR="00666EC9">
        <w:rPr>
          <w:rFonts w:ascii="宋体" w:hAnsi="宋体" w:hint="eastAsia"/>
          <w:sz w:val="21"/>
          <w:szCs w:val="21"/>
        </w:rPr>
        <w:t>构件</w:t>
      </w:r>
      <w:r w:rsidRPr="0025123F">
        <w:rPr>
          <w:rFonts w:ascii="宋体" w:hAnsi="宋体" w:hint="eastAsia"/>
          <w:sz w:val="21"/>
          <w:szCs w:val="21"/>
        </w:rPr>
        <w:t>程序和客户程序之间的通信桥梁，所以接口应该具有不变性，一个</w:t>
      </w:r>
      <w:r w:rsidR="00791410">
        <w:rPr>
          <w:rFonts w:ascii="宋体" w:hAnsi="宋体" w:hint="eastAsia"/>
          <w:sz w:val="21"/>
          <w:szCs w:val="21"/>
        </w:rPr>
        <w:t>CAR</w:t>
      </w:r>
      <w:r w:rsidRPr="0025123F">
        <w:rPr>
          <w:rFonts w:ascii="宋体" w:hAnsi="宋体" w:hint="eastAsia"/>
          <w:sz w:val="21"/>
          <w:szCs w:val="21"/>
        </w:rPr>
        <w:t>对象可以支持很多个接口。例如，字典对象除了支持前面提到的IDictionary接口，还可以支持拼写检查接口。ISpellCheck，这样实际上就把平面型的API接口按照实际用途分成了几组。但客户程序如何来标识一个接口呢?类似于</w:t>
      </w:r>
      <w:r w:rsidR="00ED6747">
        <w:rPr>
          <w:rFonts w:ascii="宋体" w:hAnsi="宋体" w:hint="eastAsia"/>
          <w:sz w:val="21"/>
          <w:szCs w:val="21"/>
        </w:rPr>
        <w:t>CAR</w:t>
      </w:r>
      <w:r w:rsidRPr="0025123F">
        <w:rPr>
          <w:rFonts w:ascii="宋体" w:hAnsi="宋体" w:hint="eastAsia"/>
          <w:sz w:val="21"/>
          <w:szCs w:val="21"/>
        </w:rPr>
        <w:t>对象的标识方法，</w:t>
      </w:r>
      <w:r w:rsidR="00ED6747">
        <w:rPr>
          <w:rFonts w:ascii="宋体" w:hAnsi="宋体" w:hint="eastAsia"/>
          <w:sz w:val="21"/>
          <w:szCs w:val="21"/>
        </w:rPr>
        <w:t>CAR</w:t>
      </w:r>
      <w:r w:rsidRPr="0025123F">
        <w:rPr>
          <w:rFonts w:ascii="宋体" w:hAnsi="宋体" w:hint="eastAsia"/>
          <w:sz w:val="21"/>
          <w:szCs w:val="21"/>
        </w:rPr>
        <w:t>接口也采用了上节提到的全局唯一标识符，它被称为接口标识符(</w:t>
      </w:r>
      <w:r w:rsidR="0056566E">
        <w:rPr>
          <w:rFonts w:ascii="宋体" w:hAnsi="宋体" w:hint="eastAsia"/>
          <w:sz w:val="21"/>
          <w:szCs w:val="21"/>
        </w:rPr>
        <w:t>InterfaceId</w:t>
      </w:r>
      <w:r w:rsidRPr="0025123F">
        <w:rPr>
          <w:rFonts w:ascii="宋体" w:hAnsi="宋体" w:hint="eastAsia"/>
          <w:sz w:val="21"/>
          <w:szCs w:val="21"/>
        </w:rPr>
        <w:t>，interface identifier)。例如：</w:t>
      </w:r>
    </w:p>
    <w:p w:rsidR="0025123F" w:rsidRPr="0025123F" w:rsidRDefault="0025123F" w:rsidP="00AC572E">
      <w:pPr>
        <w:shd w:val="clear" w:color="auto" w:fill="E6E6E6"/>
        <w:snapToGrid w:val="0"/>
        <w:spacing w:line="300" w:lineRule="auto"/>
        <w:ind w:firstLineChars="200" w:firstLine="420"/>
        <w:rPr>
          <w:rFonts w:ascii="宋体" w:hAnsi="宋体"/>
          <w:sz w:val="21"/>
          <w:szCs w:val="21"/>
        </w:rPr>
      </w:pPr>
      <w:r w:rsidRPr="0025123F">
        <w:rPr>
          <w:rFonts w:ascii="宋体" w:hAnsi="宋体" w:hint="eastAsia"/>
          <w:sz w:val="21"/>
          <w:szCs w:val="21"/>
        </w:rPr>
        <w:t xml:space="preserve">    </w:t>
      </w:r>
      <w:r w:rsidRPr="0025123F">
        <w:rPr>
          <w:rFonts w:ascii="宋体" w:hAnsi="宋体"/>
          <w:sz w:val="21"/>
          <w:szCs w:val="21"/>
        </w:rPr>
        <w:t xml:space="preserve">extern“C”const </w:t>
      </w:r>
      <w:r w:rsidR="0056566E">
        <w:rPr>
          <w:rFonts w:ascii="宋体" w:hAnsi="宋体"/>
          <w:sz w:val="21"/>
          <w:szCs w:val="21"/>
        </w:rPr>
        <w:t>InterfaceId</w:t>
      </w:r>
      <w:r w:rsidRPr="0025123F">
        <w:rPr>
          <w:rFonts w:ascii="宋体" w:hAnsi="宋体"/>
          <w:sz w:val="21"/>
          <w:szCs w:val="21"/>
        </w:rPr>
        <w:t xml:space="preserve"> </w:t>
      </w:r>
      <w:r w:rsidR="0056566E">
        <w:rPr>
          <w:rFonts w:ascii="宋体" w:hAnsi="宋体"/>
          <w:sz w:val="21"/>
          <w:szCs w:val="21"/>
        </w:rPr>
        <w:t>InterfaceId</w:t>
      </w:r>
      <w:r w:rsidRPr="0025123F">
        <w:rPr>
          <w:rFonts w:ascii="宋体" w:hAnsi="宋体"/>
          <w:sz w:val="21"/>
          <w:szCs w:val="21"/>
        </w:rPr>
        <w:t>_IUnknown =</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sz w:val="21"/>
          <w:szCs w:val="21"/>
        </w:rPr>
        <w:t xml:space="preserve">    </w:t>
      </w:r>
      <w:r w:rsidRPr="0025123F">
        <w:rPr>
          <w:rFonts w:ascii="宋体" w:hAnsi="宋体" w:hint="eastAsia"/>
          <w:sz w:val="21"/>
          <w:szCs w:val="21"/>
        </w:rPr>
        <w:t>{0X00000000，0x0000，0x0000，</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{0xc0，0x00，0x00，0x00，0x00，0x00，0x00，0x46}}；</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如果客户程序要使用一个</w:t>
      </w:r>
      <w:r w:rsidR="007A7D1A">
        <w:rPr>
          <w:rFonts w:ascii="宋体" w:hAnsi="宋体" w:hint="eastAsia"/>
          <w:sz w:val="21"/>
          <w:szCs w:val="21"/>
        </w:rPr>
        <w:t>CAR</w:t>
      </w:r>
      <w:r w:rsidRPr="0025123F">
        <w:rPr>
          <w:rFonts w:ascii="宋体" w:hAnsi="宋体" w:hint="eastAsia"/>
          <w:sz w:val="21"/>
          <w:szCs w:val="21"/>
        </w:rPr>
        <w:t>对象的某个接口，则它必须知道该接口的IID和接口所能够提供的方法(即接口成员函数)。</w:t>
      </w:r>
      <w:r w:rsidR="00FA23B4">
        <w:rPr>
          <w:rFonts w:ascii="宋体" w:hAnsi="宋体" w:hint="eastAsia"/>
          <w:sz w:val="21"/>
          <w:szCs w:val="21"/>
        </w:rPr>
        <w:t>最新的CAR技术已经不需要用户了解这些IID信息了，编译器会根据元数据自动生成与管理这类信息。</w:t>
      </w:r>
    </w:p>
    <w:p w:rsidR="0025123F" w:rsidRPr="009551B9" w:rsidRDefault="00E42DB7" w:rsidP="0078027F">
      <w:pPr>
        <w:pStyle w:val="3"/>
        <w:snapToGrid w:val="0"/>
        <w:spacing w:line="300" w:lineRule="auto"/>
        <w:rPr>
          <w:rFonts w:ascii="宋体" w:hAnsi="宋体" w:hint="eastAsia"/>
          <w:szCs w:val="21"/>
        </w:rPr>
      </w:pPr>
      <w:bookmarkStart w:id="483" w:name="_Toc152754405"/>
      <w:bookmarkStart w:id="484" w:name="_Toc197919064"/>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C17878">
          <w:rPr>
            <w:rFonts w:ascii="宋体" w:hAnsi="宋体" w:hint="eastAsia"/>
            <w:sz w:val="28"/>
            <w:szCs w:val="28"/>
          </w:rPr>
          <w:t>3</w:t>
        </w:r>
        <w:r w:rsidR="0080541C">
          <w:rPr>
            <w:rFonts w:ascii="宋体" w:hAnsi="宋体" w:hint="eastAsia"/>
            <w:sz w:val="28"/>
            <w:szCs w:val="28"/>
          </w:rPr>
          <w:t>.</w:t>
        </w:r>
        <w:r w:rsidR="0025123F">
          <w:rPr>
            <w:rFonts w:ascii="宋体" w:hAnsi="宋体" w:hint="eastAsia"/>
            <w:sz w:val="28"/>
            <w:szCs w:val="28"/>
          </w:rPr>
          <w:t>3</w:t>
        </w:r>
      </w:smartTag>
      <w:r w:rsidR="0025123F">
        <w:rPr>
          <w:rFonts w:ascii="宋体" w:hAnsi="宋体" w:hint="eastAsia"/>
          <w:sz w:val="28"/>
          <w:szCs w:val="28"/>
        </w:rPr>
        <w:t xml:space="preserve"> </w:t>
      </w:r>
      <w:r w:rsidR="0025123F" w:rsidRPr="00550941">
        <w:rPr>
          <w:rFonts w:ascii="宋体" w:hAnsi="宋体" w:hint="eastAsia"/>
          <w:sz w:val="28"/>
          <w:szCs w:val="28"/>
        </w:rPr>
        <w:t>用C++语言定义接口</w:t>
      </w:r>
      <w:bookmarkEnd w:id="483"/>
      <w:bookmarkEnd w:id="484"/>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如果读者熟悉C++语言class的实现机理，则不难发现，</w:t>
      </w:r>
      <w:r w:rsidR="00E60F31">
        <w:rPr>
          <w:rFonts w:ascii="宋体" w:hAnsi="宋体" w:hint="eastAsia"/>
          <w:sz w:val="21"/>
          <w:szCs w:val="21"/>
        </w:rPr>
        <w:t>CAR</w:t>
      </w:r>
      <w:r w:rsidRPr="0025123F">
        <w:rPr>
          <w:rFonts w:ascii="宋体" w:hAnsi="宋体" w:hint="eastAsia"/>
          <w:sz w:val="21"/>
          <w:szCs w:val="21"/>
        </w:rPr>
        <w:t>接口结构中的vtable与class的vtable(类的虚函数表)完全一致，因此，用class描述</w:t>
      </w:r>
      <w:r w:rsidR="00D93ADA">
        <w:rPr>
          <w:rFonts w:ascii="宋体" w:hAnsi="宋体" w:hint="eastAsia"/>
          <w:sz w:val="21"/>
          <w:szCs w:val="21"/>
        </w:rPr>
        <w:t>CAR</w:t>
      </w:r>
      <w:r w:rsidRPr="0025123F">
        <w:rPr>
          <w:rFonts w:ascii="宋体" w:hAnsi="宋体" w:hint="eastAsia"/>
          <w:sz w:val="21"/>
          <w:szCs w:val="21"/>
        </w:rPr>
        <w:t>接口是最方便的手段。</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我们可以用C++类来重新定义IDictionary：</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sz w:val="21"/>
          <w:szCs w:val="21"/>
        </w:rPr>
        <w:t>class IDictionary</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sz w:val="21"/>
          <w:szCs w:val="21"/>
        </w:rPr>
        <w:lastRenderedPageBreak/>
        <w:t xml:space="preserve">    </w:t>
      </w:r>
      <w:r w:rsidRPr="0025123F">
        <w:rPr>
          <w:rFonts w:ascii="宋体" w:hAnsi="宋体" w:hint="eastAsia"/>
          <w:sz w:val="21"/>
          <w:szCs w:val="21"/>
        </w:rPr>
        <w:t>virtual BOOL Initialize()=0；</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virtual BOOL LoadLibrary(String)=0；</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virtual BOOL InsertWord(String，String)=0；</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virtual void DeleteWord(String)=0；</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virtual BOOL LookupWord(String，String*)=0；</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virtual BOOL RestoreLibrary(String)=0；</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virtual void FreeLibrary()=0；</w:t>
      </w:r>
    </w:p>
    <w:p w:rsidR="0025123F" w:rsidRPr="0025123F" w:rsidRDefault="0025123F" w:rsidP="00AC572E">
      <w:pPr>
        <w:shd w:val="clear" w:color="auto" w:fill="E6E6E6"/>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 xml:space="preserve">    }；</w:t>
      </w:r>
    </w:p>
    <w:p w:rsidR="0025123F" w:rsidRPr="009551B9" w:rsidRDefault="0025123F" w:rsidP="0025123F">
      <w:pPr>
        <w:snapToGrid w:val="0"/>
        <w:spacing w:line="300" w:lineRule="auto"/>
        <w:ind w:firstLineChars="200" w:firstLine="420"/>
        <w:rPr>
          <w:rFonts w:ascii="宋体" w:hAnsi="宋体" w:hint="eastAsia"/>
          <w:szCs w:val="21"/>
        </w:rPr>
      </w:pPr>
      <w:r w:rsidRPr="0025123F">
        <w:rPr>
          <w:rFonts w:ascii="宋体" w:hAnsi="宋体" w:hint="eastAsia"/>
          <w:sz w:val="21"/>
          <w:szCs w:val="21"/>
        </w:rPr>
        <w:t>因为class定义中隐藏了虚函数表vtable，并且，每个成员函数隐藏了第一个参数this指针，this指针指向类的实例。图</w:t>
      </w:r>
      <w:r w:rsidR="00E42DB7">
        <w:rPr>
          <w:rFonts w:ascii="宋体" w:hAnsi="宋体" w:hint="eastAsia"/>
          <w:sz w:val="21"/>
          <w:szCs w:val="21"/>
        </w:rPr>
        <w:t>9.</w:t>
      </w:r>
      <w:r w:rsidR="00C62058">
        <w:rPr>
          <w:rFonts w:ascii="宋体" w:hAnsi="宋体" w:hint="eastAsia"/>
          <w:sz w:val="21"/>
          <w:szCs w:val="21"/>
        </w:rPr>
        <w:t>6</w:t>
      </w:r>
      <w:r w:rsidRPr="0025123F">
        <w:rPr>
          <w:rFonts w:ascii="宋体" w:hAnsi="宋体" w:hint="eastAsia"/>
          <w:sz w:val="21"/>
          <w:szCs w:val="21"/>
        </w:rPr>
        <w:t>显示了类IDictionary的内存结构：</w:t>
      </w:r>
    </w:p>
    <w:p w:rsidR="0025123F" w:rsidRPr="009551B9" w:rsidRDefault="0097535E" w:rsidP="0025123F">
      <w:pPr>
        <w:ind w:firstLineChars="400" w:firstLine="960"/>
        <w:rPr>
          <w:rFonts w:ascii="宋体" w:hAnsi="宋体" w:hint="eastAsia"/>
          <w:szCs w:val="21"/>
        </w:rPr>
      </w:pPr>
      <w:r w:rsidRPr="009551B9">
        <w:rPr>
          <w:rFonts w:ascii="宋体" w:hAnsi="宋体" w:hint="eastAsia"/>
          <w:noProof/>
          <w:szCs w:val="21"/>
        </w:rPr>
        <w:drawing>
          <wp:inline distT="0" distB="0" distL="0" distR="0">
            <wp:extent cx="4335780" cy="14782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5780" cy="1478280"/>
                    </a:xfrm>
                    <a:prstGeom prst="rect">
                      <a:avLst/>
                    </a:prstGeom>
                    <a:noFill/>
                    <a:ln>
                      <a:noFill/>
                    </a:ln>
                  </pic:spPr>
                </pic:pic>
              </a:graphicData>
            </a:graphic>
          </wp:inline>
        </w:drawing>
      </w:r>
    </w:p>
    <w:p w:rsidR="0025123F" w:rsidRPr="0025123F" w:rsidRDefault="0025123F" w:rsidP="0025123F">
      <w:pPr>
        <w:snapToGrid w:val="0"/>
        <w:spacing w:line="300" w:lineRule="auto"/>
        <w:ind w:firstLineChars="200" w:firstLine="420"/>
        <w:jc w:val="center"/>
        <w:rPr>
          <w:rFonts w:ascii="宋体" w:hAnsi="宋体" w:hint="eastAsia"/>
          <w:sz w:val="21"/>
          <w:szCs w:val="21"/>
        </w:rPr>
      </w:pPr>
      <w:r w:rsidRPr="0025123F">
        <w:rPr>
          <w:rFonts w:ascii="宋体" w:hAnsi="宋体" w:hint="eastAsia"/>
          <w:sz w:val="21"/>
          <w:szCs w:val="21"/>
        </w:rPr>
        <w:t>图</w:t>
      </w:r>
      <w:r w:rsidR="00E42DB7">
        <w:rPr>
          <w:rFonts w:ascii="宋体" w:hAnsi="宋体" w:hint="eastAsia"/>
          <w:sz w:val="21"/>
          <w:szCs w:val="21"/>
        </w:rPr>
        <w:t>9.</w:t>
      </w:r>
      <w:r w:rsidR="00C62058">
        <w:rPr>
          <w:rFonts w:ascii="宋体" w:hAnsi="宋体" w:hint="eastAsia"/>
          <w:sz w:val="21"/>
          <w:szCs w:val="21"/>
        </w:rPr>
        <w:t>6</w:t>
      </w:r>
      <w:r w:rsidRPr="0025123F">
        <w:rPr>
          <w:rFonts w:ascii="宋体" w:hAnsi="宋体" w:hint="eastAsia"/>
          <w:sz w:val="21"/>
          <w:szCs w:val="21"/>
        </w:rPr>
        <w:t xml:space="preserve"> 类IDictionary的内存结构</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从图</w:t>
      </w:r>
      <w:r w:rsidR="00C00090">
        <w:rPr>
          <w:rFonts w:ascii="宋体" w:hAnsi="宋体" w:hint="eastAsia"/>
          <w:sz w:val="21"/>
          <w:szCs w:val="21"/>
        </w:rPr>
        <w:t>2.3</w:t>
      </w:r>
      <w:r w:rsidR="00E5152E">
        <w:rPr>
          <w:rFonts w:ascii="宋体" w:hAnsi="宋体" w:hint="eastAsia"/>
          <w:sz w:val="21"/>
          <w:szCs w:val="21"/>
        </w:rPr>
        <w:t>我们可以看出，</w:t>
      </w:r>
      <w:r w:rsidRPr="0025123F">
        <w:rPr>
          <w:rFonts w:ascii="宋体" w:hAnsi="宋体" w:hint="eastAsia"/>
          <w:sz w:val="21"/>
          <w:szCs w:val="21"/>
        </w:rPr>
        <w:t>类IDictionary的内存结构与</w:t>
      </w:r>
      <w:r w:rsidR="006F02D0">
        <w:rPr>
          <w:rFonts w:ascii="宋体" w:hAnsi="宋体" w:hint="eastAsia"/>
          <w:sz w:val="21"/>
          <w:szCs w:val="21"/>
        </w:rPr>
        <w:t>CAR</w:t>
      </w:r>
      <w:r w:rsidRPr="0025123F">
        <w:rPr>
          <w:rFonts w:ascii="宋体" w:hAnsi="宋体" w:hint="eastAsia"/>
          <w:sz w:val="21"/>
          <w:szCs w:val="21"/>
        </w:rPr>
        <w:t>接口规范所要求的完全一致。而class IDictionary的说明则比struct IDictionary的说明显然要简捷得多。</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class IDictionary的说明使用了纯虚函数，因为接口只是一种描述，并不提供具体的实现过程。如果</w:t>
      </w:r>
      <w:r w:rsidR="00C962C0">
        <w:rPr>
          <w:rFonts w:ascii="宋体" w:hAnsi="宋体" w:hint="eastAsia"/>
          <w:sz w:val="21"/>
          <w:szCs w:val="21"/>
        </w:rPr>
        <w:t>CAR</w:t>
      </w:r>
      <w:r w:rsidRPr="0025123F">
        <w:rPr>
          <w:rFonts w:ascii="宋体" w:hAnsi="宋体" w:hint="eastAsia"/>
          <w:sz w:val="21"/>
          <w:szCs w:val="21"/>
        </w:rPr>
        <w:t>对象要实现接口IDictionary，则</w:t>
      </w:r>
      <w:r w:rsidR="00F66D50">
        <w:rPr>
          <w:rFonts w:ascii="宋体" w:hAnsi="宋体" w:hint="eastAsia"/>
          <w:sz w:val="21"/>
          <w:szCs w:val="21"/>
        </w:rPr>
        <w:t>CAR</w:t>
      </w:r>
      <w:r w:rsidRPr="0025123F">
        <w:rPr>
          <w:rFonts w:ascii="宋体" w:hAnsi="宋体" w:hint="eastAsia"/>
          <w:sz w:val="21"/>
          <w:szCs w:val="21"/>
        </w:rPr>
        <w:t>对象必须以某种方式把它自身与类IDictionary联系起来，然后把IDictionary的指针暴露给客户程序，于是客户程序就可以调用该对象的字典功能了。</w:t>
      </w:r>
    </w:p>
    <w:p w:rsid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我们再来看客户端调用的情形，当客户程序获得了某个字典对象的接口指针pIDictionary之后，它就可以调用接口的成员函数，例如：</w:t>
      </w:r>
    </w:p>
    <w:p w:rsidR="0025123F" w:rsidRPr="00C81B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pIDictionary一&gt;LoadLibrary(“Eng_Ch.dict”)：</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如果使用C语言的struct IDictionary，则对接口成员函数的调用应该这样：</w:t>
      </w:r>
    </w:p>
    <w:p w:rsidR="0025123F" w:rsidRPr="0025123F" w:rsidRDefault="0025123F" w:rsidP="0025123F">
      <w:pPr>
        <w:snapToGrid w:val="0"/>
        <w:spacing w:line="300" w:lineRule="auto"/>
        <w:ind w:firstLineChars="200" w:firstLine="420"/>
        <w:rPr>
          <w:rFonts w:ascii="宋体" w:hAnsi="宋体" w:hint="eastAsia"/>
          <w:sz w:val="21"/>
          <w:szCs w:val="21"/>
        </w:rPr>
      </w:pPr>
      <w:r w:rsidRPr="0025123F">
        <w:rPr>
          <w:rFonts w:ascii="宋体" w:hAnsi="宋体" w:hint="eastAsia"/>
          <w:sz w:val="21"/>
          <w:szCs w:val="21"/>
        </w:rPr>
        <w:t>pIDictionary一&gt;pVtbl一&gt;LoadLibrary(pIDictionary，“Eng_Ch.dict”)；</w:t>
      </w:r>
    </w:p>
    <w:p w:rsidR="0025123F" w:rsidRPr="009551B9" w:rsidRDefault="0025123F" w:rsidP="0025123F">
      <w:pPr>
        <w:snapToGrid w:val="0"/>
        <w:spacing w:line="300" w:lineRule="auto"/>
        <w:ind w:firstLineChars="200" w:firstLine="420"/>
        <w:rPr>
          <w:rFonts w:ascii="宋体" w:hAnsi="宋体" w:hint="eastAsia"/>
          <w:szCs w:val="21"/>
        </w:rPr>
      </w:pPr>
      <w:r w:rsidRPr="0025123F">
        <w:rPr>
          <w:rFonts w:ascii="宋体" w:hAnsi="宋体" w:hint="eastAsia"/>
          <w:sz w:val="21"/>
          <w:szCs w:val="21"/>
        </w:rPr>
        <w:t>由</w:t>
      </w:r>
      <w:r w:rsidR="00571CB4">
        <w:rPr>
          <w:rFonts w:ascii="宋体" w:hAnsi="宋体" w:hint="eastAsia"/>
          <w:sz w:val="21"/>
          <w:szCs w:val="21"/>
        </w:rPr>
        <w:t>C</w:t>
      </w:r>
      <w:r w:rsidRPr="0025123F">
        <w:rPr>
          <w:rFonts w:ascii="宋体" w:hAnsi="宋体" w:hint="eastAsia"/>
          <w:sz w:val="21"/>
          <w:szCs w:val="21"/>
        </w:rPr>
        <w:t>++语言class的特性可知上述两种调用完全等价。</w:t>
      </w:r>
    </w:p>
    <w:p w:rsidR="0025123F" w:rsidRPr="009551B9" w:rsidRDefault="00E42DB7" w:rsidP="00FF179A">
      <w:pPr>
        <w:pStyle w:val="3"/>
        <w:snapToGrid w:val="0"/>
        <w:spacing w:line="300" w:lineRule="auto"/>
        <w:rPr>
          <w:rFonts w:ascii="宋体" w:hAnsi="宋体" w:hint="eastAsia"/>
          <w:szCs w:val="21"/>
        </w:rPr>
      </w:pPr>
      <w:bookmarkStart w:id="485" w:name="_Toc152754406"/>
      <w:bookmarkStart w:id="486" w:name="_Toc197919065"/>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C17878">
          <w:rPr>
            <w:rFonts w:ascii="宋体" w:hAnsi="宋体" w:hint="eastAsia"/>
            <w:sz w:val="28"/>
            <w:szCs w:val="28"/>
          </w:rPr>
          <w:t>3</w:t>
        </w:r>
        <w:r w:rsidR="0080541C">
          <w:rPr>
            <w:rFonts w:ascii="宋体" w:hAnsi="宋体" w:hint="eastAsia"/>
            <w:sz w:val="28"/>
            <w:szCs w:val="28"/>
          </w:rPr>
          <w:t>.</w:t>
        </w:r>
        <w:r w:rsidR="00FF179A">
          <w:rPr>
            <w:rFonts w:ascii="宋体" w:hAnsi="宋体" w:hint="eastAsia"/>
            <w:sz w:val="28"/>
            <w:szCs w:val="28"/>
          </w:rPr>
          <w:t>4</w:t>
        </w:r>
      </w:smartTag>
      <w:r w:rsidR="0025123F" w:rsidRPr="00550941">
        <w:rPr>
          <w:rFonts w:ascii="宋体" w:hAnsi="宋体" w:hint="eastAsia"/>
          <w:sz w:val="28"/>
          <w:szCs w:val="28"/>
        </w:rPr>
        <w:t xml:space="preserve"> 接口的内存模型</w:t>
      </w:r>
      <w:bookmarkEnd w:id="485"/>
      <w:bookmarkEnd w:id="486"/>
    </w:p>
    <w:p w:rsidR="0025123F" w:rsidRPr="00563CC3"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实际上从图2</w:t>
      </w:r>
      <w:r w:rsidR="00AE51A9">
        <w:rPr>
          <w:rFonts w:ascii="宋体" w:hAnsi="宋体" w:hint="eastAsia"/>
          <w:sz w:val="21"/>
          <w:szCs w:val="21"/>
        </w:rPr>
        <w:t>.</w:t>
      </w:r>
      <w:r w:rsidRPr="00563CC3">
        <w:rPr>
          <w:rFonts w:ascii="宋体" w:hAnsi="宋体" w:hint="eastAsia"/>
          <w:sz w:val="21"/>
          <w:szCs w:val="21"/>
        </w:rPr>
        <w:t>2我们已经看到了接口的二进制结构，但从图中我们看不到</w:t>
      </w:r>
      <w:r w:rsidR="00A34407">
        <w:rPr>
          <w:rFonts w:ascii="宋体" w:hAnsi="宋体" w:hint="eastAsia"/>
          <w:sz w:val="21"/>
          <w:szCs w:val="21"/>
        </w:rPr>
        <w:t>CAR</w:t>
      </w:r>
      <w:r w:rsidRPr="00563CC3">
        <w:rPr>
          <w:rFonts w:ascii="宋体" w:hAnsi="宋体" w:hint="eastAsia"/>
          <w:sz w:val="21"/>
          <w:szCs w:val="21"/>
        </w:rPr>
        <w:t>接口与</w:t>
      </w:r>
      <w:r w:rsidR="00A34407">
        <w:rPr>
          <w:rFonts w:ascii="宋体" w:hAnsi="宋体" w:hint="eastAsia"/>
          <w:sz w:val="21"/>
          <w:szCs w:val="21"/>
        </w:rPr>
        <w:t>CAR</w:t>
      </w:r>
      <w:r w:rsidRPr="00563CC3">
        <w:rPr>
          <w:rFonts w:ascii="宋体" w:hAnsi="宋体" w:hint="eastAsia"/>
          <w:sz w:val="21"/>
          <w:szCs w:val="21"/>
        </w:rPr>
        <w:t>对象的关系，虽然我们提到了每个成员函数的第一个参数是一个指向接口自身的this指针，this指针可以为我们提供</w:t>
      </w:r>
      <w:r w:rsidR="00712AFA">
        <w:rPr>
          <w:rFonts w:ascii="宋体" w:hAnsi="宋体" w:hint="eastAsia"/>
          <w:sz w:val="21"/>
          <w:szCs w:val="21"/>
        </w:rPr>
        <w:t>CAR</w:t>
      </w:r>
      <w:r w:rsidRPr="00563CC3">
        <w:rPr>
          <w:rFonts w:ascii="宋体" w:hAnsi="宋体" w:hint="eastAsia"/>
          <w:sz w:val="21"/>
          <w:szCs w:val="21"/>
        </w:rPr>
        <w:t>对象的信息，但我们并不知道this指针如何与对象的状态信息联系起来。</w:t>
      </w:r>
    </w:p>
    <w:p w:rsidR="0025123F" w:rsidRPr="00563CC3" w:rsidRDefault="000B3652" w:rsidP="00563CC3">
      <w:pPr>
        <w:snapToGrid w:val="0"/>
        <w:spacing w:line="300" w:lineRule="auto"/>
        <w:ind w:firstLineChars="200" w:firstLine="420"/>
        <w:rPr>
          <w:rFonts w:ascii="宋体" w:hAnsi="宋体" w:hint="eastAsia"/>
          <w:sz w:val="21"/>
          <w:szCs w:val="21"/>
        </w:rPr>
      </w:pPr>
      <w:r>
        <w:rPr>
          <w:rFonts w:ascii="宋体" w:hAnsi="宋体" w:hint="eastAsia"/>
          <w:sz w:val="21"/>
          <w:szCs w:val="21"/>
        </w:rPr>
        <w:t>CAR</w:t>
      </w:r>
      <w:r w:rsidR="0025123F" w:rsidRPr="00563CC3">
        <w:rPr>
          <w:rFonts w:ascii="宋体" w:hAnsi="宋体" w:hint="eastAsia"/>
          <w:sz w:val="21"/>
          <w:szCs w:val="21"/>
        </w:rPr>
        <w:t>对象往往有自己的属性数据，这些属性数据反映了对象的状态，也正是通过这些属性数据，才反映了此对象与彼对象的不同。例如，字典对象有一个字典数据表m_pData成员和字典文件名m_DictFilename作为其基本的属性数据。如果我们用C++语言来实现字典对象，则可以用以下的类定义字典对象：</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lastRenderedPageBreak/>
        <w:t xml:space="preserve">class CDictionary：public IDictionary </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public：</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CDictionary()；</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～CDictionary()；</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public：</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virtual BOOL Initialize()；</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virtual BOOL LoadLibrary(String)；</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sz w:val="21"/>
          <w:szCs w:val="21"/>
        </w:rPr>
        <w:t xml:space="preserve">    </w:t>
      </w:r>
      <w:r w:rsidRPr="00563CC3">
        <w:rPr>
          <w:rFonts w:ascii="宋体" w:hAnsi="宋体" w:hint="eastAsia"/>
          <w:sz w:val="21"/>
          <w:szCs w:val="21"/>
        </w:rPr>
        <w:t>virtual BOOL InsertWord(String，String)；</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virtual void DeleteWord(String)；</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virtual BOOL LookupWord(String，String*)：</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virtual BOOL RestoreLibrary(String)；</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virtual void FreeLibrary()；</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sz w:val="21"/>
          <w:szCs w:val="21"/>
        </w:rPr>
        <w:t xml:space="preserve">    </w:t>
      </w:r>
      <w:r w:rsidRPr="00563CC3">
        <w:rPr>
          <w:rFonts w:ascii="宋体" w:hAnsi="宋体" w:hint="eastAsia"/>
          <w:sz w:val="21"/>
          <w:szCs w:val="21"/>
        </w:rPr>
        <w:t>private：</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struct DictWord *m_pData；</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char *m_DictFilename[128]；</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sz w:val="21"/>
          <w:szCs w:val="21"/>
        </w:rPr>
        <w:t xml:space="preserve">    </w:t>
      </w:r>
      <w:r w:rsidRPr="00563CC3">
        <w:rPr>
          <w:rFonts w:ascii="宋体" w:hAnsi="宋体" w:hint="eastAsia"/>
          <w:sz w:val="21"/>
          <w:szCs w:val="21"/>
        </w:rPr>
        <w:t>private：</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//other private helper function</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w:t>
      </w:r>
    </w:p>
    <w:p w:rsidR="0025123F" w:rsidRPr="00563CC3" w:rsidRDefault="0025123F" w:rsidP="00AC572E">
      <w:pPr>
        <w:shd w:val="clear" w:color="auto" w:fill="E6E6E6"/>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 xml:space="preserve">}； </w:t>
      </w:r>
    </w:p>
    <w:p w:rsidR="0025123F" w:rsidRPr="009551B9" w:rsidRDefault="0025123F" w:rsidP="00563CC3">
      <w:pPr>
        <w:snapToGrid w:val="0"/>
        <w:spacing w:line="300" w:lineRule="auto"/>
        <w:ind w:firstLineChars="200" w:firstLine="420"/>
        <w:rPr>
          <w:rFonts w:ascii="宋体" w:hAnsi="宋体" w:hint="eastAsia"/>
          <w:szCs w:val="21"/>
        </w:rPr>
      </w:pPr>
      <w:r w:rsidRPr="00563CC3">
        <w:rPr>
          <w:rFonts w:ascii="宋体" w:hAnsi="宋体" w:hint="eastAsia"/>
          <w:sz w:val="21"/>
          <w:szCs w:val="21"/>
        </w:rPr>
        <w:t>按照类CDictionary的定义，则接口IDictionary和字典对象的内存结构变成图</w:t>
      </w:r>
      <w:r w:rsidR="00E42DB7">
        <w:rPr>
          <w:rFonts w:ascii="宋体" w:hAnsi="宋体" w:hint="eastAsia"/>
          <w:sz w:val="21"/>
          <w:szCs w:val="21"/>
        </w:rPr>
        <w:t>9.</w:t>
      </w:r>
      <w:r w:rsidR="00C62058">
        <w:rPr>
          <w:rFonts w:ascii="宋体" w:hAnsi="宋体" w:hint="eastAsia"/>
          <w:sz w:val="21"/>
          <w:szCs w:val="21"/>
        </w:rPr>
        <w:t>7</w:t>
      </w:r>
      <w:r w:rsidRPr="00563CC3">
        <w:rPr>
          <w:rFonts w:ascii="宋体" w:hAnsi="宋体" w:hint="eastAsia"/>
          <w:sz w:val="21"/>
          <w:szCs w:val="21"/>
        </w:rPr>
        <w:t>。</w:t>
      </w:r>
    </w:p>
    <w:p w:rsidR="0025123F" w:rsidRPr="009551B9" w:rsidRDefault="0097535E" w:rsidP="0025123F">
      <w:pPr>
        <w:rPr>
          <w:rFonts w:ascii="宋体" w:hAnsi="宋体" w:hint="eastAsia"/>
          <w:szCs w:val="21"/>
        </w:rPr>
      </w:pPr>
      <w:r w:rsidRPr="009551B9">
        <w:rPr>
          <w:rFonts w:ascii="宋体" w:hAnsi="宋体" w:hint="eastAsia"/>
          <w:noProof/>
          <w:szCs w:val="21"/>
        </w:rPr>
        <w:drawing>
          <wp:inline distT="0" distB="0" distL="0" distR="0">
            <wp:extent cx="5265420" cy="16459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1645920"/>
                    </a:xfrm>
                    <a:prstGeom prst="rect">
                      <a:avLst/>
                    </a:prstGeom>
                    <a:noFill/>
                    <a:ln>
                      <a:noFill/>
                    </a:ln>
                  </pic:spPr>
                </pic:pic>
              </a:graphicData>
            </a:graphic>
          </wp:inline>
        </w:drawing>
      </w:r>
    </w:p>
    <w:p w:rsidR="0025123F" w:rsidRPr="00563CC3" w:rsidRDefault="0025123F" w:rsidP="00563CC3">
      <w:pPr>
        <w:snapToGrid w:val="0"/>
        <w:spacing w:line="300" w:lineRule="auto"/>
        <w:ind w:firstLineChars="200" w:firstLine="420"/>
        <w:jc w:val="center"/>
        <w:rPr>
          <w:rFonts w:ascii="宋体" w:hAnsi="宋体" w:hint="eastAsia"/>
          <w:sz w:val="21"/>
          <w:szCs w:val="21"/>
        </w:rPr>
      </w:pPr>
      <w:r w:rsidRPr="00563CC3">
        <w:rPr>
          <w:rFonts w:ascii="宋体" w:hAnsi="宋体" w:hint="eastAsia"/>
          <w:sz w:val="21"/>
          <w:szCs w:val="21"/>
        </w:rPr>
        <w:t>图</w:t>
      </w:r>
      <w:r w:rsidR="00E42DB7">
        <w:rPr>
          <w:rFonts w:ascii="宋体" w:hAnsi="宋体" w:hint="eastAsia"/>
          <w:sz w:val="21"/>
          <w:szCs w:val="21"/>
        </w:rPr>
        <w:t>9.</w:t>
      </w:r>
      <w:r w:rsidR="00C62058">
        <w:rPr>
          <w:rFonts w:ascii="宋体" w:hAnsi="宋体" w:hint="eastAsia"/>
          <w:sz w:val="21"/>
          <w:szCs w:val="21"/>
        </w:rPr>
        <w:t>7</w:t>
      </w:r>
      <w:r w:rsidR="00B80DE1">
        <w:rPr>
          <w:rFonts w:ascii="宋体" w:hAnsi="宋体" w:hint="eastAsia"/>
          <w:sz w:val="21"/>
          <w:szCs w:val="21"/>
        </w:rPr>
        <w:t xml:space="preserve"> </w:t>
      </w:r>
      <w:r w:rsidRPr="00563CC3">
        <w:rPr>
          <w:rFonts w:ascii="宋体" w:hAnsi="宋体" w:hint="eastAsia"/>
          <w:sz w:val="21"/>
          <w:szCs w:val="21"/>
        </w:rPr>
        <w:t>接口IDictionary与字典对象属性之间的结构关系</w:t>
      </w:r>
    </w:p>
    <w:p w:rsidR="0025123F"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如果一个客户使用了两个字典对象，则显然两个字典对象公用了成员函数，但数据属性是不能公用的，根据C++中class的基本编译原理，这时内存结构如图</w:t>
      </w:r>
      <w:r w:rsidR="00E42DB7">
        <w:rPr>
          <w:rFonts w:ascii="宋体" w:hAnsi="宋体" w:hint="eastAsia"/>
          <w:sz w:val="21"/>
          <w:szCs w:val="21"/>
        </w:rPr>
        <w:t>9.</w:t>
      </w:r>
      <w:r w:rsidR="00C62058">
        <w:rPr>
          <w:rFonts w:ascii="宋体" w:hAnsi="宋体" w:hint="eastAsia"/>
          <w:sz w:val="21"/>
          <w:szCs w:val="21"/>
        </w:rPr>
        <w:t>8</w:t>
      </w:r>
      <w:r w:rsidRPr="00563CC3">
        <w:rPr>
          <w:rFonts w:ascii="宋体" w:hAnsi="宋体" w:hint="eastAsia"/>
          <w:sz w:val="21"/>
          <w:szCs w:val="21"/>
        </w:rPr>
        <w:t>所示。</w:t>
      </w:r>
    </w:p>
    <w:p w:rsidR="004724ED" w:rsidRPr="009551B9" w:rsidRDefault="004724ED" w:rsidP="004724ED">
      <w:pPr>
        <w:snapToGrid w:val="0"/>
        <w:spacing w:line="300" w:lineRule="auto"/>
        <w:ind w:firstLineChars="200" w:firstLine="480"/>
        <w:rPr>
          <w:rFonts w:ascii="宋体" w:hAnsi="宋体" w:hint="eastAsia"/>
          <w:szCs w:val="21"/>
        </w:rPr>
      </w:pPr>
    </w:p>
    <w:p w:rsidR="0025123F" w:rsidRPr="009551B9" w:rsidRDefault="0097535E" w:rsidP="0025123F">
      <w:pPr>
        <w:rPr>
          <w:rFonts w:ascii="宋体" w:hAnsi="宋体" w:hint="eastAsia"/>
          <w:szCs w:val="21"/>
        </w:rPr>
      </w:pPr>
      <w:r w:rsidRPr="009551B9">
        <w:rPr>
          <w:rFonts w:ascii="宋体" w:hAnsi="宋体" w:hint="eastAsia"/>
          <w:noProof/>
          <w:szCs w:val="21"/>
        </w:rPr>
        <w:lastRenderedPageBreak/>
        <w:drawing>
          <wp:inline distT="0" distB="0" distL="0" distR="0">
            <wp:extent cx="5273040" cy="19278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1927860"/>
                    </a:xfrm>
                    <a:prstGeom prst="rect">
                      <a:avLst/>
                    </a:prstGeom>
                    <a:noFill/>
                    <a:ln>
                      <a:noFill/>
                    </a:ln>
                  </pic:spPr>
                </pic:pic>
              </a:graphicData>
            </a:graphic>
          </wp:inline>
        </w:drawing>
      </w:r>
    </w:p>
    <w:p w:rsidR="0025123F" w:rsidRPr="00563CC3" w:rsidRDefault="0025123F" w:rsidP="00563CC3">
      <w:pPr>
        <w:snapToGrid w:val="0"/>
        <w:spacing w:line="300" w:lineRule="auto"/>
        <w:ind w:firstLineChars="200" w:firstLine="420"/>
        <w:jc w:val="center"/>
        <w:rPr>
          <w:rFonts w:ascii="宋体" w:hAnsi="宋体" w:hint="eastAsia"/>
          <w:sz w:val="21"/>
          <w:szCs w:val="21"/>
        </w:rPr>
      </w:pPr>
      <w:r w:rsidRPr="00563CC3">
        <w:rPr>
          <w:rFonts w:ascii="宋体" w:hAnsi="宋体" w:hint="eastAsia"/>
          <w:sz w:val="21"/>
          <w:szCs w:val="21"/>
        </w:rPr>
        <w:t>图</w:t>
      </w:r>
      <w:r w:rsidR="00E42DB7">
        <w:rPr>
          <w:rFonts w:ascii="宋体" w:hAnsi="宋体" w:hint="eastAsia"/>
          <w:sz w:val="21"/>
          <w:szCs w:val="21"/>
        </w:rPr>
        <w:t>9.</w:t>
      </w:r>
      <w:r w:rsidR="00C62058">
        <w:rPr>
          <w:rFonts w:ascii="宋体" w:hAnsi="宋体" w:hint="eastAsia"/>
          <w:sz w:val="21"/>
          <w:szCs w:val="21"/>
        </w:rPr>
        <w:t>8</w:t>
      </w:r>
      <w:r w:rsidR="00D74E57">
        <w:rPr>
          <w:rFonts w:ascii="宋体" w:hAnsi="宋体" w:hint="eastAsia"/>
          <w:sz w:val="21"/>
          <w:szCs w:val="21"/>
        </w:rPr>
        <w:t xml:space="preserve"> </w:t>
      </w:r>
      <w:r w:rsidRPr="00563CC3">
        <w:rPr>
          <w:rFonts w:ascii="宋体" w:hAnsi="宋体" w:hint="eastAsia"/>
          <w:sz w:val="21"/>
          <w:szCs w:val="21"/>
        </w:rPr>
        <w:t>多个字典对象与接口IDictionary之间的结构关系</w:t>
      </w:r>
    </w:p>
    <w:p w:rsidR="0025123F" w:rsidRPr="009551B9" w:rsidRDefault="0025123F" w:rsidP="00563CC3">
      <w:pPr>
        <w:snapToGrid w:val="0"/>
        <w:spacing w:line="300" w:lineRule="auto"/>
        <w:ind w:firstLineChars="200" w:firstLine="420"/>
        <w:rPr>
          <w:rFonts w:ascii="宋体" w:hAnsi="宋体" w:hint="eastAsia"/>
          <w:szCs w:val="21"/>
        </w:rPr>
      </w:pPr>
      <w:r w:rsidRPr="00563CC3">
        <w:rPr>
          <w:rFonts w:ascii="宋体" w:hAnsi="宋体" w:hint="eastAsia"/>
          <w:sz w:val="21"/>
          <w:szCs w:val="21"/>
        </w:rPr>
        <w:t>如果第二个字典</w:t>
      </w:r>
      <w:r w:rsidR="00666EC9">
        <w:rPr>
          <w:rFonts w:ascii="宋体" w:hAnsi="宋体" w:hint="eastAsia"/>
          <w:sz w:val="21"/>
          <w:szCs w:val="21"/>
        </w:rPr>
        <w:t>构件</w:t>
      </w:r>
      <w:r w:rsidRPr="00563CC3">
        <w:rPr>
          <w:rFonts w:ascii="宋体" w:hAnsi="宋体" w:hint="eastAsia"/>
          <w:sz w:val="21"/>
          <w:szCs w:val="21"/>
        </w:rPr>
        <w:t>对象没有采用CDictionary类的结构来实现其字典功能，但也实现了IDictionary接口，则此时内存结构与图</w:t>
      </w:r>
      <w:r w:rsidR="00E42DB7">
        <w:rPr>
          <w:rFonts w:ascii="宋体" w:hAnsi="宋体" w:hint="eastAsia"/>
          <w:sz w:val="21"/>
          <w:szCs w:val="21"/>
        </w:rPr>
        <w:t>9.</w:t>
      </w:r>
      <w:r w:rsidR="00C62058">
        <w:rPr>
          <w:rFonts w:ascii="宋体" w:hAnsi="宋体" w:hint="eastAsia"/>
          <w:sz w:val="21"/>
          <w:szCs w:val="21"/>
        </w:rPr>
        <w:t>8</w:t>
      </w:r>
      <w:r w:rsidRPr="00563CC3">
        <w:rPr>
          <w:rFonts w:ascii="宋体" w:hAnsi="宋体" w:hint="eastAsia"/>
          <w:sz w:val="21"/>
          <w:szCs w:val="21"/>
        </w:rPr>
        <w:t>又有所不同，如图</w:t>
      </w:r>
      <w:r w:rsidR="00E42DB7">
        <w:rPr>
          <w:rFonts w:ascii="宋体" w:hAnsi="宋体" w:hint="eastAsia"/>
          <w:sz w:val="21"/>
          <w:szCs w:val="21"/>
        </w:rPr>
        <w:t>9.</w:t>
      </w:r>
      <w:r w:rsidR="00C62058">
        <w:rPr>
          <w:rFonts w:ascii="宋体" w:hAnsi="宋体" w:hint="eastAsia"/>
          <w:sz w:val="21"/>
          <w:szCs w:val="21"/>
        </w:rPr>
        <w:t>9</w:t>
      </w:r>
      <w:r w:rsidRPr="00563CC3">
        <w:rPr>
          <w:rFonts w:ascii="宋体" w:hAnsi="宋体" w:hint="eastAsia"/>
          <w:sz w:val="21"/>
          <w:szCs w:val="21"/>
        </w:rPr>
        <w:t>所示。</w:t>
      </w:r>
      <w:r w:rsidRPr="009551B9">
        <w:rPr>
          <w:rFonts w:ascii="宋体" w:hAnsi="宋体" w:hint="eastAsia"/>
          <w:szCs w:val="21"/>
        </w:rPr>
        <w:t xml:space="preserve"> </w:t>
      </w:r>
    </w:p>
    <w:p w:rsidR="0025123F" w:rsidRPr="009551B9" w:rsidRDefault="0097535E" w:rsidP="0025123F">
      <w:pPr>
        <w:rPr>
          <w:rFonts w:ascii="宋体" w:hAnsi="宋体" w:hint="eastAsia"/>
          <w:szCs w:val="21"/>
        </w:rPr>
      </w:pPr>
      <w:r w:rsidRPr="009551B9">
        <w:rPr>
          <w:rFonts w:ascii="宋体" w:hAnsi="宋体" w:hint="eastAsia"/>
          <w:noProof/>
          <w:szCs w:val="21"/>
        </w:rPr>
        <w:drawing>
          <wp:inline distT="0" distB="0" distL="0" distR="0">
            <wp:extent cx="5273040" cy="2461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2461260"/>
                    </a:xfrm>
                    <a:prstGeom prst="rect">
                      <a:avLst/>
                    </a:prstGeom>
                    <a:noFill/>
                    <a:ln>
                      <a:noFill/>
                    </a:ln>
                  </pic:spPr>
                </pic:pic>
              </a:graphicData>
            </a:graphic>
          </wp:inline>
        </w:drawing>
      </w:r>
    </w:p>
    <w:p w:rsidR="0025123F" w:rsidRPr="00563CC3" w:rsidRDefault="0025123F" w:rsidP="00563CC3">
      <w:pPr>
        <w:snapToGrid w:val="0"/>
        <w:spacing w:line="300" w:lineRule="auto"/>
        <w:ind w:firstLineChars="200" w:firstLine="420"/>
        <w:jc w:val="center"/>
        <w:rPr>
          <w:rFonts w:ascii="宋体" w:hAnsi="宋体" w:hint="eastAsia"/>
          <w:sz w:val="21"/>
          <w:szCs w:val="21"/>
        </w:rPr>
      </w:pPr>
      <w:r w:rsidRPr="00563CC3">
        <w:rPr>
          <w:rFonts w:ascii="宋体" w:hAnsi="宋体" w:hint="eastAsia"/>
          <w:sz w:val="21"/>
          <w:szCs w:val="21"/>
        </w:rPr>
        <w:t>图</w:t>
      </w:r>
      <w:r w:rsidR="00E42DB7">
        <w:rPr>
          <w:rFonts w:ascii="宋体" w:hAnsi="宋体" w:hint="eastAsia"/>
          <w:sz w:val="21"/>
          <w:szCs w:val="21"/>
        </w:rPr>
        <w:t>9.</w:t>
      </w:r>
      <w:r w:rsidR="00C62058">
        <w:rPr>
          <w:rFonts w:ascii="宋体" w:hAnsi="宋体" w:hint="eastAsia"/>
          <w:sz w:val="21"/>
          <w:szCs w:val="21"/>
        </w:rPr>
        <w:t>9</w:t>
      </w:r>
      <w:r w:rsidRPr="00563CC3">
        <w:rPr>
          <w:rFonts w:ascii="宋体" w:hAnsi="宋体" w:hint="eastAsia"/>
          <w:sz w:val="21"/>
          <w:szCs w:val="21"/>
        </w:rPr>
        <w:t xml:space="preserve"> 不同方法实现的两个字典对象与接口</w:t>
      </w:r>
    </w:p>
    <w:p w:rsidR="0025123F" w:rsidRPr="00563CC3"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在以上给出的三个模型图中，每个接口成员函数都包含一个this指针，通过该this指针，接口成员函数可以访问到字典对象的属性数据。按照CDictionary的定义方法，该this指IDictionary之间的结构关系针就是指向CDictionary类的对象，因此，在虚函数中可以直接访问CDictionary的数据成员。</w:t>
      </w:r>
    </w:p>
    <w:p w:rsidR="0025123F" w:rsidRPr="009551B9" w:rsidRDefault="0025123F" w:rsidP="00563CC3">
      <w:pPr>
        <w:snapToGrid w:val="0"/>
        <w:spacing w:line="300" w:lineRule="auto"/>
        <w:ind w:firstLineChars="200" w:firstLine="420"/>
        <w:rPr>
          <w:rFonts w:ascii="宋体" w:hAnsi="宋体" w:hint="eastAsia"/>
          <w:szCs w:val="21"/>
        </w:rPr>
      </w:pPr>
      <w:r w:rsidRPr="00563CC3">
        <w:rPr>
          <w:rFonts w:ascii="宋体" w:hAnsi="宋体" w:hint="eastAsia"/>
          <w:sz w:val="21"/>
          <w:szCs w:val="21"/>
        </w:rPr>
        <w:t>我们并不一定非要用这种方式使字典对象支持IDictionary接口，但这种实现方法比较直观、简捷，而且把接口指针与对象数据绑在一起也易于理解。但实际上，我们也可以采用其他的方法来实现接口，只要接口成员函数中this指针(即接口指针)与对象数据能建立确定的连接，在接口成员函数中可以访问到对象数据即可。</w:t>
      </w:r>
    </w:p>
    <w:p w:rsidR="0025123F" w:rsidRPr="009551B9" w:rsidRDefault="00E42DB7" w:rsidP="0078027F">
      <w:pPr>
        <w:pStyle w:val="3"/>
        <w:snapToGrid w:val="0"/>
        <w:spacing w:line="300" w:lineRule="auto"/>
        <w:rPr>
          <w:rFonts w:ascii="宋体" w:hAnsi="宋体" w:hint="eastAsia"/>
          <w:szCs w:val="21"/>
        </w:rPr>
      </w:pPr>
      <w:bookmarkStart w:id="487" w:name="_Toc152754407"/>
      <w:bookmarkStart w:id="488" w:name="_Toc197919066"/>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C17878">
          <w:rPr>
            <w:rFonts w:ascii="宋体" w:hAnsi="宋体" w:hint="eastAsia"/>
            <w:sz w:val="28"/>
            <w:szCs w:val="28"/>
          </w:rPr>
          <w:t>3</w:t>
        </w:r>
        <w:r w:rsidR="0080541C">
          <w:rPr>
            <w:rFonts w:ascii="宋体" w:hAnsi="宋体" w:hint="eastAsia"/>
            <w:sz w:val="28"/>
            <w:szCs w:val="28"/>
          </w:rPr>
          <w:t>.</w:t>
        </w:r>
        <w:r w:rsidR="00FF179A">
          <w:rPr>
            <w:rFonts w:ascii="宋体" w:hAnsi="宋体" w:hint="eastAsia"/>
            <w:sz w:val="28"/>
            <w:szCs w:val="28"/>
          </w:rPr>
          <w:t>5</w:t>
        </w:r>
      </w:smartTag>
      <w:r w:rsidR="0025123F" w:rsidRPr="00550941">
        <w:rPr>
          <w:rFonts w:ascii="宋体" w:hAnsi="宋体" w:hint="eastAsia"/>
          <w:sz w:val="28"/>
          <w:szCs w:val="28"/>
        </w:rPr>
        <w:t xml:space="preserve"> 接口的一些特点</w:t>
      </w:r>
      <w:bookmarkEnd w:id="487"/>
      <w:bookmarkEnd w:id="488"/>
    </w:p>
    <w:p w:rsidR="0025123F" w:rsidRPr="00563CC3"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本节前面的内容讲述了</w:t>
      </w:r>
      <w:r w:rsidR="00987D89">
        <w:rPr>
          <w:rFonts w:ascii="宋体" w:hAnsi="宋体" w:hint="eastAsia"/>
          <w:sz w:val="21"/>
          <w:szCs w:val="21"/>
        </w:rPr>
        <w:t>CAR</w:t>
      </w:r>
      <w:r w:rsidRPr="00563CC3">
        <w:rPr>
          <w:rFonts w:ascii="宋体" w:hAnsi="宋体" w:hint="eastAsia"/>
          <w:sz w:val="21"/>
          <w:szCs w:val="21"/>
        </w:rPr>
        <w:t>接口的定义以及用C++实现接口的方法，还介绍了接口的内存模型，最后我们再讨论一下接口所具有的一些特点。</w:t>
      </w:r>
    </w:p>
    <w:p w:rsidR="0025123F" w:rsidRPr="00563CC3" w:rsidRDefault="0025123F" w:rsidP="005B53F6">
      <w:pPr>
        <w:snapToGrid w:val="0"/>
        <w:spacing w:line="300" w:lineRule="auto"/>
        <w:ind w:firstLineChars="200" w:firstLine="420"/>
        <w:rPr>
          <w:rFonts w:ascii="宋体" w:hAnsi="宋体" w:hint="eastAsia"/>
          <w:sz w:val="21"/>
          <w:szCs w:val="21"/>
        </w:rPr>
      </w:pPr>
      <w:bookmarkStart w:id="489" w:name="_Toc152754408"/>
      <w:bookmarkStart w:id="490" w:name="_Toc152754794"/>
      <w:r w:rsidRPr="00563CC3">
        <w:rPr>
          <w:rFonts w:ascii="宋体" w:hAnsi="宋体" w:hint="eastAsia"/>
          <w:sz w:val="21"/>
          <w:szCs w:val="21"/>
        </w:rPr>
        <w:t>1．二进制特性</w:t>
      </w:r>
      <w:bookmarkEnd w:id="489"/>
      <w:bookmarkEnd w:id="490"/>
    </w:p>
    <w:p w:rsidR="0025123F" w:rsidRPr="00563CC3"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接口规范并不建立在任何编程语言的基础上，而是规定了二进制一级的标准。任何语言只要有足够的数据表达能力，它就可以对接口进行描述，从而可以用于与</w:t>
      </w:r>
      <w:r w:rsidR="00666EC9">
        <w:rPr>
          <w:rFonts w:ascii="宋体" w:hAnsi="宋体" w:hint="eastAsia"/>
          <w:sz w:val="21"/>
          <w:szCs w:val="21"/>
        </w:rPr>
        <w:t>构件</w:t>
      </w:r>
      <w:r w:rsidRPr="00563CC3">
        <w:rPr>
          <w:rFonts w:ascii="宋体" w:hAnsi="宋体" w:hint="eastAsia"/>
          <w:sz w:val="21"/>
          <w:szCs w:val="21"/>
        </w:rPr>
        <w:t>程序有关的应用开发。从前面的论述我们也可以看出，C++的class可以以最简捷的方式描述</w:t>
      </w:r>
      <w:r w:rsidR="008D666F">
        <w:rPr>
          <w:rFonts w:ascii="宋体" w:hAnsi="宋体" w:hint="eastAsia"/>
          <w:sz w:val="21"/>
          <w:szCs w:val="21"/>
        </w:rPr>
        <w:t>CAR</w:t>
      </w:r>
      <w:r w:rsidRPr="00563CC3">
        <w:rPr>
          <w:rFonts w:ascii="宋体" w:hAnsi="宋体" w:hint="eastAsia"/>
          <w:sz w:val="21"/>
          <w:szCs w:val="21"/>
        </w:rPr>
        <w:t>接口，</w:t>
      </w:r>
      <w:r w:rsidRPr="00563CC3">
        <w:rPr>
          <w:rFonts w:ascii="宋体" w:hAnsi="宋体" w:hint="eastAsia"/>
          <w:sz w:val="21"/>
          <w:szCs w:val="21"/>
        </w:rPr>
        <w:lastRenderedPageBreak/>
        <w:t>而且，用class描述接口隐藏了接口的虚函数表以及接口成员函数的this指针参数，使得接口的定义更易于理解。</w:t>
      </w:r>
    </w:p>
    <w:p w:rsidR="0025123F" w:rsidRPr="00563CC3" w:rsidRDefault="0025123F" w:rsidP="005B53F6">
      <w:pPr>
        <w:snapToGrid w:val="0"/>
        <w:spacing w:line="300" w:lineRule="auto"/>
        <w:ind w:firstLineChars="200" w:firstLine="420"/>
        <w:rPr>
          <w:rFonts w:ascii="宋体" w:hAnsi="宋体" w:hint="eastAsia"/>
          <w:sz w:val="21"/>
          <w:szCs w:val="21"/>
        </w:rPr>
      </w:pPr>
      <w:bookmarkStart w:id="491" w:name="_Toc152754409"/>
      <w:bookmarkStart w:id="492" w:name="_Toc152754795"/>
      <w:r w:rsidRPr="00563CC3">
        <w:rPr>
          <w:rFonts w:ascii="宋体" w:hAnsi="宋体" w:hint="eastAsia"/>
          <w:sz w:val="21"/>
          <w:szCs w:val="21"/>
        </w:rPr>
        <w:t>2．接口不变性</w:t>
      </w:r>
      <w:bookmarkEnd w:id="491"/>
      <w:bookmarkEnd w:id="492"/>
    </w:p>
    <w:p w:rsidR="0025123F" w:rsidRPr="00563CC3"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接口是</w:t>
      </w:r>
      <w:r w:rsidR="00666EC9">
        <w:rPr>
          <w:rFonts w:ascii="宋体" w:hAnsi="宋体" w:hint="eastAsia"/>
          <w:sz w:val="21"/>
          <w:szCs w:val="21"/>
        </w:rPr>
        <w:t>构件</w:t>
      </w:r>
      <w:r w:rsidRPr="00563CC3">
        <w:rPr>
          <w:rFonts w:ascii="宋体" w:hAnsi="宋体" w:hint="eastAsia"/>
          <w:sz w:val="21"/>
          <w:szCs w:val="21"/>
        </w:rPr>
        <w:t>客户程序和</w:t>
      </w:r>
      <w:r w:rsidR="00666EC9">
        <w:rPr>
          <w:rFonts w:ascii="宋体" w:hAnsi="宋体" w:hint="eastAsia"/>
          <w:sz w:val="21"/>
          <w:szCs w:val="21"/>
        </w:rPr>
        <w:t>构件</w:t>
      </w:r>
      <w:r w:rsidRPr="00563CC3">
        <w:rPr>
          <w:rFonts w:ascii="宋体" w:hAnsi="宋体" w:hint="eastAsia"/>
          <w:sz w:val="21"/>
          <w:szCs w:val="21"/>
        </w:rPr>
        <w:t>对象之间的桥梁，接口如果经常发生变化，则客户程序和</w:t>
      </w:r>
      <w:r w:rsidR="00666EC9">
        <w:rPr>
          <w:rFonts w:ascii="宋体" w:hAnsi="宋体" w:hint="eastAsia"/>
          <w:sz w:val="21"/>
          <w:szCs w:val="21"/>
        </w:rPr>
        <w:t>构件</w:t>
      </w:r>
      <w:r w:rsidRPr="00563CC3">
        <w:rPr>
          <w:rFonts w:ascii="宋体" w:hAnsi="宋体" w:hint="eastAsia"/>
          <w:sz w:val="21"/>
          <w:szCs w:val="21"/>
        </w:rPr>
        <w:t>程序也要跟着变化，这对于应用系统的开发非常不利，也不符合</w:t>
      </w:r>
      <w:r w:rsidR="00666EC9">
        <w:rPr>
          <w:rFonts w:ascii="宋体" w:hAnsi="宋体" w:hint="eastAsia"/>
          <w:sz w:val="21"/>
          <w:szCs w:val="21"/>
        </w:rPr>
        <w:t>构件</w:t>
      </w:r>
      <w:r w:rsidRPr="00563CC3">
        <w:rPr>
          <w:rFonts w:ascii="宋体" w:hAnsi="宋体" w:hint="eastAsia"/>
          <w:sz w:val="21"/>
          <w:szCs w:val="21"/>
        </w:rPr>
        <w:t>化程序设计的思想。因此，接口应该保持不变，只要客户程序和</w:t>
      </w:r>
      <w:r w:rsidR="00666EC9">
        <w:rPr>
          <w:rFonts w:ascii="宋体" w:hAnsi="宋体" w:hint="eastAsia"/>
          <w:sz w:val="21"/>
          <w:szCs w:val="21"/>
        </w:rPr>
        <w:t>构件</w:t>
      </w:r>
      <w:r w:rsidRPr="00563CC3">
        <w:rPr>
          <w:rFonts w:ascii="宋体" w:hAnsi="宋体" w:hint="eastAsia"/>
          <w:sz w:val="21"/>
          <w:szCs w:val="21"/>
        </w:rPr>
        <w:t>程序都按照既定的接口设计进行开发，则可以保证在两者独立开发结束后，它们的协作运行能力能达到预期的效果。当然，接口不变性就要求我们在定义</w:t>
      </w:r>
      <w:r w:rsidR="00666EC9">
        <w:rPr>
          <w:rFonts w:ascii="宋体" w:hAnsi="宋体" w:hint="eastAsia"/>
          <w:sz w:val="21"/>
          <w:szCs w:val="21"/>
        </w:rPr>
        <w:t>构件</w:t>
      </w:r>
      <w:r w:rsidRPr="00563CC3">
        <w:rPr>
          <w:rFonts w:ascii="宋体" w:hAnsi="宋体" w:hint="eastAsia"/>
          <w:sz w:val="21"/>
          <w:szCs w:val="21"/>
        </w:rPr>
        <w:t>对象的接口时，要充分考虑</w:t>
      </w:r>
      <w:r w:rsidR="00666EC9">
        <w:rPr>
          <w:rFonts w:ascii="宋体" w:hAnsi="宋体" w:hint="eastAsia"/>
          <w:sz w:val="21"/>
          <w:szCs w:val="21"/>
        </w:rPr>
        <w:t>构件</w:t>
      </w:r>
      <w:r w:rsidRPr="00563CC3">
        <w:rPr>
          <w:rFonts w:ascii="宋体" w:hAnsi="宋体" w:hint="eastAsia"/>
          <w:sz w:val="21"/>
          <w:szCs w:val="21"/>
        </w:rPr>
        <w:t>对象所提供功能的一般性特征，以使接口描述更为通用。很难给出接口设计的一般规则，但我认为一些设计良好的接口可以为我们提供很多启示，例如在</w:t>
      </w:r>
      <w:r w:rsidR="00A86BBF">
        <w:rPr>
          <w:rFonts w:ascii="宋体" w:hAnsi="宋体" w:hint="eastAsia"/>
          <w:sz w:val="21"/>
          <w:szCs w:val="21"/>
        </w:rPr>
        <w:t>小精灵应用（widgets）</w:t>
      </w:r>
      <w:r w:rsidRPr="00563CC3">
        <w:rPr>
          <w:rFonts w:ascii="宋体" w:hAnsi="宋体" w:hint="eastAsia"/>
          <w:sz w:val="21"/>
          <w:szCs w:val="21"/>
        </w:rPr>
        <w:t>系统中，有很多接口用于客户程序和</w:t>
      </w:r>
      <w:r w:rsidR="00D824F5">
        <w:rPr>
          <w:rFonts w:ascii="宋体" w:hAnsi="宋体" w:hint="eastAsia"/>
          <w:sz w:val="21"/>
          <w:szCs w:val="21"/>
        </w:rPr>
        <w:t>CAR</w:t>
      </w:r>
      <w:r w:rsidRPr="00563CC3">
        <w:rPr>
          <w:rFonts w:ascii="宋体" w:hAnsi="宋体" w:hint="eastAsia"/>
          <w:sz w:val="21"/>
          <w:szCs w:val="21"/>
        </w:rPr>
        <w:t>对象的界面交互，而另一些接口则用于数据交互，我们既可以直接使用这些标准接口，也可以从中学习接口的设计方法。</w:t>
      </w:r>
    </w:p>
    <w:p w:rsidR="0025123F" w:rsidRPr="00563CC3" w:rsidRDefault="0025123F" w:rsidP="005B53F6">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3．继承性(扩展性)</w:t>
      </w:r>
    </w:p>
    <w:p w:rsidR="0025123F" w:rsidRPr="00563CC3" w:rsidRDefault="00987D89" w:rsidP="00563CC3">
      <w:pPr>
        <w:snapToGrid w:val="0"/>
        <w:spacing w:line="300" w:lineRule="auto"/>
        <w:ind w:firstLineChars="200" w:firstLine="420"/>
        <w:rPr>
          <w:rFonts w:ascii="宋体" w:hAnsi="宋体" w:hint="eastAsia"/>
          <w:sz w:val="21"/>
          <w:szCs w:val="21"/>
        </w:rPr>
      </w:pPr>
      <w:r>
        <w:rPr>
          <w:rFonts w:ascii="宋体" w:hAnsi="宋体" w:hint="eastAsia"/>
          <w:sz w:val="21"/>
          <w:szCs w:val="21"/>
        </w:rPr>
        <w:t>CAR</w:t>
      </w:r>
      <w:r w:rsidR="0025123F" w:rsidRPr="00563CC3">
        <w:rPr>
          <w:rFonts w:ascii="宋体" w:hAnsi="宋体" w:hint="eastAsia"/>
          <w:sz w:val="21"/>
          <w:szCs w:val="21"/>
        </w:rPr>
        <w:t>接口具有不变性，但不变性并不意味着接口不再发展，随着应用系统和</w:t>
      </w:r>
      <w:r w:rsidR="00666EC9">
        <w:rPr>
          <w:rFonts w:ascii="宋体" w:hAnsi="宋体" w:hint="eastAsia"/>
          <w:sz w:val="21"/>
          <w:szCs w:val="21"/>
        </w:rPr>
        <w:t>构件</w:t>
      </w:r>
      <w:r w:rsidR="0025123F" w:rsidRPr="00563CC3">
        <w:rPr>
          <w:rFonts w:ascii="宋体" w:hAnsi="宋体" w:hint="eastAsia"/>
          <w:sz w:val="21"/>
          <w:szCs w:val="21"/>
        </w:rPr>
        <w:t>程序的发展，接口也需要发展。类似于C++中类的继承性，接口也可以继承发展，但接口继承与类继承不同。首先，类继承不仅是说明继承，也是实现继承，即派生类可以继承基类的函数实现，而接口继承只是说明继承，即派生的接口只继承了基接口的成员函数说明，并没有继承基接口的实现，因为接口定义不包括函数实现部分。其次，类继承允许多重继承，一个派生类可以有多个基类，但接口继承只允许单继承，不允许多重继承。</w:t>
      </w:r>
    </w:p>
    <w:p w:rsidR="0025123F" w:rsidRPr="00563CC3"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根据</w:t>
      </w:r>
      <w:r w:rsidR="00987D89">
        <w:rPr>
          <w:rFonts w:ascii="宋体" w:hAnsi="宋体" w:hint="eastAsia"/>
          <w:sz w:val="21"/>
          <w:szCs w:val="21"/>
        </w:rPr>
        <w:t>CAR</w:t>
      </w:r>
      <w:r w:rsidRPr="00563CC3">
        <w:rPr>
          <w:rFonts w:ascii="宋体" w:hAnsi="宋体" w:hint="eastAsia"/>
          <w:sz w:val="21"/>
          <w:szCs w:val="21"/>
        </w:rPr>
        <w:t>规范，所有的接口都必须从</w:t>
      </w:r>
      <w:r w:rsidR="00987D89">
        <w:rPr>
          <w:rFonts w:ascii="宋体" w:hAnsi="宋体" w:hint="eastAsia"/>
          <w:sz w:val="21"/>
          <w:szCs w:val="21"/>
        </w:rPr>
        <w:t>IObject</w:t>
      </w:r>
      <w:r w:rsidRPr="00563CC3">
        <w:rPr>
          <w:rFonts w:ascii="宋体" w:hAnsi="宋体" w:hint="eastAsia"/>
          <w:sz w:val="21"/>
          <w:szCs w:val="21"/>
        </w:rPr>
        <w:t>(将在下节讲述)派生，可以是直接派生，也可以是间接派生，但事实上，大多数接口直接派生于</w:t>
      </w:r>
      <w:r w:rsidR="009354EF">
        <w:rPr>
          <w:rFonts w:ascii="宋体" w:hAnsi="宋体" w:hint="eastAsia"/>
          <w:sz w:val="21"/>
          <w:szCs w:val="21"/>
        </w:rPr>
        <w:t>IObject</w:t>
      </w:r>
      <w:r w:rsidRPr="00563CC3">
        <w:rPr>
          <w:rFonts w:ascii="宋体" w:hAnsi="宋体" w:hint="eastAsia"/>
          <w:sz w:val="21"/>
          <w:szCs w:val="21"/>
        </w:rPr>
        <w:t>接口，而并没有使用自定义接口之间的继承特性，</w:t>
      </w:r>
      <w:r w:rsidR="00207852">
        <w:rPr>
          <w:rFonts w:ascii="宋体" w:hAnsi="宋体" w:hint="eastAsia"/>
          <w:sz w:val="21"/>
          <w:szCs w:val="21"/>
        </w:rPr>
        <w:t>CAR</w:t>
      </w:r>
      <w:r w:rsidRPr="00563CC3">
        <w:rPr>
          <w:rFonts w:ascii="宋体" w:hAnsi="宋体" w:hint="eastAsia"/>
          <w:sz w:val="21"/>
          <w:szCs w:val="21"/>
        </w:rPr>
        <w:t>并不提倡接口继承，除非在发展接口时，无论从功能上还是从语义上都应该采用接口继承，才会使用接口的继承特性。</w:t>
      </w:r>
    </w:p>
    <w:p w:rsidR="0025123F" w:rsidRPr="00563CC3" w:rsidRDefault="0025123F" w:rsidP="005B53F6">
      <w:pPr>
        <w:snapToGrid w:val="0"/>
        <w:spacing w:line="300" w:lineRule="auto"/>
        <w:ind w:firstLineChars="200" w:firstLine="420"/>
        <w:rPr>
          <w:rFonts w:ascii="宋体" w:hAnsi="宋体" w:hint="eastAsia"/>
          <w:sz w:val="21"/>
          <w:szCs w:val="21"/>
        </w:rPr>
      </w:pPr>
      <w:bookmarkStart w:id="493" w:name="_Toc152754410"/>
      <w:bookmarkStart w:id="494" w:name="_Toc152754796"/>
      <w:r w:rsidRPr="00563CC3">
        <w:rPr>
          <w:rFonts w:ascii="宋体" w:hAnsi="宋体" w:hint="eastAsia"/>
          <w:sz w:val="21"/>
          <w:szCs w:val="21"/>
        </w:rPr>
        <w:t>4．多态性——运行过程中的多态性</w:t>
      </w:r>
      <w:bookmarkEnd w:id="493"/>
      <w:bookmarkEnd w:id="494"/>
    </w:p>
    <w:p w:rsidR="0025123F" w:rsidRPr="00563CC3"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多态性是面向对象系统的重要特性，</w:t>
      </w:r>
      <w:r w:rsidR="00207852">
        <w:rPr>
          <w:rFonts w:ascii="宋体" w:hAnsi="宋体" w:hint="eastAsia"/>
          <w:sz w:val="21"/>
          <w:szCs w:val="21"/>
        </w:rPr>
        <w:t>CAR</w:t>
      </w:r>
      <w:r w:rsidRPr="00563CC3">
        <w:rPr>
          <w:rFonts w:ascii="宋体" w:hAnsi="宋体" w:hint="eastAsia"/>
          <w:sz w:val="21"/>
          <w:szCs w:val="21"/>
        </w:rPr>
        <w:t>对象也具有多态性，其多态性通过</w:t>
      </w:r>
      <w:r w:rsidR="00207852">
        <w:rPr>
          <w:rFonts w:ascii="宋体" w:hAnsi="宋体" w:hint="eastAsia"/>
          <w:sz w:val="21"/>
          <w:szCs w:val="21"/>
        </w:rPr>
        <w:t>CAR</w:t>
      </w:r>
      <w:r w:rsidRPr="00563CC3">
        <w:rPr>
          <w:rFonts w:ascii="宋体" w:hAnsi="宋体" w:hint="eastAsia"/>
          <w:sz w:val="21"/>
          <w:szCs w:val="21"/>
        </w:rPr>
        <w:t>接口体现。多态性使得客户程序可以用统一的方法处理不同的对象，甚至是不同类型的对象，只要它们实现了同样的接口。如果几个不同的</w:t>
      </w:r>
      <w:r w:rsidR="00207852">
        <w:rPr>
          <w:rFonts w:ascii="宋体" w:hAnsi="宋体" w:hint="eastAsia"/>
          <w:sz w:val="21"/>
          <w:szCs w:val="21"/>
        </w:rPr>
        <w:t>CAR</w:t>
      </w:r>
      <w:r w:rsidRPr="00563CC3">
        <w:rPr>
          <w:rFonts w:ascii="宋体" w:hAnsi="宋体" w:hint="eastAsia"/>
          <w:sz w:val="21"/>
          <w:szCs w:val="21"/>
        </w:rPr>
        <w:t>对象实现了同一个接口，则客户程序可以用同样的代码调用这些</w:t>
      </w:r>
      <w:r w:rsidR="0058614A">
        <w:rPr>
          <w:rFonts w:ascii="宋体" w:hAnsi="宋体" w:hint="eastAsia"/>
          <w:sz w:val="21"/>
          <w:szCs w:val="21"/>
        </w:rPr>
        <w:t>CAR</w:t>
      </w:r>
      <w:r w:rsidRPr="00563CC3">
        <w:rPr>
          <w:rFonts w:ascii="宋体" w:hAnsi="宋体" w:hint="eastAsia"/>
          <w:sz w:val="21"/>
          <w:szCs w:val="21"/>
        </w:rPr>
        <w:t>对象。</w:t>
      </w:r>
    </w:p>
    <w:p w:rsidR="0025123F" w:rsidRPr="00563CC3"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因为</w:t>
      </w:r>
      <w:r w:rsidR="00207852">
        <w:rPr>
          <w:rFonts w:ascii="宋体" w:hAnsi="宋体" w:hint="eastAsia"/>
          <w:sz w:val="21"/>
          <w:szCs w:val="21"/>
        </w:rPr>
        <w:t>CAR</w:t>
      </w:r>
      <w:r w:rsidRPr="00563CC3">
        <w:rPr>
          <w:rFonts w:ascii="宋体" w:hAnsi="宋体" w:hint="eastAsia"/>
          <w:sz w:val="21"/>
          <w:szCs w:val="21"/>
        </w:rPr>
        <w:t>规范允许一个对象实现多个接口，因此，</w:t>
      </w:r>
      <w:r w:rsidR="00207852">
        <w:rPr>
          <w:rFonts w:ascii="宋体" w:hAnsi="宋体" w:hint="eastAsia"/>
          <w:sz w:val="21"/>
          <w:szCs w:val="21"/>
        </w:rPr>
        <w:t>CAR</w:t>
      </w:r>
      <w:r w:rsidRPr="00563CC3">
        <w:rPr>
          <w:rFonts w:ascii="宋体" w:hAnsi="宋体" w:hint="eastAsia"/>
          <w:sz w:val="21"/>
          <w:szCs w:val="21"/>
        </w:rPr>
        <w:t>对象的多态性可以在每个接口上得到体现。</w:t>
      </w:r>
    </w:p>
    <w:p w:rsidR="00B43AEA" w:rsidRDefault="0025123F" w:rsidP="00563CC3">
      <w:pPr>
        <w:snapToGrid w:val="0"/>
        <w:spacing w:line="300" w:lineRule="auto"/>
        <w:ind w:firstLineChars="200" w:firstLine="420"/>
        <w:rPr>
          <w:rFonts w:ascii="宋体" w:hAnsi="宋体" w:hint="eastAsia"/>
          <w:sz w:val="21"/>
          <w:szCs w:val="21"/>
        </w:rPr>
      </w:pPr>
      <w:r w:rsidRPr="00563CC3">
        <w:rPr>
          <w:rFonts w:ascii="宋体" w:hAnsi="宋体" w:hint="eastAsia"/>
          <w:sz w:val="21"/>
          <w:szCs w:val="21"/>
        </w:rPr>
        <w:t>本节我们讨论了</w:t>
      </w:r>
      <w:r w:rsidR="00207852">
        <w:rPr>
          <w:rFonts w:ascii="宋体" w:hAnsi="宋体" w:hint="eastAsia"/>
          <w:sz w:val="21"/>
          <w:szCs w:val="21"/>
        </w:rPr>
        <w:t>CAR</w:t>
      </w:r>
      <w:r w:rsidRPr="00563CC3">
        <w:rPr>
          <w:rFonts w:ascii="宋体" w:hAnsi="宋体" w:hint="eastAsia"/>
          <w:sz w:val="21"/>
          <w:szCs w:val="21"/>
        </w:rPr>
        <w:t>规范中接口的一些细节，虽然接口把</w:t>
      </w:r>
      <w:r w:rsidR="00666EC9">
        <w:rPr>
          <w:rFonts w:ascii="宋体" w:hAnsi="宋体" w:hint="eastAsia"/>
          <w:sz w:val="21"/>
          <w:szCs w:val="21"/>
        </w:rPr>
        <w:t>构件</w:t>
      </w:r>
      <w:r w:rsidRPr="00563CC3">
        <w:rPr>
          <w:rFonts w:ascii="宋体" w:hAnsi="宋体" w:hint="eastAsia"/>
          <w:sz w:val="21"/>
          <w:szCs w:val="21"/>
        </w:rPr>
        <w:t>对象的功能暴露给客户程序了，但客户程序如何通过接</w:t>
      </w:r>
      <w:r w:rsidR="0065517A">
        <w:rPr>
          <w:rFonts w:ascii="宋体" w:hAnsi="宋体" w:hint="eastAsia"/>
          <w:sz w:val="21"/>
          <w:szCs w:val="21"/>
        </w:rPr>
        <w:t>口</w:t>
      </w:r>
      <w:r w:rsidRPr="00563CC3">
        <w:rPr>
          <w:rFonts w:ascii="宋体" w:hAnsi="宋体" w:hint="eastAsia"/>
          <w:sz w:val="21"/>
          <w:szCs w:val="21"/>
        </w:rPr>
        <w:t>控制对象的生存期，又如何从对象的一个接口跳转到另一个接口呢</w:t>
      </w:r>
      <w:r w:rsidR="00205DE4">
        <w:rPr>
          <w:rFonts w:ascii="宋体" w:hAnsi="宋体" w:hint="eastAsia"/>
          <w:sz w:val="21"/>
          <w:szCs w:val="21"/>
        </w:rPr>
        <w:t>？</w:t>
      </w:r>
      <w:r w:rsidRPr="00563CC3">
        <w:rPr>
          <w:rFonts w:ascii="宋体" w:hAnsi="宋体" w:hint="eastAsia"/>
          <w:sz w:val="21"/>
          <w:szCs w:val="21"/>
        </w:rPr>
        <w:t>这就是I</w:t>
      </w:r>
      <w:r w:rsidR="001A4C89">
        <w:rPr>
          <w:rFonts w:ascii="宋体" w:hAnsi="宋体" w:hint="eastAsia"/>
          <w:sz w:val="21"/>
          <w:szCs w:val="21"/>
        </w:rPr>
        <w:t>Object</w:t>
      </w:r>
      <w:r w:rsidRPr="00563CC3">
        <w:rPr>
          <w:rFonts w:ascii="宋体" w:hAnsi="宋体" w:hint="eastAsia"/>
          <w:sz w:val="21"/>
          <w:szCs w:val="21"/>
        </w:rPr>
        <w:t>接口所提供的功能，在下节中我们详细讨论这些内容。</w:t>
      </w:r>
    </w:p>
    <w:p w:rsidR="00B43AEA" w:rsidRDefault="00B43AEA" w:rsidP="00124A87">
      <w:pPr>
        <w:snapToGrid w:val="0"/>
        <w:spacing w:line="300" w:lineRule="auto"/>
        <w:rPr>
          <w:rFonts w:ascii="宋体" w:hAnsi="宋体" w:hint="eastAsia"/>
          <w:sz w:val="21"/>
          <w:szCs w:val="21"/>
        </w:rPr>
      </w:pPr>
    </w:p>
    <w:p w:rsidR="00A63A52" w:rsidRPr="00BC57E8" w:rsidRDefault="00E42DB7" w:rsidP="00BA4562">
      <w:pPr>
        <w:pStyle w:val="2"/>
        <w:snapToGrid w:val="0"/>
        <w:spacing w:line="300" w:lineRule="auto"/>
        <w:rPr>
          <w:rFonts w:ascii="宋体" w:eastAsia="宋体" w:hAnsi="宋体"/>
        </w:rPr>
      </w:pPr>
      <w:bookmarkStart w:id="495" w:name="_Toc131843243"/>
      <w:bookmarkStart w:id="496" w:name="_Toc148261074"/>
      <w:bookmarkStart w:id="497" w:name="_Toc152754411"/>
      <w:bookmarkStart w:id="498" w:name="_Toc197919067"/>
      <w:r>
        <w:rPr>
          <w:rFonts w:ascii="宋体" w:eastAsia="宋体" w:hAnsi="宋体" w:hint="eastAsia"/>
        </w:rPr>
        <w:lastRenderedPageBreak/>
        <w:t>9.</w:t>
      </w:r>
      <w:r w:rsidR="00C17878">
        <w:rPr>
          <w:rFonts w:ascii="宋体" w:eastAsia="宋体" w:hAnsi="宋体" w:hint="eastAsia"/>
        </w:rPr>
        <w:t>4</w:t>
      </w:r>
      <w:r w:rsidR="00A63A52" w:rsidRPr="00BC57E8">
        <w:rPr>
          <w:rFonts w:ascii="宋体" w:eastAsia="宋体" w:hAnsi="宋体" w:hint="eastAsia"/>
        </w:rPr>
        <w:t xml:space="preserve"> 基接口I</w:t>
      </w:r>
      <w:bookmarkEnd w:id="495"/>
      <w:bookmarkEnd w:id="496"/>
      <w:bookmarkEnd w:id="497"/>
      <w:r w:rsidR="008078E5">
        <w:rPr>
          <w:rFonts w:ascii="宋体" w:eastAsia="宋体" w:hAnsi="宋体" w:hint="eastAsia"/>
        </w:rPr>
        <w:t>Interface</w:t>
      </w:r>
      <w:bookmarkEnd w:id="498"/>
    </w:p>
    <w:p w:rsidR="00A63A52" w:rsidRPr="00CA6AC6" w:rsidRDefault="00E42DB7" w:rsidP="00FF179A">
      <w:pPr>
        <w:pStyle w:val="3"/>
        <w:snapToGrid w:val="0"/>
        <w:spacing w:line="300" w:lineRule="auto"/>
        <w:rPr>
          <w:rFonts w:ascii="宋体" w:hAnsi="宋体"/>
          <w:sz w:val="28"/>
          <w:szCs w:val="28"/>
        </w:rPr>
      </w:pPr>
      <w:bookmarkStart w:id="499" w:name="_Toc131843244"/>
      <w:bookmarkStart w:id="500" w:name="_Toc148261075"/>
      <w:bookmarkStart w:id="501" w:name="_Toc152754412"/>
      <w:bookmarkStart w:id="502" w:name="_Toc197919068"/>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C17878">
          <w:rPr>
            <w:rFonts w:ascii="宋体" w:hAnsi="宋体" w:hint="eastAsia"/>
            <w:sz w:val="28"/>
            <w:szCs w:val="28"/>
          </w:rPr>
          <w:t>4</w:t>
        </w:r>
        <w:r w:rsidR="0080541C">
          <w:rPr>
            <w:rFonts w:ascii="宋体" w:hAnsi="宋体" w:hint="eastAsia"/>
            <w:sz w:val="28"/>
            <w:szCs w:val="28"/>
          </w:rPr>
          <w:t>.</w:t>
        </w:r>
        <w:r w:rsidR="00A63A52" w:rsidRPr="00CA6AC6">
          <w:rPr>
            <w:rFonts w:ascii="宋体" w:hAnsi="宋体" w:hint="eastAsia"/>
            <w:sz w:val="28"/>
            <w:szCs w:val="28"/>
          </w:rPr>
          <w:t>1</w:t>
        </w:r>
        <w:r w:rsidR="00A63A52" w:rsidRPr="00CA6AC6">
          <w:rPr>
            <w:rFonts w:ascii="宋体" w:hAnsi="宋体"/>
            <w:sz w:val="28"/>
            <w:szCs w:val="28"/>
          </w:rPr>
          <w:tab/>
        </w:r>
      </w:smartTag>
      <w:r w:rsidR="00A63A52" w:rsidRPr="00CA6AC6">
        <w:rPr>
          <w:rFonts w:ascii="宋体" w:hAnsi="宋体" w:hint="eastAsia"/>
          <w:sz w:val="28"/>
          <w:szCs w:val="28"/>
        </w:rPr>
        <w:t>I</w:t>
      </w:r>
      <w:r w:rsidR="00D820A0">
        <w:rPr>
          <w:rFonts w:ascii="宋体" w:hAnsi="宋体" w:hint="eastAsia"/>
          <w:sz w:val="28"/>
          <w:szCs w:val="28"/>
        </w:rPr>
        <w:t>Interface</w:t>
      </w:r>
      <w:r w:rsidR="00A63A52" w:rsidRPr="00CA6AC6">
        <w:rPr>
          <w:rFonts w:ascii="宋体" w:hAnsi="宋体" w:hint="eastAsia"/>
          <w:sz w:val="28"/>
          <w:szCs w:val="28"/>
        </w:rPr>
        <w:t>接口方法</w:t>
      </w:r>
      <w:bookmarkEnd w:id="499"/>
      <w:bookmarkEnd w:id="500"/>
      <w:bookmarkEnd w:id="501"/>
      <w:bookmarkEnd w:id="502"/>
    </w:p>
    <w:p w:rsidR="009F422C"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所有的CAR接口都直接或间接地继承于I</w:t>
      </w:r>
      <w:r w:rsidR="009F422C">
        <w:rPr>
          <w:rFonts w:ascii="宋体" w:hAnsi="宋体" w:hint="eastAsia"/>
          <w:sz w:val="21"/>
          <w:szCs w:val="21"/>
        </w:rPr>
        <w:t>Interface</w:t>
      </w:r>
      <w:r w:rsidR="0008737C">
        <w:rPr>
          <w:rFonts w:ascii="宋体" w:hAnsi="宋体" w:hint="eastAsia"/>
          <w:sz w:val="21"/>
          <w:szCs w:val="21"/>
        </w:rPr>
        <w:t>。</w:t>
      </w:r>
      <w:r w:rsidR="009F422C">
        <w:rPr>
          <w:rFonts w:ascii="宋体" w:hAnsi="宋体" w:hint="eastAsia"/>
          <w:sz w:val="21"/>
          <w:szCs w:val="21"/>
        </w:rPr>
        <w:t>R</w:t>
      </w:r>
      <w:r w:rsidRPr="00AB5DDD">
        <w:rPr>
          <w:rFonts w:ascii="宋体" w:hAnsi="宋体" w:hint="eastAsia"/>
          <w:sz w:val="21"/>
          <w:szCs w:val="21"/>
        </w:rPr>
        <w:t>IID为</w:t>
      </w:r>
      <w:r w:rsidR="009F422C">
        <w:rPr>
          <w:rFonts w:ascii="宋体" w:hAnsi="宋体" w:hint="eastAsia"/>
          <w:sz w:val="21"/>
          <w:szCs w:val="21"/>
        </w:rPr>
        <w:t>接口唯一标识</w:t>
      </w:r>
      <w:r w:rsidR="0008737C">
        <w:rPr>
          <w:rFonts w:ascii="宋体" w:hAnsi="宋体" w:hint="eastAsia"/>
          <w:sz w:val="21"/>
          <w:szCs w:val="21"/>
        </w:rPr>
        <w:t>，它存</w:t>
      </w:r>
      <w:r w:rsidR="001C63BA">
        <w:rPr>
          <w:rFonts w:ascii="宋体" w:hAnsi="宋体" w:hint="eastAsia"/>
          <w:sz w:val="21"/>
          <w:szCs w:val="21"/>
        </w:rPr>
        <w:t>在</w:t>
      </w:r>
      <w:r w:rsidR="0008737C">
        <w:rPr>
          <w:rFonts w:ascii="宋体" w:hAnsi="宋体" w:hint="eastAsia"/>
          <w:sz w:val="21"/>
          <w:szCs w:val="21"/>
        </w:rPr>
        <w:t>于每个接口类的</w:t>
      </w:r>
      <w:r w:rsidR="001C63BA">
        <w:rPr>
          <w:rFonts w:ascii="宋体" w:hAnsi="宋体" w:hint="eastAsia"/>
          <w:sz w:val="21"/>
          <w:szCs w:val="21"/>
        </w:rPr>
        <w:t>内存区的</w:t>
      </w:r>
      <w:r w:rsidR="0008737C">
        <w:rPr>
          <w:rFonts w:ascii="宋体" w:hAnsi="宋体" w:hint="eastAsia"/>
          <w:sz w:val="21"/>
          <w:szCs w:val="21"/>
        </w:rPr>
        <w:t>最前面，所以指向接口类的指针，可以强制性地被认为是一个指向RIID的指针</w:t>
      </w:r>
      <w:r w:rsidRPr="00AB5DDD">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其方法成员有：</w:t>
      </w: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r w:rsidRPr="00A1121F">
        <w:rPr>
          <w:rFonts w:ascii="宋体" w:hAnsi="宋体"/>
          <w:sz w:val="21"/>
          <w:szCs w:val="21"/>
        </w:rPr>
        <w:t>IInterface</w:t>
      </w: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r w:rsidRPr="00A1121F">
        <w:rPr>
          <w:rFonts w:ascii="宋体" w:hAnsi="宋体"/>
          <w:sz w:val="21"/>
          <w:szCs w:val="21"/>
        </w:rPr>
        <w:t>{</w:t>
      </w: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r w:rsidRPr="00A1121F">
        <w:rPr>
          <w:rFonts w:ascii="宋体" w:hAnsi="宋体"/>
          <w:sz w:val="21"/>
          <w:szCs w:val="21"/>
        </w:rPr>
        <w:t xml:space="preserve">    virtual CARAPI_(PInterface) Probe(</w:t>
      </w: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r w:rsidRPr="00A1121F">
        <w:rPr>
          <w:rFonts w:ascii="宋体" w:hAnsi="宋体"/>
          <w:sz w:val="21"/>
          <w:szCs w:val="21"/>
        </w:rPr>
        <w:t xml:space="preserve">            /* [in] */ RIID riid) = 0;</w:t>
      </w: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r w:rsidRPr="00A1121F">
        <w:rPr>
          <w:rFonts w:ascii="宋体" w:hAnsi="宋体"/>
          <w:sz w:val="21"/>
          <w:szCs w:val="21"/>
        </w:rPr>
        <w:t xml:space="preserve">    virtual CARAPI_(_ELASTOS UInt32) AddRef() = 0;</w:t>
      </w: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r w:rsidRPr="00A1121F">
        <w:rPr>
          <w:rFonts w:ascii="宋体" w:hAnsi="宋体"/>
          <w:sz w:val="21"/>
          <w:szCs w:val="21"/>
        </w:rPr>
        <w:t xml:space="preserve">    virtual CARAPI_(_ELASTOS UInt32) Release() = 0;</w:t>
      </w: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r w:rsidRPr="00A1121F">
        <w:rPr>
          <w:rFonts w:ascii="宋体" w:hAnsi="宋体"/>
          <w:sz w:val="21"/>
          <w:szCs w:val="21"/>
        </w:rPr>
        <w:t xml:space="preserve">    virtual CARAPI Aggregate(</w:t>
      </w: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r w:rsidRPr="00A1121F">
        <w:rPr>
          <w:rFonts w:ascii="宋体" w:hAnsi="宋体"/>
          <w:sz w:val="21"/>
          <w:szCs w:val="21"/>
        </w:rPr>
        <w:t xml:space="preserve">            /* [in] */ AggregateType type,</w:t>
      </w:r>
    </w:p>
    <w:p w:rsidR="00A1121F" w:rsidRPr="00A1121F" w:rsidRDefault="00A1121F" w:rsidP="00A1121F">
      <w:pPr>
        <w:shd w:val="clear" w:color="auto" w:fill="E6E6E6"/>
        <w:snapToGrid w:val="0"/>
        <w:spacing w:line="300" w:lineRule="auto"/>
        <w:ind w:firstLineChars="200" w:firstLine="420"/>
        <w:rPr>
          <w:rFonts w:ascii="宋体" w:hAnsi="宋体"/>
          <w:sz w:val="21"/>
          <w:szCs w:val="21"/>
        </w:rPr>
      </w:pPr>
      <w:r w:rsidRPr="00A1121F">
        <w:rPr>
          <w:rFonts w:ascii="宋体" w:hAnsi="宋体"/>
          <w:sz w:val="21"/>
          <w:szCs w:val="21"/>
        </w:rPr>
        <w:t xml:space="preserve">            /* [in] */ PInterface pObject) = 0;</w:t>
      </w:r>
    </w:p>
    <w:p w:rsidR="00A1121F" w:rsidRPr="000F6A51" w:rsidRDefault="00A1121F" w:rsidP="00A1121F">
      <w:pPr>
        <w:shd w:val="clear" w:color="auto" w:fill="E6E6E6"/>
        <w:snapToGrid w:val="0"/>
        <w:spacing w:line="300" w:lineRule="auto"/>
        <w:ind w:firstLineChars="200" w:firstLine="420"/>
        <w:rPr>
          <w:rFonts w:ascii="宋体" w:hAnsi="宋体"/>
          <w:i/>
          <w:sz w:val="21"/>
          <w:szCs w:val="21"/>
        </w:rPr>
      </w:pPr>
    </w:p>
    <w:p w:rsidR="00A1121F" w:rsidRPr="000F6A51" w:rsidRDefault="00A1121F" w:rsidP="00A1121F">
      <w:pPr>
        <w:shd w:val="clear" w:color="auto" w:fill="E6E6E6"/>
        <w:snapToGrid w:val="0"/>
        <w:spacing w:line="300" w:lineRule="auto"/>
        <w:ind w:firstLineChars="200" w:firstLine="420"/>
        <w:rPr>
          <w:rFonts w:ascii="宋体" w:hAnsi="宋体"/>
          <w:i/>
          <w:sz w:val="21"/>
          <w:szCs w:val="21"/>
        </w:rPr>
      </w:pPr>
      <w:r w:rsidRPr="000F6A51">
        <w:rPr>
          <w:rFonts w:ascii="宋体" w:hAnsi="宋体"/>
          <w:i/>
          <w:sz w:val="21"/>
          <w:szCs w:val="21"/>
        </w:rPr>
        <w:t xml:space="preserve">    virtual CARAPI GetDomain(</w:t>
      </w:r>
    </w:p>
    <w:p w:rsidR="00A1121F" w:rsidRPr="000F6A51" w:rsidRDefault="00A1121F" w:rsidP="00A1121F">
      <w:pPr>
        <w:shd w:val="clear" w:color="auto" w:fill="E6E6E6"/>
        <w:snapToGrid w:val="0"/>
        <w:spacing w:line="300" w:lineRule="auto"/>
        <w:ind w:firstLineChars="200" w:firstLine="420"/>
        <w:rPr>
          <w:rFonts w:ascii="宋体" w:hAnsi="宋体"/>
          <w:i/>
          <w:sz w:val="21"/>
          <w:szCs w:val="21"/>
        </w:rPr>
      </w:pPr>
      <w:r w:rsidRPr="000F6A51">
        <w:rPr>
          <w:rFonts w:ascii="宋体" w:hAnsi="宋体"/>
          <w:i/>
          <w:sz w:val="21"/>
          <w:szCs w:val="21"/>
        </w:rPr>
        <w:t xml:space="preserve">            /* [out] */ PInterface *ppObject) = 0;</w:t>
      </w:r>
    </w:p>
    <w:p w:rsidR="00A1121F" w:rsidRPr="000F6A51" w:rsidRDefault="00A1121F" w:rsidP="00A1121F">
      <w:pPr>
        <w:shd w:val="clear" w:color="auto" w:fill="E6E6E6"/>
        <w:snapToGrid w:val="0"/>
        <w:spacing w:line="300" w:lineRule="auto"/>
        <w:ind w:firstLineChars="200" w:firstLine="420"/>
        <w:rPr>
          <w:rFonts w:ascii="宋体" w:hAnsi="宋体"/>
          <w:i/>
          <w:sz w:val="21"/>
          <w:szCs w:val="21"/>
        </w:rPr>
      </w:pPr>
    </w:p>
    <w:p w:rsidR="00A1121F" w:rsidRPr="000F6A51" w:rsidRDefault="00A1121F" w:rsidP="00A1121F">
      <w:pPr>
        <w:shd w:val="clear" w:color="auto" w:fill="E6E6E6"/>
        <w:snapToGrid w:val="0"/>
        <w:spacing w:line="300" w:lineRule="auto"/>
        <w:ind w:firstLineChars="200" w:firstLine="420"/>
        <w:rPr>
          <w:rFonts w:ascii="宋体" w:hAnsi="宋体"/>
          <w:i/>
          <w:sz w:val="21"/>
          <w:szCs w:val="21"/>
        </w:rPr>
      </w:pPr>
      <w:r w:rsidRPr="000F6A51">
        <w:rPr>
          <w:rFonts w:ascii="宋体" w:hAnsi="宋体"/>
          <w:i/>
          <w:sz w:val="21"/>
          <w:szCs w:val="21"/>
        </w:rPr>
        <w:t xml:space="preserve">    static CARAPI_(PInterface) ProbeDefault(IInterface* pObj)</w:t>
      </w:r>
    </w:p>
    <w:p w:rsidR="00A1121F" w:rsidRPr="000F6A51" w:rsidRDefault="00A1121F" w:rsidP="00A1121F">
      <w:pPr>
        <w:shd w:val="clear" w:color="auto" w:fill="E6E6E6"/>
        <w:snapToGrid w:val="0"/>
        <w:spacing w:line="300" w:lineRule="auto"/>
        <w:ind w:firstLineChars="200" w:firstLine="420"/>
        <w:rPr>
          <w:rFonts w:ascii="宋体" w:hAnsi="宋体"/>
          <w:i/>
          <w:sz w:val="21"/>
          <w:szCs w:val="21"/>
        </w:rPr>
      </w:pPr>
      <w:r w:rsidRPr="000F6A51">
        <w:rPr>
          <w:rFonts w:ascii="宋体" w:hAnsi="宋体"/>
          <w:i/>
          <w:sz w:val="21"/>
          <w:szCs w:val="21"/>
        </w:rPr>
        <w:t xml:space="preserve">    {</w:t>
      </w:r>
    </w:p>
    <w:p w:rsidR="00A1121F" w:rsidRPr="000F6A51" w:rsidRDefault="00A1121F" w:rsidP="00A1121F">
      <w:pPr>
        <w:shd w:val="clear" w:color="auto" w:fill="E6E6E6"/>
        <w:snapToGrid w:val="0"/>
        <w:spacing w:line="300" w:lineRule="auto"/>
        <w:ind w:firstLineChars="200" w:firstLine="420"/>
        <w:rPr>
          <w:rFonts w:ascii="宋体" w:hAnsi="宋体"/>
          <w:i/>
          <w:sz w:val="21"/>
          <w:szCs w:val="21"/>
        </w:rPr>
      </w:pPr>
      <w:r w:rsidRPr="000F6A51">
        <w:rPr>
          <w:rFonts w:ascii="宋体" w:hAnsi="宋体"/>
          <w:i/>
          <w:sz w:val="21"/>
          <w:szCs w:val="21"/>
        </w:rPr>
        <w:t xml:space="preserve">        return pObj-&gt;Probe(EIID_IInterface);</w:t>
      </w:r>
    </w:p>
    <w:p w:rsidR="00A1121F" w:rsidRPr="000F6A51" w:rsidRDefault="00A1121F" w:rsidP="00A1121F">
      <w:pPr>
        <w:shd w:val="clear" w:color="auto" w:fill="E6E6E6"/>
        <w:snapToGrid w:val="0"/>
        <w:spacing w:line="300" w:lineRule="auto"/>
        <w:ind w:firstLineChars="200" w:firstLine="420"/>
        <w:rPr>
          <w:rFonts w:ascii="宋体" w:hAnsi="宋体"/>
          <w:i/>
          <w:sz w:val="21"/>
          <w:szCs w:val="21"/>
        </w:rPr>
      </w:pPr>
      <w:r w:rsidRPr="000F6A51">
        <w:rPr>
          <w:rFonts w:ascii="宋体" w:hAnsi="宋体"/>
          <w:i/>
          <w:sz w:val="21"/>
          <w:szCs w:val="21"/>
        </w:rPr>
        <w:t xml:space="preserve">    }</w:t>
      </w:r>
    </w:p>
    <w:p w:rsidR="002157D1" w:rsidRPr="009F422C" w:rsidRDefault="00A1121F" w:rsidP="00A1121F">
      <w:pPr>
        <w:shd w:val="clear" w:color="auto" w:fill="E6E6E6"/>
        <w:snapToGrid w:val="0"/>
        <w:spacing w:line="300" w:lineRule="auto"/>
        <w:ind w:firstLineChars="200" w:firstLine="420"/>
        <w:rPr>
          <w:rFonts w:ascii="宋体" w:hAnsi="宋体" w:hint="eastAsia"/>
          <w:sz w:val="21"/>
          <w:szCs w:val="21"/>
        </w:rPr>
      </w:pPr>
      <w:r w:rsidRPr="00A1121F">
        <w:rPr>
          <w:rFonts w:ascii="宋体" w:hAnsi="宋体"/>
          <w:sz w:val="21"/>
          <w:szCs w:val="21"/>
        </w:rPr>
        <w:t>};</w:t>
      </w:r>
    </w:p>
    <w:p w:rsidR="00A63A52" w:rsidRDefault="009676A9" w:rsidP="009676A9">
      <w:pPr>
        <w:snapToGrid w:val="0"/>
        <w:spacing w:line="300" w:lineRule="auto"/>
        <w:ind w:firstLineChars="200" w:firstLine="420"/>
        <w:rPr>
          <w:rFonts w:ascii="宋体" w:hAnsi="宋体" w:hint="eastAsia"/>
          <w:sz w:val="21"/>
          <w:szCs w:val="21"/>
        </w:rPr>
      </w:pPr>
      <w:r>
        <w:rPr>
          <w:rFonts w:ascii="宋体" w:hAnsi="宋体" w:hint="eastAsia"/>
          <w:sz w:val="21"/>
          <w:szCs w:val="21"/>
        </w:rPr>
        <w:t>注：</w:t>
      </w:r>
    </w:p>
    <w:p w:rsidR="009676A9" w:rsidRPr="009676A9" w:rsidRDefault="009676A9" w:rsidP="009676A9">
      <w:pPr>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斜体字的部分现在尚未实现，列在这里，只供参考。</w:t>
      </w:r>
    </w:p>
    <w:p w:rsidR="009676A9" w:rsidRDefault="009676A9" w:rsidP="00124A87">
      <w:pPr>
        <w:snapToGrid w:val="0"/>
        <w:spacing w:line="300" w:lineRule="auto"/>
        <w:rPr>
          <w:rFonts w:ascii="宋体" w:hAnsi="宋体" w:hint="eastAsia"/>
          <w:color w:val="000000"/>
        </w:rPr>
      </w:pPr>
    </w:p>
    <w:p w:rsidR="00283BAE" w:rsidRPr="00283BAE" w:rsidRDefault="00283BAE" w:rsidP="00283BAE">
      <w:pPr>
        <w:snapToGrid w:val="0"/>
        <w:spacing w:line="300" w:lineRule="auto"/>
        <w:ind w:firstLineChars="200" w:firstLine="420"/>
        <w:rPr>
          <w:rFonts w:ascii="宋体" w:hAnsi="宋体" w:hint="eastAsia"/>
          <w:sz w:val="21"/>
          <w:szCs w:val="21"/>
        </w:rPr>
      </w:pPr>
      <w:r>
        <w:rPr>
          <w:rFonts w:ascii="宋体" w:hAnsi="宋体" w:hint="eastAsia"/>
          <w:sz w:val="21"/>
          <w:szCs w:val="21"/>
        </w:rPr>
        <w:t>有关RIID的定义：</w:t>
      </w:r>
    </w:p>
    <w:p w:rsidR="00283BAE" w:rsidRPr="00283BAE" w:rsidRDefault="00283BAE" w:rsidP="00283BAE">
      <w:pPr>
        <w:shd w:val="clear" w:color="auto" w:fill="E6E6E6"/>
        <w:snapToGrid w:val="0"/>
        <w:spacing w:line="300" w:lineRule="auto"/>
        <w:ind w:firstLineChars="200" w:firstLine="420"/>
        <w:rPr>
          <w:rFonts w:ascii="宋体" w:hAnsi="宋体"/>
          <w:sz w:val="21"/>
          <w:szCs w:val="21"/>
        </w:rPr>
      </w:pPr>
      <w:r w:rsidRPr="00283BAE">
        <w:rPr>
          <w:rFonts w:ascii="宋体" w:hAnsi="宋体"/>
          <w:sz w:val="21"/>
          <w:szCs w:val="21"/>
        </w:rPr>
        <w:t>typedef struct  _tagGUID</w:t>
      </w:r>
    </w:p>
    <w:p w:rsidR="00283BAE" w:rsidRPr="00283BAE" w:rsidRDefault="00283BAE" w:rsidP="00283BAE">
      <w:pPr>
        <w:shd w:val="clear" w:color="auto" w:fill="E6E6E6"/>
        <w:snapToGrid w:val="0"/>
        <w:spacing w:line="300" w:lineRule="auto"/>
        <w:ind w:firstLineChars="200" w:firstLine="420"/>
        <w:rPr>
          <w:rFonts w:ascii="宋体" w:hAnsi="宋体"/>
          <w:sz w:val="21"/>
          <w:szCs w:val="21"/>
        </w:rPr>
      </w:pPr>
      <w:r w:rsidRPr="00283BAE">
        <w:rPr>
          <w:rFonts w:ascii="宋体" w:hAnsi="宋体"/>
          <w:sz w:val="21"/>
          <w:szCs w:val="21"/>
        </w:rPr>
        <w:t>{</w:t>
      </w:r>
    </w:p>
    <w:p w:rsidR="00283BAE" w:rsidRPr="00283BAE" w:rsidRDefault="00283BAE" w:rsidP="00283BAE">
      <w:pPr>
        <w:shd w:val="clear" w:color="auto" w:fill="E6E6E6"/>
        <w:snapToGrid w:val="0"/>
        <w:spacing w:line="300" w:lineRule="auto"/>
        <w:ind w:firstLineChars="200" w:firstLine="420"/>
        <w:rPr>
          <w:rFonts w:ascii="宋体" w:hAnsi="宋体"/>
          <w:sz w:val="21"/>
          <w:szCs w:val="21"/>
        </w:rPr>
      </w:pPr>
      <w:r w:rsidRPr="00283BAE">
        <w:rPr>
          <w:rFonts w:ascii="宋体" w:hAnsi="宋体"/>
          <w:sz w:val="21"/>
          <w:szCs w:val="21"/>
        </w:rPr>
        <w:t xml:space="preserve">    UINT32 Data1;</w:t>
      </w:r>
    </w:p>
    <w:p w:rsidR="00283BAE" w:rsidRPr="00283BAE" w:rsidRDefault="00283BAE" w:rsidP="00283BAE">
      <w:pPr>
        <w:shd w:val="clear" w:color="auto" w:fill="E6E6E6"/>
        <w:snapToGrid w:val="0"/>
        <w:spacing w:line="300" w:lineRule="auto"/>
        <w:ind w:firstLineChars="200" w:firstLine="420"/>
        <w:rPr>
          <w:rFonts w:ascii="宋体" w:hAnsi="宋体"/>
          <w:sz w:val="21"/>
          <w:szCs w:val="21"/>
        </w:rPr>
      </w:pPr>
      <w:r w:rsidRPr="00283BAE">
        <w:rPr>
          <w:rFonts w:ascii="宋体" w:hAnsi="宋体"/>
          <w:sz w:val="21"/>
          <w:szCs w:val="21"/>
        </w:rPr>
        <w:t xml:space="preserve">    UINT16 Data2;</w:t>
      </w:r>
    </w:p>
    <w:p w:rsidR="00283BAE" w:rsidRPr="00283BAE" w:rsidRDefault="00283BAE" w:rsidP="00283BAE">
      <w:pPr>
        <w:shd w:val="clear" w:color="auto" w:fill="E6E6E6"/>
        <w:snapToGrid w:val="0"/>
        <w:spacing w:line="300" w:lineRule="auto"/>
        <w:ind w:firstLineChars="200" w:firstLine="420"/>
        <w:rPr>
          <w:rFonts w:ascii="宋体" w:hAnsi="宋体"/>
          <w:sz w:val="21"/>
          <w:szCs w:val="21"/>
        </w:rPr>
      </w:pPr>
      <w:r w:rsidRPr="00283BAE">
        <w:rPr>
          <w:rFonts w:ascii="宋体" w:hAnsi="宋体"/>
          <w:sz w:val="21"/>
          <w:szCs w:val="21"/>
        </w:rPr>
        <w:t xml:space="preserve">    UINT16 Data3;</w:t>
      </w:r>
    </w:p>
    <w:p w:rsidR="00283BAE" w:rsidRPr="00283BAE" w:rsidRDefault="00283BAE" w:rsidP="00283BAE">
      <w:pPr>
        <w:shd w:val="clear" w:color="auto" w:fill="E6E6E6"/>
        <w:snapToGrid w:val="0"/>
        <w:spacing w:line="300" w:lineRule="auto"/>
        <w:ind w:firstLineChars="200" w:firstLine="420"/>
        <w:rPr>
          <w:rFonts w:ascii="宋体" w:hAnsi="宋体"/>
          <w:sz w:val="21"/>
          <w:szCs w:val="21"/>
        </w:rPr>
      </w:pPr>
      <w:r w:rsidRPr="00283BAE">
        <w:rPr>
          <w:rFonts w:ascii="宋体" w:hAnsi="宋体"/>
          <w:sz w:val="21"/>
          <w:szCs w:val="21"/>
        </w:rPr>
        <w:t xml:space="preserve">    UINT8 Data4[ 8 ];</w:t>
      </w:r>
    </w:p>
    <w:p w:rsidR="00283BAE" w:rsidRDefault="00283BAE" w:rsidP="00283BAE">
      <w:pPr>
        <w:shd w:val="clear" w:color="auto" w:fill="E6E6E6"/>
        <w:snapToGrid w:val="0"/>
        <w:spacing w:line="300" w:lineRule="auto"/>
        <w:ind w:firstLineChars="200" w:firstLine="420"/>
        <w:rPr>
          <w:rFonts w:ascii="宋体" w:hAnsi="宋体" w:hint="eastAsia"/>
          <w:sz w:val="21"/>
          <w:szCs w:val="21"/>
        </w:rPr>
      </w:pPr>
      <w:r w:rsidRPr="00283BAE">
        <w:rPr>
          <w:rFonts w:ascii="宋体" w:hAnsi="宋体"/>
          <w:sz w:val="21"/>
          <w:szCs w:val="21"/>
        </w:rPr>
        <w:t>} GUID;</w:t>
      </w:r>
    </w:p>
    <w:p w:rsidR="00283BAE" w:rsidRDefault="00283BAE" w:rsidP="00283BAE">
      <w:pPr>
        <w:shd w:val="clear" w:color="auto" w:fill="E6E6E6"/>
        <w:snapToGrid w:val="0"/>
        <w:spacing w:line="300" w:lineRule="auto"/>
        <w:ind w:firstLineChars="200" w:firstLine="420"/>
        <w:rPr>
          <w:rFonts w:ascii="宋体" w:hAnsi="宋体" w:hint="eastAsia"/>
          <w:sz w:val="21"/>
          <w:szCs w:val="21"/>
        </w:rPr>
      </w:pPr>
      <w:r w:rsidRPr="00283BAE">
        <w:rPr>
          <w:rFonts w:ascii="宋体" w:hAnsi="宋体"/>
          <w:sz w:val="21"/>
          <w:szCs w:val="21"/>
        </w:rPr>
        <w:lastRenderedPageBreak/>
        <w:t>typedef GUID *PIID;</w:t>
      </w:r>
    </w:p>
    <w:p w:rsidR="00283BAE" w:rsidRPr="00283BAE" w:rsidRDefault="00283BAE" w:rsidP="00283BAE">
      <w:pPr>
        <w:shd w:val="clear" w:color="auto" w:fill="E6E6E6"/>
        <w:snapToGrid w:val="0"/>
        <w:spacing w:line="300" w:lineRule="auto"/>
        <w:ind w:firstLineChars="200" w:firstLine="420"/>
        <w:rPr>
          <w:rFonts w:ascii="宋体" w:hAnsi="宋体" w:hint="eastAsia"/>
          <w:sz w:val="21"/>
          <w:szCs w:val="21"/>
        </w:rPr>
      </w:pPr>
      <w:r w:rsidRPr="00283BAE">
        <w:rPr>
          <w:rFonts w:ascii="宋体" w:hAnsi="宋体"/>
          <w:sz w:val="21"/>
          <w:szCs w:val="21"/>
        </w:rPr>
        <w:t>typedef GUID IID;</w:t>
      </w:r>
    </w:p>
    <w:p w:rsidR="00283BAE" w:rsidRPr="00283BAE" w:rsidRDefault="00283BAE" w:rsidP="00283BAE">
      <w:pPr>
        <w:shd w:val="clear" w:color="auto" w:fill="E6E6E6"/>
        <w:snapToGrid w:val="0"/>
        <w:spacing w:line="300" w:lineRule="auto"/>
        <w:ind w:firstLineChars="200" w:firstLine="420"/>
        <w:rPr>
          <w:rFonts w:ascii="宋体" w:hAnsi="宋体" w:hint="eastAsia"/>
          <w:sz w:val="21"/>
          <w:szCs w:val="21"/>
        </w:rPr>
      </w:pPr>
      <w:r w:rsidRPr="00283BAE">
        <w:rPr>
          <w:rFonts w:ascii="宋体" w:hAnsi="宋体"/>
          <w:sz w:val="21"/>
          <w:szCs w:val="21"/>
        </w:rPr>
        <w:t>#define RIID   const IID &amp;</w:t>
      </w:r>
    </w:p>
    <w:p w:rsidR="00283BAE" w:rsidRDefault="00283BAE" w:rsidP="00124A87">
      <w:pPr>
        <w:snapToGrid w:val="0"/>
        <w:spacing w:line="300" w:lineRule="auto"/>
        <w:rPr>
          <w:rFonts w:ascii="宋体" w:hAnsi="宋体" w:hint="eastAsia"/>
          <w:color w:val="000000"/>
        </w:rPr>
      </w:pP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接口中的前三个方法与COM的IUnknown接口的三个同名方法基本等价(除了</w:t>
      </w:r>
      <w:r w:rsidR="000468E0">
        <w:rPr>
          <w:rFonts w:ascii="宋体" w:hAnsi="宋体" w:hint="eastAsia"/>
          <w:sz w:val="21"/>
          <w:szCs w:val="21"/>
        </w:rPr>
        <w:t>Probe在参数处理方式上有些不同</w:t>
      </w:r>
      <w:r w:rsidRPr="00AB5DDD">
        <w:rPr>
          <w:rFonts w:ascii="宋体" w:hAnsi="宋体" w:hint="eastAsia"/>
          <w:sz w:val="21"/>
          <w:szCs w:val="21"/>
        </w:rPr>
        <w:t>)，但多了个Aggregate()方法，这就与COM不兼容了。</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AggregateType各成员简单描述如下：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6"/>
        <w:gridCol w:w="5040"/>
      </w:tblGrid>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成员</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描述</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AggrType_Virtual</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用于二进制继承</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AggrType_AspectAttach</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用于动态聚合，将被聚合对象加入聚合链</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AggrType_AspectDetach</w:t>
            </w:r>
          </w:p>
        </w:tc>
        <w:tc>
          <w:tcPr>
            <w:tcW w:w="5040" w:type="dxa"/>
          </w:tcPr>
          <w:p w:rsidR="00A63A52" w:rsidRPr="00A7374B" w:rsidRDefault="00A63A52" w:rsidP="00A7374B">
            <w:pPr>
              <w:snapToGrid w:val="0"/>
              <w:spacing w:line="300" w:lineRule="auto"/>
              <w:ind w:firstLineChars="200" w:firstLine="420"/>
              <w:rPr>
                <w:rFonts w:ascii="宋体" w:hAnsi="宋体"/>
                <w:sz w:val="21"/>
                <w:szCs w:val="21"/>
              </w:rPr>
            </w:pPr>
            <w:r w:rsidRPr="00A7374B">
              <w:rPr>
                <w:rFonts w:ascii="宋体" w:hAnsi="宋体" w:hint="eastAsia"/>
                <w:sz w:val="21"/>
                <w:szCs w:val="21"/>
              </w:rPr>
              <w:t>用于动态聚合，从聚合链里去掉聚合对象</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AggrType_Aggregate</w:t>
            </w:r>
          </w:p>
        </w:tc>
        <w:tc>
          <w:tcPr>
            <w:tcW w:w="5040" w:type="dxa"/>
          </w:tcPr>
          <w:p w:rsidR="00A63A52" w:rsidRPr="00A7374B" w:rsidRDefault="00A63A52" w:rsidP="00A7374B">
            <w:pPr>
              <w:snapToGrid w:val="0"/>
              <w:spacing w:line="300" w:lineRule="auto"/>
              <w:ind w:firstLineChars="200" w:firstLine="420"/>
              <w:rPr>
                <w:rFonts w:ascii="宋体" w:hAnsi="宋体"/>
                <w:sz w:val="21"/>
                <w:szCs w:val="21"/>
              </w:rPr>
            </w:pPr>
            <w:r w:rsidRPr="00A7374B">
              <w:rPr>
                <w:rFonts w:ascii="宋体" w:hAnsi="宋体" w:hint="eastAsia"/>
                <w:sz w:val="21"/>
                <w:szCs w:val="21"/>
              </w:rPr>
              <w:t>用于动态聚合，聚合aspect对象</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AggrType_Reaggregate</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用于动态聚合</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AggrType_Unaggregate</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用于动态卸载聚合</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AggrType_EnterContext</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用于</w:t>
            </w:r>
            <w:r w:rsidR="00F60F90">
              <w:rPr>
                <w:rFonts w:ascii="宋体" w:hAnsi="宋体" w:hint="eastAsia"/>
                <w:sz w:val="21"/>
                <w:szCs w:val="21"/>
              </w:rPr>
              <w:t>语境</w:t>
            </w:r>
            <w:r w:rsidRPr="00A7374B">
              <w:rPr>
                <w:rFonts w:ascii="宋体" w:hAnsi="宋体" w:hint="eastAsia"/>
                <w:sz w:val="21"/>
                <w:szCs w:val="21"/>
              </w:rPr>
              <w:t>的进入</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AggrType_LeaveContext</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用于</w:t>
            </w:r>
            <w:r w:rsidR="00F60F90">
              <w:rPr>
                <w:rFonts w:ascii="宋体" w:hAnsi="宋体" w:hint="eastAsia"/>
                <w:sz w:val="21"/>
                <w:szCs w:val="21"/>
              </w:rPr>
              <w:t>语境</w:t>
            </w:r>
            <w:r w:rsidRPr="00A7374B">
              <w:rPr>
                <w:rFonts w:ascii="宋体" w:hAnsi="宋体" w:hint="eastAsia"/>
                <w:sz w:val="21"/>
                <w:szCs w:val="21"/>
              </w:rPr>
              <w:t>的离开</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AggrType_Connect</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用于接收器与可连接对象的连接</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AggrType_Disconnect</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用于接收器与可连接对象的断开</w:t>
            </w:r>
          </w:p>
        </w:tc>
      </w:tr>
      <w:tr w:rsidR="00A63A52" w:rsidRPr="00BA6813">
        <w:tblPrEx>
          <w:tblCellMar>
            <w:top w:w="0" w:type="dxa"/>
            <w:bottom w:w="0" w:type="dxa"/>
          </w:tblCellMar>
        </w:tblPrEx>
        <w:trPr>
          <w:trHeight w:val="480"/>
        </w:trPr>
        <w:tc>
          <w:tcPr>
            <w:tcW w:w="252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sz w:val="21"/>
                <w:szCs w:val="21"/>
              </w:rPr>
              <w:t>AggrType_AddConnection</w:t>
            </w:r>
          </w:p>
        </w:tc>
        <w:tc>
          <w:tcPr>
            <w:tcW w:w="5040" w:type="dxa"/>
          </w:tcPr>
          <w:p w:rsidR="00A63A52" w:rsidRPr="00A7374B" w:rsidRDefault="00A63A52" w:rsidP="00A7374B">
            <w:pPr>
              <w:snapToGrid w:val="0"/>
              <w:spacing w:line="300" w:lineRule="auto"/>
              <w:ind w:firstLineChars="200" w:firstLine="420"/>
              <w:rPr>
                <w:rFonts w:ascii="宋体" w:hAnsi="宋体" w:hint="eastAsia"/>
                <w:sz w:val="21"/>
                <w:szCs w:val="21"/>
              </w:rPr>
            </w:pPr>
            <w:r w:rsidRPr="00A7374B">
              <w:rPr>
                <w:rFonts w:ascii="宋体" w:hAnsi="宋体" w:hint="eastAsia"/>
                <w:sz w:val="21"/>
                <w:szCs w:val="21"/>
              </w:rPr>
              <w:t>用于回调接口方法的注册</w:t>
            </w:r>
          </w:p>
        </w:tc>
      </w:tr>
    </w:tbl>
    <w:p w:rsidR="00A63A52" w:rsidRDefault="00A63A52" w:rsidP="00124A87">
      <w:pPr>
        <w:snapToGrid w:val="0"/>
        <w:spacing w:line="300" w:lineRule="auto"/>
        <w:rPr>
          <w:rFonts w:ascii="宋体" w:hAnsi="宋体" w:hint="eastAsia"/>
          <w:color w:val="000000"/>
        </w:rPr>
      </w:pP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CAR构件技术许多重要的特征如二进制继承，回调机制，面向方面编程，Aggregate方法扮演了非常重要的角色。</w:t>
      </w:r>
    </w:p>
    <w:p w:rsidR="00A63A52" w:rsidRPr="00BC57E8" w:rsidRDefault="00E42DB7" w:rsidP="0078027F">
      <w:pPr>
        <w:pStyle w:val="3"/>
        <w:snapToGrid w:val="0"/>
        <w:spacing w:line="300" w:lineRule="auto"/>
        <w:rPr>
          <w:rFonts w:hint="eastAsia"/>
          <w:sz w:val="28"/>
          <w:szCs w:val="28"/>
        </w:rPr>
      </w:pPr>
      <w:bookmarkStart w:id="503" w:name="_Toc131843245"/>
      <w:bookmarkStart w:id="504" w:name="_Toc148261076"/>
      <w:bookmarkStart w:id="505" w:name="_Toc152754414"/>
      <w:bookmarkStart w:id="506" w:name="_Toc197919069"/>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9.</w:t>
        </w:r>
        <w:r w:rsidR="00C17878">
          <w:rPr>
            <w:rFonts w:ascii="宋体" w:hAnsi="宋体" w:hint="eastAsia"/>
            <w:sz w:val="28"/>
            <w:szCs w:val="28"/>
          </w:rPr>
          <w:t>4</w:t>
        </w:r>
        <w:r w:rsidR="0080541C">
          <w:rPr>
            <w:rFonts w:ascii="宋体" w:hAnsi="宋体" w:hint="eastAsia"/>
            <w:sz w:val="28"/>
            <w:szCs w:val="28"/>
          </w:rPr>
          <w:t>.</w:t>
        </w:r>
        <w:r w:rsidR="00A63A52" w:rsidRPr="00CA6AC6">
          <w:rPr>
            <w:rFonts w:ascii="宋体" w:hAnsi="宋体" w:hint="eastAsia"/>
            <w:sz w:val="28"/>
            <w:szCs w:val="28"/>
          </w:rPr>
          <w:t>2</w:t>
        </w:r>
      </w:smartTag>
      <w:r w:rsidR="00A63A52" w:rsidRPr="00CA6AC6">
        <w:rPr>
          <w:rFonts w:ascii="宋体" w:hAnsi="宋体" w:hint="eastAsia"/>
          <w:sz w:val="28"/>
          <w:szCs w:val="28"/>
        </w:rPr>
        <w:t xml:space="preserve"> I</w:t>
      </w:r>
      <w:r w:rsidR="003E7716">
        <w:rPr>
          <w:rFonts w:ascii="宋体" w:hAnsi="宋体" w:hint="eastAsia"/>
          <w:sz w:val="28"/>
          <w:szCs w:val="28"/>
        </w:rPr>
        <w:t>Interface</w:t>
      </w:r>
      <w:r w:rsidR="00A63A52" w:rsidRPr="00CA6AC6">
        <w:rPr>
          <w:rFonts w:ascii="宋体" w:hAnsi="宋体" w:hint="eastAsia"/>
          <w:sz w:val="28"/>
          <w:szCs w:val="28"/>
        </w:rPr>
        <w:t>方法透明实现</w:t>
      </w:r>
      <w:bookmarkEnd w:id="503"/>
      <w:bookmarkEnd w:id="504"/>
      <w:bookmarkEnd w:id="505"/>
      <w:bookmarkEnd w:id="506"/>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CAR自动代码工具可以根据构件定义自动生成I</w:t>
      </w:r>
      <w:r w:rsidR="005D6629">
        <w:rPr>
          <w:rFonts w:ascii="宋体" w:hAnsi="宋体" w:hint="eastAsia"/>
          <w:sz w:val="21"/>
          <w:szCs w:val="21"/>
        </w:rPr>
        <w:t>Interface</w:t>
      </w:r>
      <w:r w:rsidRPr="00AB5DDD">
        <w:rPr>
          <w:rFonts w:ascii="宋体" w:hAnsi="宋体" w:hint="eastAsia"/>
          <w:sz w:val="21"/>
          <w:szCs w:val="21"/>
        </w:rPr>
        <w:t>中四个方法的实现代码，普通的构件编写者不必关心这四个方法的实现。考虑CHello实现了两个接口IHello和IWorld的情况，CHello构件类对象内存模型</w:t>
      </w:r>
      <w:r w:rsidR="00C62058">
        <w:rPr>
          <w:rFonts w:ascii="宋体" w:hAnsi="宋体" w:hint="eastAsia"/>
          <w:sz w:val="21"/>
          <w:szCs w:val="21"/>
        </w:rPr>
        <w:t>如</w:t>
      </w:r>
      <w:r w:rsidR="00C62058" w:rsidRPr="00C62058">
        <w:rPr>
          <w:rFonts w:ascii="宋体" w:hAnsi="宋体" w:hint="eastAsia"/>
          <w:sz w:val="21"/>
          <w:szCs w:val="21"/>
        </w:rPr>
        <w:t>图</w:t>
      </w:r>
      <w:r w:rsidR="00E42DB7">
        <w:rPr>
          <w:rFonts w:ascii="宋体" w:hAnsi="宋体" w:hint="eastAsia"/>
          <w:sz w:val="21"/>
          <w:szCs w:val="21"/>
        </w:rPr>
        <w:t>9.</w:t>
      </w:r>
      <w:r w:rsidR="00C62058" w:rsidRPr="00C62058">
        <w:rPr>
          <w:rFonts w:ascii="宋体" w:hAnsi="宋体" w:hint="eastAsia"/>
          <w:sz w:val="21"/>
          <w:szCs w:val="21"/>
        </w:rPr>
        <w:t>10</w:t>
      </w:r>
      <w:r w:rsidR="00C62058">
        <w:rPr>
          <w:rFonts w:ascii="宋体" w:hAnsi="宋体" w:hint="eastAsia"/>
          <w:sz w:val="21"/>
          <w:szCs w:val="21"/>
        </w:rPr>
        <w:t>所示。</w:t>
      </w:r>
    </w:p>
    <w:p w:rsidR="00A63A52" w:rsidRPr="00BA6813" w:rsidRDefault="0097535E" w:rsidP="00382B0C">
      <w:pPr>
        <w:snapToGrid w:val="0"/>
        <w:spacing w:line="300" w:lineRule="auto"/>
        <w:rPr>
          <w:rFonts w:ascii="宋体" w:hAnsi="宋体" w:hint="eastAsia"/>
          <w:color w:val="000000"/>
        </w:rPr>
      </w:pPr>
      <w:r w:rsidRPr="00BA6813">
        <w:rPr>
          <w:rFonts w:ascii="宋体" w:hAnsi="宋体"/>
          <w:noProof/>
          <w:color w:val="000000"/>
        </w:rPr>
        <w:lastRenderedPageBreak/>
        <mc:AlternateContent>
          <mc:Choice Requires="wpc">
            <w:drawing>
              <wp:inline distT="0" distB="0" distL="0" distR="0">
                <wp:extent cx="5257800" cy="3962400"/>
                <wp:effectExtent l="9525" t="0" r="9525" b="0"/>
                <wp:docPr id="7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5" name="Text Box 19"/>
                        <wps:cNvSpPr txBox="1">
                          <a:spLocks noChangeArrowheads="1"/>
                        </wps:cNvSpPr>
                        <wps:spPr bwMode="auto">
                          <a:xfrm>
                            <a:off x="635" y="395605"/>
                            <a:ext cx="798830" cy="1586230"/>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rFonts w:hint="eastAsia"/>
                                  <w:sz w:val="21"/>
                                  <w:szCs w:val="21"/>
                                </w:rPr>
                              </w:pPr>
                              <w:r w:rsidRPr="00387E7B">
                                <w:rPr>
                                  <w:rFonts w:hint="eastAsia"/>
                                  <w:sz w:val="21"/>
                                  <w:szCs w:val="21"/>
                                </w:rPr>
                                <w:t>客户使用的接口指针</w:t>
                              </w:r>
                            </w:p>
                            <w:p w:rsidR="00795159" w:rsidRPr="00387E7B" w:rsidRDefault="00795159" w:rsidP="00A63A52">
                              <w:pPr>
                                <w:rPr>
                                  <w:rFonts w:hint="eastAsia"/>
                                  <w:sz w:val="21"/>
                                  <w:szCs w:val="21"/>
                                </w:rPr>
                              </w:pPr>
                              <w:r w:rsidRPr="00387E7B">
                                <w:rPr>
                                  <w:rFonts w:hint="eastAsia"/>
                                  <w:sz w:val="21"/>
                                  <w:szCs w:val="21"/>
                                </w:rPr>
                                <w:t>pIHello</w:t>
                              </w:r>
                            </w:p>
                            <w:p w:rsidR="00795159" w:rsidRPr="00387E7B" w:rsidRDefault="00795159" w:rsidP="00A63A52">
                              <w:pPr>
                                <w:rPr>
                                  <w:rFonts w:hint="eastAsia"/>
                                  <w:sz w:val="21"/>
                                  <w:szCs w:val="21"/>
                                </w:rPr>
                              </w:pPr>
                            </w:p>
                            <w:p w:rsidR="00795159" w:rsidRPr="00387E7B" w:rsidRDefault="00795159" w:rsidP="00A63A52">
                              <w:pPr>
                                <w:rPr>
                                  <w:rFonts w:hint="eastAsia"/>
                                  <w:sz w:val="21"/>
                                  <w:szCs w:val="21"/>
                                </w:rPr>
                              </w:pPr>
                            </w:p>
                            <w:p w:rsidR="00795159" w:rsidRPr="00387E7B" w:rsidRDefault="00795159" w:rsidP="00A63A52">
                              <w:pPr>
                                <w:rPr>
                                  <w:rFonts w:hint="eastAsia"/>
                                  <w:sz w:val="21"/>
                                  <w:szCs w:val="21"/>
                                </w:rPr>
                              </w:pPr>
                              <w:r w:rsidRPr="00387E7B">
                                <w:rPr>
                                  <w:rFonts w:hint="eastAsia"/>
                                  <w:sz w:val="21"/>
                                  <w:szCs w:val="21"/>
                                </w:rPr>
                                <w:t>pIWorld</w:t>
                              </w:r>
                            </w:p>
                          </w:txbxContent>
                        </wps:txbx>
                        <wps:bodyPr rot="0" vert="horz" wrap="square" lIns="91440" tIns="45720" rIns="91440" bIns="45720" anchor="t" anchorCtr="0" upright="1">
                          <a:noAutofit/>
                        </wps:bodyPr>
                      </wps:wsp>
                      <wps:wsp>
                        <wps:cNvPr id="177" name="Text Box 20"/>
                        <wps:cNvSpPr txBox="1">
                          <a:spLocks noChangeArrowheads="1"/>
                        </wps:cNvSpPr>
                        <wps:spPr bwMode="auto">
                          <a:xfrm>
                            <a:off x="1143000" y="395605"/>
                            <a:ext cx="800735" cy="297815"/>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rFonts w:hint="eastAsia"/>
                                  <w:sz w:val="21"/>
                                  <w:szCs w:val="21"/>
                                </w:rPr>
                              </w:pPr>
                              <w:r w:rsidRPr="00387E7B">
                                <w:rPr>
                                  <w:rFonts w:hint="eastAsia"/>
                                  <w:sz w:val="21"/>
                                  <w:szCs w:val="21"/>
                                </w:rPr>
                                <w:t>pVtable</w:t>
                              </w:r>
                            </w:p>
                          </w:txbxContent>
                        </wps:txbx>
                        <wps:bodyPr rot="0" vert="horz" wrap="square" lIns="91440" tIns="45720" rIns="91440" bIns="45720" anchor="t" anchorCtr="0" upright="1">
                          <a:noAutofit/>
                        </wps:bodyPr>
                      </wps:wsp>
                      <wps:wsp>
                        <wps:cNvPr id="178" name="Text Box 21"/>
                        <wps:cNvSpPr txBox="1">
                          <a:spLocks noChangeArrowheads="1"/>
                        </wps:cNvSpPr>
                        <wps:spPr bwMode="auto">
                          <a:xfrm>
                            <a:off x="1143000" y="693420"/>
                            <a:ext cx="800735" cy="297815"/>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rFonts w:hint="eastAsia"/>
                                  <w:sz w:val="21"/>
                                  <w:szCs w:val="21"/>
                                </w:rPr>
                              </w:pPr>
                              <w:r w:rsidRPr="00387E7B">
                                <w:rPr>
                                  <w:rFonts w:hint="eastAsia"/>
                                  <w:sz w:val="21"/>
                                  <w:szCs w:val="21"/>
                                </w:rPr>
                                <w:t>pVtable</w:t>
                              </w:r>
                            </w:p>
                          </w:txbxContent>
                        </wps:txbx>
                        <wps:bodyPr rot="0" vert="horz" wrap="square" lIns="91440" tIns="45720" rIns="91440" bIns="45720" anchor="t" anchorCtr="0" upright="1">
                          <a:noAutofit/>
                        </wps:bodyPr>
                      </wps:wsp>
                      <wps:wsp>
                        <wps:cNvPr id="179" name="Text Box 22"/>
                        <wps:cNvSpPr txBox="1">
                          <a:spLocks noChangeArrowheads="1"/>
                        </wps:cNvSpPr>
                        <wps:spPr bwMode="auto">
                          <a:xfrm>
                            <a:off x="1143000" y="990600"/>
                            <a:ext cx="800735" cy="297815"/>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sz w:val="21"/>
                                  <w:szCs w:val="21"/>
                                </w:rPr>
                              </w:pPr>
                              <w:r w:rsidRPr="00387E7B">
                                <w:rPr>
                                  <w:rFonts w:ascii="宋体" w:hAnsi="宋体"/>
                                  <w:sz w:val="21"/>
                                  <w:szCs w:val="21"/>
                                </w:rPr>
                                <w:t>···</w:t>
                              </w:r>
                            </w:p>
                          </w:txbxContent>
                        </wps:txbx>
                        <wps:bodyPr rot="0" vert="horz" wrap="square" lIns="91440" tIns="45720" rIns="91440" bIns="45720" anchor="t" anchorCtr="0" upright="1">
                          <a:noAutofit/>
                        </wps:bodyPr>
                      </wps:wsp>
                      <wps:wsp>
                        <wps:cNvPr id="180" name="Text Box 23"/>
                        <wps:cNvSpPr txBox="1">
                          <a:spLocks noChangeArrowheads="1"/>
                        </wps:cNvSpPr>
                        <wps:spPr bwMode="auto">
                          <a:xfrm>
                            <a:off x="2286000" y="395605"/>
                            <a:ext cx="1028700" cy="297815"/>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sz w:val="21"/>
                                  <w:szCs w:val="21"/>
                                </w:rPr>
                              </w:pPr>
                              <w:r>
                                <w:rPr>
                                  <w:rFonts w:hint="eastAsia"/>
                                  <w:sz w:val="21"/>
                                  <w:szCs w:val="21"/>
                                </w:rPr>
                                <w:t>Probe</w:t>
                              </w:r>
                            </w:p>
                          </w:txbxContent>
                        </wps:txbx>
                        <wps:bodyPr rot="0" vert="horz" wrap="square" lIns="91440" tIns="45720" rIns="91440" bIns="45720" anchor="t" anchorCtr="0" upright="1">
                          <a:noAutofit/>
                        </wps:bodyPr>
                      </wps:wsp>
                      <wps:wsp>
                        <wps:cNvPr id="181" name="Line 24"/>
                        <wps:cNvCnPr>
                          <a:cxnSpLocks noChangeShapeType="1"/>
                        </wps:cNvCnPr>
                        <wps:spPr bwMode="auto">
                          <a:xfrm flipV="1">
                            <a:off x="800100" y="594360"/>
                            <a:ext cx="34290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25"/>
                        <wps:cNvCnPr>
                          <a:cxnSpLocks noChangeShapeType="1"/>
                        </wps:cNvCnPr>
                        <wps:spPr bwMode="auto">
                          <a:xfrm flipV="1">
                            <a:off x="800100" y="792480"/>
                            <a:ext cx="3429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Line 26"/>
                        <wps:cNvCnPr>
                          <a:cxnSpLocks noChangeShapeType="1"/>
                        </wps:cNvCnPr>
                        <wps:spPr bwMode="auto">
                          <a:xfrm>
                            <a:off x="1943735" y="495300"/>
                            <a:ext cx="34226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Line 27"/>
                        <wps:cNvCnPr>
                          <a:cxnSpLocks noChangeShapeType="1"/>
                        </wps:cNvCnPr>
                        <wps:spPr bwMode="auto">
                          <a:xfrm>
                            <a:off x="1943735" y="792480"/>
                            <a:ext cx="342265" cy="1684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Text Box 28"/>
                        <wps:cNvSpPr txBox="1">
                          <a:spLocks noChangeArrowheads="1"/>
                        </wps:cNvSpPr>
                        <wps:spPr bwMode="auto">
                          <a:xfrm>
                            <a:off x="2331720" y="99060"/>
                            <a:ext cx="914400" cy="296545"/>
                          </a:xfrm>
                          <a:prstGeom prst="rect">
                            <a:avLst/>
                          </a:prstGeom>
                          <a:solidFill>
                            <a:srgbClr val="FFFFFF">
                              <a:alpha val="0"/>
                            </a:srgbClr>
                          </a:solidFill>
                          <a:ln w="9525">
                            <a:solidFill>
                              <a:srgbClr val="FFFFFF">
                                <a:alpha val="0"/>
                              </a:srgbClr>
                            </a:solidFill>
                            <a:miter lim="800000"/>
                            <a:headEnd/>
                            <a:tailEnd/>
                          </a:ln>
                        </wps:spPr>
                        <wps:txbx>
                          <w:txbxContent>
                            <w:p w:rsidR="00795159" w:rsidRDefault="00795159" w:rsidP="00A63A52">
                              <w:pPr>
                                <w:rPr>
                                  <w:rFonts w:hint="eastAsia"/>
                                </w:rPr>
                              </w:pPr>
                              <w:r>
                                <w:rPr>
                                  <w:rFonts w:hint="eastAsia"/>
                                </w:rPr>
                                <w:t>vtable</w:t>
                              </w:r>
                            </w:p>
                          </w:txbxContent>
                        </wps:txbx>
                        <wps:bodyPr rot="0" vert="horz" wrap="square" lIns="91440" tIns="45720" rIns="91440" bIns="45720" anchor="t" anchorCtr="0" upright="1">
                          <a:noAutofit/>
                        </wps:bodyPr>
                      </wps:wsp>
                      <wps:wsp>
                        <wps:cNvPr id="186" name="Text Box 29"/>
                        <wps:cNvSpPr txBox="1">
                          <a:spLocks noChangeArrowheads="1"/>
                        </wps:cNvSpPr>
                        <wps:spPr bwMode="auto">
                          <a:xfrm>
                            <a:off x="2286000" y="2080260"/>
                            <a:ext cx="913130" cy="298450"/>
                          </a:xfrm>
                          <a:prstGeom prst="rect">
                            <a:avLst/>
                          </a:prstGeom>
                          <a:solidFill>
                            <a:srgbClr val="FFFFFF">
                              <a:alpha val="0"/>
                            </a:srgbClr>
                          </a:solidFill>
                          <a:ln w="9525">
                            <a:solidFill>
                              <a:srgbClr val="FFFFFF">
                                <a:alpha val="0"/>
                              </a:srgbClr>
                            </a:solidFill>
                            <a:miter lim="800000"/>
                            <a:headEnd/>
                            <a:tailEnd/>
                          </a:ln>
                        </wps:spPr>
                        <wps:txbx>
                          <w:txbxContent>
                            <w:p w:rsidR="00795159" w:rsidRDefault="00795159" w:rsidP="00A63A52">
                              <w:pPr>
                                <w:rPr>
                                  <w:rFonts w:hint="eastAsia"/>
                                </w:rPr>
                              </w:pPr>
                              <w:r>
                                <w:rPr>
                                  <w:rFonts w:hint="eastAsia"/>
                                </w:rPr>
                                <w:t>vtable</w:t>
                              </w:r>
                            </w:p>
                          </w:txbxContent>
                        </wps:txbx>
                        <wps:bodyPr rot="0" vert="horz" wrap="square" lIns="91440" tIns="45720" rIns="91440" bIns="45720" anchor="t" anchorCtr="0" upright="1">
                          <a:noAutofit/>
                        </wps:bodyPr>
                      </wps:wsp>
                      <wps:wsp>
                        <wps:cNvPr id="187" name="Text Box 30"/>
                        <wps:cNvSpPr txBox="1">
                          <a:spLocks noChangeArrowheads="1"/>
                        </wps:cNvSpPr>
                        <wps:spPr bwMode="auto">
                          <a:xfrm>
                            <a:off x="2286000" y="693420"/>
                            <a:ext cx="1028700" cy="297815"/>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rFonts w:hint="eastAsia"/>
                                  <w:sz w:val="21"/>
                                  <w:szCs w:val="21"/>
                                </w:rPr>
                              </w:pPr>
                              <w:r w:rsidRPr="00387E7B">
                                <w:rPr>
                                  <w:rFonts w:hint="eastAsia"/>
                                  <w:sz w:val="21"/>
                                  <w:szCs w:val="21"/>
                                </w:rPr>
                                <w:t>AddRef</w:t>
                              </w:r>
                            </w:p>
                          </w:txbxContent>
                        </wps:txbx>
                        <wps:bodyPr rot="0" vert="horz" wrap="square" lIns="91440" tIns="45720" rIns="91440" bIns="45720" anchor="t" anchorCtr="0" upright="1">
                          <a:noAutofit/>
                        </wps:bodyPr>
                      </wps:wsp>
                      <wps:wsp>
                        <wps:cNvPr id="188" name="Text Box 31"/>
                        <wps:cNvSpPr txBox="1">
                          <a:spLocks noChangeArrowheads="1"/>
                        </wps:cNvSpPr>
                        <wps:spPr bwMode="auto">
                          <a:xfrm>
                            <a:off x="2286000" y="990600"/>
                            <a:ext cx="1028700" cy="297815"/>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sz w:val="21"/>
                                  <w:szCs w:val="21"/>
                                </w:rPr>
                              </w:pPr>
                              <w:r w:rsidRPr="00387E7B">
                                <w:rPr>
                                  <w:rFonts w:hint="eastAsia"/>
                                  <w:sz w:val="21"/>
                                  <w:szCs w:val="21"/>
                                </w:rPr>
                                <w:t>Release</w:t>
                              </w:r>
                              <w:r w:rsidRPr="00387E7B">
                                <w:rPr>
                                  <w:sz w:val="21"/>
                                  <w:szCs w:val="21"/>
                                </w:rPr>
                                <w:t xml:space="preserve"> </w:t>
                              </w:r>
                            </w:p>
                            <w:p w:rsidR="00795159" w:rsidRPr="00807372" w:rsidRDefault="00795159" w:rsidP="00A63A52"/>
                          </w:txbxContent>
                        </wps:txbx>
                        <wps:bodyPr rot="0" vert="horz" wrap="square" lIns="91440" tIns="45720" rIns="91440" bIns="45720" anchor="t" anchorCtr="0" upright="1">
                          <a:noAutofit/>
                        </wps:bodyPr>
                      </wps:wsp>
                      <wps:wsp>
                        <wps:cNvPr id="189" name="Text Box 32"/>
                        <wps:cNvSpPr txBox="1">
                          <a:spLocks noChangeArrowheads="1"/>
                        </wps:cNvSpPr>
                        <wps:spPr bwMode="auto">
                          <a:xfrm>
                            <a:off x="2286000" y="1287780"/>
                            <a:ext cx="1028700" cy="297815"/>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sz w:val="21"/>
                                  <w:szCs w:val="21"/>
                                </w:rPr>
                              </w:pPr>
                              <w:r w:rsidRPr="00387E7B">
                                <w:rPr>
                                  <w:rFonts w:ascii="宋体" w:hAnsi="宋体" w:hint="eastAsia"/>
                                  <w:sz w:val="21"/>
                                  <w:szCs w:val="21"/>
                                </w:rPr>
                                <w:t>Aggregate</w:t>
                              </w:r>
                              <w:r w:rsidRPr="00387E7B">
                                <w:rPr>
                                  <w:sz w:val="21"/>
                                  <w:szCs w:val="21"/>
                                </w:rPr>
                                <w:t xml:space="preserve"> </w:t>
                              </w:r>
                            </w:p>
                            <w:p w:rsidR="00795159" w:rsidRPr="00807372" w:rsidRDefault="00795159" w:rsidP="00A63A52"/>
                          </w:txbxContent>
                        </wps:txbx>
                        <wps:bodyPr rot="0" vert="horz" wrap="square" lIns="91440" tIns="45720" rIns="91440" bIns="45720" anchor="t" anchorCtr="0" upright="1">
                          <a:noAutofit/>
                        </wps:bodyPr>
                      </wps:wsp>
                      <wps:wsp>
                        <wps:cNvPr id="190" name="Text Box 33"/>
                        <wps:cNvSpPr txBox="1">
                          <a:spLocks noChangeArrowheads="1"/>
                        </wps:cNvSpPr>
                        <wps:spPr bwMode="auto">
                          <a:xfrm>
                            <a:off x="2286000" y="2376170"/>
                            <a:ext cx="1028700" cy="298450"/>
                          </a:xfrm>
                          <a:prstGeom prst="rect">
                            <a:avLst/>
                          </a:prstGeom>
                          <a:solidFill>
                            <a:srgbClr val="FFFFFF"/>
                          </a:solidFill>
                          <a:ln w="9525">
                            <a:solidFill>
                              <a:srgbClr val="000000"/>
                            </a:solidFill>
                            <a:miter lim="800000"/>
                            <a:headEnd/>
                            <a:tailEnd/>
                          </a:ln>
                        </wps:spPr>
                        <wps:txbx>
                          <w:txbxContent>
                            <w:p w:rsidR="00795159" w:rsidRPr="00807372" w:rsidRDefault="00795159" w:rsidP="00A63A52">
                              <w:r>
                                <w:rPr>
                                  <w:rFonts w:hint="eastAsia"/>
                                  <w:sz w:val="21"/>
                                  <w:szCs w:val="21"/>
                                </w:rPr>
                                <w:t>Probe</w:t>
                              </w:r>
                            </w:p>
                          </w:txbxContent>
                        </wps:txbx>
                        <wps:bodyPr rot="0" vert="horz" wrap="square" lIns="91440" tIns="45720" rIns="91440" bIns="45720" anchor="t" anchorCtr="0" upright="1">
                          <a:noAutofit/>
                        </wps:bodyPr>
                      </wps:wsp>
                      <wps:wsp>
                        <wps:cNvPr id="191" name="Text Box 34"/>
                        <wps:cNvSpPr txBox="1">
                          <a:spLocks noChangeArrowheads="1"/>
                        </wps:cNvSpPr>
                        <wps:spPr bwMode="auto">
                          <a:xfrm>
                            <a:off x="2286000" y="2674620"/>
                            <a:ext cx="1028700" cy="298450"/>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rFonts w:hint="eastAsia"/>
                                  <w:sz w:val="21"/>
                                  <w:szCs w:val="21"/>
                                </w:rPr>
                              </w:pPr>
                              <w:r w:rsidRPr="00387E7B">
                                <w:rPr>
                                  <w:rFonts w:hint="eastAsia"/>
                                  <w:sz w:val="21"/>
                                  <w:szCs w:val="21"/>
                                </w:rPr>
                                <w:t>AddRef</w:t>
                              </w:r>
                            </w:p>
                          </w:txbxContent>
                        </wps:txbx>
                        <wps:bodyPr rot="0" vert="horz" wrap="square" lIns="91440" tIns="45720" rIns="91440" bIns="45720" anchor="t" anchorCtr="0" upright="1">
                          <a:noAutofit/>
                        </wps:bodyPr>
                      </wps:wsp>
                      <wps:wsp>
                        <wps:cNvPr id="64" name="Text Box 35"/>
                        <wps:cNvSpPr txBox="1">
                          <a:spLocks noChangeArrowheads="1"/>
                        </wps:cNvSpPr>
                        <wps:spPr bwMode="auto">
                          <a:xfrm>
                            <a:off x="2286000" y="2971165"/>
                            <a:ext cx="1028700" cy="298450"/>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sz w:val="21"/>
                                  <w:szCs w:val="21"/>
                                </w:rPr>
                              </w:pPr>
                              <w:r w:rsidRPr="00387E7B">
                                <w:rPr>
                                  <w:rFonts w:hint="eastAsia"/>
                                  <w:sz w:val="21"/>
                                  <w:szCs w:val="21"/>
                                </w:rPr>
                                <w:t>Release</w:t>
                              </w:r>
                              <w:r w:rsidRPr="00387E7B">
                                <w:rPr>
                                  <w:sz w:val="21"/>
                                  <w:szCs w:val="21"/>
                                </w:rPr>
                                <w:t xml:space="preserve"> </w:t>
                              </w:r>
                            </w:p>
                            <w:p w:rsidR="00795159" w:rsidRPr="00807372" w:rsidRDefault="00795159" w:rsidP="00A63A52"/>
                          </w:txbxContent>
                        </wps:txbx>
                        <wps:bodyPr rot="0" vert="horz" wrap="square" lIns="91440" tIns="45720" rIns="91440" bIns="45720" anchor="t" anchorCtr="0" upright="1">
                          <a:noAutofit/>
                        </wps:bodyPr>
                      </wps:wsp>
                      <wps:wsp>
                        <wps:cNvPr id="65" name="Text Box 36"/>
                        <wps:cNvSpPr txBox="1">
                          <a:spLocks noChangeArrowheads="1"/>
                        </wps:cNvSpPr>
                        <wps:spPr bwMode="auto">
                          <a:xfrm>
                            <a:off x="2286000" y="3268980"/>
                            <a:ext cx="1028700" cy="297180"/>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sz w:val="21"/>
                                  <w:szCs w:val="21"/>
                                </w:rPr>
                              </w:pPr>
                              <w:r w:rsidRPr="00387E7B">
                                <w:rPr>
                                  <w:rFonts w:ascii="宋体" w:hAnsi="宋体" w:hint="eastAsia"/>
                                  <w:sz w:val="21"/>
                                  <w:szCs w:val="21"/>
                                </w:rPr>
                                <w:t>Aggregate</w:t>
                              </w:r>
                            </w:p>
                          </w:txbxContent>
                        </wps:txbx>
                        <wps:bodyPr rot="0" vert="horz" wrap="square" lIns="91440" tIns="45720" rIns="91440" bIns="45720" anchor="t" anchorCtr="0" upright="1">
                          <a:noAutofit/>
                        </wps:bodyPr>
                      </wps:wsp>
                      <wps:wsp>
                        <wps:cNvPr id="66" name="AutoShape 37"/>
                        <wps:cNvSpPr>
                          <a:spLocks/>
                        </wps:cNvSpPr>
                        <wps:spPr bwMode="auto">
                          <a:xfrm>
                            <a:off x="3314700" y="594360"/>
                            <a:ext cx="114300" cy="990600"/>
                          </a:xfrm>
                          <a:prstGeom prst="rightBrace">
                            <a:avLst>
                              <a:gd name="adj1" fmla="val 7222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AutoShape 38"/>
                        <wps:cNvSpPr>
                          <a:spLocks/>
                        </wps:cNvSpPr>
                        <wps:spPr bwMode="auto">
                          <a:xfrm>
                            <a:off x="3314700" y="2575560"/>
                            <a:ext cx="114300" cy="990600"/>
                          </a:xfrm>
                          <a:prstGeom prst="rightBrace">
                            <a:avLst>
                              <a:gd name="adj1" fmla="val 7222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39"/>
                        <wps:cNvSpPr>
                          <a:spLocks noChangeArrowheads="1"/>
                        </wps:cNvSpPr>
                        <wps:spPr bwMode="auto">
                          <a:xfrm>
                            <a:off x="3771900" y="297180"/>
                            <a:ext cx="1371600" cy="495300"/>
                          </a:xfrm>
                          <a:prstGeom prst="flowChartAlternateProcess">
                            <a:avLst/>
                          </a:prstGeom>
                          <a:solidFill>
                            <a:srgbClr val="FFFFFF"/>
                          </a:solidFill>
                          <a:ln w="9525">
                            <a:solidFill>
                              <a:srgbClr val="000000"/>
                            </a:solidFill>
                            <a:miter lim="800000"/>
                            <a:headEnd/>
                            <a:tailEnd/>
                          </a:ln>
                        </wps:spPr>
                        <wps:txbx>
                          <w:txbxContent>
                            <w:p w:rsidR="00795159" w:rsidRPr="00387E7B" w:rsidRDefault="00795159" w:rsidP="00A63A52">
                              <w:pPr>
                                <w:rPr>
                                  <w:rFonts w:hint="eastAsia"/>
                                  <w:sz w:val="21"/>
                                  <w:szCs w:val="21"/>
                                </w:rPr>
                              </w:pPr>
                              <w:r w:rsidRPr="00387E7B">
                                <w:rPr>
                                  <w:rFonts w:hint="eastAsia"/>
                                  <w:sz w:val="21"/>
                                  <w:szCs w:val="21"/>
                                </w:rPr>
                                <w:t>CHello</w:t>
                              </w:r>
                              <w:r w:rsidRPr="00387E7B">
                                <w:rPr>
                                  <w:rFonts w:hint="eastAsia"/>
                                  <w:sz w:val="21"/>
                                  <w:szCs w:val="21"/>
                                </w:rPr>
                                <w:t>对</w:t>
                              </w:r>
                              <w:r w:rsidRPr="00387E7B">
                                <w:rPr>
                                  <w:rFonts w:hint="eastAsia"/>
                                  <w:sz w:val="21"/>
                                  <w:szCs w:val="21"/>
                                </w:rPr>
                                <w:t>Hello</w:t>
                              </w:r>
                              <w:r w:rsidRPr="00387E7B">
                                <w:rPr>
                                  <w:rFonts w:hint="eastAsia"/>
                                  <w:sz w:val="21"/>
                                  <w:szCs w:val="21"/>
                                </w:rPr>
                                <w:t>的实现</w:t>
                              </w:r>
                            </w:p>
                          </w:txbxContent>
                        </wps:txbx>
                        <wps:bodyPr rot="0" vert="horz" wrap="square" lIns="91440" tIns="45720" rIns="91440" bIns="45720" anchor="t" anchorCtr="0" upright="1">
                          <a:noAutofit/>
                        </wps:bodyPr>
                      </wps:wsp>
                      <wps:wsp>
                        <wps:cNvPr id="69" name="AutoShape 40"/>
                        <wps:cNvSpPr>
                          <a:spLocks noChangeArrowheads="1"/>
                        </wps:cNvSpPr>
                        <wps:spPr bwMode="auto">
                          <a:xfrm>
                            <a:off x="3429000" y="1584960"/>
                            <a:ext cx="1828800" cy="495300"/>
                          </a:xfrm>
                          <a:prstGeom prst="flowChartAlternateProcess">
                            <a:avLst/>
                          </a:prstGeom>
                          <a:solidFill>
                            <a:srgbClr val="FFFFFF"/>
                          </a:solidFill>
                          <a:ln w="9525">
                            <a:solidFill>
                              <a:srgbClr val="000000"/>
                            </a:solidFill>
                            <a:miter lim="800000"/>
                            <a:headEnd/>
                            <a:tailEnd/>
                          </a:ln>
                        </wps:spPr>
                        <wps:txbx>
                          <w:txbxContent>
                            <w:p w:rsidR="00795159" w:rsidRPr="00387E7B" w:rsidRDefault="00795159" w:rsidP="00A63A52">
                              <w:pPr>
                                <w:rPr>
                                  <w:rFonts w:hint="eastAsia"/>
                                  <w:sz w:val="21"/>
                                  <w:szCs w:val="21"/>
                                </w:rPr>
                              </w:pPr>
                              <w:r w:rsidRPr="00387E7B">
                                <w:rPr>
                                  <w:rFonts w:hint="eastAsia"/>
                                  <w:sz w:val="21"/>
                                  <w:szCs w:val="21"/>
                                </w:rPr>
                                <w:t>CHello</w:t>
                              </w:r>
                              <w:r w:rsidRPr="00387E7B">
                                <w:rPr>
                                  <w:rFonts w:hint="eastAsia"/>
                                  <w:sz w:val="21"/>
                                  <w:szCs w:val="21"/>
                                </w:rPr>
                                <w:t>对</w:t>
                              </w:r>
                              <w:r w:rsidRPr="00387E7B">
                                <w:rPr>
                                  <w:rFonts w:hint="eastAsia"/>
                                  <w:sz w:val="21"/>
                                  <w:szCs w:val="21"/>
                                </w:rPr>
                                <w:t>QI</w:t>
                              </w:r>
                              <w:r w:rsidRPr="00387E7B">
                                <w:rPr>
                                  <w:sz w:val="21"/>
                                  <w:szCs w:val="21"/>
                                </w:rPr>
                                <w:t>、</w:t>
                              </w:r>
                              <w:r w:rsidRPr="00387E7B">
                                <w:rPr>
                                  <w:rFonts w:hint="eastAsia"/>
                                  <w:sz w:val="21"/>
                                  <w:szCs w:val="21"/>
                                </w:rPr>
                                <w:t>AddRef</w:t>
                              </w:r>
                              <w:r w:rsidRPr="00387E7B">
                                <w:rPr>
                                  <w:sz w:val="21"/>
                                  <w:szCs w:val="21"/>
                                </w:rPr>
                                <w:t>、</w:t>
                              </w:r>
                              <w:r w:rsidRPr="00387E7B">
                                <w:rPr>
                                  <w:rFonts w:hint="eastAsia"/>
                                  <w:sz w:val="21"/>
                                  <w:szCs w:val="21"/>
                                </w:rPr>
                                <w:t>Release</w:t>
                              </w:r>
                              <w:r w:rsidRPr="00387E7B">
                                <w:rPr>
                                  <w:rFonts w:hint="eastAsia"/>
                                  <w:sz w:val="21"/>
                                  <w:szCs w:val="21"/>
                                </w:rPr>
                                <w:t>和</w:t>
                              </w:r>
                              <w:r w:rsidRPr="00387E7B">
                                <w:rPr>
                                  <w:rFonts w:hint="eastAsia"/>
                                  <w:sz w:val="21"/>
                                  <w:szCs w:val="21"/>
                                </w:rPr>
                                <w:t>Aggregate</w:t>
                              </w:r>
                              <w:r w:rsidRPr="00387E7B">
                                <w:rPr>
                                  <w:rFonts w:hint="eastAsia"/>
                                  <w:sz w:val="21"/>
                                  <w:szCs w:val="21"/>
                                </w:rPr>
                                <w:t>的实现</w:t>
                              </w:r>
                            </w:p>
                            <w:p w:rsidR="00795159" w:rsidRPr="00387E7B" w:rsidRDefault="00795159" w:rsidP="00A63A52">
                              <w:pPr>
                                <w:rPr>
                                  <w:rFonts w:hint="eastAsia"/>
                                  <w:sz w:val="21"/>
                                  <w:szCs w:val="21"/>
                                </w:rPr>
                              </w:pPr>
                            </w:p>
                          </w:txbxContent>
                        </wps:txbx>
                        <wps:bodyPr rot="0" vert="horz" wrap="square" lIns="91440" tIns="45720" rIns="91440" bIns="45720" anchor="t" anchorCtr="0" upright="1">
                          <a:noAutofit/>
                        </wps:bodyPr>
                      </wps:wsp>
                      <wps:wsp>
                        <wps:cNvPr id="70" name="AutoShape 41"/>
                        <wps:cNvSpPr>
                          <a:spLocks noChangeArrowheads="1"/>
                        </wps:cNvSpPr>
                        <wps:spPr bwMode="auto">
                          <a:xfrm>
                            <a:off x="3886200" y="2872740"/>
                            <a:ext cx="1371600" cy="494665"/>
                          </a:xfrm>
                          <a:prstGeom prst="flowChartAlternateProcess">
                            <a:avLst/>
                          </a:prstGeom>
                          <a:solidFill>
                            <a:srgbClr val="FFFFFF"/>
                          </a:solidFill>
                          <a:ln w="9525">
                            <a:solidFill>
                              <a:srgbClr val="000000"/>
                            </a:solidFill>
                            <a:miter lim="800000"/>
                            <a:headEnd/>
                            <a:tailEnd/>
                          </a:ln>
                        </wps:spPr>
                        <wps:txbx>
                          <w:txbxContent>
                            <w:p w:rsidR="00795159" w:rsidRPr="00387E7B" w:rsidRDefault="00795159" w:rsidP="00A63A52">
                              <w:pPr>
                                <w:rPr>
                                  <w:rFonts w:hint="eastAsia"/>
                                  <w:sz w:val="21"/>
                                  <w:szCs w:val="21"/>
                                </w:rPr>
                              </w:pPr>
                              <w:r w:rsidRPr="00387E7B">
                                <w:rPr>
                                  <w:rFonts w:hint="eastAsia"/>
                                  <w:sz w:val="21"/>
                                  <w:szCs w:val="21"/>
                                </w:rPr>
                                <w:t>CHello</w:t>
                              </w:r>
                              <w:r w:rsidRPr="00387E7B">
                                <w:rPr>
                                  <w:rFonts w:hint="eastAsia"/>
                                  <w:sz w:val="21"/>
                                  <w:szCs w:val="21"/>
                                </w:rPr>
                                <w:t>对</w:t>
                              </w:r>
                              <w:r w:rsidRPr="00387E7B">
                                <w:rPr>
                                  <w:rFonts w:hint="eastAsia"/>
                                  <w:sz w:val="21"/>
                                  <w:szCs w:val="21"/>
                                </w:rPr>
                                <w:t>World</w:t>
                              </w:r>
                              <w:r w:rsidRPr="00387E7B">
                                <w:rPr>
                                  <w:rFonts w:hint="eastAsia"/>
                                  <w:sz w:val="21"/>
                                  <w:szCs w:val="21"/>
                                </w:rPr>
                                <w:t>的实现</w:t>
                              </w:r>
                            </w:p>
                          </w:txbxContent>
                        </wps:txbx>
                        <wps:bodyPr rot="0" vert="horz" wrap="square" lIns="91440" tIns="45720" rIns="91440" bIns="45720" anchor="t" anchorCtr="0" upright="1">
                          <a:noAutofit/>
                        </wps:bodyPr>
                      </wps:wsp>
                      <wps:wsp>
                        <wps:cNvPr id="71" name="Line 42"/>
                        <wps:cNvCnPr>
                          <a:cxnSpLocks noChangeShapeType="1"/>
                        </wps:cNvCnPr>
                        <wps:spPr bwMode="auto">
                          <a:xfrm flipV="1">
                            <a:off x="3314700" y="792480"/>
                            <a:ext cx="685800"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3"/>
                        <wps:cNvCnPr>
                          <a:cxnSpLocks noChangeShapeType="1"/>
                        </wps:cNvCnPr>
                        <wps:spPr bwMode="auto">
                          <a:xfrm>
                            <a:off x="3429000" y="1089660"/>
                            <a:ext cx="457835"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Line 44"/>
                        <wps:cNvCnPr>
                          <a:cxnSpLocks noChangeShapeType="1"/>
                        </wps:cNvCnPr>
                        <wps:spPr bwMode="auto">
                          <a:xfrm flipV="1">
                            <a:off x="3429000" y="2080260"/>
                            <a:ext cx="457835"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45"/>
                        <wps:cNvCnPr>
                          <a:cxnSpLocks noChangeShapeType="1"/>
                        </wps:cNvCnPr>
                        <wps:spPr bwMode="auto">
                          <a:xfrm flipV="1">
                            <a:off x="3314700" y="3268980"/>
                            <a:ext cx="57150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Text Box 46"/>
                        <wps:cNvSpPr txBox="1">
                          <a:spLocks noChangeArrowheads="1"/>
                        </wps:cNvSpPr>
                        <wps:spPr bwMode="auto">
                          <a:xfrm>
                            <a:off x="2286000" y="1584960"/>
                            <a:ext cx="1028700" cy="297815"/>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sz w:val="21"/>
                                  <w:szCs w:val="21"/>
                                </w:rPr>
                              </w:pPr>
                              <w:r w:rsidRPr="00387E7B">
                                <w:rPr>
                                  <w:rFonts w:hint="eastAsia"/>
                                  <w:sz w:val="21"/>
                                  <w:szCs w:val="21"/>
                                </w:rPr>
                                <w:t>Hello</w:t>
                              </w:r>
                              <w:r w:rsidRPr="00387E7B">
                                <w:rPr>
                                  <w:sz w:val="21"/>
                                  <w:szCs w:val="21"/>
                                </w:rPr>
                                <w:t xml:space="preserve"> </w:t>
                              </w:r>
                            </w:p>
                            <w:p w:rsidR="00795159" w:rsidRPr="00807372" w:rsidRDefault="00795159" w:rsidP="00A63A52"/>
                          </w:txbxContent>
                        </wps:txbx>
                        <wps:bodyPr rot="0" vert="horz" wrap="square" lIns="91440" tIns="45720" rIns="91440" bIns="45720" anchor="t" anchorCtr="0" upright="1">
                          <a:noAutofit/>
                        </wps:bodyPr>
                      </wps:wsp>
                      <wps:wsp>
                        <wps:cNvPr id="76" name="Text Box 47"/>
                        <wps:cNvSpPr txBox="1">
                          <a:spLocks noChangeArrowheads="1"/>
                        </wps:cNvSpPr>
                        <wps:spPr bwMode="auto">
                          <a:xfrm>
                            <a:off x="2286000" y="3566160"/>
                            <a:ext cx="1028700" cy="297180"/>
                          </a:xfrm>
                          <a:prstGeom prst="rect">
                            <a:avLst/>
                          </a:prstGeom>
                          <a:solidFill>
                            <a:srgbClr val="FFFFFF"/>
                          </a:solidFill>
                          <a:ln w="9525">
                            <a:solidFill>
                              <a:srgbClr val="000000"/>
                            </a:solidFill>
                            <a:miter lim="800000"/>
                            <a:headEnd/>
                            <a:tailEnd/>
                          </a:ln>
                        </wps:spPr>
                        <wps:txbx>
                          <w:txbxContent>
                            <w:p w:rsidR="00795159" w:rsidRPr="00387E7B" w:rsidRDefault="00795159" w:rsidP="00A63A52">
                              <w:pPr>
                                <w:rPr>
                                  <w:sz w:val="21"/>
                                  <w:szCs w:val="21"/>
                                </w:rPr>
                              </w:pPr>
                              <w:r w:rsidRPr="00387E7B">
                                <w:rPr>
                                  <w:rFonts w:hint="eastAsia"/>
                                  <w:sz w:val="21"/>
                                  <w:szCs w:val="21"/>
                                </w:rPr>
                                <w:t>World</w:t>
                              </w:r>
                              <w:r w:rsidRPr="00387E7B">
                                <w:rPr>
                                  <w:sz w:val="21"/>
                                  <w:szCs w:val="21"/>
                                </w:rPr>
                                <w:t xml:space="preserve"> </w:t>
                              </w:r>
                            </w:p>
                            <w:p w:rsidR="00795159" w:rsidRPr="00807372" w:rsidRDefault="00795159" w:rsidP="00A63A52"/>
                          </w:txbxContent>
                        </wps:txbx>
                        <wps:bodyPr rot="0" vert="horz" wrap="square" lIns="91440" tIns="45720" rIns="91440" bIns="45720" anchor="t" anchorCtr="0" upright="1">
                          <a:noAutofit/>
                        </wps:bodyPr>
                      </wps:wsp>
                    </wpc:wpc>
                  </a:graphicData>
                </a:graphic>
              </wp:inline>
            </w:drawing>
          </mc:Choice>
          <mc:Fallback>
            <w:pict>
              <v:group id="画布 17" o:spid="_x0000_s1092" editas="canvas" style="width:414pt;height:312pt;mso-position-horizontal-relative:char;mso-position-vertical-relative:line" coordsize="52578,39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">
                <v:shape id="_x0000_s1093" type="#_x0000_t75" style="position:absolute;width:52578;height:39624;visibility:visible;mso-wrap-style:square">
                  <v:fill o:detectmouseclick="t"/>
                  <v:path o:connecttype="none"/>
                </v:shape>
                <v:shape id="Text Box 19" o:spid="_x0000_s1094" type="#_x0000_t202" style="position:absolute;left:6;top:3956;width:7988;height:15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">
                  <v:textbox>
                    <w:txbxContent>
                      <w:p w:rsidR="00795159" w:rsidRPr="00387E7B" w:rsidRDefault="00795159" w:rsidP="00A63A52">
                        <w:pPr>
                          <w:rPr>
                            <w:rFonts w:hint="eastAsia"/>
                            <w:sz w:val="21"/>
                            <w:szCs w:val="21"/>
                          </w:rPr>
                        </w:pPr>
                        <w:r w:rsidRPr="00387E7B">
                          <w:rPr>
                            <w:rFonts w:hint="eastAsia"/>
                            <w:sz w:val="21"/>
                            <w:szCs w:val="21"/>
                          </w:rPr>
                          <w:t>客户使用的接口指针</w:t>
                        </w:r>
                      </w:p>
                      <w:p w:rsidR="00795159" w:rsidRPr="00387E7B" w:rsidRDefault="00795159" w:rsidP="00A63A52">
                        <w:pPr>
                          <w:rPr>
                            <w:rFonts w:hint="eastAsia"/>
                            <w:sz w:val="21"/>
                            <w:szCs w:val="21"/>
                          </w:rPr>
                        </w:pPr>
                        <w:r w:rsidRPr="00387E7B">
                          <w:rPr>
                            <w:rFonts w:hint="eastAsia"/>
                            <w:sz w:val="21"/>
                            <w:szCs w:val="21"/>
                          </w:rPr>
                          <w:t>pIHello</w:t>
                        </w:r>
                      </w:p>
                      <w:p w:rsidR="00795159" w:rsidRPr="00387E7B" w:rsidRDefault="00795159" w:rsidP="00A63A52">
                        <w:pPr>
                          <w:rPr>
                            <w:rFonts w:hint="eastAsia"/>
                            <w:sz w:val="21"/>
                            <w:szCs w:val="21"/>
                          </w:rPr>
                        </w:pPr>
                      </w:p>
                      <w:p w:rsidR="00795159" w:rsidRPr="00387E7B" w:rsidRDefault="00795159" w:rsidP="00A63A52">
                        <w:pPr>
                          <w:rPr>
                            <w:rFonts w:hint="eastAsia"/>
                            <w:sz w:val="21"/>
                            <w:szCs w:val="21"/>
                          </w:rPr>
                        </w:pPr>
                      </w:p>
                      <w:p w:rsidR="00795159" w:rsidRPr="00387E7B" w:rsidRDefault="00795159" w:rsidP="00A63A52">
                        <w:pPr>
                          <w:rPr>
                            <w:rFonts w:hint="eastAsia"/>
                            <w:sz w:val="21"/>
                            <w:szCs w:val="21"/>
                          </w:rPr>
                        </w:pPr>
                        <w:r w:rsidRPr="00387E7B">
                          <w:rPr>
                            <w:rFonts w:hint="eastAsia"/>
                            <w:sz w:val="21"/>
                            <w:szCs w:val="21"/>
                          </w:rPr>
                          <w:t>pIWorld</w:t>
                        </w:r>
                      </w:p>
                    </w:txbxContent>
                  </v:textbox>
                </v:shape>
                <v:shape id="Text Box 20" o:spid="_x0000_s1095" type="#_x0000_t202" style="position:absolute;left:11430;top:3956;width:800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">
                  <v:textbox>
                    <w:txbxContent>
                      <w:p w:rsidR="00795159" w:rsidRPr="00387E7B" w:rsidRDefault="00795159" w:rsidP="00A63A52">
                        <w:pPr>
                          <w:rPr>
                            <w:rFonts w:hint="eastAsia"/>
                            <w:sz w:val="21"/>
                            <w:szCs w:val="21"/>
                          </w:rPr>
                        </w:pPr>
                        <w:r w:rsidRPr="00387E7B">
                          <w:rPr>
                            <w:rFonts w:hint="eastAsia"/>
                            <w:sz w:val="21"/>
                            <w:szCs w:val="21"/>
                          </w:rPr>
                          <w:t>pVtable</w:t>
                        </w:r>
                      </w:p>
                    </w:txbxContent>
                  </v:textbox>
                </v:shape>
                <v:shape id="Text Box 21" o:spid="_x0000_s1096" type="#_x0000_t202" style="position:absolute;left:11430;top:6934;width:800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">
                  <v:textbox>
                    <w:txbxContent>
                      <w:p w:rsidR="00795159" w:rsidRPr="00387E7B" w:rsidRDefault="00795159" w:rsidP="00A63A52">
                        <w:pPr>
                          <w:rPr>
                            <w:rFonts w:hint="eastAsia"/>
                            <w:sz w:val="21"/>
                            <w:szCs w:val="21"/>
                          </w:rPr>
                        </w:pPr>
                        <w:r w:rsidRPr="00387E7B">
                          <w:rPr>
                            <w:rFonts w:hint="eastAsia"/>
                            <w:sz w:val="21"/>
                            <w:szCs w:val="21"/>
                          </w:rPr>
                          <w:t>pVtable</w:t>
                        </w:r>
                      </w:p>
                    </w:txbxContent>
                  </v:textbox>
                </v:shape>
                <v:shape id="Text Box 22" o:spid="_x0000_s1097" type="#_x0000_t202" style="position:absolute;left:11430;top:9906;width:800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">
                  <v:textbox>
                    <w:txbxContent>
                      <w:p w:rsidR="00795159" w:rsidRPr="00387E7B" w:rsidRDefault="00795159" w:rsidP="00A63A52">
                        <w:pPr>
                          <w:rPr>
                            <w:sz w:val="21"/>
                            <w:szCs w:val="21"/>
                          </w:rPr>
                        </w:pPr>
                        <w:r w:rsidRPr="00387E7B">
                          <w:rPr>
                            <w:rFonts w:ascii="宋体" w:hAnsi="宋体"/>
                            <w:sz w:val="21"/>
                            <w:szCs w:val="21"/>
                          </w:rPr>
                          <w:t>···</w:t>
                        </w:r>
                      </w:p>
                    </w:txbxContent>
                  </v:textbox>
                </v:shape>
                <v:shape id="Text Box 23" o:spid="_x0000_s1098" type="#_x0000_t202" style="position:absolute;left:22860;top:3956;width:1028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98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PDlGZlAr/4AAAD//wMAUEsBAi0AFAAGAAgAAAAhANvh9svuAAAAhQEAABMAAAAAAAAA&#10;AAAAAAAAAAAAAFtDb250ZW50X1R5cGVzXS54bWxQSwECLQAUAAYACAAAACEAWvQsW78AAAAVAQAA&#10;CwAAAAAAAAAAAAAAAAAfAQAAX3JlbHMvLnJlbHNQSwECLQAUAAYACAAAACEAxAM/fMYAAADcAAAA&#10;DwAAAAAAAAAAAAAAAAAHAgAAZHJzL2Rvd25yZXYueG1sUEsFBgAAAAADAAMAtwAAAPoCAAAAAA==&#10;">
                  <v:textbox>
                    <w:txbxContent>
                      <w:p w:rsidR="00795159" w:rsidRPr="00387E7B" w:rsidRDefault="00795159" w:rsidP="00A63A52">
                        <w:pPr>
                          <w:rPr>
                            <w:sz w:val="21"/>
                            <w:szCs w:val="21"/>
                          </w:rPr>
                        </w:pPr>
                        <w:r>
                          <w:rPr>
                            <w:rFonts w:hint="eastAsia"/>
                            <w:sz w:val="21"/>
                            <w:szCs w:val="21"/>
                          </w:rPr>
                          <w:t>Probe</w:t>
                        </w:r>
                      </w:p>
                    </w:txbxContent>
                  </v:textbox>
                </v:shape>
                <v:line id="Line 24" o:spid="_x0000_s1099" style="position:absolute;flip:y;visibility:visible;mso-wrap-style:square" from="8001,5943" to="1143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">
                  <v:stroke endarrow="block"/>
                </v:line>
                <v:line id="Line 25" o:spid="_x0000_s1100" style="position:absolute;flip:y;visibility:visible;mso-wrap-style:square" from="8001,7924" to="11430,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line id="Line 26" o:spid="_x0000_s1101" style="position:absolute;visibility:visible;mso-wrap-style:square" from="19437,4953" to="22860,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">
                  <v:stroke endarrow="block"/>
                </v:line>
                <v:line id="Line 27" o:spid="_x0000_s1102" style="position:absolute;visibility:visible;mso-wrap-style:square" from="19437,7924" to="22860,2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">
                  <v:stroke endarrow="block"/>
                </v:line>
                <v:shape id="Text Box 28" o:spid="_x0000_s1103" type="#_x0000_t202" style="position:absolute;left:23317;top:990;width:914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" strokecolor="white">
                  <v:fill opacity="0"/>
                  <v:stroke opacity="0"/>
                  <v:textbox>
                    <w:txbxContent>
                      <w:p w:rsidR="00795159" w:rsidRDefault="00795159" w:rsidP="00A63A52">
                        <w:pPr>
                          <w:rPr>
                            <w:rFonts w:hint="eastAsia"/>
                          </w:rPr>
                        </w:pPr>
                        <w:r>
                          <w:rPr>
                            <w:rFonts w:hint="eastAsia"/>
                          </w:rPr>
                          <w:t>vtable</w:t>
                        </w:r>
                      </w:p>
                    </w:txbxContent>
                  </v:textbox>
                </v:shape>
                <v:shape id="Text Box 29" o:spid="_x0000_s1104" type="#_x0000_t202" style="position:absolute;left:22860;top:20802;width:913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" strokecolor="white">
                  <v:fill opacity="0"/>
                  <v:stroke opacity="0"/>
                  <v:textbox>
                    <w:txbxContent>
                      <w:p w:rsidR="00795159" w:rsidRDefault="00795159" w:rsidP="00A63A52">
                        <w:pPr>
                          <w:rPr>
                            <w:rFonts w:hint="eastAsia"/>
                          </w:rPr>
                        </w:pPr>
                        <w:r>
                          <w:rPr>
                            <w:rFonts w:hint="eastAsia"/>
                          </w:rPr>
                          <w:t>vtable</w:t>
                        </w:r>
                      </w:p>
                    </w:txbxContent>
                  </v:textbox>
                </v:shape>
                <v:shape id="Text Box 30" o:spid="_x0000_s1105" type="#_x0000_t202" style="position:absolute;left:22860;top:6934;width:1028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">
                  <v:textbox>
                    <w:txbxContent>
                      <w:p w:rsidR="00795159" w:rsidRPr="00387E7B" w:rsidRDefault="00795159" w:rsidP="00A63A52">
                        <w:pPr>
                          <w:rPr>
                            <w:rFonts w:hint="eastAsia"/>
                            <w:sz w:val="21"/>
                            <w:szCs w:val="21"/>
                          </w:rPr>
                        </w:pPr>
                        <w:r w:rsidRPr="00387E7B">
                          <w:rPr>
                            <w:rFonts w:hint="eastAsia"/>
                            <w:sz w:val="21"/>
                            <w:szCs w:val="21"/>
                          </w:rPr>
                          <w:t>AddRef</w:t>
                        </w:r>
                      </w:p>
                    </w:txbxContent>
                  </v:textbox>
                </v:shape>
                <v:shape id="Text Box 31" o:spid="_x0000_s1106" type="#_x0000_t202" style="position:absolute;left:22860;top:9906;width:1028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TN6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GjlGZlAr/4AAAD//wMAUEsBAi0AFAAGAAgAAAAhANvh9svuAAAAhQEAABMAAAAAAAAA&#10;AAAAAAAAAAAAAFtDb250ZW50X1R5cGVzXS54bWxQSwECLQAUAAYACAAAACEAWvQsW78AAAAVAQAA&#10;CwAAAAAAAAAAAAAAAAAfAQAAX3JlbHMvLnJlbHNQSwECLQAUAAYACAAAACEAOnUzesYAAADcAAAA&#10;DwAAAAAAAAAAAAAAAAAHAgAAZHJzL2Rvd25yZXYueG1sUEsFBgAAAAADAAMAtwAAAPoCAAAAAA==&#10;">
                  <v:textbox>
                    <w:txbxContent>
                      <w:p w:rsidR="00795159" w:rsidRPr="00387E7B" w:rsidRDefault="00795159" w:rsidP="00A63A52">
                        <w:pPr>
                          <w:rPr>
                            <w:sz w:val="21"/>
                            <w:szCs w:val="21"/>
                          </w:rPr>
                        </w:pPr>
                        <w:r w:rsidRPr="00387E7B">
                          <w:rPr>
                            <w:rFonts w:hint="eastAsia"/>
                            <w:sz w:val="21"/>
                            <w:szCs w:val="21"/>
                          </w:rPr>
                          <w:t>Release</w:t>
                        </w:r>
                        <w:r w:rsidRPr="00387E7B">
                          <w:rPr>
                            <w:sz w:val="21"/>
                            <w:szCs w:val="21"/>
                          </w:rPr>
                          <w:t xml:space="preserve"> </w:t>
                        </w:r>
                      </w:p>
                      <w:p w:rsidR="00795159" w:rsidRPr="00807372" w:rsidRDefault="00795159" w:rsidP="00A63A52"/>
                    </w:txbxContent>
                  </v:textbox>
                </v:shape>
                <v:shape id="Text Box 32" o:spid="_x0000_s1107" type="#_x0000_t202" style="position:absolute;left:22860;top:12877;width:1028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">
                  <v:textbox>
                    <w:txbxContent>
                      <w:p w:rsidR="00795159" w:rsidRPr="00387E7B" w:rsidRDefault="00795159" w:rsidP="00A63A52">
                        <w:pPr>
                          <w:rPr>
                            <w:sz w:val="21"/>
                            <w:szCs w:val="21"/>
                          </w:rPr>
                        </w:pPr>
                        <w:r w:rsidRPr="00387E7B">
                          <w:rPr>
                            <w:rFonts w:ascii="宋体" w:hAnsi="宋体" w:hint="eastAsia"/>
                            <w:sz w:val="21"/>
                            <w:szCs w:val="21"/>
                          </w:rPr>
                          <w:t>Aggregate</w:t>
                        </w:r>
                        <w:r w:rsidRPr="00387E7B">
                          <w:rPr>
                            <w:sz w:val="21"/>
                            <w:szCs w:val="21"/>
                          </w:rPr>
                          <w:t xml:space="preserve"> </w:t>
                        </w:r>
                      </w:p>
                      <w:p w:rsidR="00795159" w:rsidRPr="00807372" w:rsidRDefault="00795159" w:rsidP="00A63A52"/>
                    </w:txbxContent>
                  </v:textbox>
                </v:shape>
                <v:shape id="Text Box 33" o:spid="_x0000_s1108" type="#_x0000_t202" style="position:absolute;left:22860;top:23761;width:1028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">
                  <v:textbox>
                    <w:txbxContent>
                      <w:p w:rsidR="00795159" w:rsidRPr="00807372" w:rsidRDefault="00795159" w:rsidP="00A63A52">
                        <w:r>
                          <w:rPr>
                            <w:rFonts w:hint="eastAsia"/>
                            <w:sz w:val="21"/>
                            <w:szCs w:val="21"/>
                          </w:rPr>
                          <w:t>Probe</w:t>
                        </w:r>
                      </w:p>
                    </w:txbxContent>
                  </v:textbox>
                </v:shape>
                <v:shape id="Text Box 34" o:spid="_x0000_s1109" type="#_x0000_t202" style="position:absolute;left:22860;top:26746;width:1028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">
                  <v:textbox>
                    <w:txbxContent>
                      <w:p w:rsidR="00795159" w:rsidRPr="00387E7B" w:rsidRDefault="00795159" w:rsidP="00A63A52">
                        <w:pPr>
                          <w:rPr>
                            <w:rFonts w:hint="eastAsia"/>
                            <w:sz w:val="21"/>
                            <w:szCs w:val="21"/>
                          </w:rPr>
                        </w:pPr>
                        <w:r w:rsidRPr="00387E7B">
                          <w:rPr>
                            <w:rFonts w:hint="eastAsia"/>
                            <w:sz w:val="21"/>
                            <w:szCs w:val="21"/>
                          </w:rPr>
                          <w:t>AddRef</w:t>
                        </w:r>
                      </w:p>
                    </w:txbxContent>
                  </v:textbox>
                </v:shape>
                <v:shape id="Text Box 35" o:spid="_x0000_s1110" type="#_x0000_t202" style="position:absolute;left:22860;top:29711;width:1028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795159" w:rsidRPr="00387E7B" w:rsidRDefault="00795159" w:rsidP="00A63A52">
                        <w:pPr>
                          <w:rPr>
                            <w:sz w:val="21"/>
                            <w:szCs w:val="21"/>
                          </w:rPr>
                        </w:pPr>
                        <w:r w:rsidRPr="00387E7B">
                          <w:rPr>
                            <w:rFonts w:hint="eastAsia"/>
                            <w:sz w:val="21"/>
                            <w:szCs w:val="21"/>
                          </w:rPr>
                          <w:t>Release</w:t>
                        </w:r>
                        <w:r w:rsidRPr="00387E7B">
                          <w:rPr>
                            <w:sz w:val="21"/>
                            <w:szCs w:val="21"/>
                          </w:rPr>
                          <w:t xml:space="preserve"> </w:t>
                        </w:r>
                      </w:p>
                      <w:p w:rsidR="00795159" w:rsidRPr="00807372" w:rsidRDefault="00795159" w:rsidP="00A63A52"/>
                    </w:txbxContent>
                  </v:textbox>
                </v:shape>
                <v:shape id="Text Box 36" o:spid="_x0000_s1111" type="#_x0000_t202" style="position:absolute;left:22860;top:32689;width:102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rsidR="00795159" w:rsidRPr="00387E7B" w:rsidRDefault="00795159" w:rsidP="00A63A52">
                        <w:pPr>
                          <w:rPr>
                            <w:sz w:val="21"/>
                            <w:szCs w:val="21"/>
                          </w:rPr>
                        </w:pPr>
                        <w:r w:rsidRPr="00387E7B">
                          <w:rPr>
                            <w:rFonts w:ascii="宋体" w:hAnsi="宋体" w:hint="eastAsia"/>
                            <w:sz w:val="21"/>
                            <w:szCs w:val="21"/>
                          </w:rPr>
                          <w:t>Aggregate</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7" o:spid="_x0000_s1112" type="#_x0000_t88" style="position:absolute;left:33147;top:5943;width:114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"/>
                <v:shape id="AutoShape 38" o:spid="_x0000_s1113" type="#_x0000_t88" style="position:absolute;left:33147;top:25755;width:114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"/>
                <v:shape id="AutoShape 39" o:spid="_x0000_s1114" type="#_x0000_t176" style="position:absolute;left:37719;top:2971;width:1371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">
                  <v:textbox>
                    <w:txbxContent>
                      <w:p w:rsidR="00795159" w:rsidRPr="00387E7B" w:rsidRDefault="00795159" w:rsidP="00A63A52">
                        <w:pPr>
                          <w:rPr>
                            <w:rFonts w:hint="eastAsia"/>
                            <w:sz w:val="21"/>
                            <w:szCs w:val="21"/>
                          </w:rPr>
                        </w:pPr>
                        <w:r w:rsidRPr="00387E7B">
                          <w:rPr>
                            <w:rFonts w:hint="eastAsia"/>
                            <w:sz w:val="21"/>
                            <w:szCs w:val="21"/>
                          </w:rPr>
                          <w:t>CHello</w:t>
                        </w:r>
                        <w:r w:rsidRPr="00387E7B">
                          <w:rPr>
                            <w:rFonts w:hint="eastAsia"/>
                            <w:sz w:val="21"/>
                            <w:szCs w:val="21"/>
                          </w:rPr>
                          <w:t>对</w:t>
                        </w:r>
                        <w:r w:rsidRPr="00387E7B">
                          <w:rPr>
                            <w:rFonts w:hint="eastAsia"/>
                            <w:sz w:val="21"/>
                            <w:szCs w:val="21"/>
                          </w:rPr>
                          <w:t>Hello</w:t>
                        </w:r>
                        <w:r w:rsidRPr="00387E7B">
                          <w:rPr>
                            <w:rFonts w:hint="eastAsia"/>
                            <w:sz w:val="21"/>
                            <w:szCs w:val="21"/>
                          </w:rPr>
                          <w:t>的实现</w:t>
                        </w:r>
                      </w:p>
                    </w:txbxContent>
                  </v:textbox>
                </v:shape>
                <v:shape id="AutoShape 40" o:spid="_x0000_s1115" type="#_x0000_t176" style="position:absolute;left:34290;top:15849;width:18288;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">
                  <v:textbox>
                    <w:txbxContent>
                      <w:p w:rsidR="00795159" w:rsidRPr="00387E7B" w:rsidRDefault="00795159" w:rsidP="00A63A52">
                        <w:pPr>
                          <w:rPr>
                            <w:rFonts w:hint="eastAsia"/>
                            <w:sz w:val="21"/>
                            <w:szCs w:val="21"/>
                          </w:rPr>
                        </w:pPr>
                        <w:r w:rsidRPr="00387E7B">
                          <w:rPr>
                            <w:rFonts w:hint="eastAsia"/>
                            <w:sz w:val="21"/>
                            <w:szCs w:val="21"/>
                          </w:rPr>
                          <w:t>CHello</w:t>
                        </w:r>
                        <w:r w:rsidRPr="00387E7B">
                          <w:rPr>
                            <w:rFonts w:hint="eastAsia"/>
                            <w:sz w:val="21"/>
                            <w:szCs w:val="21"/>
                          </w:rPr>
                          <w:t>对</w:t>
                        </w:r>
                        <w:r w:rsidRPr="00387E7B">
                          <w:rPr>
                            <w:rFonts w:hint="eastAsia"/>
                            <w:sz w:val="21"/>
                            <w:szCs w:val="21"/>
                          </w:rPr>
                          <w:t>QI</w:t>
                        </w:r>
                        <w:r w:rsidRPr="00387E7B">
                          <w:rPr>
                            <w:sz w:val="21"/>
                            <w:szCs w:val="21"/>
                          </w:rPr>
                          <w:t>、</w:t>
                        </w:r>
                        <w:r w:rsidRPr="00387E7B">
                          <w:rPr>
                            <w:rFonts w:hint="eastAsia"/>
                            <w:sz w:val="21"/>
                            <w:szCs w:val="21"/>
                          </w:rPr>
                          <w:t>AddRef</w:t>
                        </w:r>
                        <w:r w:rsidRPr="00387E7B">
                          <w:rPr>
                            <w:sz w:val="21"/>
                            <w:szCs w:val="21"/>
                          </w:rPr>
                          <w:t>、</w:t>
                        </w:r>
                        <w:r w:rsidRPr="00387E7B">
                          <w:rPr>
                            <w:rFonts w:hint="eastAsia"/>
                            <w:sz w:val="21"/>
                            <w:szCs w:val="21"/>
                          </w:rPr>
                          <w:t>Release</w:t>
                        </w:r>
                        <w:r w:rsidRPr="00387E7B">
                          <w:rPr>
                            <w:rFonts w:hint="eastAsia"/>
                            <w:sz w:val="21"/>
                            <w:szCs w:val="21"/>
                          </w:rPr>
                          <w:t>和</w:t>
                        </w:r>
                        <w:r w:rsidRPr="00387E7B">
                          <w:rPr>
                            <w:rFonts w:hint="eastAsia"/>
                            <w:sz w:val="21"/>
                            <w:szCs w:val="21"/>
                          </w:rPr>
                          <w:t>Aggregate</w:t>
                        </w:r>
                        <w:r w:rsidRPr="00387E7B">
                          <w:rPr>
                            <w:rFonts w:hint="eastAsia"/>
                            <w:sz w:val="21"/>
                            <w:szCs w:val="21"/>
                          </w:rPr>
                          <w:t>的实现</w:t>
                        </w:r>
                      </w:p>
                      <w:p w:rsidR="00795159" w:rsidRPr="00387E7B" w:rsidRDefault="00795159" w:rsidP="00A63A52">
                        <w:pPr>
                          <w:rPr>
                            <w:rFonts w:hint="eastAsia"/>
                            <w:sz w:val="21"/>
                            <w:szCs w:val="21"/>
                          </w:rPr>
                        </w:pPr>
                      </w:p>
                    </w:txbxContent>
                  </v:textbox>
                </v:shape>
                <v:shape id="AutoShape 41" o:spid="_x0000_s1116" type="#_x0000_t176" style="position:absolute;left:38862;top:28727;width:13716;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">
                  <v:textbox>
                    <w:txbxContent>
                      <w:p w:rsidR="00795159" w:rsidRPr="00387E7B" w:rsidRDefault="00795159" w:rsidP="00A63A52">
                        <w:pPr>
                          <w:rPr>
                            <w:rFonts w:hint="eastAsia"/>
                            <w:sz w:val="21"/>
                            <w:szCs w:val="21"/>
                          </w:rPr>
                        </w:pPr>
                        <w:r w:rsidRPr="00387E7B">
                          <w:rPr>
                            <w:rFonts w:hint="eastAsia"/>
                            <w:sz w:val="21"/>
                            <w:szCs w:val="21"/>
                          </w:rPr>
                          <w:t>CHello</w:t>
                        </w:r>
                        <w:r w:rsidRPr="00387E7B">
                          <w:rPr>
                            <w:rFonts w:hint="eastAsia"/>
                            <w:sz w:val="21"/>
                            <w:szCs w:val="21"/>
                          </w:rPr>
                          <w:t>对</w:t>
                        </w:r>
                        <w:r w:rsidRPr="00387E7B">
                          <w:rPr>
                            <w:rFonts w:hint="eastAsia"/>
                            <w:sz w:val="21"/>
                            <w:szCs w:val="21"/>
                          </w:rPr>
                          <w:t>World</w:t>
                        </w:r>
                        <w:r w:rsidRPr="00387E7B">
                          <w:rPr>
                            <w:rFonts w:hint="eastAsia"/>
                            <w:sz w:val="21"/>
                            <w:szCs w:val="21"/>
                          </w:rPr>
                          <w:t>的实现</w:t>
                        </w:r>
                      </w:p>
                    </w:txbxContent>
                  </v:textbox>
                </v:shape>
                <v:line id="Line 42" o:spid="_x0000_s1117" style="position:absolute;flip:y;visibility:visible;mso-wrap-style:square" from="33147,7924" to="40005,1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">
                  <v:stroke endarrow="block"/>
                </v:line>
                <v:line id="Line 43" o:spid="_x0000_s1118" style="position:absolute;visibility:visible;mso-wrap-style:square" from="34290,10896" to="38868,1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line id="Line 44" o:spid="_x0000_s1119" style="position:absolute;flip:y;visibility:visible;mso-wrap-style:square" from="34290,20802" to="38868,3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">
                  <v:stroke endarrow="block"/>
                </v:line>
                <v:line id="Line 45" o:spid="_x0000_s1120" style="position:absolute;flip:y;visibility:visible;mso-wrap-style:square" from="33147,32689" to="38862,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">
                  <v:stroke endarrow="block"/>
                </v:line>
                <v:shape id="Text Box 46" o:spid="_x0000_s1121" type="#_x0000_t202" style="position:absolute;left:22860;top:15849;width:1028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">
                  <v:textbox>
                    <w:txbxContent>
                      <w:p w:rsidR="00795159" w:rsidRPr="00387E7B" w:rsidRDefault="00795159" w:rsidP="00A63A52">
                        <w:pPr>
                          <w:rPr>
                            <w:sz w:val="21"/>
                            <w:szCs w:val="21"/>
                          </w:rPr>
                        </w:pPr>
                        <w:r w:rsidRPr="00387E7B">
                          <w:rPr>
                            <w:rFonts w:hint="eastAsia"/>
                            <w:sz w:val="21"/>
                            <w:szCs w:val="21"/>
                          </w:rPr>
                          <w:t>Hello</w:t>
                        </w:r>
                        <w:r w:rsidRPr="00387E7B">
                          <w:rPr>
                            <w:sz w:val="21"/>
                            <w:szCs w:val="21"/>
                          </w:rPr>
                          <w:t xml:space="preserve"> </w:t>
                        </w:r>
                      </w:p>
                      <w:p w:rsidR="00795159" w:rsidRPr="00807372" w:rsidRDefault="00795159" w:rsidP="00A63A52"/>
                    </w:txbxContent>
                  </v:textbox>
                </v:shape>
                <v:shape id="Text Box 47" o:spid="_x0000_s1122" type="#_x0000_t202" style="position:absolute;left:22860;top:35661;width:102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">
                  <v:textbox>
                    <w:txbxContent>
                      <w:p w:rsidR="00795159" w:rsidRPr="00387E7B" w:rsidRDefault="00795159" w:rsidP="00A63A52">
                        <w:pPr>
                          <w:rPr>
                            <w:sz w:val="21"/>
                            <w:szCs w:val="21"/>
                          </w:rPr>
                        </w:pPr>
                        <w:r w:rsidRPr="00387E7B">
                          <w:rPr>
                            <w:rFonts w:hint="eastAsia"/>
                            <w:sz w:val="21"/>
                            <w:szCs w:val="21"/>
                          </w:rPr>
                          <w:t>World</w:t>
                        </w:r>
                        <w:r w:rsidRPr="00387E7B">
                          <w:rPr>
                            <w:sz w:val="21"/>
                            <w:szCs w:val="21"/>
                          </w:rPr>
                          <w:t xml:space="preserve"> </w:t>
                        </w:r>
                      </w:p>
                      <w:p w:rsidR="00795159" w:rsidRPr="00807372" w:rsidRDefault="00795159" w:rsidP="00A63A52"/>
                    </w:txbxContent>
                  </v:textbox>
                </v:shape>
                <w10:anchorlock/>
              </v:group>
            </w:pict>
          </mc:Fallback>
        </mc:AlternateContent>
      </w:r>
    </w:p>
    <w:p w:rsidR="00A63A52" w:rsidRPr="00C62058" w:rsidRDefault="00C62058" w:rsidP="00C62058">
      <w:pPr>
        <w:snapToGrid w:val="0"/>
        <w:spacing w:line="300" w:lineRule="auto"/>
        <w:ind w:firstLineChars="200" w:firstLine="420"/>
        <w:jc w:val="center"/>
        <w:rPr>
          <w:rFonts w:ascii="宋体" w:hAnsi="宋体" w:hint="eastAsia"/>
          <w:sz w:val="21"/>
          <w:szCs w:val="21"/>
        </w:rPr>
      </w:pPr>
      <w:r w:rsidRPr="00C62058">
        <w:rPr>
          <w:rFonts w:ascii="宋体" w:hAnsi="宋体" w:hint="eastAsia"/>
          <w:sz w:val="21"/>
          <w:szCs w:val="21"/>
        </w:rPr>
        <w:t>图</w:t>
      </w:r>
      <w:r w:rsidR="00E42DB7">
        <w:rPr>
          <w:rFonts w:ascii="宋体" w:hAnsi="宋体" w:hint="eastAsia"/>
          <w:sz w:val="21"/>
          <w:szCs w:val="21"/>
        </w:rPr>
        <w:t>9.</w:t>
      </w:r>
      <w:r w:rsidRPr="00C62058">
        <w:rPr>
          <w:rFonts w:ascii="宋体" w:hAnsi="宋体" w:hint="eastAsia"/>
          <w:sz w:val="21"/>
          <w:szCs w:val="21"/>
        </w:rPr>
        <w:t xml:space="preserve">10 </w:t>
      </w:r>
      <w:r w:rsidRPr="00AB5DDD">
        <w:rPr>
          <w:rFonts w:ascii="宋体" w:hAnsi="宋体" w:hint="eastAsia"/>
          <w:sz w:val="21"/>
          <w:szCs w:val="21"/>
        </w:rPr>
        <w:t>CHello构件类对象内存模型</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IHello和IWorld两个接口都直接继承了I</w:t>
      </w:r>
      <w:r w:rsidR="003A2321">
        <w:rPr>
          <w:rFonts w:ascii="宋体" w:hAnsi="宋体" w:hint="eastAsia"/>
          <w:sz w:val="21"/>
          <w:szCs w:val="21"/>
        </w:rPr>
        <w:t>Interface</w:t>
      </w:r>
      <w:r w:rsidRPr="00AB5DDD">
        <w:rPr>
          <w:rFonts w:ascii="宋体" w:hAnsi="宋体" w:hint="eastAsia"/>
          <w:sz w:val="21"/>
          <w:szCs w:val="21"/>
        </w:rPr>
        <w:t>的四个方法，CAR自动代码工具自动生成了这四个方法的实现，构件编写者只需实现自己定义的接口方法即可，接口查询代码和构件的生存周期管理对构件编写者来说都是透明的。</w:t>
      </w:r>
    </w:p>
    <w:p w:rsidR="00A63A52" w:rsidRPr="00BC57E8" w:rsidRDefault="00E42DB7" w:rsidP="0078027F">
      <w:pPr>
        <w:pStyle w:val="3"/>
        <w:snapToGrid w:val="0"/>
        <w:spacing w:line="300" w:lineRule="auto"/>
        <w:rPr>
          <w:rFonts w:hint="eastAsia"/>
          <w:sz w:val="28"/>
          <w:szCs w:val="28"/>
        </w:rPr>
      </w:pPr>
      <w:bookmarkStart w:id="507" w:name="_Toc131843246"/>
      <w:bookmarkStart w:id="508" w:name="_Toc148261077"/>
      <w:bookmarkStart w:id="509" w:name="_Toc152754415"/>
      <w:bookmarkStart w:id="510" w:name="_Toc197919070"/>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9.</w:t>
        </w:r>
        <w:r w:rsidR="00C17878">
          <w:rPr>
            <w:rFonts w:ascii="宋体" w:hAnsi="宋体" w:hint="eastAsia"/>
            <w:sz w:val="28"/>
            <w:szCs w:val="28"/>
          </w:rPr>
          <w:t>4</w:t>
        </w:r>
        <w:r w:rsidR="0080541C">
          <w:rPr>
            <w:rFonts w:ascii="宋体" w:hAnsi="宋体" w:hint="eastAsia"/>
            <w:sz w:val="28"/>
            <w:szCs w:val="28"/>
          </w:rPr>
          <w:t>.</w:t>
        </w:r>
        <w:r w:rsidR="00A63A52" w:rsidRPr="00CA6AC6">
          <w:rPr>
            <w:rFonts w:ascii="宋体" w:hAnsi="宋体" w:hint="eastAsia"/>
            <w:sz w:val="28"/>
            <w:szCs w:val="28"/>
          </w:rPr>
          <w:t>3</w:t>
        </w:r>
      </w:smartTag>
      <w:r w:rsidR="00A63A52" w:rsidRPr="00CA6AC6">
        <w:rPr>
          <w:rFonts w:ascii="宋体" w:hAnsi="宋体" w:hint="eastAsia"/>
          <w:sz w:val="28"/>
          <w:szCs w:val="28"/>
        </w:rPr>
        <w:t xml:space="preserve"> 接口查询规范</w:t>
      </w:r>
      <w:bookmarkEnd w:id="507"/>
      <w:bookmarkEnd w:id="508"/>
      <w:bookmarkEnd w:id="509"/>
      <w:bookmarkEnd w:id="510"/>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CAR构件的接口查询规范完全遵守COM的接口查询规范，只不过二者的基接口不同而已。</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对于同一个CAR构件对象的不同接口指针，查询得到的I</w:t>
      </w:r>
      <w:r w:rsidR="00EF638F">
        <w:rPr>
          <w:rFonts w:ascii="宋体" w:hAnsi="宋体" w:hint="eastAsia"/>
          <w:sz w:val="21"/>
          <w:szCs w:val="21"/>
        </w:rPr>
        <w:t>Interface</w:t>
      </w:r>
      <w:r w:rsidRPr="00AB5DDD">
        <w:rPr>
          <w:rFonts w:ascii="宋体" w:hAnsi="宋体" w:hint="eastAsia"/>
          <w:sz w:val="21"/>
          <w:szCs w:val="21"/>
        </w:rPr>
        <w:t>的接口必须完全相同。</w:t>
      </w:r>
    </w:p>
    <w:p w:rsidR="00A63A52" w:rsidRPr="00AB5DDD" w:rsidRDefault="00A63A52" w:rsidP="001A6875">
      <w:pPr>
        <w:numPr>
          <w:ilvl w:val="0"/>
          <w:numId w:val="24"/>
        </w:numPr>
        <w:snapToGrid w:val="0"/>
        <w:spacing w:line="300" w:lineRule="auto"/>
        <w:rPr>
          <w:rFonts w:ascii="宋体" w:hAnsi="宋体" w:hint="eastAsia"/>
          <w:sz w:val="21"/>
          <w:szCs w:val="21"/>
        </w:rPr>
      </w:pPr>
      <w:r w:rsidRPr="00AB5DDD">
        <w:rPr>
          <w:rFonts w:ascii="宋体" w:hAnsi="宋体" w:hint="eastAsia"/>
          <w:sz w:val="21"/>
          <w:szCs w:val="21"/>
        </w:rPr>
        <w:t>接口对称性。对一个接口指针查询其自身应该成功。</w:t>
      </w:r>
    </w:p>
    <w:p w:rsidR="00A63A52" w:rsidRPr="00AB5DDD" w:rsidRDefault="00A63A52" w:rsidP="001A6875">
      <w:pPr>
        <w:numPr>
          <w:ilvl w:val="0"/>
          <w:numId w:val="24"/>
        </w:numPr>
        <w:snapToGrid w:val="0"/>
        <w:spacing w:line="300" w:lineRule="auto"/>
        <w:rPr>
          <w:rFonts w:ascii="宋体" w:hAnsi="宋体" w:hint="eastAsia"/>
          <w:sz w:val="21"/>
          <w:szCs w:val="21"/>
        </w:rPr>
      </w:pPr>
      <w:r w:rsidRPr="00AB5DDD">
        <w:rPr>
          <w:rFonts w:ascii="宋体" w:hAnsi="宋体" w:hint="eastAsia"/>
          <w:sz w:val="21"/>
          <w:szCs w:val="21"/>
        </w:rPr>
        <w:t>接口自反性。若从一个接口指针查询另一个接口指针，那么从第二个接口指针查询第一个接口指针也应该是成功的。</w:t>
      </w:r>
    </w:p>
    <w:p w:rsidR="00A63A52" w:rsidRPr="00AB5DDD" w:rsidRDefault="00A63A52" w:rsidP="001A6875">
      <w:pPr>
        <w:numPr>
          <w:ilvl w:val="0"/>
          <w:numId w:val="24"/>
        </w:numPr>
        <w:snapToGrid w:val="0"/>
        <w:spacing w:line="300" w:lineRule="auto"/>
        <w:rPr>
          <w:rFonts w:ascii="宋体" w:hAnsi="宋体" w:hint="eastAsia"/>
          <w:sz w:val="21"/>
          <w:szCs w:val="21"/>
        </w:rPr>
      </w:pPr>
      <w:r w:rsidRPr="00AB5DDD">
        <w:rPr>
          <w:rFonts w:ascii="宋体" w:hAnsi="宋体" w:hint="eastAsia"/>
          <w:sz w:val="21"/>
          <w:szCs w:val="21"/>
        </w:rPr>
        <w:t>接口传递性。若从接口指针A查询出接口指针B,从B查询出接口指针C, 那么从C一定可以查询出A。</w:t>
      </w:r>
    </w:p>
    <w:p w:rsidR="00A63A52" w:rsidRPr="00AB5DDD" w:rsidRDefault="00A63A52" w:rsidP="001A6875">
      <w:pPr>
        <w:numPr>
          <w:ilvl w:val="0"/>
          <w:numId w:val="24"/>
        </w:numPr>
        <w:snapToGrid w:val="0"/>
        <w:spacing w:line="300" w:lineRule="auto"/>
        <w:rPr>
          <w:rFonts w:ascii="宋体" w:hAnsi="宋体" w:hint="eastAsia"/>
          <w:sz w:val="21"/>
          <w:szCs w:val="21"/>
        </w:rPr>
      </w:pPr>
      <w:r w:rsidRPr="00AB5DDD">
        <w:rPr>
          <w:rFonts w:ascii="宋体" w:hAnsi="宋体" w:hint="eastAsia"/>
          <w:sz w:val="21"/>
          <w:szCs w:val="21"/>
        </w:rPr>
        <w:t>查询时间无关性。若在某一时刻能够查询出接口指针A, 那么在以后的任何时刻再查询A，也一定可以查询成功。</w:t>
      </w:r>
    </w:p>
    <w:p w:rsidR="00A63A52" w:rsidRPr="00117111" w:rsidRDefault="00E42DB7" w:rsidP="0078027F">
      <w:pPr>
        <w:pStyle w:val="3"/>
        <w:snapToGrid w:val="0"/>
        <w:spacing w:line="300" w:lineRule="auto"/>
        <w:rPr>
          <w:rFonts w:hint="eastAsia"/>
          <w:b w:val="0"/>
        </w:rPr>
      </w:pPr>
      <w:bookmarkStart w:id="511" w:name="_Toc131843247"/>
      <w:bookmarkStart w:id="512" w:name="_Toc148261078"/>
      <w:bookmarkStart w:id="513" w:name="_Toc152754416"/>
      <w:bookmarkStart w:id="514" w:name="_Toc197919071"/>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9.</w:t>
        </w:r>
        <w:r w:rsidR="00C17878">
          <w:rPr>
            <w:rFonts w:ascii="宋体" w:hAnsi="宋体" w:hint="eastAsia"/>
            <w:sz w:val="28"/>
            <w:szCs w:val="28"/>
          </w:rPr>
          <w:t>4</w:t>
        </w:r>
        <w:r w:rsidR="0080541C">
          <w:rPr>
            <w:rFonts w:ascii="宋体" w:hAnsi="宋体" w:hint="eastAsia"/>
            <w:sz w:val="28"/>
            <w:szCs w:val="28"/>
          </w:rPr>
          <w:t>.</w:t>
        </w:r>
        <w:r w:rsidR="00A63A52" w:rsidRPr="00CA6AC6">
          <w:rPr>
            <w:rFonts w:ascii="宋体" w:hAnsi="宋体" w:hint="eastAsia"/>
            <w:sz w:val="28"/>
            <w:szCs w:val="28"/>
          </w:rPr>
          <w:t>4</w:t>
        </w:r>
      </w:smartTag>
      <w:r w:rsidR="00A63A52" w:rsidRPr="00CA6AC6">
        <w:rPr>
          <w:rFonts w:ascii="宋体" w:hAnsi="宋体" w:hint="eastAsia"/>
          <w:sz w:val="28"/>
          <w:szCs w:val="28"/>
        </w:rPr>
        <w:t xml:space="preserve"> 引用计数</w:t>
      </w:r>
      <w:bookmarkEnd w:id="511"/>
      <w:bookmarkEnd w:id="512"/>
      <w:bookmarkEnd w:id="513"/>
      <w:bookmarkEnd w:id="514"/>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CAR构件的引用计数的实现对构件编写者来说是透明的，这里只说明一下CAR构件引用计数的实现模型。</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lastRenderedPageBreak/>
        <w:t>根据COM规范，COM的引用计数可以在</w:t>
      </w:r>
      <w:r w:rsidR="00666EC9">
        <w:rPr>
          <w:rFonts w:ascii="宋体" w:hAnsi="宋体" w:hint="eastAsia"/>
          <w:sz w:val="21"/>
          <w:szCs w:val="21"/>
        </w:rPr>
        <w:t>构件</w:t>
      </w:r>
      <w:r w:rsidRPr="00AB5DDD">
        <w:rPr>
          <w:rFonts w:ascii="宋体" w:hAnsi="宋体"/>
          <w:sz w:val="21"/>
          <w:szCs w:val="21"/>
        </w:rPr>
        <w:t>、</w:t>
      </w:r>
      <w:r w:rsidR="00666EC9">
        <w:rPr>
          <w:rFonts w:ascii="宋体" w:hAnsi="宋体" w:hint="eastAsia"/>
          <w:sz w:val="21"/>
          <w:szCs w:val="21"/>
        </w:rPr>
        <w:t>构件</w:t>
      </w:r>
      <w:r w:rsidRPr="00AB5DDD">
        <w:rPr>
          <w:rFonts w:ascii="宋体" w:hAnsi="宋体" w:hint="eastAsia"/>
          <w:sz w:val="21"/>
          <w:szCs w:val="21"/>
        </w:rPr>
        <w:t>对象及对象接口这三个级别上实现的。(具体内容可参看COM的有关文档)。CAR构件是在构件对象，构件模块这两个级别上实现引用计数的，其实现模型</w:t>
      </w:r>
      <w:r w:rsidR="00DA5CE8">
        <w:rPr>
          <w:rFonts w:ascii="宋体" w:hAnsi="宋体" w:hint="eastAsia"/>
          <w:sz w:val="21"/>
          <w:szCs w:val="21"/>
        </w:rPr>
        <w:t>如</w:t>
      </w:r>
      <w:r w:rsidR="00DA5CE8" w:rsidRPr="00C62058">
        <w:rPr>
          <w:rFonts w:ascii="宋体" w:hAnsi="宋体" w:hint="eastAsia"/>
          <w:sz w:val="21"/>
          <w:szCs w:val="21"/>
        </w:rPr>
        <w:t>图</w:t>
      </w:r>
      <w:r w:rsidR="00E42DB7">
        <w:rPr>
          <w:rFonts w:ascii="宋体" w:hAnsi="宋体" w:hint="eastAsia"/>
          <w:sz w:val="21"/>
          <w:szCs w:val="21"/>
        </w:rPr>
        <w:t>9.</w:t>
      </w:r>
      <w:r w:rsidR="00DA5CE8">
        <w:rPr>
          <w:rFonts w:ascii="宋体" w:hAnsi="宋体" w:hint="eastAsia"/>
          <w:sz w:val="21"/>
          <w:szCs w:val="21"/>
        </w:rPr>
        <w:t>11所示。</w:t>
      </w:r>
    </w:p>
    <w:p w:rsidR="00A63A52" w:rsidRPr="00BA6813" w:rsidRDefault="0097535E" w:rsidP="00124A87">
      <w:pPr>
        <w:snapToGrid w:val="0"/>
        <w:spacing w:line="300" w:lineRule="auto"/>
        <w:ind w:left="420"/>
        <w:rPr>
          <w:rFonts w:ascii="宋体" w:hAnsi="宋体"/>
          <w:color w:val="000000"/>
        </w:rPr>
      </w:pPr>
      <w:r w:rsidRPr="00BA6813">
        <w:rPr>
          <w:rFonts w:ascii="宋体" w:hAnsi="宋体"/>
          <w:noProof/>
          <w:color w:val="000000"/>
        </w:rPr>
        <mc:AlternateContent>
          <mc:Choice Requires="wpc">
            <w:drawing>
              <wp:inline distT="0" distB="0" distL="0" distR="0">
                <wp:extent cx="4800600" cy="3169920"/>
                <wp:effectExtent l="9525" t="10160" r="9525" b="1270"/>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3" name="Rectangle 101"/>
                        <wps:cNvSpPr>
                          <a:spLocks noChangeArrowheads="1"/>
                        </wps:cNvSpPr>
                        <wps:spPr bwMode="auto">
                          <a:xfrm>
                            <a:off x="0" y="0"/>
                            <a:ext cx="4800600" cy="3070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 name="Text Box 102"/>
                        <wps:cNvSpPr txBox="1">
                          <a:spLocks noChangeArrowheads="1"/>
                        </wps:cNvSpPr>
                        <wps:spPr bwMode="auto">
                          <a:xfrm>
                            <a:off x="1371600" y="99060"/>
                            <a:ext cx="913765" cy="297180"/>
                          </a:xfrm>
                          <a:prstGeom prst="rect">
                            <a:avLst/>
                          </a:prstGeom>
                          <a:solidFill>
                            <a:srgbClr val="FFFFFF">
                              <a:alpha val="0"/>
                            </a:srgbClr>
                          </a:solidFill>
                          <a:ln w="9525">
                            <a:solidFill>
                              <a:srgbClr val="FFFFFF">
                                <a:alpha val="0"/>
                              </a:srgbClr>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构件模块</w:t>
                              </w:r>
                            </w:p>
                          </w:txbxContent>
                        </wps:txbx>
                        <wps:bodyPr rot="0" vert="horz" wrap="square" lIns="91440" tIns="45720" rIns="91440" bIns="45720" anchor="t" anchorCtr="0" upright="1">
                          <a:noAutofit/>
                        </wps:bodyPr>
                      </wps:wsp>
                      <wps:wsp>
                        <wps:cNvPr id="155" name="Rectangle 103"/>
                        <wps:cNvSpPr>
                          <a:spLocks noChangeArrowheads="1"/>
                        </wps:cNvSpPr>
                        <wps:spPr bwMode="auto">
                          <a:xfrm>
                            <a:off x="114300" y="891540"/>
                            <a:ext cx="1714500" cy="1981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Text Box 104"/>
                        <wps:cNvSpPr txBox="1">
                          <a:spLocks noChangeArrowheads="1"/>
                        </wps:cNvSpPr>
                        <wps:spPr bwMode="auto">
                          <a:xfrm>
                            <a:off x="342900" y="990600"/>
                            <a:ext cx="914400" cy="297180"/>
                          </a:xfrm>
                          <a:prstGeom prst="rect">
                            <a:avLst/>
                          </a:prstGeom>
                          <a:solidFill>
                            <a:srgbClr val="FFFFFF">
                              <a:alpha val="0"/>
                            </a:srgbClr>
                          </a:solidFill>
                          <a:ln w="9525">
                            <a:solidFill>
                              <a:srgbClr val="FFFFFF">
                                <a:alpha val="0"/>
                              </a:srgbClr>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构件对象</w:t>
                              </w:r>
                              <w:r w:rsidRPr="001C7F87">
                                <w:rPr>
                                  <w:rFonts w:hint="eastAsia"/>
                                  <w:sz w:val="21"/>
                                  <w:szCs w:val="21"/>
                                </w:rPr>
                                <w:t>1</w:t>
                              </w:r>
                            </w:p>
                          </w:txbxContent>
                        </wps:txbx>
                        <wps:bodyPr rot="0" vert="horz" wrap="square" lIns="91440" tIns="45720" rIns="91440" bIns="45720" anchor="t" anchorCtr="0" upright="1">
                          <a:noAutofit/>
                        </wps:bodyPr>
                      </wps:wsp>
                      <wps:wsp>
                        <wps:cNvPr id="157" name="Text Box 105"/>
                        <wps:cNvSpPr txBox="1">
                          <a:spLocks noChangeArrowheads="1"/>
                        </wps:cNvSpPr>
                        <wps:spPr bwMode="auto">
                          <a:xfrm>
                            <a:off x="228600" y="1188085"/>
                            <a:ext cx="1486535" cy="297815"/>
                          </a:xfrm>
                          <a:prstGeom prst="rect">
                            <a:avLst/>
                          </a:prstGeom>
                          <a:solidFill>
                            <a:srgbClr val="FFFFFF">
                              <a:alpha val="0"/>
                            </a:srgbClr>
                          </a:solidFill>
                          <a:ln w="9525">
                            <a:solidFill>
                              <a:srgbClr val="969696"/>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构件对象的引用计数</w:t>
                              </w:r>
                            </w:p>
                            <w:p w:rsidR="00795159" w:rsidRPr="001C7F87" w:rsidRDefault="00795159" w:rsidP="00A63A52">
                              <w:pPr>
                                <w:rPr>
                                  <w:rFonts w:hint="eastAsia"/>
                                  <w:sz w:val="21"/>
                                  <w:szCs w:val="21"/>
                                </w:rPr>
                              </w:pPr>
                            </w:p>
                          </w:txbxContent>
                        </wps:txbx>
                        <wps:bodyPr rot="0" vert="horz" wrap="square" lIns="91440" tIns="45720" rIns="91440" bIns="45720" anchor="t" anchorCtr="0" upright="1">
                          <a:noAutofit/>
                        </wps:bodyPr>
                      </wps:wsp>
                      <wps:wsp>
                        <wps:cNvPr id="158" name="Rectangle 106"/>
                        <wps:cNvSpPr>
                          <a:spLocks noChangeArrowheads="1"/>
                        </wps:cNvSpPr>
                        <wps:spPr bwMode="auto">
                          <a:xfrm>
                            <a:off x="342900" y="1584960"/>
                            <a:ext cx="1028700" cy="495300"/>
                          </a:xfrm>
                          <a:prstGeom prst="rect">
                            <a:avLst/>
                          </a:prstGeom>
                          <a:solidFill>
                            <a:srgbClr val="FFFFFF"/>
                          </a:solidFill>
                          <a:ln w="9525">
                            <a:solidFill>
                              <a:srgbClr val="000000"/>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IObject</w:t>
                              </w:r>
                              <w:r w:rsidRPr="001C7F87">
                                <w:rPr>
                                  <w:rFonts w:hint="eastAsia"/>
                                  <w:sz w:val="21"/>
                                  <w:szCs w:val="21"/>
                                </w:rPr>
                                <w:t>接口</w:t>
                              </w:r>
                            </w:p>
                          </w:txbxContent>
                        </wps:txbx>
                        <wps:bodyPr rot="0" vert="horz" wrap="square" lIns="91440" tIns="45720" rIns="91440" bIns="45720" anchor="t" anchorCtr="0" upright="1">
                          <a:noAutofit/>
                        </wps:bodyPr>
                      </wps:wsp>
                      <wps:wsp>
                        <wps:cNvPr id="159" name="Line 107"/>
                        <wps:cNvCnPr>
                          <a:cxnSpLocks noChangeShapeType="1"/>
                        </wps:cNvCnPr>
                        <wps:spPr bwMode="auto">
                          <a:xfrm flipH="1">
                            <a:off x="1371600" y="178308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Oval 108"/>
                        <wps:cNvSpPr>
                          <a:spLocks noChangeArrowheads="1"/>
                        </wps:cNvSpPr>
                        <wps:spPr bwMode="auto">
                          <a:xfrm>
                            <a:off x="2057400" y="1684020"/>
                            <a:ext cx="114300" cy="1981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Rectangle 109"/>
                        <wps:cNvSpPr>
                          <a:spLocks noChangeArrowheads="1"/>
                        </wps:cNvSpPr>
                        <wps:spPr bwMode="auto">
                          <a:xfrm>
                            <a:off x="342900" y="2179320"/>
                            <a:ext cx="1028700" cy="495300"/>
                          </a:xfrm>
                          <a:prstGeom prst="rect">
                            <a:avLst/>
                          </a:prstGeom>
                          <a:solidFill>
                            <a:srgbClr val="FFFFFF"/>
                          </a:solidFill>
                          <a:ln w="9525">
                            <a:solidFill>
                              <a:srgbClr val="000000"/>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其它接口</w:t>
                              </w:r>
                            </w:p>
                          </w:txbxContent>
                        </wps:txbx>
                        <wps:bodyPr rot="0" vert="horz" wrap="square" lIns="91440" tIns="45720" rIns="91440" bIns="45720" anchor="t" anchorCtr="0" upright="1">
                          <a:noAutofit/>
                        </wps:bodyPr>
                      </wps:wsp>
                      <wps:wsp>
                        <wps:cNvPr id="162" name="Line 110"/>
                        <wps:cNvCnPr>
                          <a:cxnSpLocks noChangeShapeType="1"/>
                        </wps:cNvCnPr>
                        <wps:spPr bwMode="auto">
                          <a:xfrm flipH="1">
                            <a:off x="1371600" y="2377440"/>
                            <a:ext cx="685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Oval 111"/>
                        <wps:cNvSpPr>
                          <a:spLocks noChangeArrowheads="1"/>
                        </wps:cNvSpPr>
                        <wps:spPr bwMode="auto">
                          <a:xfrm>
                            <a:off x="2057400" y="2278380"/>
                            <a:ext cx="114300" cy="1981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4" name="Rectangle 112"/>
                        <wps:cNvSpPr>
                          <a:spLocks noChangeArrowheads="1"/>
                        </wps:cNvSpPr>
                        <wps:spPr bwMode="auto">
                          <a:xfrm>
                            <a:off x="2400300" y="891540"/>
                            <a:ext cx="1714500" cy="1981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 name="Text Box 113"/>
                        <wps:cNvSpPr txBox="1">
                          <a:spLocks noChangeArrowheads="1"/>
                        </wps:cNvSpPr>
                        <wps:spPr bwMode="auto">
                          <a:xfrm>
                            <a:off x="2514600" y="990600"/>
                            <a:ext cx="914400" cy="297180"/>
                          </a:xfrm>
                          <a:prstGeom prst="rect">
                            <a:avLst/>
                          </a:prstGeom>
                          <a:solidFill>
                            <a:srgbClr val="FFFFFF">
                              <a:alpha val="0"/>
                            </a:srgbClr>
                          </a:solidFill>
                          <a:ln w="9525">
                            <a:solidFill>
                              <a:srgbClr val="FFFFFF">
                                <a:alpha val="0"/>
                              </a:srgbClr>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构件对象</w:t>
                              </w:r>
                              <w:r w:rsidRPr="001C7F87">
                                <w:rPr>
                                  <w:rFonts w:hint="eastAsia"/>
                                  <w:sz w:val="21"/>
                                  <w:szCs w:val="21"/>
                                </w:rPr>
                                <w:t>2</w:t>
                              </w:r>
                            </w:p>
                          </w:txbxContent>
                        </wps:txbx>
                        <wps:bodyPr rot="0" vert="horz" wrap="square" lIns="91440" tIns="45720" rIns="91440" bIns="45720" anchor="t" anchorCtr="0" upright="1">
                          <a:noAutofit/>
                        </wps:bodyPr>
                      </wps:wsp>
                      <wps:wsp>
                        <wps:cNvPr id="166" name="Text Box 114"/>
                        <wps:cNvSpPr txBox="1">
                          <a:spLocks noChangeArrowheads="1"/>
                        </wps:cNvSpPr>
                        <wps:spPr bwMode="auto">
                          <a:xfrm>
                            <a:off x="2514600" y="1188720"/>
                            <a:ext cx="1486535" cy="297815"/>
                          </a:xfrm>
                          <a:prstGeom prst="rect">
                            <a:avLst/>
                          </a:prstGeom>
                          <a:solidFill>
                            <a:srgbClr val="FFFFFF">
                              <a:alpha val="0"/>
                            </a:srgbClr>
                          </a:solidFill>
                          <a:ln w="9525">
                            <a:solidFill>
                              <a:srgbClr val="969696"/>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构件对象的引用计数</w:t>
                              </w:r>
                            </w:p>
                            <w:p w:rsidR="00795159" w:rsidRPr="001C7F87" w:rsidRDefault="00795159" w:rsidP="00A63A52">
                              <w:pPr>
                                <w:rPr>
                                  <w:rFonts w:hint="eastAsia"/>
                                  <w:sz w:val="21"/>
                                  <w:szCs w:val="21"/>
                                </w:rPr>
                              </w:pPr>
                            </w:p>
                          </w:txbxContent>
                        </wps:txbx>
                        <wps:bodyPr rot="0" vert="horz" wrap="square" lIns="91440" tIns="45720" rIns="91440" bIns="45720" anchor="t" anchorCtr="0" upright="1">
                          <a:noAutofit/>
                        </wps:bodyPr>
                      </wps:wsp>
                      <wps:wsp>
                        <wps:cNvPr id="167" name="Rectangle 115"/>
                        <wps:cNvSpPr>
                          <a:spLocks noChangeArrowheads="1"/>
                        </wps:cNvSpPr>
                        <wps:spPr bwMode="auto">
                          <a:xfrm>
                            <a:off x="2514600" y="1584960"/>
                            <a:ext cx="1028700" cy="495300"/>
                          </a:xfrm>
                          <a:prstGeom prst="rect">
                            <a:avLst/>
                          </a:prstGeom>
                          <a:solidFill>
                            <a:srgbClr val="FFFFFF"/>
                          </a:solidFill>
                          <a:ln w="9525">
                            <a:solidFill>
                              <a:srgbClr val="000000"/>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IObject</w:t>
                              </w:r>
                              <w:r w:rsidRPr="001C7F87">
                                <w:rPr>
                                  <w:rFonts w:hint="eastAsia"/>
                                  <w:sz w:val="21"/>
                                  <w:szCs w:val="21"/>
                                </w:rPr>
                                <w:t>接口</w:t>
                              </w:r>
                            </w:p>
                          </w:txbxContent>
                        </wps:txbx>
                        <wps:bodyPr rot="0" vert="horz" wrap="square" lIns="91440" tIns="45720" rIns="91440" bIns="45720" anchor="t" anchorCtr="0" upright="1">
                          <a:noAutofit/>
                        </wps:bodyPr>
                      </wps:wsp>
                      <wps:wsp>
                        <wps:cNvPr id="168" name="Line 116"/>
                        <wps:cNvCnPr>
                          <a:cxnSpLocks noChangeShapeType="1"/>
                        </wps:cNvCnPr>
                        <wps:spPr bwMode="auto">
                          <a:xfrm flipH="1">
                            <a:off x="3543300" y="1783080"/>
                            <a:ext cx="685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Oval 117"/>
                        <wps:cNvSpPr>
                          <a:spLocks noChangeArrowheads="1"/>
                        </wps:cNvSpPr>
                        <wps:spPr bwMode="auto">
                          <a:xfrm>
                            <a:off x="4229100" y="1684020"/>
                            <a:ext cx="114300" cy="1981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 name="Rectangle 118"/>
                        <wps:cNvSpPr>
                          <a:spLocks noChangeArrowheads="1"/>
                        </wps:cNvSpPr>
                        <wps:spPr bwMode="auto">
                          <a:xfrm>
                            <a:off x="2514600" y="2179320"/>
                            <a:ext cx="1028700" cy="495300"/>
                          </a:xfrm>
                          <a:prstGeom prst="rect">
                            <a:avLst/>
                          </a:prstGeom>
                          <a:solidFill>
                            <a:srgbClr val="FFFFFF"/>
                          </a:solidFill>
                          <a:ln w="9525">
                            <a:solidFill>
                              <a:srgbClr val="000000"/>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其它接口</w:t>
                              </w:r>
                            </w:p>
                          </w:txbxContent>
                        </wps:txbx>
                        <wps:bodyPr rot="0" vert="horz" wrap="square" lIns="91440" tIns="45720" rIns="91440" bIns="45720" anchor="t" anchorCtr="0" upright="1">
                          <a:noAutofit/>
                        </wps:bodyPr>
                      </wps:wsp>
                      <wps:wsp>
                        <wps:cNvPr id="171" name="Line 119"/>
                        <wps:cNvCnPr>
                          <a:cxnSpLocks noChangeShapeType="1"/>
                        </wps:cNvCnPr>
                        <wps:spPr bwMode="auto">
                          <a:xfrm flipH="1">
                            <a:off x="3543300" y="2377440"/>
                            <a:ext cx="685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Oval 120"/>
                        <wps:cNvSpPr>
                          <a:spLocks noChangeArrowheads="1"/>
                        </wps:cNvSpPr>
                        <wps:spPr bwMode="auto">
                          <a:xfrm>
                            <a:off x="4229100" y="2278380"/>
                            <a:ext cx="114300" cy="1981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 name="Text Box 121"/>
                        <wps:cNvSpPr txBox="1">
                          <a:spLocks noChangeArrowheads="1"/>
                        </wps:cNvSpPr>
                        <wps:spPr bwMode="auto">
                          <a:xfrm>
                            <a:off x="4343400" y="1684020"/>
                            <a:ext cx="342900" cy="297180"/>
                          </a:xfrm>
                          <a:prstGeom prst="rect">
                            <a:avLst/>
                          </a:prstGeom>
                          <a:solidFill>
                            <a:srgbClr val="FFFFFF"/>
                          </a:solidFill>
                          <a:ln w="9525">
                            <a:solidFill>
                              <a:srgbClr val="FFFFFF"/>
                            </a:solidFill>
                            <a:prstDash val="dashDot"/>
                            <a:miter lim="800000"/>
                            <a:headEnd/>
                            <a:tailEnd/>
                          </a:ln>
                        </wps:spPr>
                        <wps:txbx>
                          <w:txbxContent>
                            <w:p w:rsidR="00795159" w:rsidRPr="00830F2B" w:rsidRDefault="00795159" w:rsidP="00A63A52">
                              <w:pPr>
                                <w:rPr>
                                  <w:rFonts w:hint="eastAsia"/>
                                  <w:sz w:val="21"/>
                                  <w:szCs w:val="21"/>
                                </w:rPr>
                              </w:pPr>
                              <w:r>
                                <w:rPr>
                                  <w:rFonts w:ascii="宋体" w:hAnsi="宋体"/>
                                  <w:sz w:val="21"/>
                                  <w:szCs w:val="21"/>
                                </w:rPr>
                                <w:t>…</w:t>
                              </w:r>
                            </w:p>
                          </w:txbxContent>
                        </wps:txbx>
                        <wps:bodyPr rot="0" vert="horz" wrap="square" lIns="91440" tIns="45720" rIns="91440" bIns="45720" anchor="t" anchorCtr="0" upright="1">
                          <a:noAutofit/>
                        </wps:bodyPr>
                      </wps:wsp>
                      <wps:wsp>
                        <wps:cNvPr id="174" name="Text Box 122"/>
                        <wps:cNvSpPr txBox="1">
                          <a:spLocks noChangeArrowheads="1"/>
                        </wps:cNvSpPr>
                        <wps:spPr bwMode="auto">
                          <a:xfrm>
                            <a:off x="2286000" y="297180"/>
                            <a:ext cx="1486535" cy="297815"/>
                          </a:xfrm>
                          <a:prstGeom prst="rect">
                            <a:avLst/>
                          </a:prstGeom>
                          <a:solidFill>
                            <a:srgbClr val="FFFFFF">
                              <a:alpha val="0"/>
                            </a:srgbClr>
                          </a:solidFill>
                          <a:ln w="9525">
                            <a:solidFill>
                              <a:srgbClr val="969696"/>
                            </a:solidFill>
                            <a:miter lim="800000"/>
                            <a:headEnd/>
                            <a:tailEnd/>
                          </a:ln>
                        </wps:spPr>
                        <wps:txbx>
                          <w:txbxContent>
                            <w:p w:rsidR="00795159" w:rsidRPr="001C7F87" w:rsidRDefault="00795159" w:rsidP="00A63A52">
                              <w:pPr>
                                <w:rPr>
                                  <w:rFonts w:hint="eastAsia"/>
                                  <w:sz w:val="21"/>
                                  <w:szCs w:val="21"/>
                                </w:rPr>
                              </w:pPr>
                              <w:r w:rsidRPr="001C7F87">
                                <w:rPr>
                                  <w:rFonts w:hint="eastAsia"/>
                                  <w:sz w:val="21"/>
                                  <w:szCs w:val="21"/>
                                </w:rPr>
                                <w:t>构件模块的引用计数</w:t>
                              </w:r>
                            </w:p>
                            <w:p w:rsidR="00795159" w:rsidRPr="001C7F87" w:rsidRDefault="00795159" w:rsidP="00A63A52">
                              <w:pPr>
                                <w:rPr>
                                  <w:rFonts w:hint="eastAsia"/>
                                  <w:sz w:val="21"/>
                                  <w:szCs w:val="21"/>
                                </w:rPr>
                              </w:pPr>
                            </w:p>
                          </w:txbxContent>
                        </wps:txbx>
                        <wps:bodyPr rot="0" vert="horz" wrap="square" lIns="91440" tIns="45720" rIns="91440" bIns="45720" anchor="t" anchorCtr="0" upright="1">
                          <a:noAutofit/>
                        </wps:bodyPr>
                      </wps:wsp>
                    </wpc:wpc>
                  </a:graphicData>
                </a:graphic>
              </wp:inline>
            </w:drawing>
          </mc:Choice>
          <mc:Fallback>
            <w:pict>
              <v:group id="画布 99" o:spid="_x0000_s1123" editas="canvas" style="width:378pt;height:249.6pt;mso-position-horizontal-relative:char;mso-position-vertical-relative:line" coordsize="48006,31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">
                <v:shape id="_x0000_s1124" type="#_x0000_t75" style="position:absolute;width:48006;height:31699;visibility:visible;mso-wrap-style:square">
                  <v:fill o:detectmouseclick="t"/>
                  <v:path o:connecttype="none"/>
                </v:shape>
                <v:rect id="Rectangle 101" o:spid="_x0000_s1125" style="position:absolute;width:48006;height:30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shape id="Text Box 102" o:spid="_x0000_s1126" type="#_x0000_t202" style="position:absolute;left:13716;top:990;width:913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" strokecolor="white">
                  <v:fill opacity="0"/>
                  <v:stroke opacity="0"/>
                  <v:textbox>
                    <w:txbxContent>
                      <w:p w:rsidR="00795159" w:rsidRPr="001C7F87" w:rsidRDefault="00795159" w:rsidP="00A63A52">
                        <w:pPr>
                          <w:rPr>
                            <w:rFonts w:hint="eastAsia"/>
                            <w:sz w:val="21"/>
                            <w:szCs w:val="21"/>
                          </w:rPr>
                        </w:pPr>
                        <w:r w:rsidRPr="001C7F87">
                          <w:rPr>
                            <w:rFonts w:hint="eastAsia"/>
                            <w:sz w:val="21"/>
                            <w:szCs w:val="21"/>
                          </w:rPr>
                          <w:t>构件模块</w:t>
                        </w:r>
                      </w:p>
                    </w:txbxContent>
                  </v:textbox>
                </v:shape>
                <v:rect id="Rectangle 103" o:spid="_x0000_s1127" style="position:absolute;left:1143;top:8915;width:17145;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Text Box 104" o:spid="_x0000_s1128" type="#_x0000_t202" style="position:absolute;left:3429;top:9906;width:914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" strokecolor="white">
                  <v:fill opacity="0"/>
                  <v:stroke opacity="0"/>
                  <v:textbox>
                    <w:txbxContent>
                      <w:p w:rsidR="00795159" w:rsidRPr="001C7F87" w:rsidRDefault="00795159" w:rsidP="00A63A52">
                        <w:pPr>
                          <w:rPr>
                            <w:rFonts w:hint="eastAsia"/>
                            <w:sz w:val="21"/>
                            <w:szCs w:val="21"/>
                          </w:rPr>
                        </w:pPr>
                        <w:r w:rsidRPr="001C7F87">
                          <w:rPr>
                            <w:rFonts w:hint="eastAsia"/>
                            <w:sz w:val="21"/>
                            <w:szCs w:val="21"/>
                          </w:rPr>
                          <w:t>构件对象</w:t>
                        </w:r>
                        <w:r w:rsidRPr="001C7F87">
                          <w:rPr>
                            <w:rFonts w:hint="eastAsia"/>
                            <w:sz w:val="21"/>
                            <w:szCs w:val="21"/>
                          </w:rPr>
                          <w:t>1</w:t>
                        </w:r>
                      </w:p>
                    </w:txbxContent>
                  </v:textbox>
                </v:shape>
                <v:shape id="Text Box 105" o:spid="_x0000_s1129" type="#_x0000_t202" style="position:absolute;left:2286;top:11880;width:14865;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" strokecolor="#969696">
                  <v:fill opacity="0"/>
                  <v:textbox>
                    <w:txbxContent>
                      <w:p w:rsidR="00795159" w:rsidRPr="001C7F87" w:rsidRDefault="00795159" w:rsidP="00A63A52">
                        <w:pPr>
                          <w:rPr>
                            <w:rFonts w:hint="eastAsia"/>
                            <w:sz w:val="21"/>
                            <w:szCs w:val="21"/>
                          </w:rPr>
                        </w:pPr>
                        <w:r w:rsidRPr="001C7F87">
                          <w:rPr>
                            <w:rFonts w:hint="eastAsia"/>
                            <w:sz w:val="21"/>
                            <w:szCs w:val="21"/>
                          </w:rPr>
                          <w:t>构件对象的引用计数</w:t>
                        </w:r>
                      </w:p>
                      <w:p w:rsidR="00795159" w:rsidRPr="001C7F87" w:rsidRDefault="00795159" w:rsidP="00A63A52">
                        <w:pPr>
                          <w:rPr>
                            <w:rFonts w:hint="eastAsia"/>
                            <w:sz w:val="21"/>
                            <w:szCs w:val="21"/>
                          </w:rPr>
                        </w:pPr>
                      </w:p>
                    </w:txbxContent>
                  </v:textbox>
                </v:shape>
                <v:rect id="Rectangle 106" o:spid="_x0000_s1130" style="position:absolute;left:3429;top:15849;width:1028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rsidR="00795159" w:rsidRPr="001C7F87" w:rsidRDefault="00795159" w:rsidP="00A63A52">
                        <w:pPr>
                          <w:rPr>
                            <w:rFonts w:hint="eastAsia"/>
                            <w:sz w:val="21"/>
                            <w:szCs w:val="21"/>
                          </w:rPr>
                        </w:pPr>
                        <w:r w:rsidRPr="001C7F87">
                          <w:rPr>
                            <w:rFonts w:hint="eastAsia"/>
                            <w:sz w:val="21"/>
                            <w:szCs w:val="21"/>
                          </w:rPr>
                          <w:t>IObject</w:t>
                        </w:r>
                        <w:r w:rsidRPr="001C7F87">
                          <w:rPr>
                            <w:rFonts w:hint="eastAsia"/>
                            <w:sz w:val="21"/>
                            <w:szCs w:val="21"/>
                          </w:rPr>
                          <w:t>接口</w:t>
                        </w:r>
                      </w:p>
                    </w:txbxContent>
                  </v:textbox>
                </v:rect>
                <v:line id="Line 107" o:spid="_x0000_s1131" style="position:absolute;flip:x;visibility:visible;mso-wrap-style:square" from="13716,17830" to="20574,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oval id="Oval 108" o:spid="_x0000_s1132" style="position:absolute;left:20574;top:16840;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"/>
                <v:rect id="Rectangle 109" o:spid="_x0000_s1133" style="position:absolute;left:3429;top:21793;width:1028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">
                  <v:textbox>
                    <w:txbxContent>
                      <w:p w:rsidR="00795159" w:rsidRPr="001C7F87" w:rsidRDefault="00795159" w:rsidP="00A63A52">
                        <w:pPr>
                          <w:rPr>
                            <w:rFonts w:hint="eastAsia"/>
                            <w:sz w:val="21"/>
                            <w:szCs w:val="21"/>
                          </w:rPr>
                        </w:pPr>
                        <w:r w:rsidRPr="001C7F87">
                          <w:rPr>
                            <w:rFonts w:hint="eastAsia"/>
                            <w:sz w:val="21"/>
                            <w:szCs w:val="21"/>
                          </w:rPr>
                          <w:t>其它接口</w:t>
                        </w:r>
                      </w:p>
                    </w:txbxContent>
                  </v:textbox>
                </v:rect>
                <v:line id="Line 110" o:spid="_x0000_s1134" style="position:absolute;flip:x;visibility:visible;mso-wrap-style:square" from="13716,23774" to="20574,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"/>
                <v:oval id="Oval 111" o:spid="_x0000_s1135" style="position:absolute;left:20574;top:22783;width:114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"/>
                <v:rect id="Rectangle 112" o:spid="_x0000_s1136" style="position:absolute;left:24003;top:8915;width:17145;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shape id="Text Box 113" o:spid="_x0000_s1137" type="#_x0000_t202" style="position:absolute;left:25146;top:9906;width:914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" strokecolor="white">
                  <v:fill opacity="0"/>
                  <v:stroke opacity="0"/>
                  <v:textbox>
                    <w:txbxContent>
                      <w:p w:rsidR="00795159" w:rsidRPr="001C7F87" w:rsidRDefault="00795159" w:rsidP="00A63A52">
                        <w:pPr>
                          <w:rPr>
                            <w:rFonts w:hint="eastAsia"/>
                            <w:sz w:val="21"/>
                            <w:szCs w:val="21"/>
                          </w:rPr>
                        </w:pPr>
                        <w:r w:rsidRPr="001C7F87">
                          <w:rPr>
                            <w:rFonts w:hint="eastAsia"/>
                            <w:sz w:val="21"/>
                            <w:szCs w:val="21"/>
                          </w:rPr>
                          <w:t>构件对象</w:t>
                        </w:r>
                        <w:r w:rsidRPr="001C7F87">
                          <w:rPr>
                            <w:rFonts w:hint="eastAsia"/>
                            <w:sz w:val="21"/>
                            <w:szCs w:val="21"/>
                          </w:rPr>
                          <w:t>2</w:t>
                        </w:r>
                      </w:p>
                    </w:txbxContent>
                  </v:textbox>
                </v:shape>
                <v:shape id="Text Box 114" o:spid="_x0000_s1138" type="#_x0000_t202" style="position:absolute;left:25146;top:11887;width:1486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" strokecolor="#969696">
                  <v:fill opacity="0"/>
                  <v:textbox>
                    <w:txbxContent>
                      <w:p w:rsidR="00795159" w:rsidRPr="001C7F87" w:rsidRDefault="00795159" w:rsidP="00A63A52">
                        <w:pPr>
                          <w:rPr>
                            <w:rFonts w:hint="eastAsia"/>
                            <w:sz w:val="21"/>
                            <w:szCs w:val="21"/>
                          </w:rPr>
                        </w:pPr>
                        <w:r w:rsidRPr="001C7F87">
                          <w:rPr>
                            <w:rFonts w:hint="eastAsia"/>
                            <w:sz w:val="21"/>
                            <w:szCs w:val="21"/>
                          </w:rPr>
                          <w:t>构件对象的引用计数</w:t>
                        </w:r>
                      </w:p>
                      <w:p w:rsidR="00795159" w:rsidRPr="001C7F87" w:rsidRDefault="00795159" w:rsidP="00A63A52">
                        <w:pPr>
                          <w:rPr>
                            <w:rFonts w:hint="eastAsia"/>
                            <w:sz w:val="21"/>
                            <w:szCs w:val="21"/>
                          </w:rPr>
                        </w:pPr>
                      </w:p>
                    </w:txbxContent>
                  </v:textbox>
                </v:shape>
                <v:rect id="Rectangle 115" o:spid="_x0000_s1139" style="position:absolute;left:25146;top:15849;width:1028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rsidR="00795159" w:rsidRPr="001C7F87" w:rsidRDefault="00795159" w:rsidP="00A63A52">
                        <w:pPr>
                          <w:rPr>
                            <w:rFonts w:hint="eastAsia"/>
                            <w:sz w:val="21"/>
                            <w:szCs w:val="21"/>
                          </w:rPr>
                        </w:pPr>
                        <w:r w:rsidRPr="001C7F87">
                          <w:rPr>
                            <w:rFonts w:hint="eastAsia"/>
                            <w:sz w:val="21"/>
                            <w:szCs w:val="21"/>
                          </w:rPr>
                          <w:t>IObject</w:t>
                        </w:r>
                        <w:r w:rsidRPr="001C7F87">
                          <w:rPr>
                            <w:rFonts w:hint="eastAsia"/>
                            <w:sz w:val="21"/>
                            <w:szCs w:val="21"/>
                          </w:rPr>
                          <w:t>接口</w:t>
                        </w:r>
                      </w:p>
                    </w:txbxContent>
                  </v:textbox>
                </v:rect>
                <v:line id="Line 116" o:spid="_x0000_s1140" style="position:absolute;flip:x;visibility:visible;mso-wrap-style:square" from="35433,17830" to="42291,17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gH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608oxMoNe/AAAA//8DAFBLAQItABQABgAIAAAAIQDb4fbL7gAAAIUBAAATAAAAAAAA&#10;AAAAAAAAAAAAAABbQ29udGVudF9UeXBlc10ueG1sUEsBAi0AFAAGAAgAAAAhAFr0LFu/AAAAFQEA&#10;AAsAAAAAAAAAAAAAAAAAHwEAAF9yZWxzLy5yZWxzUEsBAi0AFAAGAAgAAAAhAGx0aAfHAAAA3AAA&#10;AA8AAAAAAAAAAAAAAAAABwIAAGRycy9kb3ducmV2LnhtbFBLBQYAAAAAAwADALcAAAD7AgAAAAA=&#10;"/>
                <v:oval id="Oval 117" o:spid="_x0000_s1141" style="position:absolute;left:42291;top:16840;width:11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"/>
                <v:rect id="Rectangle 118" o:spid="_x0000_s1142" style="position:absolute;left:25146;top:21793;width:1028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zv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eCL8/IBHr5BwAA//8DAFBLAQItABQABgAIAAAAIQDb4fbL7gAAAIUBAAATAAAAAAAAAAAA&#10;AAAAAAAAAABbQ29udGVudF9UeXBlc10ueG1sUEsBAi0AFAAGAAgAAAAhAFr0LFu/AAAAFQEAAAsA&#10;AAAAAAAAAAAAAAAAHwEAAF9yZWxzLy5yZWxzUEsBAi0AFAAGAAgAAAAhAB6pDO/EAAAA3AAAAA8A&#10;AAAAAAAAAAAAAAAABwIAAGRycy9kb3ducmV2LnhtbFBLBQYAAAAAAwADALcAAAD4AgAAAAA=&#10;">
                  <v:textbox>
                    <w:txbxContent>
                      <w:p w:rsidR="00795159" w:rsidRPr="001C7F87" w:rsidRDefault="00795159" w:rsidP="00A63A52">
                        <w:pPr>
                          <w:rPr>
                            <w:rFonts w:hint="eastAsia"/>
                            <w:sz w:val="21"/>
                            <w:szCs w:val="21"/>
                          </w:rPr>
                        </w:pPr>
                        <w:r w:rsidRPr="001C7F87">
                          <w:rPr>
                            <w:rFonts w:hint="eastAsia"/>
                            <w:sz w:val="21"/>
                            <w:szCs w:val="21"/>
                          </w:rPr>
                          <w:t>其它接口</w:t>
                        </w:r>
                      </w:p>
                    </w:txbxContent>
                  </v:textbox>
                </v:rect>
                <v:line id="Line 119" o:spid="_x0000_s1143" style="position:absolute;flip:x;visibility:visible;mso-wrap-style:square" from="35433,23774" to="42291,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"/>
                <v:oval id="Oval 120" o:spid="_x0000_s1144" style="position:absolute;left:42291;top:22783;width:114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"/>
                <v:shape id="Text Box 121" o:spid="_x0000_s1145" type="#_x0000_t202" style="position:absolute;left:43434;top:16840;width:342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" strokecolor="white">
                  <v:stroke dashstyle="dashDot"/>
                  <v:textbox>
                    <w:txbxContent>
                      <w:p w:rsidR="00795159" w:rsidRPr="00830F2B" w:rsidRDefault="00795159" w:rsidP="00A63A52">
                        <w:pPr>
                          <w:rPr>
                            <w:rFonts w:hint="eastAsia"/>
                            <w:sz w:val="21"/>
                            <w:szCs w:val="21"/>
                          </w:rPr>
                        </w:pPr>
                        <w:r>
                          <w:rPr>
                            <w:rFonts w:ascii="宋体" w:hAnsi="宋体"/>
                            <w:sz w:val="21"/>
                            <w:szCs w:val="21"/>
                          </w:rPr>
                          <w:t>…</w:t>
                        </w:r>
                      </w:p>
                    </w:txbxContent>
                  </v:textbox>
                </v:shape>
                <v:shape id="Text Box 122" o:spid="_x0000_s1146" type="#_x0000_t202" style="position:absolute;left:22860;top:2971;width:1486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" strokecolor="#969696">
                  <v:fill opacity="0"/>
                  <v:textbox>
                    <w:txbxContent>
                      <w:p w:rsidR="00795159" w:rsidRPr="001C7F87" w:rsidRDefault="00795159" w:rsidP="00A63A52">
                        <w:pPr>
                          <w:rPr>
                            <w:rFonts w:hint="eastAsia"/>
                            <w:sz w:val="21"/>
                            <w:szCs w:val="21"/>
                          </w:rPr>
                        </w:pPr>
                        <w:r w:rsidRPr="001C7F87">
                          <w:rPr>
                            <w:rFonts w:hint="eastAsia"/>
                            <w:sz w:val="21"/>
                            <w:szCs w:val="21"/>
                          </w:rPr>
                          <w:t>构件模块的引用计数</w:t>
                        </w:r>
                      </w:p>
                      <w:p w:rsidR="00795159" w:rsidRPr="001C7F87" w:rsidRDefault="00795159" w:rsidP="00A63A52">
                        <w:pPr>
                          <w:rPr>
                            <w:rFonts w:hint="eastAsia"/>
                            <w:sz w:val="21"/>
                            <w:szCs w:val="21"/>
                          </w:rPr>
                        </w:pPr>
                      </w:p>
                    </w:txbxContent>
                  </v:textbox>
                </v:shape>
                <w10:anchorlock/>
              </v:group>
            </w:pict>
          </mc:Fallback>
        </mc:AlternateContent>
      </w:r>
    </w:p>
    <w:p w:rsidR="00DA5CE8" w:rsidRDefault="00DA5CE8" w:rsidP="00DA5CE8">
      <w:pPr>
        <w:jc w:val="center"/>
        <w:rPr>
          <w:rFonts w:hint="eastAsia"/>
          <w:sz w:val="21"/>
          <w:szCs w:val="21"/>
        </w:rPr>
      </w:pPr>
      <w:r w:rsidRPr="00C62058">
        <w:rPr>
          <w:rFonts w:ascii="宋体" w:hAnsi="宋体" w:hint="eastAsia"/>
          <w:sz w:val="21"/>
          <w:szCs w:val="21"/>
        </w:rPr>
        <w:t>图</w:t>
      </w:r>
      <w:r w:rsidR="00E42DB7">
        <w:rPr>
          <w:rFonts w:ascii="宋体" w:hAnsi="宋体" w:hint="eastAsia"/>
          <w:sz w:val="21"/>
          <w:szCs w:val="21"/>
        </w:rPr>
        <w:t>9.</w:t>
      </w:r>
      <w:r>
        <w:rPr>
          <w:rFonts w:ascii="宋体" w:hAnsi="宋体" w:hint="eastAsia"/>
          <w:sz w:val="21"/>
          <w:szCs w:val="21"/>
        </w:rPr>
        <w:t xml:space="preserve">11 </w:t>
      </w:r>
      <w:r w:rsidRPr="00830F2B">
        <w:rPr>
          <w:rFonts w:hint="eastAsia"/>
          <w:sz w:val="21"/>
          <w:szCs w:val="21"/>
        </w:rPr>
        <w:t>CAR</w:t>
      </w:r>
      <w:r w:rsidRPr="00830F2B">
        <w:rPr>
          <w:rFonts w:hint="eastAsia"/>
          <w:sz w:val="21"/>
          <w:szCs w:val="21"/>
        </w:rPr>
        <w:t>构件引用计数模型</w:t>
      </w:r>
    </w:p>
    <w:p w:rsidR="00574AE5" w:rsidRPr="00DA5CE8" w:rsidRDefault="00574AE5" w:rsidP="00DA5CE8">
      <w:pPr>
        <w:jc w:val="center"/>
        <w:rPr>
          <w:rFonts w:hint="eastAsia"/>
          <w:sz w:val="21"/>
          <w:szCs w:val="21"/>
        </w:rPr>
      </w:pP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CAR构件接口在调用AddRef，Release的时候，分别是实现此接口的构件对象的引用计数加1和减1，当客户程序创建一个构件对象的时候，封装此构件类的构件模块的引用计数加1， 当一个构件对象的引用计数为0的时候，此构件对象被delete，相应的构件模块的引用计数减1，当构件模块的引用计数为0的时候，此构件模块被卸载。</w:t>
      </w:r>
    </w:p>
    <w:p w:rsidR="00A63A52"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CAR的使用引用计数的规则完全遵循COM的规则。</w:t>
      </w:r>
    </w:p>
    <w:p w:rsidR="00BB305E" w:rsidRPr="00AB5DDD" w:rsidRDefault="00BB305E" w:rsidP="00AB5DDD">
      <w:pPr>
        <w:snapToGrid w:val="0"/>
        <w:spacing w:line="300" w:lineRule="auto"/>
        <w:ind w:firstLineChars="200" w:firstLine="420"/>
        <w:rPr>
          <w:rFonts w:ascii="宋体" w:hAnsi="宋体" w:hint="eastAsia"/>
          <w:sz w:val="21"/>
          <w:szCs w:val="21"/>
        </w:rPr>
      </w:pPr>
    </w:p>
    <w:p w:rsidR="00A63A52" w:rsidRPr="00BC57E8" w:rsidRDefault="00E42DB7" w:rsidP="00BA4562">
      <w:pPr>
        <w:pStyle w:val="2"/>
        <w:snapToGrid w:val="0"/>
        <w:spacing w:line="300" w:lineRule="auto"/>
        <w:rPr>
          <w:rFonts w:ascii="宋体" w:eastAsia="宋体" w:hAnsi="宋体"/>
        </w:rPr>
      </w:pPr>
      <w:bookmarkStart w:id="515" w:name="_Toc131843248"/>
      <w:bookmarkStart w:id="516" w:name="_Toc148261079"/>
      <w:bookmarkStart w:id="517" w:name="_Toc152754417"/>
      <w:bookmarkStart w:id="518" w:name="_Toc197919072"/>
      <w:r>
        <w:rPr>
          <w:rFonts w:ascii="宋体" w:eastAsia="宋体" w:hAnsi="宋体" w:hint="eastAsia"/>
        </w:rPr>
        <w:t>9.</w:t>
      </w:r>
      <w:r w:rsidR="00C17878">
        <w:rPr>
          <w:rFonts w:ascii="宋体" w:eastAsia="宋体" w:hAnsi="宋体" w:hint="eastAsia"/>
        </w:rPr>
        <w:t>5</w:t>
      </w:r>
      <w:r w:rsidR="00A63A52" w:rsidRPr="00BC57E8">
        <w:rPr>
          <w:rFonts w:ascii="宋体" w:eastAsia="宋体" w:hAnsi="宋体" w:hint="eastAsia"/>
        </w:rPr>
        <w:t xml:space="preserve"> 对象工厂</w:t>
      </w:r>
      <w:bookmarkEnd w:id="515"/>
      <w:bookmarkEnd w:id="516"/>
      <w:bookmarkEnd w:id="517"/>
      <w:bookmarkEnd w:id="518"/>
    </w:p>
    <w:p w:rsidR="00A63A52" w:rsidRPr="00BC57E8" w:rsidRDefault="00E42DB7" w:rsidP="00FF179A">
      <w:pPr>
        <w:pStyle w:val="3"/>
        <w:snapToGrid w:val="0"/>
        <w:spacing w:line="300" w:lineRule="auto"/>
        <w:rPr>
          <w:rFonts w:hint="eastAsia"/>
          <w:sz w:val="28"/>
          <w:szCs w:val="28"/>
        </w:rPr>
      </w:pPr>
      <w:bookmarkStart w:id="519" w:name="_Toc131843249"/>
      <w:bookmarkStart w:id="520" w:name="_Toc148261080"/>
      <w:bookmarkStart w:id="521" w:name="_Toc152754418"/>
      <w:bookmarkStart w:id="522" w:name="_Toc197919073"/>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9.</w:t>
        </w:r>
        <w:r w:rsidR="00C17878">
          <w:rPr>
            <w:rFonts w:ascii="宋体" w:hAnsi="宋体" w:hint="eastAsia"/>
            <w:sz w:val="28"/>
            <w:szCs w:val="28"/>
          </w:rPr>
          <w:t>5</w:t>
        </w:r>
        <w:r w:rsidR="00A63A52" w:rsidRPr="00CA6AC6">
          <w:rPr>
            <w:rFonts w:ascii="宋体" w:hAnsi="宋体" w:hint="eastAsia"/>
            <w:sz w:val="28"/>
            <w:szCs w:val="28"/>
          </w:rPr>
          <w:t>.1</w:t>
        </w:r>
      </w:smartTag>
      <w:r w:rsidR="00A63A52" w:rsidRPr="00CA6AC6">
        <w:rPr>
          <w:rFonts w:ascii="宋体" w:hAnsi="宋体" w:hint="eastAsia"/>
          <w:sz w:val="28"/>
          <w:szCs w:val="28"/>
        </w:rPr>
        <w:t xml:space="preserve"> </w:t>
      </w:r>
      <w:bookmarkEnd w:id="519"/>
      <w:bookmarkEnd w:id="520"/>
      <w:bookmarkEnd w:id="521"/>
      <w:r w:rsidR="00946462" w:rsidRPr="00946462">
        <w:rPr>
          <w:rFonts w:ascii="宋体" w:hAnsi="宋体"/>
          <w:sz w:val="28"/>
          <w:szCs w:val="28"/>
        </w:rPr>
        <w:t>IClassObject</w:t>
      </w:r>
      <w:bookmarkEnd w:id="522"/>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hint="eastAsia"/>
          <w:sz w:val="21"/>
          <w:szCs w:val="21"/>
        </w:rPr>
        <w:t>对象工厂是创建构件类对象实例的一种特殊构件类，所有的CAR对象工厂都必须实现对象工厂接口</w:t>
      </w:r>
      <w:r w:rsidR="00946462" w:rsidRPr="00946462">
        <w:rPr>
          <w:rFonts w:ascii="宋体" w:hAnsi="宋体"/>
          <w:sz w:val="21"/>
          <w:szCs w:val="21"/>
        </w:rPr>
        <w:t>IClassObject</w:t>
      </w:r>
      <w:r w:rsidRPr="00AB5DDD">
        <w:rPr>
          <w:rFonts w:ascii="宋体" w:hAnsi="宋体" w:hint="eastAsia"/>
          <w:sz w:val="21"/>
          <w:szCs w:val="21"/>
        </w:rPr>
        <w:t>：</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IClassObject {</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virtual CARAPI QueryInterface(</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 [in] */ RIID riid,</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 [out] */ PObject *ppObj) = 0;</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virtual CARAPI_(UInt32) AddRef() = 0;</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virtual CARAPI_(UInt32) Release() = 0;</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virtual CARAPI CreateObject(</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 [in] */ P</w:t>
      </w:r>
      <w:r w:rsidR="003E3E2C">
        <w:rPr>
          <w:rFonts w:ascii="宋体" w:hAnsi="宋体" w:hint="eastAsia"/>
          <w:sz w:val="21"/>
          <w:szCs w:val="21"/>
        </w:rPr>
        <w:t>IInterface</w:t>
      </w:r>
      <w:r w:rsidRPr="00946462">
        <w:rPr>
          <w:rFonts w:ascii="宋体" w:hAnsi="宋体"/>
          <w:sz w:val="21"/>
          <w:szCs w:val="21"/>
        </w:rPr>
        <w:t xml:space="preserve"> pOuter,</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 [in] */ RIID riid,</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 [out] */ PObject *ppObject) = 0;</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virtual CARAPI StayResident(</w:t>
      </w:r>
    </w:p>
    <w:p w:rsidR="00946462" w:rsidRPr="00946462" w:rsidRDefault="00946462" w:rsidP="00946462">
      <w:pPr>
        <w:shd w:val="clear" w:color="auto" w:fill="E6E6E6"/>
        <w:snapToGrid w:val="0"/>
        <w:spacing w:line="300" w:lineRule="auto"/>
        <w:ind w:firstLineChars="200" w:firstLine="420"/>
        <w:rPr>
          <w:rFonts w:ascii="宋体" w:hAnsi="宋体"/>
          <w:sz w:val="21"/>
          <w:szCs w:val="21"/>
        </w:rPr>
      </w:pPr>
      <w:r w:rsidRPr="00946462">
        <w:rPr>
          <w:rFonts w:ascii="宋体" w:hAnsi="宋体"/>
          <w:sz w:val="21"/>
          <w:szCs w:val="21"/>
        </w:rPr>
        <w:t xml:space="preserve">            /* [in] */ BOOL bIsStayResident) = 0;</w:t>
      </w:r>
    </w:p>
    <w:p w:rsidR="002157D1" w:rsidRPr="007D5AAE" w:rsidRDefault="00946462" w:rsidP="00946462">
      <w:pPr>
        <w:shd w:val="clear" w:color="auto" w:fill="E6E6E6"/>
        <w:snapToGrid w:val="0"/>
        <w:spacing w:line="300" w:lineRule="auto"/>
        <w:ind w:firstLineChars="200" w:firstLine="420"/>
        <w:rPr>
          <w:rFonts w:ascii="宋体" w:hAnsi="宋体" w:hint="eastAsia"/>
        </w:rPr>
      </w:pPr>
      <w:r w:rsidRPr="00946462">
        <w:rPr>
          <w:rFonts w:ascii="宋体" w:hAnsi="宋体"/>
          <w:sz w:val="21"/>
          <w:szCs w:val="21"/>
        </w:rPr>
        <w:t>};</w:t>
      </w:r>
      <w:r w:rsidRPr="00946462">
        <w:rPr>
          <w:rFonts w:ascii="宋体" w:hAnsi="宋体" w:hint="eastAsia"/>
          <w:sz w:val="21"/>
          <w:szCs w:val="21"/>
        </w:rPr>
        <w:t xml:space="preserve"> </w:t>
      </w:r>
    </w:p>
    <w:p w:rsidR="00A63A52" w:rsidRPr="002157D1" w:rsidRDefault="00A63A52" w:rsidP="00124A87">
      <w:pPr>
        <w:snapToGrid w:val="0"/>
        <w:spacing w:line="300" w:lineRule="auto"/>
      </w:pPr>
    </w:p>
    <w:p w:rsidR="00A63A52" w:rsidRPr="00AB5DDD" w:rsidRDefault="00E654DE" w:rsidP="00AB5DDD">
      <w:pPr>
        <w:snapToGrid w:val="0"/>
        <w:spacing w:line="300" w:lineRule="auto"/>
        <w:ind w:firstLineChars="200" w:firstLine="420"/>
        <w:rPr>
          <w:rFonts w:ascii="宋体" w:hAnsi="宋体" w:hint="eastAsia"/>
          <w:sz w:val="21"/>
          <w:szCs w:val="21"/>
        </w:rPr>
      </w:pPr>
      <w:r w:rsidRPr="00946462">
        <w:rPr>
          <w:rFonts w:ascii="宋体" w:hAnsi="宋体"/>
          <w:sz w:val="21"/>
          <w:szCs w:val="21"/>
        </w:rPr>
        <w:t>IClassObject</w:t>
      </w:r>
      <w:r>
        <w:rPr>
          <w:rFonts w:ascii="宋体" w:hAnsi="宋体" w:hint="eastAsia"/>
          <w:sz w:val="21"/>
          <w:szCs w:val="21"/>
        </w:rPr>
        <w:t>中有</w:t>
      </w:r>
      <w:r w:rsidRPr="00946462">
        <w:rPr>
          <w:rFonts w:ascii="宋体" w:hAnsi="宋体"/>
          <w:sz w:val="21"/>
          <w:szCs w:val="21"/>
        </w:rPr>
        <w:t>QueryInterface</w:t>
      </w:r>
      <w:r>
        <w:rPr>
          <w:rFonts w:ascii="宋体" w:hAnsi="宋体" w:hint="eastAsia"/>
          <w:sz w:val="21"/>
          <w:szCs w:val="21"/>
        </w:rPr>
        <w:t>、</w:t>
      </w:r>
      <w:r w:rsidRPr="00946462">
        <w:rPr>
          <w:rFonts w:ascii="宋体" w:hAnsi="宋体"/>
          <w:sz w:val="21"/>
          <w:szCs w:val="21"/>
        </w:rPr>
        <w:t>AddRef</w:t>
      </w:r>
      <w:r>
        <w:rPr>
          <w:rFonts w:ascii="宋体" w:hAnsi="宋体" w:hint="eastAsia"/>
          <w:sz w:val="21"/>
          <w:szCs w:val="21"/>
        </w:rPr>
        <w:t>、</w:t>
      </w:r>
      <w:r w:rsidRPr="00946462">
        <w:rPr>
          <w:rFonts w:ascii="宋体" w:hAnsi="宋体"/>
          <w:sz w:val="21"/>
          <w:szCs w:val="21"/>
        </w:rPr>
        <w:t>Release</w:t>
      </w:r>
      <w:r>
        <w:rPr>
          <w:rFonts w:ascii="宋体" w:hAnsi="宋体" w:hint="eastAsia"/>
          <w:sz w:val="21"/>
          <w:szCs w:val="21"/>
        </w:rPr>
        <w:t>等</w:t>
      </w:r>
      <w:r w:rsidR="00A63A52" w:rsidRPr="00AB5DDD">
        <w:rPr>
          <w:rFonts w:ascii="宋体" w:hAnsi="宋体" w:hint="eastAsia"/>
          <w:sz w:val="21"/>
          <w:szCs w:val="21"/>
        </w:rPr>
        <w:t>IObject的所有接口方法，这使得对象工厂拥有普通CAR构件对象的所有特征。该接口与COM类厂接口IClassFactory大致等价，对象工厂的实现由构件库及自动代码工具封装，普通构件编写者同样不必关心它的实现。</w:t>
      </w:r>
    </w:p>
    <w:p w:rsidR="00A63A52" w:rsidRPr="00AB5DDD" w:rsidRDefault="00E654DE" w:rsidP="00AB5DDD">
      <w:pPr>
        <w:snapToGrid w:val="0"/>
        <w:spacing w:line="300" w:lineRule="auto"/>
        <w:ind w:firstLineChars="200" w:firstLine="420"/>
        <w:rPr>
          <w:rFonts w:ascii="宋体" w:hAnsi="宋体" w:hint="eastAsia"/>
          <w:sz w:val="21"/>
          <w:szCs w:val="21"/>
        </w:rPr>
      </w:pPr>
      <w:r w:rsidRPr="00946462">
        <w:rPr>
          <w:rFonts w:ascii="宋体" w:hAnsi="宋体"/>
          <w:sz w:val="21"/>
          <w:szCs w:val="21"/>
        </w:rPr>
        <w:t>CreateObject</w:t>
      </w:r>
      <w:r w:rsidR="00A63A52" w:rsidRPr="00AB5DDD">
        <w:rPr>
          <w:rFonts w:ascii="宋体" w:hAnsi="宋体" w:hint="eastAsia"/>
          <w:sz w:val="21"/>
          <w:szCs w:val="21"/>
        </w:rPr>
        <w:t>方法中，pOuter参数用来CAR构件对象被聚合的情况</w:t>
      </w:r>
      <w:r w:rsidR="00A63A52" w:rsidRPr="00AB5DDD">
        <w:rPr>
          <w:rFonts w:ascii="宋体" w:hAnsi="宋体"/>
          <w:sz w:val="21"/>
          <w:szCs w:val="21"/>
        </w:rPr>
        <w:t>(</w:t>
      </w:r>
      <w:r w:rsidR="00A63A52" w:rsidRPr="00AB5DDD">
        <w:rPr>
          <w:rFonts w:ascii="宋体" w:hAnsi="宋体" w:hint="eastAsia"/>
          <w:sz w:val="21"/>
          <w:szCs w:val="21"/>
        </w:rPr>
        <w:t>这个参数用在对象创建时聚合里，目前我们没有用到</w:t>
      </w:r>
      <w:r w:rsidR="00A63A52" w:rsidRPr="00AB5DDD">
        <w:rPr>
          <w:rFonts w:ascii="宋体" w:hAnsi="宋体"/>
          <w:sz w:val="21"/>
          <w:szCs w:val="21"/>
        </w:rPr>
        <w:t>)</w:t>
      </w:r>
      <w:r w:rsidR="00A63A52" w:rsidRPr="00AB5DDD">
        <w:rPr>
          <w:rFonts w:ascii="宋体" w:hAnsi="宋体" w:hint="eastAsia"/>
          <w:sz w:val="21"/>
          <w:szCs w:val="21"/>
        </w:rPr>
        <w:t>；</w:t>
      </w:r>
      <w:r w:rsidR="00A63A52" w:rsidRPr="00AB5DDD">
        <w:rPr>
          <w:rFonts w:ascii="宋体" w:hAnsi="宋体"/>
          <w:sz w:val="21"/>
          <w:szCs w:val="21"/>
        </w:rPr>
        <w:t>r</w:t>
      </w:r>
      <w:r w:rsidR="00A63A52" w:rsidRPr="00AB5DDD">
        <w:rPr>
          <w:rFonts w:ascii="宋体" w:hAnsi="宋体" w:hint="eastAsia"/>
          <w:sz w:val="21"/>
          <w:szCs w:val="21"/>
        </w:rPr>
        <w:t>iid为对象创建完成后客户应该得到的初始接口IID；ppObject存放返回的接口指针。</w:t>
      </w:r>
      <w:r w:rsidR="00A63A52" w:rsidRPr="00AB5DDD">
        <w:rPr>
          <w:rFonts w:ascii="宋体" w:hAnsi="宋体"/>
          <w:sz w:val="21"/>
          <w:szCs w:val="21"/>
        </w:rPr>
        <w:t>StayResident</w:t>
      </w:r>
      <w:r w:rsidR="00A63A52" w:rsidRPr="00AB5DDD">
        <w:rPr>
          <w:rFonts w:ascii="宋体" w:hAnsi="宋体" w:hint="eastAsia"/>
          <w:sz w:val="21"/>
          <w:szCs w:val="21"/>
        </w:rPr>
        <w:t>和COM对象工厂的LockServer等价，是用来控制CAR构件的生存期的。</w:t>
      </w:r>
    </w:p>
    <w:p w:rsidR="00A63A52" w:rsidRPr="00660C3D" w:rsidRDefault="00E42DB7" w:rsidP="0078027F">
      <w:pPr>
        <w:pStyle w:val="3"/>
        <w:snapToGrid w:val="0"/>
        <w:spacing w:line="300" w:lineRule="auto"/>
        <w:rPr>
          <w:rFonts w:hint="eastAsia"/>
          <w:sz w:val="28"/>
          <w:szCs w:val="28"/>
        </w:rPr>
      </w:pPr>
      <w:bookmarkStart w:id="523" w:name="_Toc131843250"/>
      <w:bookmarkStart w:id="524" w:name="_Toc148261081"/>
      <w:bookmarkStart w:id="525" w:name="_Toc152754421"/>
      <w:bookmarkStart w:id="526" w:name="_Toc197919074"/>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9.</w:t>
        </w:r>
        <w:r w:rsidR="00C17878">
          <w:rPr>
            <w:rFonts w:ascii="宋体" w:hAnsi="宋体" w:hint="eastAsia"/>
            <w:sz w:val="28"/>
            <w:szCs w:val="28"/>
          </w:rPr>
          <w:t>5</w:t>
        </w:r>
        <w:r w:rsidR="00A63A52" w:rsidRPr="00CA6AC6">
          <w:rPr>
            <w:rFonts w:ascii="宋体" w:hAnsi="宋体" w:hint="eastAsia"/>
            <w:sz w:val="28"/>
            <w:szCs w:val="28"/>
          </w:rPr>
          <w:t>.2</w:t>
        </w:r>
      </w:smartTag>
      <w:r w:rsidR="00420BE2">
        <w:rPr>
          <w:rFonts w:ascii="宋体" w:hAnsi="宋体" w:hint="eastAsia"/>
          <w:sz w:val="28"/>
          <w:szCs w:val="28"/>
        </w:rPr>
        <w:t xml:space="preserve"> </w:t>
      </w:r>
      <w:r w:rsidR="00A63A52" w:rsidRPr="00CA6AC6">
        <w:rPr>
          <w:rFonts w:ascii="宋体" w:hAnsi="宋体" w:hint="eastAsia"/>
          <w:sz w:val="28"/>
          <w:szCs w:val="28"/>
        </w:rPr>
        <w:t>CAR构件对象工厂的实现</w:t>
      </w:r>
      <w:bookmarkEnd w:id="523"/>
      <w:bookmarkEnd w:id="524"/>
      <w:bookmarkEnd w:id="525"/>
      <w:bookmarkEnd w:id="526"/>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每一个CAR构件类都有一个对象工厂实例(对象工厂对象)来负责构件类对象的创建，如果一个CAR构件模块里有多个构件类，那么就有多个对象工厂实例，这里要注意的是，负责某个构件类对象创建的对象工厂实例并非是这个构件对象的私有成员，</w:t>
      </w:r>
      <w:r w:rsidR="00664D5F">
        <w:rPr>
          <w:rFonts w:ascii="宋体" w:hAnsi="宋体" w:hint="eastAsia"/>
          <w:sz w:val="21"/>
          <w:szCs w:val="21"/>
        </w:rPr>
        <w:t>而是它的一个全局对象，</w:t>
      </w:r>
      <w:r w:rsidRPr="00AB5DDD">
        <w:rPr>
          <w:rFonts w:ascii="宋体" w:hAnsi="宋体" w:hint="eastAsia"/>
          <w:sz w:val="21"/>
          <w:szCs w:val="21"/>
        </w:rPr>
        <w:t>所有的对象工厂实例是由CAR</w:t>
      </w:r>
      <w:r w:rsidR="009665BE">
        <w:rPr>
          <w:rFonts w:ascii="宋体" w:hAnsi="宋体" w:hint="eastAsia"/>
          <w:sz w:val="21"/>
          <w:szCs w:val="21"/>
        </w:rPr>
        <w:t>构件模块来管理的，如</w:t>
      </w:r>
      <w:r w:rsidRPr="00AB5DDD">
        <w:rPr>
          <w:rFonts w:ascii="宋体" w:hAnsi="宋体" w:hint="eastAsia"/>
          <w:sz w:val="21"/>
          <w:szCs w:val="21"/>
        </w:rPr>
        <w:t>图</w:t>
      </w:r>
      <w:r w:rsidR="00E42DB7">
        <w:rPr>
          <w:rFonts w:ascii="宋体" w:hAnsi="宋体" w:hint="eastAsia"/>
          <w:sz w:val="21"/>
          <w:szCs w:val="21"/>
        </w:rPr>
        <w:t>9.</w:t>
      </w:r>
      <w:r w:rsidR="006C440A">
        <w:rPr>
          <w:rFonts w:ascii="宋体" w:hAnsi="宋体" w:hint="eastAsia"/>
          <w:sz w:val="21"/>
          <w:szCs w:val="21"/>
        </w:rPr>
        <w:t>1</w:t>
      </w:r>
      <w:r w:rsidR="009665BE">
        <w:rPr>
          <w:rFonts w:ascii="宋体" w:hAnsi="宋体" w:hint="eastAsia"/>
          <w:sz w:val="21"/>
          <w:szCs w:val="21"/>
        </w:rPr>
        <w:t>2</w:t>
      </w:r>
      <w:r w:rsidRPr="00AB5DDD">
        <w:rPr>
          <w:rFonts w:ascii="宋体" w:hAnsi="宋体" w:hint="eastAsia"/>
          <w:sz w:val="21"/>
          <w:szCs w:val="21"/>
        </w:rPr>
        <w:t>示</w:t>
      </w:r>
      <w:r w:rsidR="006C440A">
        <w:rPr>
          <w:rFonts w:ascii="宋体" w:hAnsi="宋体" w:hint="eastAsia"/>
          <w:sz w:val="21"/>
          <w:szCs w:val="21"/>
        </w:rPr>
        <w:t>。</w:t>
      </w:r>
    </w:p>
    <w:p w:rsidR="00A63A52" w:rsidRDefault="0097535E" w:rsidP="00124A87">
      <w:pPr>
        <w:snapToGrid w:val="0"/>
        <w:spacing w:line="300" w:lineRule="auto"/>
        <w:rPr>
          <w:rFonts w:ascii="宋体" w:hAnsi="宋体" w:hint="eastAsia"/>
          <w:color w:val="000000"/>
        </w:rPr>
      </w:pPr>
      <w:r w:rsidRPr="00BA6813">
        <w:rPr>
          <w:rFonts w:ascii="宋体" w:hAnsi="宋体"/>
          <w:noProof/>
          <w:color w:val="000000"/>
        </w:rPr>
        <mc:AlternateContent>
          <mc:Choice Requires="wpc">
            <w:drawing>
              <wp:inline distT="0" distB="0" distL="0" distR="0">
                <wp:extent cx="5257800" cy="1882140"/>
                <wp:effectExtent l="9525" t="0" r="9525" b="0"/>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2" name="Rectangle 126"/>
                        <wps:cNvSpPr>
                          <a:spLocks noChangeArrowheads="1"/>
                        </wps:cNvSpPr>
                        <wps:spPr bwMode="auto">
                          <a:xfrm>
                            <a:off x="0" y="99060"/>
                            <a:ext cx="5257800" cy="16840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 name="Text Box 127"/>
                        <wps:cNvSpPr txBox="1">
                          <a:spLocks noChangeArrowheads="1"/>
                        </wps:cNvSpPr>
                        <wps:spPr bwMode="auto">
                          <a:xfrm>
                            <a:off x="1485900" y="198120"/>
                            <a:ext cx="1371600" cy="297180"/>
                          </a:xfrm>
                          <a:prstGeom prst="rect">
                            <a:avLst/>
                          </a:prstGeom>
                          <a:solidFill>
                            <a:srgbClr val="FFFFFF">
                              <a:alpha val="0"/>
                            </a:srgbClr>
                          </a:solidFill>
                          <a:ln w="9525">
                            <a:solidFill>
                              <a:srgbClr val="FFFFFF">
                                <a:alpha val="0"/>
                              </a:srgbClr>
                            </a:solidFill>
                            <a:miter lim="800000"/>
                            <a:headEnd/>
                            <a:tailEnd/>
                          </a:ln>
                        </wps:spPr>
                        <wps:txbx>
                          <w:txbxContent>
                            <w:p w:rsidR="00795159" w:rsidRPr="00A700FF" w:rsidRDefault="00795159" w:rsidP="00A63A52">
                              <w:pPr>
                                <w:rPr>
                                  <w:rFonts w:hint="eastAsia"/>
                                  <w:sz w:val="21"/>
                                  <w:szCs w:val="21"/>
                                </w:rPr>
                              </w:pPr>
                              <w:r w:rsidRPr="00A700FF">
                                <w:rPr>
                                  <w:rFonts w:hint="eastAsia"/>
                                  <w:sz w:val="21"/>
                                  <w:szCs w:val="21"/>
                                </w:rPr>
                                <w:t>CAR</w:t>
                              </w:r>
                              <w:r w:rsidRPr="00A700FF">
                                <w:rPr>
                                  <w:rFonts w:hint="eastAsia"/>
                                  <w:sz w:val="21"/>
                                  <w:szCs w:val="21"/>
                                </w:rPr>
                                <w:t>构件模块</w:t>
                              </w:r>
                            </w:p>
                          </w:txbxContent>
                        </wps:txbx>
                        <wps:bodyPr rot="0" vert="horz" wrap="square" lIns="91440" tIns="45720" rIns="91440" bIns="45720" anchor="t" anchorCtr="0" upright="1">
                          <a:noAutofit/>
                        </wps:bodyPr>
                      </wps:wsp>
                      <wps:wsp>
                        <wps:cNvPr id="144" name="Rectangle 128"/>
                        <wps:cNvSpPr>
                          <a:spLocks noChangeArrowheads="1"/>
                        </wps:cNvSpPr>
                        <wps:spPr bwMode="auto">
                          <a:xfrm>
                            <a:off x="228600" y="495300"/>
                            <a:ext cx="570865" cy="1188720"/>
                          </a:xfrm>
                          <a:prstGeom prst="rect">
                            <a:avLst/>
                          </a:prstGeom>
                          <a:solidFill>
                            <a:srgbClr val="FFFFFF"/>
                          </a:solidFill>
                          <a:ln w="9525">
                            <a:solidFill>
                              <a:srgbClr val="000000"/>
                            </a:solidFill>
                            <a:miter lim="800000"/>
                            <a:headEnd/>
                            <a:tailEnd/>
                          </a:ln>
                        </wps:spPr>
                        <wps:txbx>
                          <w:txbxContent>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r w:rsidRPr="00A700FF">
                                <w:rPr>
                                  <w:rFonts w:hint="eastAsia"/>
                                  <w:sz w:val="21"/>
                                  <w:szCs w:val="21"/>
                                </w:rPr>
                                <w:t>对象</w:t>
                              </w:r>
                              <w:r w:rsidRPr="00A700FF">
                                <w:rPr>
                                  <w:rFonts w:hint="eastAsia"/>
                                  <w:sz w:val="21"/>
                                  <w:szCs w:val="21"/>
                                </w:rPr>
                                <w:t>1</w:t>
                              </w:r>
                            </w:p>
                          </w:txbxContent>
                        </wps:txbx>
                        <wps:bodyPr rot="0" vert="horz" wrap="square" lIns="91440" tIns="45720" rIns="91440" bIns="45720" anchor="t" anchorCtr="0" upright="1">
                          <a:noAutofit/>
                        </wps:bodyPr>
                      </wps:wsp>
                      <wps:wsp>
                        <wps:cNvPr id="145" name="Rectangle 129"/>
                        <wps:cNvSpPr>
                          <a:spLocks noChangeArrowheads="1"/>
                        </wps:cNvSpPr>
                        <wps:spPr bwMode="auto">
                          <a:xfrm>
                            <a:off x="1028700" y="495300"/>
                            <a:ext cx="571500" cy="1188720"/>
                          </a:xfrm>
                          <a:prstGeom prst="rect">
                            <a:avLst/>
                          </a:prstGeom>
                          <a:solidFill>
                            <a:srgbClr val="FFFFFF"/>
                          </a:solidFill>
                          <a:ln w="9525">
                            <a:solidFill>
                              <a:srgbClr val="000000"/>
                            </a:solidFill>
                            <a:miter lim="800000"/>
                            <a:headEnd/>
                            <a:tailEnd/>
                          </a:ln>
                        </wps:spPr>
                        <wps:txbx>
                          <w:txbxContent>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r w:rsidRPr="00A700FF">
                                <w:rPr>
                                  <w:rFonts w:hint="eastAsia"/>
                                  <w:sz w:val="21"/>
                                  <w:szCs w:val="21"/>
                                </w:rPr>
                                <w:t>对象</w:t>
                              </w:r>
                              <w:r w:rsidRPr="00A700FF">
                                <w:rPr>
                                  <w:rFonts w:hint="eastAsia"/>
                                  <w:sz w:val="21"/>
                                  <w:szCs w:val="21"/>
                                </w:rPr>
                                <w:t>2</w:t>
                              </w:r>
                            </w:p>
                          </w:txbxContent>
                        </wps:txbx>
                        <wps:bodyPr rot="0" vert="horz" wrap="square" lIns="91440" tIns="45720" rIns="91440" bIns="45720" anchor="t" anchorCtr="0" upright="1">
                          <a:noAutofit/>
                        </wps:bodyPr>
                      </wps:wsp>
                      <wps:wsp>
                        <wps:cNvPr id="146" name="Rectangle 130"/>
                        <wps:cNvSpPr>
                          <a:spLocks noChangeArrowheads="1"/>
                        </wps:cNvSpPr>
                        <wps:spPr bwMode="auto">
                          <a:xfrm>
                            <a:off x="1714500" y="495300"/>
                            <a:ext cx="571500" cy="1188720"/>
                          </a:xfrm>
                          <a:prstGeom prst="rect">
                            <a:avLst/>
                          </a:prstGeom>
                          <a:solidFill>
                            <a:srgbClr val="FFFFFF"/>
                          </a:solidFill>
                          <a:ln w="9525">
                            <a:solidFill>
                              <a:srgbClr val="000000"/>
                            </a:solidFill>
                            <a:miter lim="800000"/>
                            <a:headEnd/>
                            <a:tailEnd/>
                          </a:ln>
                        </wps:spPr>
                        <wps:txbx>
                          <w:txbxContent>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r w:rsidRPr="00A700FF">
                                <w:rPr>
                                  <w:rFonts w:hint="eastAsia"/>
                                  <w:sz w:val="21"/>
                                  <w:szCs w:val="21"/>
                                </w:rPr>
                                <w:t>对象</w:t>
                              </w:r>
                              <w:r w:rsidRPr="00A700FF">
                                <w:rPr>
                                  <w:rFonts w:hint="eastAsia"/>
                                  <w:sz w:val="21"/>
                                  <w:szCs w:val="21"/>
                                </w:rPr>
                                <w:t>3</w:t>
                              </w:r>
                            </w:p>
                          </w:txbxContent>
                        </wps:txbx>
                        <wps:bodyPr rot="0" vert="horz" wrap="square" lIns="91440" tIns="45720" rIns="91440" bIns="45720" anchor="t" anchorCtr="0" upright="1">
                          <a:noAutofit/>
                        </wps:bodyPr>
                      </wps:wsp>
                      <wps:wsp>
                        <wps:cNvPr id="147" name="Rectangle 131"/>
                        <wps:cNvSpPr>
                          <a:spLocks noChangeArrowheads="1"/>
                        </wps:cNvSpPr>
                        <wps:spPr bwMode="auto">
                          <a:xfrm>
                            <a:off x="2400300" y="495300"/>
                            <a:ext cx="686435" cy="1188720"/>
                          </a:xfrm>
                          <a:prstGeom prst="rect">
                            <a:avLst/>
                          </a:prstGeom>
                          <a:solidFill>
                            <a:srgbClr val="FFFFFF"/>
                          </a:solidFill>
                          <a:ln w="9525">
                            <a:solidFill>
                              <a:srgbClr val="FFFFFF"/>
                            </a:solidFill>
                            <a:miter lim="800000"/>
                            <a:headEnd/>
                            <a:tailEnd/>
                          </a:ln>
                        </wps:spPr>
                        <wps:txbx>
                          <w:txbxContent>
                            <w:p w:rsidR="00795159" w:rsidRDefault="00795159" w:rsidP="00A63A52">
                              <w:pPr>
                                <w:rPr>
                                  <w:rFonts w:hint="eastAsia"/>
                                </w:rPr>
                              </w:pPr>
                            </w:p>
                            <w:p w:rsidR="00795159" w:rsidRDefault="00795159" w:rsidP="00A63A52">
                              <w:pPr>
                                <w:rPr>
                                  <w:rFonts w:hint="eastAsia"/>
                                </w:rPr>
                              </w:pPr>
                            </w:p>
                            <w:p w:rsidR="00795159" w:rsidRDefault="00795159" w:rsidP="00A63A52">
                              <w:pPr>
                                <w:rPr>
                                  <w:rFonts w:hint="eastAsia"/>
                                </w:rPr>
                              </w:pPr>
                              <w:r>
                                <w:rPr>
                                  <w:rFonts w:ascii="宋体" w:hAnsi="宋体"/>
                                </w:rPr>
                                <w:t>···</w:t>
                              </w:r>
                            </w:p>
                          </w:txbxContent>
                        </wps:txbx>
                        <wps:bodyPr rot="0" vert="horz" wrap="square" lIns="91440" tIns="45720" rIns="91440" bIns="45720" anchor="t" anchorCtr="0" upright="1">
                          <a:noAutofit/>
                        </wps:bodyPr>
                      </wps:wsp>
                      <wps:wsp>
                        <wps:cNvPr id="148" name="Rectangle 132"/>
                        <wps:cNvSpPr>
                          <a:spLocks noChangeArrowheads="1"/>
                        </wps:cNvSpPr>
                        <wps:spPr bwMode="auto">
                          <a:xfrm>
                            <a:off x="3086100" y="495300"/>
                            <a:ext cx="2057400" cy="297180"/>
                          </a:xfrm>
                          <a:prstGeom prst="rect">
                            <a:avLst/>
                          </a:prstGeom>
                          <a:solidFill>
                            <a:srgbClr val="FFFFFF"/>
                          </a:solidFill>
                          <a:ln w="9525">
                            <a:solidFill>
                              <a:srgbClr val="000000"/>
                            </a:solidFill>
                            <a:miter lim="800000"/>
                            <a:headEnd/>
                            <a:tailEnd/>
                          </a:ln>
                        </wps:spPr>
                        <wps:txbx>
                          <w:txbxContent>
                            <w:p w:rsidR="00795159" w:rsidRPr="00A700FF" w:rsidRDefault="00795159" w:rsidP="00A63A52">
                              <w:pPr>
                                <w:rPr>
                                  <w:rFonts w:hint="eastAsia"/>
                                  <w:sz w:val="21"/>
                                  <w:szCs w:val="21"/>
                                </w:rPr>
                              </w:pPr>
                              <w:r w:rsidRPr="00A700FF">
                                <w:rPr>
                                  <w:rFonts w:hint="eastAsia"/>
                                  <w:sz w:val="21"/>
                                  <w:szCs w:val="21"/>
                                </w:rPr>
                                <w:t>负责对象</w:t>
                              </w:r>
                              <w:r w:rsidRPr="00A700FF">
                                <w:rPr>
                                  <w:rFonts w:hint="eastAsia"/>
                                  <w:sz w:val="21"/>
                                  <w:szCs w:val="21"/>
                                </w:rPr>
                                <w:t>1</w:t>
                              </w:r>
                              <w:r w:rsidRPr="00A700FF">
                                <w:rPr>
                                  <w:rFonts w:hint="eastAsia"/>
                                  <w:sz w:val="21"/>
                                  <w:szCs w:val="21"/>
                                </w:rPr>
                                <w:t>创建的对象工厂实例</w:t>
                              </w: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txbxContent>
                        </wps:txbx>
                        <wps:bodyPr rot="0" vert="horz" wrap="square" lIns="91440" tIns="45720" rIns="91440" bIns="45720" anchor="t" anchorCtr="0" upright="1">
                          <a:noAutofit/>
                        </wps:bodyPr>
                      </wps:wsp>
                      <wps:wsp>
                        <wps:cNvPr id="149" name="Rectangle 133"/>
                        <wps:cNvSpPr>
                          <a:spLocks noChangeArrowheads="1"/>
                        </wps:cNvSpPr>
                        <wps:spPr bwMode="auto">
                          <a:xfrm>
                            <a:off x="3086100" y="792480"/>
                            <a:ext cx="2057400" cy="297180"/>
                          </a:xfrm>
                          <a:prstGeom prst="rect">
                            <a:avLst/>
                          </a:prstGeom>
                          <a:solidFill>
                            <a:srgbClr val="FFFFFF"/>
                          </a:solidFill>
                          <a:ln w="9525">
                            <a:solidFill>
                              <a:srgbClr val="000000"/>
                            </a:solidFill>
                            <a:miter lim="800000"/>
                            <a:headEnd/>
                            <a:tailEnd/>
                          </a:ln>
                        </wps:spPr>
                        <wps:txbx>
                          <w:txbxContent>
                            <w:p w:rsidR="00795159" w:rsidRPr="00A700FF" w:rsidRDefault="00795159" w:rsidP="00A63A52">
                              <w:pPr>
                                <w:rPr>
                                  <w:rFonts w:hint="eastAsia"/>
                                  <w:sz w:val="21"/>
                                  <w:szCs w:val="21"/>
                                </w:rPr>
                              </w:pPr>
                              <w:r w:rsidRPr="00A700FF">
                                <w:rPr>
                                  <w:rFonts w:hint="eastAsia"/>
                                  <w:sz w:val="21"/>
                                  <w:szCs w:val="21"/>
                                </w:rPr>
                                <w:t>负责对象</w:t>
                              </w:r>
                              <w:r w:rsidRPr="00A700FF">
                                <w:rPr>
                                  <w:rFonts w:hint="eastAsia"/>
                                  <w:sz w:val="21"/>
                                  <w:szCs w:val="21"/>
                                </w:rPr>
                                <w:t>2</w:t>
                              </w:r>
                              <w:r w:rsidRPr="00A700FF">
                                <w:rPr>
                                  <w:rFonts w:hint="eastAsia"/>
                                  <w:sz w:val="21"/>
                                  <w:szCs w:val="21"/>
                                </w:rPr>
                                <w:t>创建的对象工厂实例</w:t>
                              </w: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txbxContent>
                        </wps:txbx>
                        <wps:bodyPr rot="0" vert="horz" wrap="square" lIns="91440" tIns="45720" rIns="91440" bIns="45720" anchor="t" anchorCtr="0" upright="1">
                          <a:noAutofit/>
                        </wps:bodyPr>
                      </wps:wsp>
                      <wps:wsp>
                        <wps:cNvPr id="151" name="Rectangle 134"/>
                        <wps:cNvSpPr>
                          <a:spLocks noChangeArrowheads="1"/>
                        </wps:cNvSpPr>
                        <wps:spPr bwMode="auto">
                          <a:xfrm>
                            <a:off x="3086100" y="1089660"/>
                            <a:ext cx="2057400" cy="297180"/>
                          </a:xfrm>
                          <a:prstGeom prst="rect">
                            <a:avLst/>
                          </a:prstGeom>
                          <a:solidFill>
                            <a:srgbClr val="FFFFFF"/>
                          </a:solidFill>
                          <a:ln w="9525">
                            <a:solidFill>
                              <a:srgbClr val="000000"/>
                            </a:solidFill>
                            <a:miter lim="800000"/>
                            <a:headEnd/>
                            <a:tailEnd/>
                          </a:ln>
                        </wps:spPr>
                        <wps:txbx>
                          <w:txbxContent>
                            <w:p w:rsidR="00795159" w:rsidRPr="00A700FF" w:rsidRDefault="00795159" w:rsidP="00A63A52">
                              <w:pPr>
                                <w:rPr>
                                  <w:rFonts w:hint="eastAsia"/>
                                  <w:sz w:val="21"/>
                                  <w:szCs w:val="21"/>
                                </w:rPr>
                              </w:pPr>
                              <w:r w:rsidRPr="00A700FF">
                                <w:rPr>
                                  <w:rFonts w:hint="eastAsia"/>
                                  <w:sz w:val="21"/>
                                  <w:szCs w:val="21"/>
                                </w:rPr>
                                <w:t>负责对象</w:t>
                              </w:r>
                              <w:r w:rsidRPr="00A700FF">
                                <w:rPr>
                                  <w:rFonts w:hint="eastAsia"/>
                                  <w:sz w:val="21"/>
                                  <w:szCs w:val="21"/>
                                </w:rPr>
                                <w:t>3</w:t>
                              </w:r>
                              <w:r w:rsidRPr="00A700FF">
                                <w:rPr>
                                  <w:rFonts w:hint="eastAsia"/>
                                  <w:sz w:val="21"/>
                                  <w:szCs w:val="21"/>
                                </w:rPr>
                                <w:t>创建的对象工厂实例</w:t>
                              </w: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txbxContent>
                        </wps:txbx>
                        <wps:bodyPr rot="0" vert="horz" wrap="square" lIns="91440" tIns="45720" rIns="91440" bIns="45720" anchor="t" anchorCtr="0" upright="1">
                          <a:noAutofit/>
                        </wps:bodyPr>
                      </wps:wsp>
                      <wps:wsp>
                        <wps:cNvPr id="152" name="Rectangle 135"/>
                        <wps:cNvSpPr>
                          <a:spLocks noChangeArrowheads="1"/>
                        </wps:cNvSpPr>
                        <wps:spPr bwMode="auto">
                          <a:xfrm>
                            <a:off x="3086100" y="1386840"/>
                            <a:ext cx="2057400" cy="297180"/>
                          </a:xfrm>
                          <a:prstGeom prst="rect">
                            <a:avLst/>
                          </a:prstGeom>
                          <a:solidFill>
                            <a:srgbClr val="FFFFFF"/>
                          </a:solidFill>
                          <a:ln w="9525">
                            <a:solidFill>
                              <a:srgbClr val="000000"/>
                            </a:solidFill>
                            <a:miter lim="800000"/>
                            <a:headEnd/>
                            <a:tailEnd/>
                          </a:ln>
                        </wps:spPr>
                        <wps:txbx>
                          <w:txbxContent>
                            <w:p w:rsidR="00795159" w:rsidRPr="00A700FF" w:rsidRDefault="00795159" w:rsidP="00A63A52">
                              <w:pPr>
                                <w:ind w:left="420" w:firstLine="420"/>
                                <w:rPr>
                                  <w:rFonts w:hint="eastAsia"/>
                                  <w:sz w:val="21"/>
                                  <w:szCs w:val="21"/>
                                </w:rPr>
                              </w:pPr>
                              <w:r w:rsidRPr="00A700FF">
                                <w:rPr>
                                  <w:rFonts w:ascii="宋体" w:hAnsi="宋体"/>
                                  <w:sz w:val="21"/>
                                  <w:szCs w:val="21"/>
                                </w:rPr>
                                <w:t>······</w:t>
                              </w:r>
                            </w:p>
                            <w:p w:rsidR="00795159" w:rsidRPr="00A700FF" w:rsidRDefault="00795159" w:rsidP="00A63A52">
                              <w:pPr>
                                <w:rPr>
                                  <w:rFonts w:hint="eastAsia"/>
                                  <w:sz w:val="21"/>
                                  <w:szCs w:val="21"/>
                                </w:rPr>
                              </w:pPr>
                            </w:p>
                            <w:p w:rsidR="00795159" w:rsidRPr="00A700FF" w:rsidRDefault="00795159" w:rsidP="00A63A52">
                              <w:pPr>
                                <w:jc w:val="center"/>
                                <w:rPr>
                                  <w:rFonts w:hint="eastAsia"/>
                                  <w:sz w:val="21"/>
                                  <w:szCs w:val="21"/>
                                </w:rPr>
                              </w:pPr>
                              <w:r w:rsidRPr="00A700FF">
                                <w:rPr>
                                  <w:rFonts w:ascii="宋体" w:hAnsi="宋体"/>
                                  <w:sz w:val="21"/>
                                  <w:szCs w:val="21"/>
                                </w:rPr>
                                <w:t>···</w:t>
                              </w:r>
                            </w:p>
                            <w:p w:rsidR="00795159" w:rsidRPr="00A700FF" w:rsidRDefault="00795159" w:rsidP="00A63A52">
                              <w:pPr>
                                <w:jc w:val="center"/>
                                <w:rPr>
                                  <w:rFonts w:hint="eastAsia"/>
                                  <w:sz w:val="21"/>
                                  <w:szCs w:val="21"/>
                                </w:rPr>
                              </w:pPr>
                              <w:r w:rsidRPr="00A700FF">
                                <w:rPr>
                                  <w:rFonts w:ascii="宋体" w:hAnsi="宋体"/>
                                  <w:sz w:val="21"/>
                                  <w:szCs w:val="21"/>
                                </w:rPr>
                                <w:t>···</w:t>
                              </w:r>
                            </w:p>
                            <w:p w:rsidR="00795159" w:rsidRPr="00A700FF" w:rsidRDefault="00795159" w:rsidP="00A63A52">
                              <w:pPr>
                                <w:rPr>
                                  <w:rFonts w:hint="eastAsia"/>
                                  <w:sz w:val="21"/>
                                  <w:szCs w:val="21"/>
                                </w:rPr>
                              </w:pPr>
                            </w:p>
                          </w:txbxContent>
                        </wps:txbx>
                        <wps:bodyPr rot="0" vert="horz" wrap="square" lIns="91440" tIns="45720" rIns="91440" bIns="45720" anchor="t" anchorCtr="0" upright="1">
                          <a:noAutofit/>
                        </wps:bodyPr>
                      </wps:wsp>
                    </wpc:wpc>
                  </a:graphicData>
                </a:graphic>
              </wp:inline>
            </w:drawing>
          </mc:Choice>
          <mc:Fallback>
            <w:pict>
              <v:group id="画布 124" o:spid="_x0000_s1147"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">
                <v:shape id="_x0000_s1148" type="#_x0000_t75" style="position:absolute;width:52578;height:18821;visibility:visible;mso-wrap-style:square">
                  <v:fill o:detectmouseclick="t"/>
                  <v:path o:connecttype="none"/>
                </v:shape>
                <v:rect id="Rectangle 126" o:spid="_x0000_s1149" style="position:absolute;top:990;width:525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wwAAANwAAAAPAAAAZHJzL2Rvd25yZXYueG1sRE9Na8JA&#10;EL0X/A/LFHprNk2l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T1v9vsMAAADcAAAADwAA&#10;AAAAAAAAAAAAAAAHAgAAZHJzL2Rvd25yZXYueG1sUEsFBgAAAAADAAMAtwAAAPcCAAAAAA==&#10;"/>
                <v:shape id="Text Box 127" o:spid="_x0000_s1150" type="#_x0000_t202" style="position:absolute;left:14859;top:1981;width:1371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" strokecolor="white">
                  <v:fill opacity="0"/>
                  <v:stroke opacity="0"/>
                  <v:textbox>
                    <w:txbxContent>
                      <w:p w:rsidR="00795159" w:rsidRPr="00A700FF" w:rsidRDefault="00795159" w:rsidP="00A63A52">
                        <w:pPr>
                          <w:rPr>
                            <w:rFonts w:hint="eastAsia"/>
                            <w:sz w:val="21"/>
                            <w:szCs w:val="21"/>
                          </w:rPr>
                        </w:pPr>
                        <w:r w:rsidRPr="00A700FF">
                          <w:rPr>
                            <w:rFonts w:hint="eastAsia"/>
                            <w:sz w:val="21"/>
                            <w:szCs w:val="21"/>
                          </w:rPr>
                          <w:t>CAR</w:t>
                        </w:r>
                        <w:r w:rsidRPr="00A700FF">
                          <w:rPr>
                            <w:rFonts w:hint="eastAsia"/>
                            <w:sz w:val="21"/>
                            <w:szCs w:val="21"/>
                          </w:rPr>
                          <w:t>构件模块</w:t>
                        </w:r>
                      </w:p>
                    </w:txbxContent>
                  </v:textbox>
                </v:shape>
                <v:rect id="Rectangle 128" o:spid="_x0000_s1151" style="position:absolute;left:2286;top:4953;width:5708;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RwwAAANwAAAAPAAAAZHJzL2Rvd25yZXYueG1sRE9Na8JA&#10;EL0L/Q/LFHozG6NI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7AUcMAAADcAAAADwAA&#10;AAAAAAAAAAAAAAAHAgAAZHJzL2Rvd25yZXYueG1sUEsFBgAAAAADAAMAtwAAAPcCAAAAAA==&#10;">
                  <v:textbox>
                    <w:txbxContent>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r w:rsidRPr="00A700FF">
                          <w:rPr>
                            <w:rFonts w:hint="eastAsia"/>
                            <w:sz w:val="21"/>
                            <w:szCs w:val="21"/>
                          </w:rPr>
                          <w:t>对象</w:t>
                        </w:r>
                        <w:r w:rsidRPr="00A700FF">
                          <w:rPr>
                            <w:rFonts w:hint="eastAsia"/>
                            <w:sz w:val="21"/>
                            <w:szCs w:val="21"/>
                          </w:rPr>
                          <w:t>1</w:t>
                        </w:r>
                      </w:p>
                    </w:txbxContent>
                  </v:textbox>
                </v:rect>
                <v:rect id="Rectangle 129" o:spid="_x0000_s1152" style="position:absolute;left:10287;top:4953;width:5715;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r w:rsidRPr="00A700FF">
                          <w:rPr>
                            <w:rFonts w:hint="eastAsia"/>
                            <w:sz w:val="21"/>
                            <w:szCs w:val="21"/>
                          </w:rPr>
                          <w:t>对象</w:t>
                        </w:r>
                        <w:r w:rsidRPr="00A700FF">
                          <w:rPr>
                            <w:rFonts w:hint="eastAsia"/>
                            <w:sz w:val="21"/>
                            <w:szCs w:val="21"/>
                          </w:rPr>
                          <w:t>2</w:t>
                        </w:r>
                      </w:p>
                    </w:txbxContent>
                  </v:textbox>
                </v:rect>
                <v:rect id="Rectangle 130" o:spid="_x0000_s1153" style="position:absolute;left:17145;top:4953;width:5715;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r w:rsidRPr="00A700FF">
                          <w:rPr>
                            <w:rFonts w:hint="eastAsia"/>
                            <w:sz w:val="21"/>
                            <w:szCs w:val="21"/>
                          </w:rPr>
                          <w:t>对象</w:t>
                        </w:r>
                        <w:r w:rsidRPr="00A700FF">
                          <w:rPr>
                            <w:rFonts w:hint="eastAsia"/>
                            <w:sz w:val="21"/>
                            <w:szCs w:val="21"/>
                          </w:rPr>
                          <w:t>3</w:t>
                        </w:r>
                      </w:p>
                    </w:txbxContent>
                  </v:textbox>
                </v:rect>
                <v:rect id="Rectangle 131" o:spid="_x0000_s1154" style="position:absolute;left:24003;top:4953;width:6864;height:1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" strokecolor="white">
                  <v:textbox>
                    <w:txbxContent>
                      <w:p w:rsidR="00795159" w:rsidRDefault="00795159" w:rsidP="00A63A52">
                        <w:pPr>
                          <w:rPr>
                            <w:rFonts w:hint="eastAsia"/>
                          </w:rPr>
                        </w:pPr>
                      </w:p>
                      <w:p w:rsidR="00795159" w:rsidRDefault="00795159" w:rsidP="00A63A52">
                        <w:pPr>
                          <w:rPr>
                            <w:rFonts w:hint="eastAsia"/>
                          </w:rPr>
                        </w:pPr>
                      </w:p>
                      <w:p w:rsidR="00795159" w:rsidRDefault="00795159" w:rsidP="00A63A52">
                        <w:pPr>
                          <w:rPr>
                            <w:rFonts w:hint="eastAsia"/>
                          </w:rPr>
                        </w:pPr>
                        <w:r>
                          <w:rPr>
                            <w:rFonts w:ascii="宋体" w:hAnsi="宋体"/>
                          </w:rPr>
                          <w:t>···</w:t>
                        </w:r>
                      </w:p>
                    </w:txbxContent>
                  </v:textbox>
                </v:rect>
                <v:rect id="Rectangle 132" o:spid="_x0000_s1155" style="position:absolute;left:30861;top:4953;width:2057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rsidR="00795159" w:rsidRPr="00A700FF" w:rsidRDefault="00795159" w:rsidP="00A63A52">
                        <w:pPr>
                          <w:rPr>
                            <w:rFonts w:hint="eastAsia"/>
                            <w:sz w:val="21"/>
                            <w:szCs w:val="21"/>
                          </w:rPr>
                        </w:pPr>
                        <w:r w:rsidRPr="00A700FF">
                          <w:rPr>
                            <w:rFonts w:hint="eastAsia"/>
                            <w:sz w:val="21"/>
                            <w:szCs w:val="21"/>
                          </w:rPr>
                          <w:t>负责对象</w:t>
                        </w:r>
                        <w:r w:rsidRPr="00A700FF">
                          <w:rPr>
                            <w:rFonts w:hint="eastAsia"/>
                            <w:sz w:val="21"/>
                            <w:szCs w:val="21"/>
                          </w:rPr>
                          <w:t>1</w:t>
                        </w:r>
                        <w:r w:rsidRPr="00A700FF">
                          <w:rPr>
                            <w:rFonts w:hint="eastAsia"/>
                            <w:sz w:val="21"/>
                            <w:szCs w:val="21"/>
                          </w:rPr>
                          <w:t>创建的对象工厂实例</w:t>
                        </w: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txbxContent>
                  </v:textbox>
                </v:rect>
                <v:rect id="Rectangle 133" o:spid="_x0000_s1156" style="position:absolute;left:30861;top:7924;width:2057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">
                  <v:textbox>
                    <w:txbxContent>
                      <w:p w:rsidR="00795159" w:rsidRPr="00A700FF" w:rsidRDefault="00795159" w:rsidP="00A63A52">
                        <w:pPr>
                          <w:rPr>
                            <w:rFonts w:hint="eastAsia"/>
                            <w:sz w:val="21"/>
                            <w:szCs w:val="21"/>
                          </w:rPr>
                        </w:pPr>
                        <w:r w:rsidRPr="00A700FF">
                          <w:rPr>
                            <w:rFonts w:hint="eastAsia"/>
                            <w:sz w:val="21"/>
                            <w:szCs w:val="21"/>
                          </w:rPr>
                          <w:t>负责对象</w:t>
                        </w:r>
                        <w:r w:rsidRPr="00A700FF">
                          <w:rPr>
                            <w:rFonts w:hint="eastAsia"/>
                            <w:sz w:val="21"/>
                            <w:szCs w:val="21"/>
                          </w:rPr>
                          <w:t>2</w:t>
                        </w:r>
                        <w:r w:rsidRPr="00A700FF">
                          <w:rPr>
                            <w:rFonts w:hint="eastAsia"/>
                            <w:sz w:val="21"/>
                            <w:szCs w:val="21"/>
                          </w:rPr>
                          <w:t>创建的对象工厂实例</w:t>
                        </w: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txbxContent>
                  </v:textbox>
                </v:rect>
                <v:rect id="Rectangle 134" o:spid="_x0000_s1157" style="position:absolute;left:30861;top:10896;width:2057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textbox>
                    <w:txbxContent>
                      <w:p w:rsidR="00795159" w:rsidRPr="00A700FF" w:rsidRDefault="00795159" w:rsidP="00A63A52">
                        <w:pPr>
                          <w:rPr>
                            <w:rFonts w:hint="eastAsia"/>
                            <w:sz w:val="21"/>
                            <w:szCs w:val="21"/>
                          </w:rPr>
                        </w:pPr>
                        <w:r w:rsidRPr="00A700FF">
                          <w:rPr>
                            <w:rFonts w:hint="eastAsia"/>
                            <w:sz w:val="21"/>
                            <w:szCs w:val="21"/>
                          </w:rPr>
                          <w:t>负责对象</w:t>
                        </w:r>
                        <w:r w:rsidRPr="00A700FF">
                          <w:rPr>
                            <w:rFonts w:hint="eastAsia"/>
                            <w:sz w:val="21"/>
                            <w:szCs w:val="21"/>
                          </w:rPr>
                          <w:t>3</w:t>
                        </w:r>
                        <w:r w:rsidRPr="00A700FF">
                          <w:rPr>
                            <w:rFonts w:hint="eastAsia"/>
                            <w:sz w:val="21"/>
                            <w:szCs w:val="21"/>
                          </w:rPr>
                          <w:t>创建的对象工厂实例</w:t>
                        </w:r>
                      </w:p>
                      <w:p w:rsidR="00795159" w:rsidRPr="00A700FF" w:rsidRDefault="00795159" w:rsidP="00A63A52">
                        <w:pPr>
                          <w:rPr>
                            <w:rFonts w:hint="eastAsia"/>
                            <w:sz w:val="21"/>
                            <w:szCs w:val="21"/>
                          </w:rPr>
                        </w:pPr>
                      </w:p>
                      <w:p w:rsidR="00795159" w:rsidRPr="00A700FF" w:rsidRDefault="00795159" w:rsidP="00A63A52">
                        <w:pPr>
                          <w:rPr>
                            <w:rFonts w:hint="eastAsia"/>
                            <w:sz w:val="21"/>
                            <w:szCs w:val="21"/>
                          </w:rPr>
                        </w:pPr>
                      </w:p>
                    </w:txbxContent>
                  </v:textbox>
                </v:rect>
                <v:rect id="Rectangle 135" o:spid="_x0000_s1158" style="position:absolute;left:30861;top:13868;width:2057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rsidR="00795159" w:rsidRPr="00A700FF" w:rsidRDefault="00795159" w:rsidP="00A63A52">
                        <w:pPr>
                          <w:ind w:left="420" w:firstLine="420"/>
                          <w:rPr>
                            <w:rFonts w:hint="eastAsia"/>
                            <w:sz w:val="21"/>
                            <w:szCs w:val="21"/>
                          </w:rPr>
                        </w:pPr>
                        <w:r w:rsidRPr="00A700FF">
                          <w:rPr>
                            <w:rFonts w:ascii="宋体" w:hAnsi="宋体"/>
                            <w:sz w:val="21"/>
                            <w:szCs w:val="21"/>
                          </w:rPr>
                          <w:t>······</w:t>
                        </w:r>
                      </w:p>
                      <w:p w:rsidR="00795159" w:rsidRPr="00A700FF" w:rsidRDefault="00795159" w:rsidP="00A63A52">
                        <w:pPr>
                          <w:rPr>
                            <w:rFonts w:hint="eastAsia"/>
                            <w:sz w:val="21"/>
                            <w:szCs w:val="21"/>
                          </w:rPr>
                        </w:pPr>
                      </w:p>
                      <w:p w:rsidR="00795159" w:rsidRPr="00A700FF" w:rsidRDefault="00795159" w:rsidP="00A63A52">
                        <w:pPr>
                          <w:jc w:val="center"/>
                          <w:rPr>
                            <w:rFonts w:hint="eastAsia"/>
                            <w:sz w:val="21"/>
                            <w:szCs w:val="21"/>
                          </w:rPr>
                        </w:pPr>
                        <w:r w:rsidRPr="00A700FF">
                          <w:rPr>
                            <w:rFonts w:ascii="宋体" w:hAnsi="宋体"/>
                            <w:sz w:val="21"/>
                            <w:szCs w:val="21"/>
                          </w:rPr>
                          <w:t>···</w:t>
                        </w:r>
                      </w:p>
                      <w:p w:rsidR="00795159" w:rsidRPr="00A700FF" w:rsidRDefault="00795159" w:rsidP="00A63A52">
                        <w:pPr>
                          <w:jc w:val="center"/>
                          <w:rPr>
                            <w:rFonts w:hint="eastAsia"/>
                            <w:sz w:val="21"/>
                            <w:szCs w:val="21"/>
                          </w:rPr>
                        </w:pPr>
                        <w:r w:rsidRPr="00A700FF">
                          <w:rPr>
                            <w:rFonts w:ascii="宋体" w:hAnsi="宋体"/>
                            <w:sz w:val="21"/>
                            <w:szCs w:val="21"/>
                          </w:rPr>
                          <w:t>···</w:t>
                        </w:r>
                      </w:p>
                      <w:p w:rsidR="00795159" w:rsidRPr="00A700FF" w:rsidRDefault="00795159" w:rsidP="00A63A52">
                        <w:pPr>
                          <w:rPr>
                            <w:rFonts w:hint="eastAsia"/>
                            <w:sz w:val="21"/>
                            <w:szCs w:val="21"/>
                          </w:rPr>
                        </w:pPr>
                      </w:p>
                    </w:txbxContent>
                  </v:textbox>
                </v:rect>
                <w10:anchorlock/>
              </v:group>
            </w:pict>
          </mc:Fallback>
        </mc:AlternateContent>
      </w:r>
    </w:p>
    <w:p w:rsidR="006C440A" w:rsidRDefault="006C440A" w:rsidP="00E202FD">
      <w:pPr>
        <w:snapToGrid w:val="0"/>
        <w:spacing w:line="300" w:lineRule="auto"/>
        <w:jc w:val="center"/>
        <w:rPr>
          <w:rFonts w:ascii="宋体" w:hAnsi="宋体" w:hint="eastAsia"/>
          <w:sz w:val="21"/>
          <w:szCs w:val="21"/>
        </w:rPr>
      </w:pPr>
      <w:r w:rsidRPr="00AB5DDD">
        <w:rPr>
          <w:rFonts w:ascii="宋体" w:hAnsi="宋体" w:hint="eastAsia"/>
          <w:sz w:val="21"/>
          <w:szCs w:val="21"/>
        </w:rPr>
        <w:t>图</w:t>
      </w:r>
      <w:r w:rsidR="00E42DB7">
        <w:rPr>
          <w:rFonts w:ascii="宋体" w:hAnsi="宋体" w:hint="eastAsia"/>
          <w:sz w:val="21"/>
          <w:szCs w:val="21"/>
        </w:rPr>
        <w:t>9.</w:t>
      </w:r>
      <w:r>
        <w:rPr>
          <w:rFonts w:ascii="宋体" w:hAnsi="宋体" w:hint="eastAsia"/>
          <w:sz w:val="21"/>
          <w:szCs w:val="21"/>
        </w:rPr>
        <w:t xml:space="preserve">12 </w:t>
      </w:r>
      <w:r w:rsidR="00E202FD" w:rsidRPr="00AB5DDD">
        <w:rPr>
          <w:rFonts w:ascii="宋体" w:hAnsi="宋体" w:hint="eastAsia"/>
          <w:sz w:val="21"/>
          <w:szCs w:val="21"/>
        </w:rPr>
        <w:t>CAR构件对象工厂</w:t>
      </w:r>
    </w:p>
    <w:p w:rsidR="005F2809" w:rsidRPr="00BA6813" w:rsidRDefault="005F2809" w:rsidP="00E202FD">
      <w:pPr>
        <w:snapToGrid w:val="0"/>
        <w:spacing w:line="300" w:lineRule="auto"/>
        <w:jc w:val="center"/>
        <w:rPr>
          <w:rFonts w:ascii="宋体" w:hAnsi="宋体" w:hint="eastAsia"/>
          <w:color w:val="000000"/>
        </w:rPr>
      </w:pPr>
    </w:p>
    <w:p w:rsidR="00A63A52" w:rsidRPr="00E532B5" w:rsidRDefault="00A63A52" w:rsidP="005F2809">
      <w:pPr>
        <w:snapToGrid w:val="0"/>
        <w:spacing w:line="300" w:lineRule="auto"/>
        <w:ind w:firstLineChars="196" w:firstLine="472"/>
        <w:rPr>
          <w:rFonts w:ascii="宋体" w:hAnsi="宋体" w:hint="eastAsia"/>
          <w:b/>
          <w:szCs w:val="21"/>
        </w:rPr>
      </w:pPr>
      <w:r w:rsidRPr="00912A3C">
        <w:rPr>
          <w:rFonts w:ascii="宋体" w:hAnsi="宋体" w:hint="eastAsia"/>
          <w:b/>
          <w:szCs w:val="21"/>
        </w:rPr>
        <w:t>1.对象工厂类</w:t>
      </w:r>
      <w:r w:rsidR="00E532B5" w:rsidRPr="00E532B5">
        <w:rPr>
          <w:rFonts w:ascii="宋体" w:hAnsi="宋体"/>
          <w:b/>
          <w:szCs w:val="21"/>
        </w:rPr>
        <w:t>_CBaseClassObject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对象工厂类</w:t>
      </w:r>
      <w:r w:rsidR="00E532B5" w:rsidRPr="00E532B5">
        <w:rPr>
          <w:rFonts w:ascii="宋体" w:hAnsi="宋体"/>
          <w:sz w:val="21"/>
          <w:szCs w:val="21"/>
        </w:rPr>
        <w:t>_CBaseClassObject</w:t>
      </w:r>
      <w:r w:rsidRPr="00AB5DDD">
        <w:rPr>
          <w:rFonts w:ascii="宋体" w:hAnsi="宋体" w:hint="eastAsia"/>
          <w:sz w:val="21"/>
          <w:szCs w:val="21"/>
        </w:rPr>
        <w:t>是一个比较通用的对象工厂代码，是由CAR的程序库实现的。其定义如下：</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class _CBaseClassObject : public IClassObject</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lastRenderedPageBreak/>
        <w:t>public:</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CARAPI QueryInterface(</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 [in] */ RIID riid,</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 [out] */ PObject *ppObject);</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p>
    <w:p w:rsidR="00E532B5" w:rsidRPr="00E532B5" w:rsidRDefault="00E532B5" w:rsidP="00BA4562">
      <w:pPr>
        <w:shd w:val="clear" w:color="auto" w:fill="E6E6E6"/>
        <w:snapToGrid w:val="0"/>
        <w:spacing w:line="300" w:lineRule="auto"/>
        <w:ind w:firstLineChars="200" w:firstLine="420"/>
        <w:outlineLvl w:val="0"/>
        <w:rPr>
          <w:rFonts w:ascii="宋体" w:hAnsi="宋体"/>
          <w:sz w:val="21"/>
          <w:szCs w:val="21"/>
        </w:rPr>
      </w:pPr>
      <w:r w:rsidRPr="00E532B5">
        <w:rPr>
          <w:rFonts w:ascii="宋体" w:hAnsi="宋体"/>
          <w:sz w:val="21"/>
          <w:szCs w:val="21"/>
        </w:rPr>
        <w:t xml:space="preserve">    CARAPI_(UInt32) AddRef();</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p>
    <w:p w:rsidR="00E532B5" w:rsidRPr="00E532B5" w:rsidRDefault="00E532B5" w:rsidP="00BA4562">
      <w:pPr>
        <w:shd w:val="clear" w:color="auto" w:fill="E6E6E6"/>
        <w:snapToGrid w:val="0"/>
        <w:spacing w:line="300" w:lineRule="auto"/>
        <w:ind w:firstLineChars="200" w:firstLine="420"/>
        <w:outlineLvl w:val="0"/>
        <w:rPr>
          <w:rFonts w:ascii="宋体" w:hAnsi="宋体"/>
          <w:sz w:val="21"/>
          <w:szCs w:val="21"/>
        </w:rPr>
      </w:pPr>
      <w:r w:rsidRPr="00E532B5">
        <w:rPr>
          <w:rFonts w:ascii="宋体" w:hAnsi="宋体"/>
          <w:sz w:val="21"/>
          <w:szCs w:val="21"/>
        </w:rPr>
        <w:t xml:space="preserve">    CARAPI_(UInt32) Release();</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p>
    <w:p w:rsidR="00E532B5" w:rsidRPr="00E532B5" w:rsidRDefault="00E532B5" w:rsidP="00BA4562">
      <w:pPr>
        <w:shd w:val="clear" w:color="auto" w:fill="E6E6E6"/>
        <w:snapToGrid w:val="0"/>
        <w:spacing w:line="300" w:lineRule="auto"/>
        <w:ind w:firstLineChars="200" w:firstLine="420"/>
        <w:outlineLvl w:val="0"/>
        <w:rPr>
          <w:rFonts w:ascii="宋体" w:hAnsi="宋体"/>
          <w:sz w:val="21"/>
          <w:szCs w:val="21"/>
        </w:rPr>
      </w:pPr>
      <w:r w:rsidRPr="00E532B5">
        <w:rPr>
          <w:rFonts w:ascii="宋体" w:hAnsi="宋体"/>
          <w:sz w:val="21"/>
          <w:szCs w:val="21"/>
        </w:rPr>
        <w:t xml:space="preserve">    CARAPI CreateObject(</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 [in] */ PObject pOuter,</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 [in] */ RIID riid,</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 [out] */ PObject *ppObject);</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p>
    <w:p w:rsidR="00E532B5" w:rsidRPr="00E532B5" w:rsidRDefault="00E532B5" w:rsidP="00BA4562">
      <w:pPr>
        <w:shd w:val="clear" w:color="auto" w:fill="E6E6E6"/>
        <w:snapToGrid w:val="0"/>
        <w:spacing w:line="300" w:lineRule="auto"/>
        <w:ind w:firstLineChars="200" w:firstLine="420"/>
        <w:outlineLvl w:val="0"/>
        <w:rPr>
          <w:rFonts w:ascii="宋体" w:hAnsi="宋体"/>
          <w:sz w:val="21"/>
          <w:szCs w:val="21"/>
        </w:rPr>
      </w:pPr>
      <w:r w:rsidRPr="00E532B5">
        <w:rPr>
          <w:rFonts w:ascii="宋体" w:hAnsi="宋体"/>
          <w:sz w:val="21"/>
          <w:szCs w:val="21"/>
        </w:rPr>
        <w:t xml:space="preserve">    CARAPI StayResident(</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 [in] */ BOOL bIsStayResident);</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_CBaseClassObject(_CreateObjectFn fn) : m_fnCreateObject(fn) {};</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private:</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_CreateObjectFn m_fnCreateObject;</w:t>
      </w:r>
    </w:p>
    <w:p w:rsidR="00DF1A26" w:rsidRPr="002157D1"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 xml:space="preserve">}; </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对象工厂有一个私有成员m_</w:t>
      </w:r>
      <w:r w:rsidR="00E532B5" w:rsidRPr="00E532B5">
        <w:rPr>
          <w:rFonts w:ascii="宋体" w:hAnsi="宋体"/>
          <w:sz w:val="21"/>
          <w:szCs w:val="21"/>
        </w:rPr>
        <w:t>fnCreateObject</w:t>
      </w:r>
      <w:r w:rsidR="00E532B5">
        <w:rPr>
          <w:rFonts w:ascii="宋体" w:hAnsi="宋体" w:hint="eastAsia"/>
          <w:sz w:val="21"/>
          <w:szCs w:val="21"/>
        </w:rPr>
        <w:t>，</w:t>
      </w:r>
      <w:r w:rsidRPr="00AB5DDD">
        <w:rPr>
          <w:rFonts w:ascii="宋体" w:hAnsi="宋体" w:hint="eastAsia"/>
          <w:sz w:val="21"/>
          <w:szCs w:val="21"/>
        </w:rPr>
        <w:t>类型为_</w:t>
      </w:r>
      <w:r w:rsidR="00E532B5" w:rsidRPr="00E532B5">
        <w:rPr>
          <w:rFonts w:ascii="宋体" w:hAnsi="宋体"/>
          <w:sz w:val="21"/>
          <w:szCs w:val="21"/>
        </w:rPr>
        <w:t>CreateObjectFn</w:t>
      </w:r>
      <w:r w:rsidR="00E532B5">
        <w:rPr>
          <w:rFonts w:ascii="宋体" w:hAnsi="宋体" w:hint="eastAsia"/>
          <w:sz w:val="21"/>
          <w:szCs w:val="21"/>
        </w:rPr>
        <w:t>，</w:t>
      </w:r>
      <w:r w:rsidRPr="00AB5DDD">
        <w:rPr>
          <w:rFonts w:ascii="宋体" w:hAnsi="宋体" w:hint="eastAsia"/>
          <w:sz w:val="21"/>
          <w:szCs w:val="21"/>
        </w:rPr>
        <w:t>这是一个函数指针，其定义为：</w:t>
      </w:r>
    </w:p>
    <w:p w:rsidR="00E532B5" w:rsidRPr="00E532B5" w:rsidRDefault="00E532B5" w:rsidP="00E532B5">
      <w:pPr>
        <w:shd w:val="clear" w:color="auto" w:fill="E6E6E6"/>
        <w:snapToGrid w:val="0"/>
        <w:spacing w:line="300" w:lineRule="auto"/>
        <w:ind w:firstLineChars="200" w:firstLine="420"/>
        <w:rPr>
          <w:rFonts w:ascii="宋体" w:hAnsi="宋体"/>
          <w:sz w:val="21"/>
          <w:szCs w:val="21"/>
        </w:rPr>
      </w:pPr>
      <w:r w:rsidRPr="00E532B5">
        <w:rPr>
          <w:rFonts w:ascii="宋体" w:hAnsi="宋体"/>
          <w:sz w:val="21"/>
          <w:szCs w:val="21"/>
        </w:rPr>
        <w:t>typedef ECode (CARAPICALLTYPE *_CreateObjectFn)(</w:t>
      </w:r>
    </w:p>
    <w:p w:rsidR="00E532B5" w:rsidRPr="00E532B5" w:rsidRDefault="00E532B5" w:rsidP="00E532B5">
      <w:pPr>
        <w:shd w:val="clear" w:color="auto" w:fill="E6E6E6"/>
        <w:snapToGrid w:val="0"/>
        <w:spacing w:line="300" w:lineRule="auto"/>
        <w:ind w:firstLineChars="200" w:firstLine="420"/>
        <w:rPr>
          <w:rFonts w:ascii="宋体" w:hAnsi="宋体" w:hint="eastAsia"/>
          <w:sz w:val="21"/>
          <w:szCs w:val="21"/>
        </w:rPr>
      </w:pPr>
      <w:r w:rsidRPr="00E532B5">
        <w:rPr>
          <w:rFonts w:ascii="宋体" w:hAnsi="宋体"/>
          <w:sz w:val="21"/>
          <w:szCs w:val="21"/>
        </w:rPr>
        <w:t xml:space="preserve">        PObject *ppObject);</w:t>
      </w:r>
    </w:p>
    <w:p w:rsidR="00A63A52" w:rsidRPr="00DF1A26" w:rsidRDefault="00E532B5" w:rsidP="0055322F">
      <w:pPr>
        <w:snapToGrid w:val="0"/>
        <w:spacing w:line="300" w:lineRule="auto"/>
        <w:ind w:firstLineChars="200" w:firstLine="420"/>
        <w:rPr>
          <w:rFonts w:ascii="宋体" w:hAnsi="宋体" w:hint="eastAsia"/>
          <w:sz w:val="21"/>
          <w:szCs w:val="21"/>
        </w:rPr>
      </w:pPr>
      <w:r>
        <w:rPr>
          <w:rFonts w:ascii="宋体" w:hAnsi="宋体" w:hint="eastAsia"/>
          <w:sz w:val="21"/>
          <w:szCs w:val="21"/>
        </w:rPr>
        <w:t>它的</w:t>
      </w:r>
      <w:r w:rsidR="00A63A52" w:rsidRPr="00AB5DDD">
        <w:rPr>
          <w:rFonts w:ascii="宋体" w:hAnsi="宋体" w:hint="eastAsia"/>
          <w:sz w:val="21"/>
          <w:szCs w:val="21"/>
        </w:rPr>
        <w:t>参数对应于</w:t>
      </w:r>
      <w:r w:rsidRPr="00E532B5">
        <w:rPr>
          <w:rFonts w:ascii="宋体" w:hAnsi="宋体"/>
          <w:sz w:val="21"/>
          <w:szCs w:val="21"/>
        </w:rPr>
        <w:t>CreateObject</w:t>
      </w:r>
      <w:r w:rsidR="00A63A52" w:rsidRPr="00AB5DDD">
        <w:rPr>
          <w:rFonts w:ascii="宋体" w:hAnsi="宋体" w:hint="eastAsia"/>
          <w:sz w:val="21"/>
          <w:szCs w:val="21"/>
        </w:rPr>
        <w:t>的第三个参数。</w:t>
      </w:r>
      <w:r w:rsidRPr="00E532B5">
        <w:rPr>
          <w:rFonts w:ascii="宋体" w:hAnsi="宋体"/>
          <w:sz w:val="21"/>
          <w:szCs w:val="21"/>
        </w:rPr>
        <w:t>m_fnCreateObject</w:t>
      </w:r>
      <w:r w:rsidR="00A63A52" w:rsidRPr="00AB5DDD">
        <w:rPr>
          <w:rFonts w:ascii="宋体" w:hAnsi="宋体" w:hint="eastAsia"/>
          <w:sz w:val="21"/>
          <w:szCs w:val="21"/>
        </w:rPr>
        <w:t>是用来创建构件类对象的函数代码，这个函数是由构件模块实现的，如果构件模块有两个构件类CA</w:t>
      </w:r>
      <w:r w:rsidR="00A63A52" w:rsidRPr="00AB5DDD">
        <w:rPr>
          <w:rFonts w:ascii="宋体" w:hAnsi="宋体"/>
          <w:sz w:val="21"/>
          <w:szCs w:val="21"/>
        </w:rPr>
        <w:t>、</w:t>
      </w:r>
      <w:r w:rsidR="00A63A52" w:rsidRPr="00AB5DDD">
        <w:rPr>
          <w:rFonts w:ascii="宋体" w:hAnsi="宋体" w:hint="eastAsia"/>
          <w:sz w:val="21"/>
          <w:szCs w:val="21"/>
        </w:rPr>
        <w:t>CB,那么构件模块就会实现函数_CACreate</w:t>
      </w:r>
      <w:r w:rsidRPr="00E532B5">
        <w:rPr>
          <w:rFonts w:ascii="宋体" w:hAnsi="宋体"/>
          <w:sz w:val="21"/>
          <w:szCs w:val="21"/>
        </w:rPr>
        <w:t>Object</w:t>
      </w:r>
      <w:r w:rsidR="00A63A52" w:rsidRPr="00AB5DDD">
        <w:rPr>
          <w:rFonts w:ascii="宋体" w:hAnsi="宋体" w:hint="eastAsia"/>
          <w:sz w:val="21"/>
          <w:szCs w:val="21"/>
        </w:rPr>
        <w:t>和_CBCreate</w:t>
      </w:r>
      <w:r w:rsidRPr="00E532B5">
        <w:rPr>
          <w:rFonts w:ascii="宋体" w:hAnsi="宋体"/>
          <w:sz w:val="21"/>
          <w:szCs w:val="21"/>
        </w:rPr>
        <w:t>Object</w:t>
      </w:r>
      <w:r w:rsidR="00A63A52" w:rsidRPr="00AB5DDD">
        <w:rPr>
          <w:rFonts w:ascii="宋体" w:hAnsi="宋体" w:hint="eastAsia"/>
          <w:sz w:val="21"/>
          <w:szCs w:val="21"/>
        </w:rPr>
        <w:t>,分别用于实例化CA和</w:t>
      </w:r>
      <w:r w:rsidR="0055322F">
        <w:rPr>
          <w:rFonts w:ascii="宋体" w:hAnsi="宋体" w:hint="eastAsia"/>
          <w:sz w:val="21"/>
          <w:szCs w:val="21"/>
        </w:rPr>
        <w:t>CB。</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构件模块在为构件类CA定义类工厂对象的时候，将_CACreate</w:t>
      </w:r>
      <w:r w:rsidR="00EB34E0" w:rsidRPr="00E532B5">
        <w:rPr>
          <w:rFonts w:ascii="宋体" w:hAnsi="宋体"/>
          <w:sz w:val="21"/>
          <w:szCs w:val="21"/>
        </w:rPr>
        <w:t>Object</w:t>
      </w:r>
      <w:r w:rsidRPr="00AB5DDD">
        <w:rPr>
          <w:rFonts w:ascii="宋体" w:hAnsi="宋体" w:hint="eastAsia"/>
          <w:sz w:val="21"/>
          <w:szCs w:val="21"/>
        </w:rPr>
        <w:t>传给对象工厂的构造函数，如：</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_</w:t>
      </w:r>
      <w:r w:rsidR="00EB34E0" w:rsidRPr="00E532B5">
        <w:rPr>
          <w:rFonts w:ascii="宋体" w:hAnsi="宋体"/>
          <w:sz w:val="21"/>
          <w:szCs w:val="21"/>
        </w:rPr>
        <w:t>CBaseClassObject</w:t>
      </w:r>
      <w:r w:rsidR="00EB34E0" w:rsidRPr="00DF1A26">
        <w:rPr>
          <w:rFonts w:ascii="宋体" w:hAnsi="宋体" w:hint="eastAsia"/>
          <w:sz w:val="21"/>
          <w:szCs w:val="21"/>
        </w:rPr>
        <w:t xml:space="preserve"> </w:t>
      </w:r>
      <w:r w:rsidR="00EB34E0">
        <w:rPr>
          <w:rFonts w:ascii="宋体" w:hAnsi="宋体"/>
          <w:sz w:val="21"/>
          <w:szCs w:val="21"/>
        </w:rPr>
        <w:t>_g_C</w:t>
      </w:r>
      <w:r w:rsidR="00EB34E0">
        <w:rPr>
          <w:rFonts w:ascii="宋体" w:hAnsi="宋体" w:hint="eastAsia"/>
          <w:sz w:val="21"/>
          <w:szCs w:val="21"/>
        </w:rPr>
        <w:t>A</w:t>
      </w:r>
      <w:r w:rsidR="00EB34E0">
        <w:rPr>
          <w:rFonts w:ascii="宋体" w:hAnsi="宋体"/>
          <w:sz w:val="21"/>
          <w:szCs w:val="21"/>
        </w:rPr>
        <w:t>_ClsObj(_C</w:t>
      </w:r>
      <w:r w:rsidR="00EB34E0">
        <w:rPr>
          <w:rFonts w:ascii="宋体" w:hAnsi="宋体" w:hint="eastAsia"/>
          <w:sz w:val="21"/>
          <w:szCs w:val="21"/>
        </w:rPr>
        <w:t>A</w:t>
      </w:r>
      <w:r w:rsidR="00EB34E0" w:rsidRPr="00EB34E0">
        <w:rPr>
          <w:rFonts w:ascii="宋体" w:hAnsi="宋体"/>
          <w:sz w:val="21"/>
          <w:szCs w:val="21"/>
        </w:rPr>
        <w:t>CreateObject)</w:t>
      </w:r>
      <w:r w:rsidRPr="00DF1A26">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这样，负责构件类CA的对象工厂对象</w:t>
      </w:r>
      <w:r w:rsidR="00EB34E0">
        <w:rPr>
          <w:rFonts w:ascii="宋体" w:hAnsi="宋体"/>
          <w:sz w:val="21"/>
          <w:szCs w:val="21"/>
        </w:rPr>
        <w:t>_g_C</w:t>
      </w:r>
      <w:r w:rsidR="00EB34E0">
        <w:rPr>
          <w:rFonts w:ascii="宋体" w:hAnsi="宋体" w:hint="eastAsia"/>
          <w:sz w:val="21"/>
          <w:szCs w:val="21"/>
        </w:rPr>
        <w:t>A</w:t>
      </w:r>
      <w:r w:rsidR="00EB34E0">
        <w:rPr>
          <w:rFonts w:ascii="宋体" w:hAnsi="宋体"/>
          <w:sz w:val="21"/>
          <w:szCs w:val="21"/>
        </w:rPr>
        <w:t>_ClsObj</w:t>
      </w:r>
      <w:r w:rsidRPr="00AB5DDD">
        <w:rPr>
          <w:rFonts w:ascii="宋体" w:hAnsi="宋体" w:hint="eastAsia"/>
          <w:sz w:val="21"/>
          <w:szCs w:val="21"/>
        </w:rPr>
        <w:t>就有了专门实例化构件类CA的特定代码。</w:t>
      </w:r>
      <w:r w:rsidR="00E202FD">
        <w:rPr>
          <w:rFonts w:ascii="宋体" w:hAnsi="宋体" w:hint="eastAsia"/>
          <w:sz w:val="21"/>
          <w:szCs w:val="21"/>
        </w:rPr>
        <w:t>如</w:t>
      </w:r>
      <w:r w:rsidR="00E202FD" w:rsidRPr="00AB5DDD">
        <w:rPr>
          <w:rFonts w:ascii="宋体" w:hAnsi="宋体" w:hint="eastAsia"/>
          <w:sz w:val="21"/>
          <w:szCs w:val="21"/>
        </w:rPr>
        <w:t>图</w:t>
      </w:r>
      <w:r w:rsidR="00E42DB7">
        <w:rPr>
          <w:rFonts w:ascii="宋体" w:hAnsi="宋体" w:hint="eastAsia"/>
          <w:sz w:val="21"/>
          <w:szCs w:val="21"/>
        </w:rPr>
        <w:t>9.</w:t>
      </w:r>
      <w:r w:rsidR="00E202FD">
        <w:rPr>
          <w:rFonts w:ascii="宋体" w:hAnsi="宋体" w:hint="eastAsia"/>
          <w:sz w:val="21"/>
          <w:szCs w:val="21"/>
        </w:rPr>
        <w:t>13所</w:t>
      </w:r>
      <w:r w:rsidR="00E202FD" w:rsidRPr="00AB5DDD">
        <w:rPr>
          <w:rFonts w:ascii="宋体" w:hAnsi="宋体" w:hint="eastAsia"/>
          <w:sz w:val="21"/>
          <w:szCs w:val="21"/>
        </w:rPr>
        <w:t>示</w:t>
      </w:r>
      <w:r w:rsidR="00E202FD">
        <w:rPr>
          <w:rFonts w:ascii="宋体" w:hAnsi="宋体" w:hint="eastAsia"/>
          <w:sz w:val="21"/>
          <w:szCs w:val="21"/>
        </w:rPr>
        <w:t>。</w:t>
      </w:r>
    </w:p>
    <w:p w:rsidR="00A63A52" w:rsidRPr="0051477B" w:rsidRDefault="0097535E" w:rsidP="00124A87">
      <w:pPr>
        <w:snapToGrid w:val="0"/>
        <w:spacing w:line="300" w:lineRule="auto"/>
        <w:rPr>
          <w:rFonts w:ascii="宋体" w:hAnsi="宋体" w:hint="eastAsia"/>
          <w:color w:val="000000"/>
          <w:sz w:val="21"/>
          <w:szCs w:val="21"/>
        </w:rPr>
      </w:pPr>
      <w:r w:rsidRPr="0051477B">
        <w:rPr>
          <w:rFonts w:ascii="宋体" w:hAnsi="宋体"/>
          <w:noProof/>
          <w:color w:val="000000"/>
          <w:sz w:val="21"/>
          <w:szCs w:val="21"/>
        </w:rPr>
        <w:lastRenderedPageBreak/>
        <mc:AlternateContent>
          <mc:Choice Requires="wpc">
            <w:drawing>
              <wp:inline distT="0" distB="0" distL="0" distR="0">
                <wp:extent cx="5257800" cy="3863340"/>
                <wp:effectExtent l="0" t="0" r="0" b="13335"/>
                <wp:docPr id="141" name="画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9" name="Rectangle 138"/>
                        <wps:cNvSpPr>
                          <a:spLocks noChangeArrowheads="1"/>
                        </wps:cNvSpPr>
                        <wps:spPr bwMode="auto">
                          <a:xfrm>
                            <a:off x="114649" y="99153"/>
                            <a:ext cx="5027771" cy="3764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Text Box 139"/>
                        <wps:cNvSpPr txBox="1">
                          <a:spLocks noChangeArrowheads="1"/>
                        </wps:cNvSpPr>
                        <wps:spPr bwMode="auto">
                          <a:xfrm>
                            <a:off x="1828546" y="198307"/>
                            <a:ext cx="915003" cy="296731"/>
                          </a:xfrm>
                          <a:prstGeom prst="rect">
                            <a:avLst/>
                          </a:prstGeom>
                          <a:solidFill>
                            <a:srgbClr val="FFFFFF">
                              <a:alpha val="0"/>
                            </a:srgbClr>
                          </a:solidFill>
                          <a:ln w="9525">
                            <a:solidFill>
                              <a:srgbClr val="FFFFFF">
                                <a:alpha val="0"/>
                              </a:srgbClr>
                            </a:solidFill>
                            <a:miter lim="800000"/>
                            <a:headEnd/>
                            <a:tailEnd/>
                          </a:ln>
                        </wps:spPr>
                        <wps:txbx>
                          <w:txbxContent>
                            <w:p w:rsidR="00795159" w:rsidRPr="00662CED" w:rsidRDefault="00795159" w:rsidP="00A63A52">
                              <w:pPr>
                                <w:rPr>
                                  <w:rFonts w:hint="eastAsia"/>
                                  <w:sz w:val="21"/>
                                  <w:szCs w:val="21"/>
                                </w:rPr>
                              </w:pPr>
                              <w:r w:rsidRPr="00662CED">
                                <w:rPr>
                                  <w:rFonts w:hint="eastAsia"/>
                                  <w:sz w:val="21"/>
                                  <w:szCs w:val="21"/>
                                </w:rPr>
                                <w:t>构件模块</w:t>
                              </w:r>
                            </w:p>
                          </w:txbxContent>
                        </wps:txbx>
                        <wps:bodyPr rot="0" vert="horz" wrap="square" lIns="91440" tIns="45720" rIns="91440" bIns="45720" anchor="t" anchorCtr="0" upright="1">
                          <a:noAutofit/>
                        </wps:bodyPr>
                      </wps:wsp>
                      <wps:wsp>
                        <wps:cNvPr id="131" name="Text Box 140"/>
                        <wps:cNvSpPr txBox="1">
                          <a:spLocks noChangeArrowheads="1"/>
                        </wps:cNvSpPr>
                        <wps:spPr bwMode="auto">
                          <a:xfrm>
                            <a:off x="571786" y="594192"/>
                            <a:ext cx="913543" cy="396614"/>
                          </a:xfrm>
                          <a:prstGeom prst="rect">
                            <a:avLst/>
                          </a:prstGeom>
                          <a:solidFill>
                            <a:srgbClr val="FFFFFF"/>
                          </a:solidFill>
                          <a:ln w="9525">
                            <a:solidFill>
                              <a:srgbClr val="000000"/>
                            </a:solidFill>
                            <a:miter lim="800000"/>
                            <a:headEnd/>
                            <a:tailEnd/>
                          </a:ln>
                        </wps:spPr>
                        <wps:txbx>
                          <w:txbxContent>
                            <w:p w:rsidR="00795159" w:rsidRPr="0051477B" w:rsidRDefault="00795159" w:rsidP="00A63A52">
                              <w:pPr>
                                <w:rPr>
                                  <w:rFonts w:hint="eastAsia"/>
                                  <w:sz w:val="21"/>
                                  <w:szCs w:val="21"/>
                                </w:rPr>
                              </w:pPr>
                              <w:r w:rsidRPr="0051477B">
                                <w:rPr>
                                  <w:rFonts w:hint="eastAsia"/>
                                  <w:sz w:val="21"/>
                                  <w:szCs w:val="21"/>
                                </w:rPr>
                                <w:t>CA</w:t>
                              </w:r>
                              <w:r w:rsidRPr="0051477B">
                                <w:rPr>
                                  <w:rFonts w:hint="eastAsia"/>
                                  <w:sz w:val="21"/>
                                  <w:szCs w:val="21"/>
                                </w:rPr>
                                <w:t>类对象</w:t>
                              </w:r>
                            </w:p>
                          </w:txbxContent>
                        </wps:txbx>
                        <wps:bodyPr rot="0" vert="horz" wrap="square" lIns="91440" tIns="45720" rIns="91440" bIns="45720" anchor="t" anchorCtr="0" upright="1">
                          <a:noAutofit/>
                        </wps:bodyPr>
                      </wps:wsp>
                      <wps:wsp>
                        <wps:cNvPr id="132" name="Text Box 141"/>
                        <wps:cNvSpPr txBox="1">
                          <a:spLocks noChangeArrowheads="1"/>
                        </wps:cNvSpPr>
                        <wps:spPr bwMode="auto">
                          <a:xfrm>
                            <a:off x="571786" y="1188384"/>
                            <a:ext cx="912813" cy="496496"/>
                          </a:xfrm>
                          <a:prstGeom prst="rect">
                            <a:avLst/>
                          </a:prstGeom>
                          <a:solidFill>
                            <a:srgbClr val="FFFFFF"/>
                          </a:solidFill>
                          <a:ln w="9525">
                            <a:solidFill>
                              <a:srgbClr val="000000"/>
                            </a:solidFill>
                            <a:miter lim="800000"/>
                            <a:headEnd/>
                            <a:tailEnd/>
                          </a:ln>
                        </wps:spPr>
                        <wps:txbx>
                          <w:txbxContent>
                            <w:p w:rsidR="00795159" w:rsidRDefault="00795159" w:rsidP="00A63A52">
                              <w:pPr>
                                <w:rPr>
                                  <w:rFonts w:hint="eastAsia"/>
                                </w:rPr>
                              </w:pPr>
                              <w:r w:rsidRPr="0051477B">
                                <w:rPr>
                                  <w:rFonts w:hint="eastAsia"/>
                                  <w:sz w:val="21"/>
                                  <w:szCs w:val="21"/>
                                </w:rPr>
                                <w:t>对象工厂对象</w:t>
                              </w:r>
                              <w:r>
                                <w:rPr>
                                  <w:rFonts w:ascii="宋体" w:hAnsi="宋体" w:hint="eastAsia"/>
                                </w:rPr>
                                <w:t>_g_CAof</w:t>
                              </w:r>
                            </w:p>
                          </w:txbxContent>
                        </wps:txbx>
                        <wps:bodyPr rot="0" vert="horz" wrap="square" lIns="91440" tIns="45720" rIns="91440" bIns="45720" anchor="t" anchorCtr="0" upright="1">
                          <a:noAutofit/>
                        </wps:bodyPr>
                      </wps:wsp>
                      <wps:wsp>
                        <wps:cNvPr id="133" name="Text Box 142"/>
                        <wps:cNvSpPr txBox="1">
                          <a:spLocks noChangeArrowheads="1"/>
                        </wps:cNvSpPr>
                        <wps:spPr bwMode="auto">
                          <a:xfrm>
                            <a:off x="2972118" y="594192"/>
                            <a:ext cx="913543" cy="396614"/>
                          </a:xfrm>
                          <a:prstGeom prst="rect">
                            <a:avLst/>
                          </a:prstGeom>
                          <a:solidFill>
                            <a:srgbClr val="FFFFFF"/>
                          </a:solidFill>
                          <a:ln w="9525">
                            <a:solidFill>
                              <a:srgbClr val="000000"/>
                            </a:solidFill>
                            <a:miter lim="800000"/>
                            <a:headEnd/>
                            <a:tailEnd/>
                          </a:ln>
                        </wps:spPr>
                        <wps:txbx>
                          <w:txbxContent>
                            <w:p w:rsidR="00795159" w:rsidRPr="0051477B" w:rsidRDefault="00795159" w:rsidP="00A63A52">
                              <w:pPr>
                                <w:rPr>
                                  <w:rFonts w:hint="eastAsia"/>
                                  <w:sz w:val="21"/>
                                  <w:szCs w:val="21"/>
                                </w:rPr>
                              </w:pPr>
                              <w:r w:rsidRPr="0051477B">
                                <w:rPr>
                                  <w:rFonts w:hint="eastAsia"/>
                                  <w:sz w:val="21"/>
                                  <w:szCs w:val="21"/>
                                </w:rPr>
                                <w:t>CB</w:t>
                              </w:r>
                              <w:r w:rsidRPr="0051477B">
                                <w:rPr>
                                  <w:rFonts w:hint="eastAsia"/>
                                  <w:sz w:val="21"/>
                                  <w:szCs w:val="21"/>
                                </w:rPr>
                                <w:t>类对象</w:t>
                              </w:r>
                            </w:p>
                          </w:txbxContent>
                        </wps:txbx>
                        <wps:bodyPr rot="0" vert="horz" wrap="square" lIns="91440" tIns="45720" rIns="91440" bIns="45720" anchor="t" anchorCtr="0" upright="1">
                          <a:noAutofit/>
                        </wps:bodyPr>
                      </wps:wsp>
                      <wps:wsp>
                        <wps:cNvPr id="134" name="Text Box 143"/>
                        <wps:cNvSpPr txBox="1">
                          <a:spLocks noChangeArrowheads="1"/>
                        </wps:cNvSpPr>
                        <wps:spPr bwMode="auto">
                          <a:xfrm>
                            <a:off x="2972118" y="1188384"/>
                            <a:ext cx="912813" cy="497225"/>
                          </a:xfrm>
                          <a:prstGeom prst="rect">
                            <a:avLst/>
                          </a:prstGeom>
                          <a:solidFill>
                            <a:srgbClr val="FFFFFF"/>
                          </a:solidFill>
                          <a:ln w="9525">
                            <a:solidFill>
                              <a:srgbClr val="000000"/>
                            </a:solidFill>
                            <a:miter lim="800000"/>
                            <a:headEnd/>
                            <a:tailEnd/>
                          </a:ln>
                        </wps:spPr>
                        <wps:txbx>
                          <w:txbxContent>
                            <w:p w:rsidR="00795159" w:rsidRDefault="00795159" w:rsidP="00A63A52">
                              <w:pPr>
                                <w:rPr>
                                  <w:rFonts w:hint="eastAsia"/>
                                </w:rPr>
                              </w:pPr>
                              <w:r w:rsidRPr="0051477B">
                                <w:rPr>
                                  <w:rFonts w:hint="eastAsia"/>
                                  <w:sz w:val="21"/>
                                  <w:szCs w:val="21"/>
                                </w:rPr>
                                <w:t>对象工厂对象</w:t>
                              </w:r>
                              <w:r>
                                <w:rPr>
                                  <w:rFonts w:ascii="宋体" w:hAnsi="宋体" w:hint="eastAsia"/>
                                </w:rPr>
                                <w:t>_g_CBof</w:t>
                              </w:r>
                            </w:p>
                          </w:txbxContent>
                        </wps:txbx>
                        <wps:bodyPr rot="0" vert="horz" wrap="square" lIns="91440" tIns="45720" rIns="91440" bIns="45720" anchor="t" anchorCtr="0" upright="1">
                          <a:noAutofit/>
                        </wps:bodyPr>
                      </wps:wsp>
                      <wps:wsp>
                        <wps:cNvPr id="135" name="Text Box 144"/>
                        <wps:cNvSpPr txBox="1">
                          <a:spLocks noChangeArrowheads="1"/>
                        </wps:cNvSpPr>
                        <wps:spPr bwMode="auto">
                          <a:xfrm>
                            <a:off x="571786" y="1684151"/>
                            <a:ext cx="912813" cy="496496"/>
                          </a:xfrm>
                          <a:prstGeom prst="rect">
                            <a:avLst/>
                          </a:prstGeom>
                          <a:solidFill>
                            <a:srgbClr val="FFFFFF"/>
                          </a:solidFill>
                          <a:ln w="9525">
                            <a:solidFill>
                              <a:srgbClr val="000000"/>
                            </a:solidFill>
                            <a:miter lim="800000"/>
                            <a:headEnd/>
                            <a:tailEnd/>
                          </a:ln>
                        </wps:spPr>
                        <wps:txbx>
                          <w:txbxContent>
                            <w:p w:rsidR="00795159" w:rsidRPr="0051477B" w:rsidRDefault="00795159" w:rsidP="00A63A52">
                              <w:pPr>
                                <w:rPr>
                                  <w:rFonts w:hint="eastAsia"/>
                                  <w:color w:val="000000"/>
                                  <w:sz w:val="21"/>
                                  <w:szCs w:val="21"/>
                                </w:rPr>
                              </w:pPr>
                              <w:r w:rsidRPr="0051477B">
                                <w:rPr>
                                  <w:rFonts w:ascii="宋体" w:hAnsi="宋体"/>
                                  <w:color w:val="000000"/>
                                  <w:sz w:val="21"/>
                                  <w:szCs w:val="21"/>
                                </w:rPr>
                                <w:t>m_fnCreateInstance</w:t>
                              </w:r>
                            </w:p>
                          </w:txbxContent>
                        </wps:txbx>
                        <wps:bodyPr rot="0" vert="horz" wrap="square" lIns="91440" tIns="45720" rIns="91440" bIns="45720" anchor="t" anchorCtr="0" upright="1">
                          <a:noAutofit/>
                        </wps:bodyPr>
                      </wps:wsp>
                      <wps:wsp>
                        <wps:cNvPr id="136" name="Text Box 145"/>
                        <wps:cNvSpPr txBox="1">
                          <a:spLocks noChangeArrowheads="1"/>
                        </wps:cNvSpPr>
                        <wps:spPr bwMode="auto">
                          <a:xfrm>
                            <a:off x="2972118" y="1684151"/>
                            <a:ext cx="912813" cy="496496"/>
                          </a:xfrm>
                          <a:prstGeom prst="rect">
                            <a:avLst/>
                          </a:prstGeom>
                          <a:solidFill>
                            <a:srgbClr val="FFFFFF"/>
                          </a:solidFill>
                          <a:ln w="9525">
                            <a:solidFill>
                              <a:srgbClr val="000000"/>
                            </a:solidFill>
                            <a:miter lim="800000"/>
                            <a:headEnd/>
                            <a:tailEnd/>
                          </a:ln>
                        </wps:spPr>
                        <wps:txbx>
                          <w:txbxContent>
                            <w:p w:rsidR="00795159" w:rsidRPr="0051477B" w:rsidRDefault="00795159" w:rsidP="00A63A52">
                              <w:pPr>
                                <w:rPr>
                                  <w:rFonts w:hint="eastAsia"/>
                                  <w:color w:val="000000"/>
                                  <w:sz w:val="21"/>
                                  <w:szCs w:val="21"/>
                                </w:rPr>
                              </w:pPr>
                              <w:r w:rsidRPr="0051477B">
                                <w:rPr>
                                  <w:rFonts w:ascii="宋体" w:hAnsi="宋体"/>
                                  <w:color w:val="000000"/>
                                  <w:sz w:val="21"/>
                                  <w:szCs w:val="21"/>
                                </w:rPr>
                                <w:t>m_fnCreateInstance</w:t>
                              </w:r>
                            </w:p>
                          </w:txbxContent>
                        </wps:txbx>
                        <wps:bodyPr rot="0" vert="horz" wrap="square" lIns="91440" tIns="45720" rIns="91440" bIns="45720" anchor="t" anchorCtr="0" upright="1">
                          <a:noAutofit/>
                        </wps:bodyPr>
                      </wps:wsp>
                      <wps:wsp>
                        <wps:cNvPr id="137" name="AutoShape 146"/>
                        <wps:cNvSpPr>
                          <a:spLocks noChangeArrowheads="1"/>
                        </wps:cNvSpPr>
                        <wps:spPr bwMode="auto">
                          <a:xfrm>
                            <a:off x="457137" y="2475191"/>
                            <a:ext cx="1599978" cy="1288995"/>
                          </a:xfrm>
                          <a:prstGeom prst="flowChartAlternateProcess">
                            <a:avLst/>
                          </a:prstGeom>
                          <a:solidFill>
                            <a:srgbClr val="FFFFFF"/>
                          </a:solidFill>
                          <a:ln w="9525">
                            <a:solidFill>
                              <a:srgbClr val="000000"/>
                            </a:solidFill>
                            <a:miter lim="800000"/>
                            <a:headEnd/>
                            <a:tailEnd/>
                          </a:ln>
                        </wps:spPr>
                        <wps:txbx>
                          <w:txbxContent>
                            <w:p w:rsidR="00795159" w:rsidRPr="0051477B" w:rsidRDefault="00795159" w:rsidP="00A63A52">
                              <w:pPr>
                                <w:rPr>
                                  <w:rFonts w:hint="eastAsia"/>
                                  <w:sz w:val="21"/>
                                  <w:szCs w:val="21"/>
                                </w:rPr>
                              </w:pPr>
                              <w:r w:rsidRPr="0051477B">
                                <w:rPr>
                                  <w:rFonts w:hint="eastAsia"/>
                                  <w:sz w:val="21"/>
                                  <w:szCs w:val="21"/>
                                </w:rPr>
                                <w:t>_CACreateInstance</w:t>
                              </w:r>
                            </w:p>
                            <w:p w:rsidR="00795159" w:rsidRPr="0051477B" w:rsidRDefault="00795159" w:rsidP="00A63A52">
                              <w:pPr>
                                <w:rPr>
                                  <w:rFonts w:hint="eastAsia"/>
                                  <w:sz w:val="21"/>
                                  <w:szCs w:val="21"/>
                                </w:rPr>
                              </w:pPr>
                              <w:r w:rsidRPr="0051477B">
                                <w:rPr>
                                  <w:rFonts w:hint="eastAsia"/>
                                  <w:sz w:val="21"/>
                                  <w:szCs w:val="21"/>
                                </w:rPr>
                                <w:t>{</w:t>
                              </w:r>
                            </w:p>
                            <w:p w:rsidR="00795159" w:rsidRPr="0051477B" w:rsidRDefault="00795159" w:rsidP="00A63A52">
                              <w:pPr>
                                <w:rPr>
                                  <w:rFonts w:ascii="宋体" w:hAnsi="宋体" w:hint="eastAsia"/>
                                  <w:sz w:val="21"/>
                                  <w:szCs w:val="21"/>
                                </w:rPr>
                              </w:pPr>
                              <w:r w:rsidRPr="0051477B">
                                <w:rPr>
                                  <w:rFonts w:ascii="宋体" w:hAnsi="宋体" w:hint="eastAsia"/>
                                  <w:sz w:val="21"/>
                                  <w:szCs w:val="21"/>
                                </w:rPr>
                                <w:t>CA *pca = new CA();</w:t>
                              </w:r>
                            </w:p>
                            <w:p w:rsidR="00795159" w:rsidRPr="0051477B" w:rsidRDefault="00795159" w:rsidP="00A63A52">
                              <w:pPr>
                                <w:rPr>
                                  <w:rFonts w:ascii="宋体" w:hAnsi="宋体" w:hint="eastAsia"/>
                                  <w:sz w:val="21"/>
                                  <w:szCs w:val="21"/>
                                </w:rPr>
                              </w:pPr>
                              <w:r w:rsidRPr="0051477B">
                                <w:rPr>
                                  <w:rFonts w:ascii="宋体" w:hAnsi="宋体"/>
                                  <w:sz w:val="21"/>
                                  <w:szCs w:val="21"/>
                                </w:rPr>
                                <w:t>……</w:t>
                              </w:r>
                            </w:p>
                            <w:p w:rsidR="00795159" w:rsidRPr="0051477B" w:rsidRDefault="00795159" w:rsidP="00A63A52">
                              <w:pPr>
                                <w:rPr>
                                  <w:rFonts w:hint="eastAsia"/>
                                  <w:sz w:val="21"/>
                                  <w:szCs w:val="21"/>
                                </w:rPr>
                              </w:pPr>
                              <w:r w:rsidRPr="0051477B">
                                <w:rPr>
                                  <w:rFonts w:hint="eastAsia"/>
                                  <w:sz w:val="21"/>
                                  <w:szCs w:val="21"/>
                                </w:rPr>
                                <w:t>}</w:t>
                              </w:r>
                            </w:p>
                          </w:txbxContent>
                        </wps:txbx>
                        <wps:bodyPr rot="0" vert="horz" wrap="square" lIns="91440" tIns="45720" rIns="91440" bIns="45720" anchor="t" anchorCtr="0" upright="1">
                          <a:noAutofit/>
                        </wps:bodyPr>
                      </wps:wsp>
                      <wps:wsp>
                        <wps:cNvPr id="138" name="Line 147"/>
                        <wps:cNvCnPr>
                          <a:cxnSpLocks noChangeShapeType="1"/>
                        </wps:cNvCnPr>
                        <wps:spPr bwMode="auto">
                          <a:xfrm>
                            <a:off x="914273" y="2179189"/>
                            <a:ext cx="0" cy="2974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Line 148"/>
                        <wps:cNvCnPr>
                          <a:cxnSpLocks noChangeShapeType="1"/>
                        </wps:cNvCnPr>
                        <wps:spPr bwMode="auto">
                          <a:xfrm>
                            <a:off x="3429254" y="2179189"/>
                            <a:ext cx="0" cy="2974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149"/>
                        <wps:cNvSpPr>
                          <a:spLocks noChangeArrowheads="1"/>
                        </wps:cNvSpPr>
                        <wps:spPr bwMode="auto">
                          <a:xfrm>
                            <a:off x="2743549" y="2476650"/>
                            <a:ext cx="1599978" cy="1287537"/>
                          </a:xfrm>
                          <a:prstGeom prst="flowChartAlternateProcess">
                            <a:avLst/>
                          </a:prstGeom>
                          <a:solidFill>
                            <a:srgbClr val="FFFFFF"/>
                          </a:solidFill>
                          <a:ln w="9525">
                            <a:solidFill>
                              <a:srgbClr val="000000"/>
                            </a:solidFill>
                            <a:miter lim="800000"/>
                            <a:headEnd/>
                            <a:tailEnd/>
                          </a:ln>
                        </wps:spPr>
                        <wps:txbx>
                          <w:txbxContent>
                            <w:p w:rsidR="00795159" w:rsidRPr="0051477B" w:rsidRDefault="00795159" w:rsidP="00A63A52">
                              <w:pPr>
                                <w:rPr>
                                  <w:rFonts w:hint="eastAsia"/>
                                  <w:sz w:val="21"/>
                                  <w:szCs w:val="21"/>
                                </w:rPr>
                              </w:pPr>
                              <w:r w:rsidRPr="0051477B">
                                <w:rPr>
                                  <w:rFonts w:hint="eastAsia"/>
                                  <w:sz w:val="21"/>
                                  <w:szCs w:val="21"/>
                                </w:rPr>
                                <w:t>_CBCreateInstance</w:t>
                              </w:r>
                            </w:p>
                            <w:p w:rsidR="00795159" w:rsidRPr="0051477B" w:rsidRDefault="00795159" w:rsidP="00A63A52">
                              <w:pPr>
                                <w:rPr>
                                  <w:rFonts w:hint="eastAsia"/>
                                  <w:sz w:val="21"/>
                                  <w:szCs w:val="21"/>
                                </w:rPr>
                              </w:pPr>
                              <w:r w:rsidRPr="0051477B">
                                <w:rPr>
                                  <w:rFonts w:hint="eastAsia"/>
                                  <w:sz w:val="21"/>
                                  <w:szCs w:val="21"/>
                                </w:rPr>
                                <w:t>{</w:t>
                              </w:r>
                            </w:p>
                            <w:p w:rsidR="00795159" w:rsidRPr="0051477B" w:rsidRDefault="00795159" w:rsidP="00A63A52">
                              <w:pPr>
                                <w:rPr>
                                  <w:rFonts w:ascii="宋体" w:hAnsi="宋体" w:hint="eastAsia"/>
                                  <w:sz w:val="21"/>
                                  <w:szCs w:val="21"/>
                                </w:rPr>
                              </w:pPr>
                              <w:r w:rsidRPr="0051477B">
                                <w:rPr>
                                  <w:rFonts w:ascii="宋体" w:hAnsi="宋体" w:hint="eastAsia"/>
                                  <w:sz w:val="21"/>
                                  <w:szCs w:val="21"/>
                                </w:rPr>
                                <w:t>CB *pcb = new CB();</w:t>
                              </w:r>
                            </w:p>
                            <w:p w:rsidR="00795159" w:rsidRPr="0051477B" w:rsidRDefault="00795159" w:rsidP="00A63A52">
                              <w:pPr>
                                <w:rPr>
                                  <w:rFonts w:ascii="宋体" w:hAnsi="宋体" w:hint="eastAsia"/>
                                  <w:sz w:val="21"/>
                                  <w:szCs w:val="21"/>
                                </w:rPr>
                              </w:pPr>
                              <w:r w:rsidRPr="0051477B">
                                <w:rPr>
                                  <w:rFonts w:ascii="宋体" w:hAnsi="宋体"/>
                                  <w:sz w:val="21"/>
                                  <w:szCs w:val="21"/>
                                </w:rPr>
                                <w:t>……</w:t>
                              </w:r>
                            </w:p>
                            <w:p w:rsidR="00795159" w:rsidRPr="0051477B" w:rsidRDefault="00795159" w:rsidP="00A63A52">
                              <w:pPr>
                                <w:rPr>
                                  <w:rFonts w:hint="eastAsia"/>
                                  <w:sz w:val="21"/>
                                  <w:szCs w:val="21"/>
                                </w:rPr>
                              </w:pPr>
                              <w:r w:rsidRPr="0051477B">
                                <w:rPr>
                                  <w:rFonts w:hint="eastAsia"/>
                                  <w:sz w:val="21"/>
                                  <w:szCs w:val="21"/>
                                </w:rPr>
                                <w:t>}</w:t>
                              </w:r>
                            </w:p>
                          </w:txbxContent>
                        </wps:txbx>
                        <wps:bodyPr rot="0" vert="horz" wrap="square" lIns="91440" tIns="45720" rIns="91440" bIns="45720" anchor="t" anchorCtr="0" upright="1">
                          <a:noAutofit/>
                        </wps:bodyPr>
                      </wps:wsp>
                    </wpc:wpc>
                  </a:graphicData>
                </a:graphic>
              </wp:inline>
            </w:drawing>
          </mc:Choice>
          <mc:Fallback>
            <w:pict>
              <v:group id="画布 136" o:spid="_x0000_s1159" editas="canvas" style="width:414pt;height:304.2pt;mso-position-horizontal-relative:char;mso-position-vertical-relative:line" coordsize="52578,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">
                <v:shape id="_x0000_s1160" type="#_x0000_t75" style="position:absolute;width:52578;height:38633;visibility:visible;mso-wrap-style:square">
                  <v:fill o:detectmouseclick="t"/>
                  <v:path o:connecttype="none"/>
                </v:shape>
                <v:rect id="Rectangle 138" o:spid="_x0000_s1161" style="position:absolute;left:1146;top:991;width:50278;height:37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shape id="Text Box 139" o:spid="_x0000_s1162" type="#_x0000_t202" style="position:absolute;left:18285;top:1983;width:91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" strokecolor="white">
                  <v:fill opacity="0"/>
                  <v:stroke opacity="0"/>
                  <v:textbox>
                    <w:txbxContent>
                      <w:p w:rsidR="00795159" w:rsidRPr="00662CED" w:rsidRDefault="00795159" w:rsidP="00A63A52">
                        <w:pPr>
                          <w:rPr>
                            <w:rFonts w:hint="eastAsia"/>
                            <w:sz w:val="21"/>
                            <w:szCs w:val="21"/>
                          </w:rPr>
                        </w:pPr>
                        <w:r w:rsidRPr="00662CED">
                          <w:rPr>
                            <w:rFonts w:hint="eastAsia"/>
                            <w:sz w:val="21"/>
                            <w:szCs w:val="21"/>
                          </w:rPr>
                          <w:t>构件模块</w:t>
                        </w:r>
                      </w:p>
                    </w:txbxContent>
                  </v:textbox>
                </v:shape>
                <v:shape id="Text Box 140" o:spid="_x0000_s1163" type="#_x0000_t202" style="position:absolute;left:5717;top:5941;width:9136;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">
                  <v:textbox>
                    <w:txbxContent>
                      <w:p w:rsidR="00795159" w:rsidRPr="0051477B" w:rsidRDefault="00795159" w:rsidP="00A63A52">
                        <w:pPr>
                          <w:rPr>
                            <w:rFonts w:hint="eastAsia"/>
                            <w:sz w:val="21"/>
                            <w:szCs w:val="21"/>
                          </w:rPr>
                        </w:pPr>
                        <w:r w:rsidRPr="0051477B">
                          <w:rPr>
                            <w:rFonts w:hint="eastAsia"/>
                            <w:sz w:val="21"/>
                            <w:szCs w:val="21"/>
                          </w:rPr>
                          <w:t>CA</w:t>
                        </w:r>
                        <w:r w:rsidRPr="0051477B">
                          <w:rPr>
                            <w:rFonts w:hint="eastAsia"/>
                            <w:sz w:val="21"/>
                            <w:szCs w:val="21"/>
                          </w:rPr>
                          <w:t>类对象</w:t>
                        </w:r>
                      </w:p>
                    </w:txbxContent>
                  </v:textbox>
                </v:shape>
                <v:shape id="Text Box 141" o:spid="_x0000_s1164" type="#_x0000_t202" style="position:absolute;left:5717;top:11883;width:9128;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">
                  <v:textbox>
                    <w:txbxContent>
                      <w:p w:rsidR="00795159" w:rsidRDefault="00795159" w:rsidP="00A63A52">
                        <w:pPr>
                          <w:rPr>
                            <w:rFonts w:hint="eastAsia"/>
                          </w:rPr>
                        </w:pPr>
                        <w:r w:rsidRPr="0051477B">
                          <w:rPr>
                            <w:rFonts w:hint="eastAsia"/>
                            <w:sz w:val="21"/>
                            <w:szCs w:val="21"/>
                          </w:rPr>
                          <w:t>对象工厂对象</w:t>
                        </w:r>
                        <w:r>
                          <w:rPr>
                            <w:rFonts w:ascii="宋体" w:hAnsi="宋体" w:hint="eastAsia"/>
                          </w:rPr>
                          <w:t>_g_CAof</w:t>
                        </w:r>
                      </w:p>
                    </w:txbxContent>
                  </v:textbox>
                </v:shape>
                <v:shape id="Text Box 142" o:spid="_x0000_s1165" type="#_x0000_t202" style="position:absolute;left:29721;top:5941;width:9135;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">
                  <v:textbox>
                    <w:txbxContent>
                      <w:p w:rsidR="00795159" w:rsidRPr="0051477B" w:rsidRDefault="00795159" w:rsidP="00A63A52">
                        <w:pPr>
                          <w:rPr>
                            <w:rFonts w:hint="eastAsia"/>
                            <w:sz w:val="21"/>
                            <w:szCs w:val="21"/>
                          </w:rPr>
                        </w:pPr>
                        <w:r w:rsidRPr="0051477B">
                          <w:rPr>
                            <w:rFonts w:hint="eastAsia"/>
                            <w:sz w:val="21"/>
                            <w:szCs w:val="21"/>
                          </w:rPr>
                          <w:t>CB</w:t>
                        </w:r>
                        <w:r w:rsidRPr="0051477B">
                          <w:rPr>
                            <w:rFonts w:hint="eastAsia"/>
                            <w:sz w:val="21"/>
                            <w:szCs w:val="21"/>
                          </w:rPr>
                          <w:t>类对象</w:t>
                        </w:r>
                      </w:p>
                    </w:txbxContent>
                  </v:textbox>
                </v:shape>
                <v:shape id="Text Box 143" o:spid="_x0000_s1166" type="#_x0000_t202" style="position:absolute;left:29721;top:11883;width:9128;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">
                  <v:textbox>
                    <w:txbxContent>
                      <w:p w:rsidR="00795159" w:rsidRDefault="00795159" w:rsidP="00A63A52">
                        <w:pPr>
                          <w:rPr>
                            <w:rFonts w:hint="eastAsia"/>
                          </w:rPr>
                        </w:pPr>
                        <w:r w:rsidRPr="0051477B">
                          <w:rPr>
                            <w:rFonts w:hint="eastAsia"/>
                            <w:sz w:val="21"/>
                            <w:szCs w:val="21"/>
                          </w:rPr>
                          <w:t>对象工厂对象</w:t>
                        </w:r>
                        <w:r>
                          <w:rPr>
                            <w:rFonts w:ascii="宋体" w:hAnsi="宋体" w:hint="eastAsia"/>
                          </w:rPr>
                          <w:t>_g_CBof</w:t>
                        </w:r>
                      </w:p>
                    </w:txbxContent>
                  </v:textbox>
                </v:shape>
                <v:shape id="Text Box 144" o:spid="_x0000_s1167" type="#_x0000_t202" style="position:absolute;left:5717;top:16841;width:9128;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">
                  <v:textbox>
                    <w:txbxContent>
                      <w:p w:rsidR="00795159" w:rsidRPr="0051477B" w:rsidRDefault="00795159" w:rsidP="00A63A52">
                        <w:pPr>
                          <w:rPr>
                            <w:rFonts w:hint="eastAsia"/>
                            <w:color w:val="000000"/>
                            <w:sz w:val="21"/>
                            <w:szCs w:val="21"/>
                          </w:rPr>
                        </w:pPr>
                        <w:r w:rsidRPr="0051477B">
                          <w:rPr>
                            <w:rFonts w:ascii="宋体" w:hAnsi="宋体"/>
                            <w:color w:val="000000"/>
                            <w:sz w:val="21"/>
                            <w:szCs w:val="21"/>
                          </w:rPr>
                          <w:t>m_fnCreateInstance</w:t>
                        </w:r>
                      </w:p>
                    </w:txbxContent>
                  </v:textbox>
                </v:shape>
                <v:shape id="Text Box 145" o:spid="_x0000_s1168" type="#_x0000_t202" style="position:absolute;left:29721;top:16841;width:9128;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">
                  <v:textbox>
                    <w:txbxContent>
                      <w:p w:rsidR="00795159" w:rsidRPr="0051477B" w:rsidRDefault="00795159" w:rsidP="00A63A52">
                        <w:pPr>
                          <w:rPr>
                            <w:rFonts w:hint="eastAsia"/>
                            <w:color w:val="000000"/>
                            <w:sz w:val="21"/>
                            <w:szCs w:val="21"/>
                          </w:rPr>
                        </w:pPr>
                        <w:r w:rsidRPr="0051477B">
                          <w:rPr>
                            <w:rFonts w:ascii="宋体" w:hAnsi="宋体"/>
                            <w:color w:val="000000"/>
                            <w:sz w:val="21"/>
                            <w:szCs w:val="21"/>
                          </w:rPr>
                          <w:t>m_fnCreateInstance</w:t>
                        </w:r>
                      </w:p>
                    </w:txbxContent>
                  </v:textbox>
                </v:shape>
                <v:shape id="AutoShape 146" o:spid="_x0000_s1169" type="#_x0000_t176" style="position:absolute;left:4571;top:24751;width:16000;height:1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">
                  <v:textbox>
                    <w:txbxContent>
                      <w:p w:rsidR="00795159" w:rsidRPr="0051477B" w:rsidRDefault="00795159" w:rsidP="00A63A52">
                        <w:pPr>
                          <w:rPr>
                            <w:rFonts w:hint="eastAsia"/>
                            <w:sz w:val="21"/>
                            <w:szCs w:val="21"/>
                          </w:rPr>
                        </w:pPr>
                        <w:r w:rsidRPr="0051477B">
                          <w:rPr>
                            <w:rFonts w:hint="eastAsia"/>
                            <w:sz w:val="21"/>
                            <w:szCs w:val="21"/>
                          </w:rPr>
                          <w:t>_CACreateInstance</w:t>
                        </w:r>
                      </w:p>
                      <w:p w:rsidR="00795159" w:rsidRPr="0051477B" w:rsidRDefault="00795159" w:rsidP="00A63A52">
                        <w:pPr>
                          <w:rPr>
                            <w:rFonts w:hint="eastAsia"/>
                            <w:sz w:val="21"/>
                            <w:szCs w:val="21"/>
                          </w:rPr>
                        </w:pPr>
                        <w:r w:rsidRPr="0051477B">
                          <w:rPr>
                            <w:rFonts w:hint="eastAsia"/>
                            <w:sz w:val="21"/>
                            <w:szCs w:val="21"/>
                          </w:rPr>
                          <w:t>{</w:t>
                        </w:r>
                      </w:p>
                      <w:p w:rsidR="00795159" w:rsidRPr="0051477B" w:rsidRDefault="00795159" w:rsidP="00A63A52">
                        <w:pPr>
                          <w:rPr>
                            <w:rFonts w:ascii="宋体" w:hAnsi="宋体" w:hint="eastAsia"/>
                            <w:sz w:val="21"/>
                            <w:szCs w:val="21"/>
                          </w:rPr>
                        </w:pPr>
                        <w:r w:rsidRPr="0051477B">
                          <w:rPr>
                            <w:rFonts w:ascii="宋体" w:hAnsi="宋体" w:hint="eastAsia"/>
                            <w:sz w:val="21"/>
                            <w:szCs w:val="21"/>
                          </w:rPr>
                          <w:t>CA *pca = new CA();</w:t>
                        </w:r>
                      </w:p>
                      <w:p w:rsidR="00795159" w:rsidRPr="0051477B" w:rsidRDefault="00795159" w:rsidP="00A63A52">
                        <w:pPr>
                          <w:rPr>
                            <w:rFonts w:ascii="宋体" w:hAnsi="宋体" w:hint="eastAsia"/>
                            <w:sz w:val="21"/>
                            <w:szCs w:val="21"/>
                          </w:rPr>
                        </w:pPr>
                        <w:r w:rsidRPr="0051477B">
                          <w:rPr>
                            <w:rFonts w:ascii="宋体" w:hAnsi="宋体"/>
                            <w:sz w:val="21"/>
                            <w:szCs w:val="21"/>
                          </w:rPr>
                          <w:t>……</w:t>
                        </w:r>
                      </w:p>
                      <w:p w:rsidR="00795159" w:rsidRPr="0051477B" w:rsidRDefault="00795159" w:rsidP="00A63A52">
                        <w:pPr>
                          <w:rPr>
                            <w:rFonts w:hint="eastAsia"/>
                            <w:sz w:val="21"/>
                            <w:szCs w:val="21"/>
                          </w:rPr>
                        </w:pPr>
                        <w:r w:rsidRPr="0051477B">
                          <w:rPr>
                            <w:rFonts w:hint="eastAsia"/>
                            <w:sz w:val="21"/>
                            <w:szCs w:val="21"/>
                          </w:rPr>
                          <w:t>}</w:t>
                        </w:r>
                      </w:p>
                    </w:txbxContent>
                  </v:textbox>
                </v:shape>
                <v:line id="Line 147" o:spid="_x0000_s1170" style="position:absolute;visibility:visible;mso-wrap-style:square" from="9142,21791" to="9142,24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bxxQAAANwAAAAPAAAAZHJzL2Rvd25yZXYueG1sRI9BSwMx&#10;EIXvQv9DmII3m62C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C62xbxxQAAANwAAAAP&#10;AAAAAAAAAAAAAAAAAAcCAABkcnMvZG93bnJldi54bWxQSwUGAAAAAAMAAwC3AAAA+QIAAAAA&#10;">
                  <v:stroke endarrow="block"/>
                </v:line>
                <v:line id="Line 148" o:spid="_x0000_s1171" style="position:absolute;visibility:visible;mso-wrap-style:square" from="34292,21791" to="34292,24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NqwwAAANwAAAAPAAAAZHJzL2Rvd25yZXYueG1sRE9LawIx&#10;EL4X/A9hhN5q1gr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1ZezasMAAADcAAAADwAA&#10;AAAAAAAAAAAAAAAHAgAAZHJzL2Rvd25yZXYueG1sUEsFBgAAAAADAAMAtwAAAPcCAAAAAA==&#10;">
                  <v:stroke endarrow="block"/>
                </v:line>
                <v:shape id="AutoShape 149" o:spid="_x0000_s1172" type="#_x0000_t176" style="position:absolute;left:27435;top:24766;width:16000;height:12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">
                  <v:textbox>
                    <w:txbxContent>
                      <w:p w:rsidR="00795159" w:rsidRPr="0051477B" w:rsidRDefault="00795159" w:rsidP="00A63A52">
                        <w:pPr>
                          <w:rPr>
                            <w:rFonts w:hint="eastAsia"/>
                            <w:sz w:val="21"/>
                            <w:szCs w:val="21"/>
                          </w:rPr>
                        </w:pPr>
                        <w:r w:rsidRPr="0051477B">
                          <w:rPr>
                            <w:rFonts w:hint="eastAsia"/>
                            <w:sz w:val="21"/>
                            <w:szCs w:val="21"/>
                          </w:rPr>
                          <w:t>_CBCreateInstance</w:t>
                        </w:r>
                      </w:p>
                      <w:p w:rsidR="00795159" w:rsidRPr="0051477B" w:rsidRDefault="00795159" w:rsidP="00A63A52">
                        <w:pPr>
                          <w:rPr>
                            <w:rFonts w:hint="eastAsia"/>
                            <w:sz w:val="21"/>
                            <w:szCs w:val="21"/>
                          </w:rPr>
                        </w:pPr>
                        <w:r w:rsidRPr="0051477B">
                          <w:rPr>
                            <w:rFonts w:hint="eastAsia"/>
                            <w:sz w:val="21"/>
                            <w:szCs w:val="21"/>
                          </w:rPr>
                          <w:t>{</w:t>
                        </w:r>
                      </w:p>
                      <w:p w:rsidR="00795159" w:rsidRPr="0051477B" w:rsidRDefault="00795159" w:rsidP="00A63A52">
                        <w:pPr>
                          <w:rPr>
                            <w:rFonts w:ascii="宋体" w:hAnsi="宋体" w:hint="eastAsia"/>
                            <w:sz w:val="21"/>
                            <w:szCs w:val="21"/>
                          </w:rPr>
                        </w:pPr>
                        <w:r w:rsidRPr="0051477B">
                          <w:rPr>
                            <w:rFonts w:ascii="宋体" w:hAnsi="宋体" w:hint="eastAsia"/>
                            <w:sz w:val="21"/>
                            <w:szCs w:val="21"/>
                          </w:rPr>
                          <w:t>CB *pcb = new CB();</w:t>
                        </w:r>
                      </w:p>
                      <w:p w:rsidR="00795159" w:rsidRPr="0051477B" w:rsidRDefault="00795159" w:rsidP="00A63A52">
                        <w:pPr>
                          <w:rPr>
                            <w:rFonts w:ascii="宋体" w:hAnsi="宋体" w:hint="eastAsia"/>
                            <w:sz w:val="21"/>
                            <w:szCs w:val="21"/>
                          </w:rPr>
                        </w:pPr>
                        <w:r w:rsidRPr="0051477B">
                          <w:rPr>
                            <w:rFonts w:ascii="宋体" w:hAnsi="宋体"/>
                            <w:sz w:val="21"/>
                            <w:szCs w:val="21"/>
                          </w:rPr>
                          <w:t>……</w:t>
                        </w:r>
                      </w:p>
                      <w:p w:rsidR="00795159" w:rsidRPr="0051477B" w:rsidRDefault="00795159" w:rsidP="00A63A52">
                        <w:pPr>
                          <w:rPr>
                            <w:rFonts w:hint="eastAsia"/>
                            <w:sz w:val="21"/>
                            <w:szCs w:val="21"/>
                          </w:rPr>
                        </w:pPr>
                        <w:r w:rsidRPr="0051477B">
                          <w:rPr>
                            <w:rFonts w:hint="eastAsia"/>
                            <w:sz w:val="21"/>
                            <w:szCs w:val="21"/>
                          </w:rPr>
                          <w:t>}</w:t>
                        </w:r>
                      </w:p>
                    </w:txbxContent>
                  </v:textbox>
                </v:shape>
                <w10:anchorlock/>
              </v:group>
            </w:pict>
          </mc:Fallback>
        </mc:AlternateContent>
      </w:r>
    </w:p>
    <w:p w:rsidR="00E202FD" w:rsidRDefault="00E202FD" w:rsidP="00E202FD">
      <w:pPr>
        <w:snapToGrid w:val="0"/>
        <w:spacing w:line="300" w:lineRule="auto"/>
        <w:jc w:val="center"/>
        <w:rPr>
          <w:rFonts w:ascii="宋体" w:hAnsi="宋体" w:hint="eastAsia"/>
          <w:sz w:val="21"/>
          <w:szCs w:val="21"/>
        </w:rPr>
      </w:pPr>
      <w:r w:rsidRPr="00AB5DDD">
        <w:rPr>
          <w:rFonts w:ascii="宋体" w:hAnsi="宋体" w:hint="eastAsia"/>
          <w:sz w:val="21"/>
          <w:szCs w:val="21"/>
        </w:rPr>
        <w:t>图</w:t>
      </w:r>
      <w:r w:rsidR="00E42DB7">
        <w:rPr>
          <w:rFonts w:ascii="宋体" w:hAnsi="宋体" w:hint="eastAsia"/>
          <w:sz w:val="21"/>
          <w:szCs w:val="21"/>
        </w:rPr>
        <w:t>9.</w:t>
      </w:r>
      <w:r>
        <w:rPr>
          <w:rFonts w:ascii="宋体" w:hAnsi="宋体" w:hint="eastAsia"/>
          <w:sz w:val="21"/>
          <w:szCs w:val="21"/>
        </w:rPr>
        <w:t xml:space="preserve">13 </w:t>
      </w:r>
      <w:r w:rsidRPr="00AB5DDD">
        <w:rPr>
          <w:rFonts w:ascii="宋体" w:hAnsi="宋体" w:hint="eastAsia"/>
          <w:sz w:val="21"/>
          <w:szCs w:val="21"/>
        </w:rPr>
        <w:t>CAR构件对象工厂对象实例化构件类</w:t>
      </w:r>
    </w:p>
    <w:p w:rsidR="00012692" w:rsidRPr="00BA6813" w:rsidRDefault="00012692" w:rsidP="00E202FD">
      <w:pPr>
        <w:snapToGrid w:val="0"/>
        <w:spacing w:line="300" w:lineRule="auto"/>
        <w:jc w:val="center"/>
        <w:rPr>
          <w:rFonts w:ascii="宋体" w:hAnsi="宋体" w:hint="eastAsia"/>
          <w:color w:val="000000"/>
        </w:rPr>
      </w:pPr>
    </w:p>
    <w:p w:rsidR="00A63A52" w:rsidRPr="00912A3C" w:rsidRDefault="00A63A52" w:rsidP="00012692">
      <w:pPr>
        <w:snapToGrid w:val="0"/>
        <w:spacing w:line="300" w:lineRule="auto"/>
        <w:ind w:firstLineChars="196" w:firstLine="472"/>
        <w:rPr>
          <w:rFonts w:ascii="宋体" w:hAnsi="宋体" w:hint="eastAsia"/>
          <w:b/>
          <w:szCs w:val="21"/>
        </w:rPr>
      </w:pPr>
      <w:r w:rsidRPr="00912A3C">
        <w:rPr>
          <w:rFonts w:ascii="宋体" w:hAnsi="宋体" w:hint="eastAsia"/>
          <w:b/>
          <w:szCs w:val="21"/>
        </w:rPr>
        <w:t>2.对象工厂的静态定义</w:t>
      </w:r>
    </w:p>
    <w:p w:rsidR="00A63A52" w:rsidRPr="00E202FD" w:rsidRDefault="00A63A52" w:rsidP="00E202F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不同于普通的构件对象，对象工厂不是在堆上创建的，而是在编译时静态创建的(即对象工厂是构件模块的一个全局变量，是数据段上的变量)，CAR构件自动代码生成工具在每个构件类实现的_XXXX.cpp文件里生成了相应的对象工厂定义。如C</w:t>
      </w:r>
      <w:r w:rsidR="005E59F9">
        <w:rPr>
          <w:rFonts w:ascii="宋体" w:hAnsi="宋体" w:hint="eastAsia"/>
          <w:sz w:val="21"/>
          <w:szCs w:val="21"/>
        </w:rPr>
        <w:t>Class</w:t>
      </w:r>
      <w:r w:rsidRPr="00AB5DDD">
        <w:rPr>
          <w:rFonts w:ascii="宋体" w:hAnsi="宋体" w:hint="eastAsia"/>
          <w:sz w:val="21"/>
          <w:szCs w:val="21"/>
        </w:rPr>
        <w:t>实现了接口IHello，那么_C</w:t>
      </w:r>
      <w:r w:rsidR="0055322F" w:rsidRPr="00DF1A26">
        <w:rPr>
          <w:rFonts w:ascii="宋体" w:hAnsi="宋体"/>
          <w:sz w:val="21"/>
          <w:szCs w:val="21"/>
        </w:rPr>
        <w:t>C</w:t>
      </w:r>
      <w:r w:rsidR="0055322F">
        <w:rPr>
          <w:rFonts w:ascii="宋体" w:hAnsi="宋体" w:hint="eastAsia"/>
          <w:sz w:val="21"/>
          <w:szCs w:val="21"/>
        </w:rPr>
        <w:t>lass</w:t>
      </w:r>
      <w:r w:rsidRPr="00AB5DDD">
        <w:rPr>
          <w:rFonts w:ascii="宋体" w:hAnsi="宋体" w:hint="eastAsia"/>
          <w:sz w:val="21"/>
          <w:szCs w:val="21"/>
        </w:rPr>
        <w:t>.cpp有如下代码段：</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CARAPI _CClassCreateObject(IObject **ppObj)</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w:t>
      </w:r>
    </w:p>
    <w:p w:rsidR="005E59F9" w:rsidRPr="005E59F9" w:rsidRDefault="005E59F9" w:rsidP="00BA4562">
      <w:pPr>
        <w:shd w:val="clear" w:color="auto" w:fill="E6E6E6"/>
        <w:snapToGrid w:val="0"/>
        <w:spacing w:line="300" w:lineRule="auto"/>
        <w:ind w:firstLineChars="200" w:firstLine="420"/>
        <w:outlineLvl w:val="0"/>
        <w:rPr>
          <w:rFonts w:ascii="宋体" w:hAnsi="宋体"/>
          <w:sz w:val="21"/>
          <w:szCs w:val="21"/>
        </w:rPr>
      </w:pPr>
      <w:r w:rsidRPr="005E59F9">
        <w:rPr>
          <w:rFonts w:ascii="宋体" w:hAnsi="宋体"/>
          <w:sz w:val="21"/>
          <w:szCs w:val="21"/>
        </w:rPr>
        <w:t xml:space="preserve">    ECode ec;</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void* pLocation = _CMemoryHeap_Alloc(sizeof(_CSandwichCClass), TRUE);</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if (!pLocation) return E_OUT_OF_MEMORY;</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CClass *pObj = (CClass *)new(pLocation) _CSandwichCClass;</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pObj-&gt;AddRef();</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ec = pObj-&gt;_Initialize_();</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if (FAILED(ec)) goto ErrorExit;</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*ppObj = (_IObject*)pObj;</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return NOERROR;</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ErrorExit:</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((_CSandwichCClass*)pObj)-&gt;~_CSandwichCClass();</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lastRenderedPageBreak/>
        <w:t xml:space="preserve">    _CMemoryHeap_Free(pObj);</w:t>
      </w:r>
    </w:p>
    <w:p w:rsidR="005E59F9"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 xml:space="preserve">    return ec;</w:t>
      </w:r>
    </w:p>
    <w:p w:rsidR="00A63A52" w:rsidRPr="005E59F9" w:rsidRDefault="005E59F9" w:rsidP="005E59F9">
      <w:pPr>
        <w:shd w:val="clear" w:color="auto" w:fill="E6E6E6"/>
        <w:snapToGrid w:val="0"/>
        <w:spacing w:line="300" w:lineRule="auto"/>
        <w:ind w:firstLineChars="200" w:firstLine="420"/>
        <w:rPr>
          <w:rFonts w:ascii="宋体" w:hAnsi="宋体"/>
          <w:sz w:val="21"/>
          <w:szCs w:val="21"/>
        </w:rPr>
      </w:pPr>
      <w:r w:rsidRPr="005E59F9">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extern "C" _CBaseClassObject _g_C</w:t>
      </w:r>
      <w:r w:rsidR="005E59F9">
        <w:rPr>
          <w:rFonts w:ascii="宋体" w:hAnsi="宋体" w:hint="eastAsia"/>
          <w:sz w:val="21"/>
          <w:szCs w:val="21"/>
        </w:rPr>
        <w:t>Class</w:t>
      </w:r>
      <w:r w:rsidRPr="00DF1A26">
        <w:rPr>
          <w:rFonts w:ascii="宋体" w:hAnsi="宋体"/>
          <w:sz w:val="21"/>
          <w:szCs w:val="21"/>
        </w:rPr>
        <w:t>_ClsObj;</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_CBaseClassObject _g_</w:t>
      </w:r>
      <w:r w:rsidR="005E59F9">
        <w:rPr>
          <w:rFonts w:ascii="宋体" w:hAnsi="宋体" w:hint="eastAsia"/>
          <w:sz w:val="21"/>
          <w:szCs w:val="21"/>
        </w:rPr>
        <w:t>C</w:t>
      </w:r>
      <w:r w:rsidRPr="00DF1A26">
        <w:rPr>
          <w:rFonts w:ascii="宋体" w:hAnsi="宋体"/>
          <w:sz w:val="21"/>
          <w:szCs w:val="21"/>
        </w:rPr>
        <w:t>C</w:t>
      </w:r>
      <w:r w:rsidR="005E59F9">
        <w:rPr>
          <w:rFonts w:ascii="宋体" w:hAnsi="宋体" w:hint="eastAsia"/>
          <w:sz w:val="21"/>
          <w:szCs w:val="21"/>
        </w:rPr>
        <w:t>lass</w:t>
      </w:r>
      <w:r w:rsidRPr="00DF1A26">
        <w:rPr>
          <w:rFonts w:ascii="宋体" w:hAnsi="宋体"/>
          <w:sz w:val="21"/>
          <w:szCs w:val="21"/>
        </w:rPr>
        <w:t>_ClsObj(_</w:t>
      </w:r>
      <w:r w:rsidR="005E59F9">
        <w:rPr>
          <w:rFonts w:ascii="宋体" w:hAnsi="宋体" w:hint="eastAsia"/>
          <w:sz w:val="21"/>
          <w:szCs w:val="21"/>
        </w:rPr>
        <w:t>C</w:t>
      </w:r>
      <w:r w:rsidRPr="00DF1A26">
        <w:rPr>
          <w:rFonts w:ascii="宋体" w:hAnsi="宋体"/>
          <w:sz w:val="21"/>
          <w:szCs w:val="21"/>
        </w:rPr>
        <w:t>C</w:t>
      </w:r>
      <w:r w:rsidR="005E59F9">
        <w:rPr>
          <w:rFonts w:ascii="宋体" w:hAnsi="宋体" w:hint="eastAsia"/>
          <w:sz w:val="21"/>
          <w:szCs w:val="21"/>
        </w:rPr>
        <w:t>lass</w:t>
      </w:r>
      <w:r w:rsidRPr="00DF1A26">
        <w:rPr>
          <w:rFonts w:ascii="宋体" w:hAnsi="宋体"/>
          <w:sz w:val="21"/>
          <w:szCs w:val="21"/>
        </w:rPr>
        <w:t>CreateObject);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上述代码实现了以下功能：</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(1)定义了_C</w:t>
      </w:r>
      <w:r w:rsidR="005E59F9" w:rsidRPr="00DF1A26">
        <w:rPr>
          <w:rFonts w:ascii="宋体" w:hAnsi="宋体"/>
          <w:sz w:val="21"/>
          <w:szCs w:val="21"/>
        </w:rPr>
        <w:t>C</w:t>
      </w:r>
      <w:r w:rsidR="005E59F9">
        <w:rPr>
          <w:rFonts w:ascii="宋体" w:hAnsi="宋体" w:hint="eastAsia"/>
          <w:sz w:val="21"/>
          <w:szCs w:val="21"/>
        </w:rPr>
        <w:t>lass</w:t>
      </w:r>
      <w:r w:rsidRPr="00AB5DDD">
        <w:rPr>
          <w:rFonts w:ascii="宋体" w:hAnsi="宋体" w:hint="eastAsia"/>
          <w:sz w:val="21"/>
          <w:szCs w:val="21"/>
        </w:rPr>
        <w:t>CreateObject函数</w:t>
      </w:r>
      <w:r w:rsidRPr="00AB5DDD">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(2)将_C</w:t>
      </w:r>
      <w:r w:rsidR="005E59F9" w:rsidRPr="00DF1A26">
        <w:rPr>
          <w:rFonts w:ascii="宋体" w:hAnsi="宋体"/>
          <w:sz w:val="21"/>
          <w:szCs w:val="21"/>
        </w:rPr>
        <w:t>C</w:t>
      </w:r>
      <w:r w:rsidR="005E59F9">
        <w:rPr>
          <w:rFonts w:ascii="宋体" w:hAnsi="宋体" w:hint="eastAsia"/>
          <w:sz w:val="21"/>
          <w:szCs w:val="21"/>
        </w:rPr>
        <w:t>lass</w:t>
      </w:r>
      <w:r w:rsidRPr="00AB5DDD">
        <w:rPr>
          <w:rFonts w:ascii="宋体" w:hAnsi="宋体" w:hint="eastAsia"/>
          <w:sz w:val="21"/>
          <w:szCs w:val="21"/>
        </w:rPr>
        <w:t>CreateObject函数地址传给对象工厂的构造函数，声明对象工厂变量_g_C</w:t>
      </w:r>
      <w:r w:rsidR="005E59F9" w:rsidRPr="00DF1A26">
        <w:rPr>
          <w:rFonts w:ascii="宋体" w:hAnsi="宋体"/>
          <w:sz w:val="21"/>
          <w:szCs w:val="21"/>
        </w:rPr>
        <w:t>C</w:t>
      </w:r>
      <w:r w:rsidR="005E59F9">
        <w:rPr>
          <w:rFonts w:ascii="宋体" w:hAnsi="宋体" w:hint="eastAsia"/>
          <w:sz w:val="21"/>
          <w:szCs w:val="21"/>
        </w:rPr>
        <w:t>lass</w:t>
      </w:r>
      <w:r w:rsidRPr="00AB5DDD">
        <w:rPr>
          <w:rFonts w:ascii="宋体" w:hAnsi="宋体" w:hint="eastAsia"/>
          <w:sz w:val="21"/>
          <w:szCs w:val="21"/>
        </w:rPr>
        <w:t>CLsObj;</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这样，构件模块就有了创建C</w:t>
      </w:r>
      <w:r w:rsidR="005E59F9" w:rsidRPr="00DF1A26">
        <w:rPr>
          <w:rFonts w:ascii="宋体" w:hAnsi="宋体"/>
          <w:sz w:val="21"/>
          <w:szCs w:val="21"/>
        </w:rPr>
        <w:t>C</w:t>
      </w:r>
      <w:r w:rsidR="005E59F9">
        <w:rPr>
          <w:rFonts w:ascii="宋体" w:hAnsi="宋体" w:hint="eastAsia"/>
          <w:sz w:val="21"/>
          <w:szCs w:val="21"/>
        </w:rPr>
        <w:t>lass</w:t>
      </w:r>
      <w:r w:rsidRPr="00AB5DDD">
        <w:rPr>
          <w:rFonts w:ascii="宋体" w:hAnsi="宋体" w:hint="eastAsia"/>
          <w:sz w:val="21"/>
          <w:szCs w:val="21"/>
        </w:rPr>
        <w:t>对象的对象工厂了。</w:t>
      </w:r>
    </w:p>
    <w:p w:rsidR="00A63A52" w:rsidRPr="006413C4" w:rsidRDefault="00A63A52" w:rsidP="00012692">
      <w:pPr>
        <w:snapToGrid w:val="0"/>
        <w:spacing w:line="300" w:lineRule="auto"/>
        <w:ind w:firstLineChars="196" w:firstLine="472"/>
        <w:rPr>
          <w:rFonts w:ascii="宋体" w:hAnsi="宋体" w:hint="eastAsia"/>
          <w:b/>
          <w:szCs w:val="21"/>
        </w:rPr>
      </w:pPr>
      <w:r w:rsidRPr="006413C4">
        <w:rPr>
          <w:rFonts w:ascii="宋体" w:hAnsi="宋体" w:hint="eastAsia"/>
          <w:b/>
          <w:szCs w:val="21"/>
        </w:rPr>
        <w:t>3.创建构件类对象</w:t>
      </w:r>
    </w:p>
    <w:p w:rsidR="00A63A52" w:rsidRPr="00AB5DDD" w:rsidRDefault="00572E76" w:rsidP="00AB5DDD">
      <w:pPr>
        <w:snapToGrid w:val="0"/>
        <w:spacing w:line="300" w:lineRule="auto"/>
        <w:ind w:firstLineChars="200" w:firstLine="420"/>
        <w:rPr>
          <w:rFonts w:ascii="宋体" w:hAnsi="宋体" w:hint="eastAsia"/>
          <w:sz w:val="21"/>
          <w:szCs w:val="21"/>
        </w:rPr>
      </w:pPr>
      <w:r w:rsidRPr="00572E76">
        <w:rPr>
          <w:rFonts w:ascii="宋体" w:hAnsi="宋体"/>
          <w:sz w:val="21"/>
          <w:szCs w:val="21"/>
        </w:rPr>
        <w:t>CreateObject</w:t>
      </w:r>
      <w:r w:rsidR="00A63A52" w:rsidRPr="00AB5DDD">
        <w:rPr>
          <w:rFonts w:ascii="宋体" w:hAnsi="宋体" w:hint="eastAsia"/>
          <w:sz w:val="21"/>
          <w:szCs w:val="21"/>
        </w:rPr>
        <w:t>函数的实现就是调用</w:t>
      </w:r>
      <w:r w:rsidR="00A63A52" w:rsidRPr="00AB5DDD">
        <w:rPr>
          <w:rFonts w:ascii="宋体" w:hAnsi="宋体"/>
          <w:sz w:val="21"/>
          <w:szCs w:val="21"/>
        </w:rPr>
        <w:t>m_fn</w:t>
      </w:r>
      <w:r w:rsidRPr="00572E76">
        <w:rPr>
          <w:rFonts w:ascii="宋体" w:hAnsi="宋体"/>
          <w:sz w:val="21"/>
          <w:szCs w:val="21"/>
        </w:rPr>
        <w:t>CreateObject</w:t>
      </w:r>
      <w:r w:rsidR="00A63A52" w:rsidRPr="00AB5DDD">
        <w:rPr>
          <w:rFonts w:ascii="宋体" w:hAnsi="宋体" w:hint="eastAsia"/>
          <w:sz w:val="21"/>
          <w:szCs w:val="21"/>
        </w:rPr>
        <w:t>成员实现构件类对象创建的。</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ECode _CBaseClassObject::CreateObject(</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 xml:space="preserve">    IObject *pOuter, RIID riid, IObject **ppObj)</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 xml:space="preserve">    IObject *pObj;</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 xml:space="preserve">    if (NULL == m_fnCreateObject) return E_CLASS_NOT_AVAILABLE;</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 xml:space="preserve">    ECode ec = (*m_fnCreateObject)(&amp;pObj);</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 xml:space="preserve">    if (FAILED(ec)) return ec;</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 xml:space="preserve">    ec = pObj-&gt;QueryInterface(riid, ppObj);</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 xml:space="preserve">    pObj-&gt;Release();</w:t>
      </w:r>
    </w:p>
    <w:p w:rsidR="00572E76" w:rsidRPr="00572E76" w:rsidRDefault="00572E76" w:rsidP="00572E76">
      <w:pPr>
        <w:shd w:val="clear" w:color="auto" w:fill="E6E6E6"/>
        <w:snapToGrid w:val="0"/>
        <w:spacing w:line="300" w:lineRule="auto"/>
        <w:ind w:firstLineChars="200" w:firstLine="420"/>
        <w:rPr>
          <w:rFonts w:ascii="宋体" w:hAnsi="宋体"/>
          <w:sz w:val="21"/>
          <w:szCs w:val="21"/>
        </w:rPr>
      </w:pPr>
      <w:r w:rsidRPr="00572E76">
        <w:rPr>
          <w:rFonts w:ascii="宋体" w:hAnsi="宋体"/>
          <w:sz w:val="21"/>
          <w:szCs w:val="21"/>
        </w:rPr>
        <w:t xml:space="preserve">    return ec;</w:t>
      </w:r>
    </w:p>
    <w:p w:rsidR="00A63A52" w:rsidRPr="00DF1A26" w:rsidRDefault="00572E76" w:rsidP="00572E76">
      <w:pPr>
        <w:shd w:val="clear" w:color="auto" w:fill="E6E6E6"/>
        <w:snapToGrid w:val="0"/>
        <w:spacing w:line="300" w:lineRule="auto"/>
        <w:ind w:firstLineChars="200" w:firstLine="420"/>
        <w:rPr>
          <w:rFonts w:ascii="宋体" w:hAnsi="宋体" w:hint="eastAsia"/>
          <w:sz w:val="21"/>
          <w:szCs w:val="21"/>
        </w:rPr>
      </w:pPr>
      <w:r w:rsidRPr="00572E76">
        <w:rPr>
          <w:rFonts w:ascii="宋体" w:hAnsi="宋体"/>
          <w:sz w:val="21"/>
          <w:szCs w:val="21"/>
        </w:rPr>
        <w:t xml:space="preserve">} </w:t>
      </w:r>
    </w:p>
    <w:p w:rsidR="00A63A52" w:rsidRPr="006413C4" w:rsidRDefault="001E67AA" w:rsidP="00012692">
      <w:pPr>
        <w:snapToGrid w:val="0"/>
        <w:spacing w:line="300" w:lineRule="auto"/>
        <w:ind w:firstLineChars="196" w:firstLine="472"/>
        <w:rPr>
          <w:rFonts w:ascii="宋体" w:hAnsi="宋体" w:hint="eastAsia"/>
          <w:b/>
          <w:szCs w:val="21"/>
        </w:rPr>
      </w:pPr>
      <w:r>
        <w:rPr>
          <w:rFonts w:ascii="宋体" w:hAnsi="宋体" w:hint="eastAsia"/>
          <w:b/>
          <w:szCs w:val="21"/>
        </w:rPr>
        <w:t>4.</w:t>
      </w:r>
      <w:r w:rsidR="00A63A52" w:rsidRPr="006413C4">
        <w:rPr>
          <w:rFonts w:ascii="宋体" w:hAnsi="宋体" w:hint="eastAsia"/>
          <w:b/>
          <w:szCs w:val="21"/>
        </w:rPr>
        <w:t>构件模块的生命周期</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(目前的实现还未完备)略</w:t>
      </w:r>
    </w:p>
    <w:p w:rsidR="00A63A52" w:rsidRPr="006413C4" w:rsidRDefault="001E67AA" w:rsidP="00012692">
      <w:pPr>
        <w:snapToGrid w:val="0"/>
        <w:spacing w:line="300" w:lineRule="auto"/>
        <w:ind w:firstLineChars="196" w:firstLine="472"/>
        <w:rPr>
          <w:rFonts w:ascii="宋体" w:hAnsi="宋体" w:hint="eastAsia"/>
          <w:b/>
          <w:szCs w:val="21"/>
        </w:rPr>
      </w:pPr>
      <w:r>
        <w:rPr>
          <w:rFonts w:ascii="宋体" w:hAnsi="宋体" w:hint="eastAsia"/>
          <w:b/>
          <w:szCs w:val="21"/>
        </w:rPr>
        <w:t>5.</w:t>
      </w:r>
      <w:r w:rsidR="00A63A52" w:rsidRPr="006413C4">
        <w:rPr>
          <w:rFonts w:ascii="宋体" w:hAnsi="宋体" w:hint="eastAsia"/>
          <w:b/>
          <w:szCs w:val="21"/>
        </w:rPr>
        <w:t>客户端怎样得到对象工厂</w:t>
      </w:r>
    </w:p>
    <w:p w:rsidR="00A63A52" w:rsidRPr="00AB5DDD" w:rsidRDefault="00A63A52" w:rsidP="00AA1499">
      <w:pPr>
        <w:snapToGrid w:val="0"/>
        <w:spacing w:line="300" w:lineRule="auto"/>
        <w:ind w:firstLineChars="200" w:firstLine="420"/>
        <w:rPr>
          <w:rFonts w:ascii="宋体" w:hAnsi="宋体" w:hint="eastAsia"/>
          <w:sz w:val="21"/>
          <w:szCs w:val="21"/>
        </w:rPr>
      </w:pPr>
      <w:r w:rsidRPr="00AA1499">
        <w:rPr>
          <w:rFonts w:ascii="宋体" w:hAnsi="宋体" w:hint="eastAsia"/>
          <w:sz w:val="21"/>
          <w:szCs w:val="21"/>
        </w:rPr>
        <w:t>CAR</w:t>
      </w:r>
      <w:r w:rsidRPr="00AB5DDD">
        <w:rPr>
          <w:rFonts w:ascii="宋体" w:hAnsi="宋体" w:hint="eastAsia"/>
          <w:sz w:val="21"/>
          <w:szCs w:val="21"/>
        </w:rPr>
        <w:t>构件程序库提供了</w:t>
      </w:r>
      <w:r w:rsidR="00285A4D" w:rsidRPr="00285A4D">
        <w:rPr>
          <w:rFonts w:ascii="宋体" w:hAnsi="宋体"/>
          <w:sz w:val="21"/>
          <w:szCs w:val="21"/>
        </w:rPr>
        <w:t>_EzAcquireClassObject</w:t>
      </w:r>
      <w:r w:rsidRPr="00AB5DDD">
        <w:rPr>
          <w:rFonts w:ascii="宋体" w:hAnsi="宋体" w:hint="eastAsia"/>
          <w:sz w:val="21"/>
          <w:szCs w:val="21"/>
        </w:rPr>
        <w:t>函数让客户得到相应构件类的对象工厂，这个函数的声明如下：</w:t>
      </w:r>
    </w:p>
    <w:p w:rsidR="00285A4D" w:rsidRPr="00285A4D" w:rsidRDefault="00285A4D" w:rsidP="00285A4D">
      <w:pPr>
        <w:shd w:val="clear" w:color="auto" w:fill="E6E6E6"/>
        <w:snapToGrid w:val="0"/>
        <w:spacing w:line="300" w:lineRule="auto"/>
        <w:ind w:firstLineChars="200" w:firstLine="420"/>
        <w:rPr>
          <w:rFonts w:ascii="宋体" w:hAnsi="宋体"/>
          <w:sz w:val="21"/>
          <w:szCs w:val="21"/>
        </w:rPr>
      </w:pPr>
      <w:r w:rsidRPr="00285A4D">
        <w:rPr>
          <w:rFonts w:ascii="宋体" w:hAnsi="宋体"/>
          <w:sz w:val="21"/>
          <w:szCs w:val="21"/>
        </w:rPr>
        <w:t>EZAPI _EzAcquireClassObject(</w:t>
      </w:r>
    </w:p>
    <w:p w:rsidR="00285A4D" w:rsidRPr="00285A4D" w:rsidRDefault="00285A4D" w:rsidP="00285A4D">
      <w:pPr>
        <w:shd w:val="clear" w:color="auto" w:fill="E6E6E6"/>
        <w:snapToGrid w:val="0"/>
        <w:spacing w:line="300" w:lineRule="auto"/>
        <w:ind w:firstLineChars="200" w:firstLine="420"/>
        <w:rPr>
          <w:rFonts w:ascii="宋体" w:hAnsi="宋体"/>
          <w:sz w:val="21"/>
          <w:szCs w:val="21"/>
        </w:rPr>
      </w:pPr>
      <w:r w:rsidRPr="00285A4D">
        <w:rPr>
          <w:rFonts w:ascii="宋体" w:hAnsi="宋体"/>
          <w:sz w:val="21"/>
          <w:szCs w:val="21"/>
        </w:rPr>
        <w:t xml:space="preserve">    /* [in] */ REZCLSID rclsid,</w:t>
      </w:r>
    </w:p>
    <w:p w:rsidR="00285A4D" w:rsidRPr="00285A4D" w:rsidRDefault="00285A4D" w:rsidP="00285A4D">
      <w:pPr>
        <w:shd w:val="clear" w:color="auto" w:fill="E6E6E6"/>
        <w:snapToGrid w:val="0"/>
        <w:spacing w:line="300" w:lineRule="auto"/>
        <w:ind w:firstLineChars="200" w:firstLine="420"/>
        <w:rPr>
          <w:rFonts w:ascii="宋体" w:hAnsi="宋体"/>
          <w:sz w:val="21"/>
          <w:szCs w:val="21"/>
        </w:rPr>
      </w:pPr>
      <w:r w:rsidRPr="00285A4D">
        <w:rPr>
          <w:rFonts w:ascii="宋体" w:hAnsi="宋体"/>
          <w:sz w:val="21"/>
          <w:szCs w:val="21"/>
        </w:rPr>
        <w:t xml:space="preserve">    /* [in] */ PContext pContext,</w:t>
      </w:r>
    </w:p>
    <w:p w:rsidR="00A63A52" w:rsidRPr="00DF1A26" w:rsidRDefault="00285A4D" w:rsidP="00285A4D">
      <w:pPr>
        <w:shd w:val="clear" w:color="auto" w:fill="E6E6E6"/>
        <w:snapToGrid w:val="0"/>
        <w:spacing w:line="300" w:lineRule="auto"/>
        <w:ind w:firstLineChars="200" w:firstLine="420"/>
        <w:rPr>
          <w:rFonts w:ascii="宋体" w:hAnsi="宋体" w:hint="eastAsia"/>
          <w:sz w:val="21"/>
          <w:szCs w:val="21"/>
        </w:rPr>
      </w:pPr>
      <w:r w:rsidRPr="00285A4D">
        <w:rPr>
          <w:rFonts w:ascii="宋体" w:hAnsi="宋体"/>
          <w:sz w:val="21"/>
          <w:szCs w:val="21"/>
        </w:rPr>
        <w:t xml:space="preserve">    /* [out] */ PObject *ppObject);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rclsid指定构件类的</w:t>
      </w:r>
      <w:r w:rsidR="00285A4D">
        <w:rPr>
          <w:rFonts w:ascii="宋体" w:hAnsi="宋体"/>
          <w:sz w:val="21"/>
          <w:szCs w:val="21"/>
        </w:rPr>
        <w:t>C</w:t>
      </w:r>
      <w:r w:rsidR="00285A4D">
        <w:rPr>
          <w:rFonts w:ascii="宋体" w:hAnsi="宋体" w:hint="eastAsia"/>
          <w:sz w:val="21"/>
          <w:szCs w:val="21"/>
        </w:rPr>
        <w:t>lass</w:t>
      </w:r>
      <w:r w:rsidR="002B66DB">
        <w:rPr>
          <w:rFonts w:ascii="宋体" w:hAnsi="宋体"/>
          <w:sz w:val="21"/>
          <w:szCs w:val="21"/>
        </w:rPr>
        <w:t>ID</w:t>
      </w:r>
      <w:r w:rsidRPr="00AB5DDD">
        <w:rPr>
          <w:rFonts w:ascii="宋体" w:hAnsi="宋体" w:hint="eastAsia"/>
          <w:sz w:val="21"/>
          <w:szCs w:val="21"/>
        </w:rPr>
        <w:t>,</w:t>
      </w:r>
      <w:r w:rsidR="00285A4D" w:rsidRPr="00285A4D">
        <w:rPr>
          <w:rFonts w:ascii="宋体" w:hAnsi="宋体"/>
          <w:sz w:val="21"/>
          <w:szCs w:val="21"/>
        </w:rPr>
        <w:t xml:space="preserve"> pContext</w:t>
      </w:r>
      <w:r w:rsidRPr="00AB5DDD">
        <w:rPr>
          <w:rFonts w:ascii="宋体" w:hAnsi="宋体" w:hint="eastAsia"/>
          <w:sz w:val="21"/>
          <w:szCs w:val="21"/>
        </w:rPr>
        <w:t>是有关对象的运行环境信息，在此先不介绍，读者可以先不管，但我们假定客户程序和构件模块是在同一进程的。</w:t>
      </w:r>
      <w:r w:rsidR="00285A4D" w:rsidRPr="00285A4D">
        <w:rPr>
          <w:rFonts w:ascii="宋体" w:hAnsi="宋体"/>
          <w:sz w:val="21"/>
          <w:szCs w:val="21"/>
        </w:rPr>
        <w:t>ppObject</w:t>
      </w:r>
      <w:r w:rsidRPr="00AB5DDD">
        <w:rPr>
          <w:rFonts w:ascii="宋体" w:hAnsi="宋体" w:hint="eastAsia"/>
          <w:sz w:val="21"/>
          <w:szCs w:val="21"/>
        </w:rPr>
        <w:t>返回得到的对象工厂指针。</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这个函数的实现可以简单地说明</w:t>
      </w:r>
      <w:r w:rsidR="00E202FD">
        <w:rPr>
          <w:rFonts w:ascii="宋体" w:hAnsi="宋体" w:hint="eastAsia"/>
          <w:sz w:val="21"/>
          <w:szCs w:val="21"/>
        </w:rPr>
        <w:t>如</w:t>
      </w:r>
      <w:r w:rsidR="00E202FD" w:rsidRPr="00AB5DDD">
        <w:rPr>
          <w:rFonts w:ascii="宋体" w:hAnsi="宋体" w:hint="eastAsia"/>
          <w:sz w:val="21"/>
          <w:szCs w:val="21"/>
        </w:rPr>
        <w:t>图</w:t>
      </w:r>
      <w:r w:rsidR="00E42DB7">
        <w:rPr>
          <w:rFonts w:ascii="宋体" w:hAnsi="宋体" w:hint="eastAsia"/>
          <w:sz w:val="21"/>
          <w:szCs w:val="21"/>
        </w:rPr>
        <w:t>9.</w:t>
      </w:r>
      <w:r w:rsidR="00E202FD">
        <w:rPr>
          <w:rFonts w:ascii="宋体" w:hAnsi="宋体" w:hint="eastAsia"/>
          <w:sz w:val="21"/>
          <w:szCs w:val="21"/>
        </w:rPr>
        <w:t>14</w:t>
      </w:r>
      <w:r w:rsidR="00222DA8">
        <w:rPr>
          <w:rFonts w:ascii="宋体" w:hAnsi="宋体" w:hint="eastAsia"/>
          <w:sz w:val="21"/>
          <w:szCs w:val="21"/>
        </w:rPr>
        <w:t>所示</w:t>
      </w:r>
      <w:r w:rsidR="00E202FD">
        <w:rPr>
          <w:rFonts w:ascii="宋体" w:hAnsi="宋体" w:hint="eastAsia"/>
          <w:sz w:val="21"/>
          <w:szCs w:val="21"/>
        </w:rPr>
        <w:t>。</w:t>
      </w:r>
    </w:p>
    <w:p w:rsidR="00A63A52" w:rsidRPr="00BA6813" w:rsidRDefault="0097535E" w:rsidP="00124A87">
      <w:pPr>
        <w:snapToGrid w:val="0"/>
        <w:spacing w:line="300" w:lineRule="auto"/>
        <w:ind w:firstLineChars="200" w:firstLine="480"/>
        <w:rPr>
          <w:rFonts w:ascii="宋体" w:hAnsi="宋体" w:hint="eastAsia"/>
          <w:color w:val="000000"/>
        </w:rPr>
      </w:pPr>
      <w:r w:rsidRPr="006520F3">
        <w:rPr>
          <w:rFonts w:ascii="宋体" w:hAnsi="宋体"/>
          <w:noProof/>
          <w:szCs w:val="21"/>
        </w:rPr>
        <w:lastRenderedPageBreak/>
        <mc:AlternateContent>
          <mc:Choice Requires="wpc">
            <w:drawing>
              <wp:inline distT="0" distB="0" distL="0" distR="0">
                <wp:extent cx="4914900" cy="3070860"/>
                <wp:effectExtent l="9525"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 name="Text Box 152"/>
                        <wps:cNvSpPr txBox="1">
                          <a:spLocks noChangeArrowheads="1"/>
                        </wps:cNvSpPr>
                        <wps:spPr bwMode="auto">
                          <a:xfrm>
                            <a:off x="114935" y="99060"/>
                            <a:ext cx="2857500" cy="296545"/>
                          </a:xfrm>
                          <a:prstGeom prst="rect">
                            <a:avLst/>
                          </a:prstGeom>
                          <a:solidFill>
                            <a:srgbClr val="FFFFFF"/>
                          </a:solidFill>
                          <a:ln w="9525">
                            <a:solidFill>
                              <a:srgbClr val="000000"/>
                            </a:solidFill>
                            <a:miter lim="800000"/>
                            <a:headEnd/>
                            <a:tailEnd/>
                          </a:ln>
                        </wps:spPr>
                        <wps:txbx>
                          <w:txbxContent>
                            <w:p w:rsidR="00795159" w:rsidRPr="00DD17B4" w:rsidRDefault="00795159" w:rsidP="00A63A52">
                              <w:pPr>
                                <w:rPr>
                                  <w:rFonts w:hint="eastAsia"/>
                                  <w:sz w:val="21"/>
                                  <w:szCs w:val="21"/>
                                </w:rPr>
                              </w:pPr>
                              <w:r w:rsidRPr="00DD17B4">
                                <w:rPr>
                                  <w:rFonts w:hint="eastAsia"/>
                                  <w:sz w:val="21"/>
                                  <w:szCs w:val="21"/>
                                </w:rPr>
                                <w:t>客户端调用</w:t>
                              </w:r>
                              <w:r w:rsidRPr="00DD17B4">
                                <w:rPr>
                                  <w:rFonts w:ascii="宋体" w:hAnsi="宋体"/>
                                  <w:sz w:val="21"/>
                                  <w:szCs w:val="21"/>
                                </w:rPr>
                                <w:t>EzGetObjectFactory</w:t>
                              </w:r>
                            </w:p>
                          </w:txbxContent>
                        </wps:txbx>
                        <wps:bodyPr rot="0" vert="horz" wrap="square" lIns="91440" tIns="45720" rIns="91440" bIns="45720" anchor="t" anchorCtr="0" upright="1">
                          <a:noAutofit/>
                        </wps:bodyPr>
                      </wps:wsp>
                      <wps:wsp>
                        <wps:cNvPr id="50" name="Text Box 153"/>
                        <wps:cNvSpPr txBox="1">
                          <a:spLocks noChangeArrowheads="1"/>
                        </wps:cNvSpPr>
                        <wps:spPr bwMode="auto">
                          <a:xfrm>
                            <a:off x="114935" y="693420"/>
                            <a:ext cx="2857500" cy="296545"/>
                          </a:xfrm>
                          <a:prstGeom prst="rect">
                            <a:avLst/>
                          </a:prstGeom>
                          <a:solidFill>
                            <a:srgbClr val="FFFFFF"/>
                          </a:solidFill>
                          <a:ln w="9525">
                            <a:solidFill>
                              <a:srgbClr val="000000"/>
                            </a:solidFill>
                            <a:miter lim="800000"/>
                            <a:headEnd/>
                            <a:tailEnd/>
                          </a:ln>
                        </wps:spPr>
                        <wps:txbx>
                          <w:txbxContent>
                            <w:p w:rsidR="00795159" w:rsidRPr="00DD17B4" w:rsidRDefault="00795159" w:rsidP="00A63A52">
                              <w:pPr>
                                <w:rPr>
                                  <w:rFonts w:hint="eastAsia"/>
                                  <w:sz w:val="21"/>
                                  <w:szCs w:val="21"/>
                                </w:rPr>
                              </w:pPr>
                              <w:r w:rsidRPr="00DD17B4">
                                <w:rPr>
                                  <w:sz w:val="21"/>
                                  <w:szCs w:val="21"/>
                                </w:rPr>
                                <w:t>O</w:t>
                              </w:r>
                              <w:r w:rsidRPr="00DD17B4">
                                <w:rPr>
                                  <w:rFonts w:hint="eastAsia"/>
                                  <w:sz w:val="21"/>
                                  <w:szCs w:val="21"/>
                                </w:rPr>
                                <w:t>S</w:t>
                              </w:r>
                              <w:r w:rsidRPr="00DD17B4">
                                <w:rPr>
                                  <w:rFonts w:hint="eastAsia"/>
                                  <w:sz w:val="21"/>
                                  <w:szCs w:val="21"/>
                                </w:rPr>
                                <w:t>根据</w:t>
                              </w:r>
                              <w:r>
                                <w:rPr>
                                  <w:rFonts w:ascii="宋体" w:hAnsi="宋体"/>
                                  <w:sz w:val="21"/>
                                  <w:szCs w:val="21"/>
                                </w:rPr>
                                <w:t>CLASSID</w:t>
                              </w:r>
                              <w:r w:rsidRPr="00DD17B4">
                                <w:rPr>
                                  <w:rFonts w:ascii="宋体" w:hAnsi="宋体" w:hint="eastAsia"/>
                                  <w:sz w:val="21"/>
                                  <w:szCs w:val="21"/>
                                </w:rPr>
                                <w:t>的uunm加载构件模块</w:t>
                              </w:r>
                            </w:p>
                          </w:txbxContent>
                        </wps:txbx>
                        <wps:bodyPr rot="0" vert="horz" wrap="square" lIns="91440" tIns="45720" rIns="91440" bIns="45720" anchor="t" anchorCtr="0" upright="1">
                          <a:noAutofit/>
                        </wps:bodyPr>
                      </wps:wsp>
                      <wps:wsp>
                        <wps:cNvPr id="51" name="Text Box 154"/>
                        <wps:cNvSpPr txBox="1">
                          <a:spLocks noChangeArrowheads="1"/>
                        </wps:cNvSpPr>
                        <wps:spPr bwMode="auto">
                          <a:xfrm>
                            <a:off x="2400300" y="1287780"/>
                            <a:ext cx="2286000" cy="793115"/>
                          </a:xfrm>
                          <a:prstGeom prst="rect">
                            <a:avLst/>
                          </a:prstGeom>
                          <a:solidFill>
                            <a:srgbClr val="FFFFFF"/>
                          </a:solidFill>
                          <a:ln w="9525">
                            <a:solidFill>
                              <a:srgbClr val="000000"/>
                            </a:solidFill>
                            <a:miter lim="800000"/>
                            <a:headEnd/>
                            <a:tailEnd/>
                          </a:ln>
                        </wps:spPr>
                        <wps:txbx>
                          <w:txbxContent>
                            <w:p w:rsidR="00795159" w:rsidRPr="00DD17B4" w:rsidRDefault="00795159" w:rsidP="00A63A52">
                              <w:pPr>
                                <w:rPr>
                                  <w:rFonts w:ascii="宋体" w:hAnsi="宋体" w:hint="eastAsia"/>
                                  <w:sz w:val="21"/>
                                  <w:szCs w:val="21"/>
                                </w:rPr>
                              </w:pPr>
                              <w:r w:rsidRPr="00DD17B4">
                                <w:rPr>
                                  <w:rFonts w:ascii="宋体" w:hAnsi="宋体" w:hint="eastAsia"/>
                                  <w:sz w:val="21"/>
                                  <w:szCs w:val="21"/>
                                </w:rPr>
                                <w:t>CAR构件库从构件模块中得到函数</w:t>
                              </w:r>
                              <w:r w:rsidRPr="00DD17B4">
                                <w:rPr>
                                  <w:rFonts w:ascii="宋体" w:hAnsi="宋体"/>
                                  <w:sz w:val="21"/>
                                  <w:szCs w:val="21"/>
                                </w:rPr>
                                <w:t>DllGetClassObject</w:t>
                              </w:r>
                              <w:r w:rsidRPr="00DD17B4">
                                <w:rPr>
                                  <w:rFonts w:ascii="宋体" w:hAnsi="宋体" w:hint="eastAsia"/>
                                  <w:sz w:val="21"/>
                                  <w:szCs w:val="21"/>
                                </w:rPr>
                                <w:t>地址并返回给</w:t>
                              </w:r>
                              <w:r w:rsidRPr="00DD17B4">
                                <w:rPr>
                                  <w:rFonts w:ascii="宋体" w:hAnsi="宋体"/>
                                  <w:sz w:val="21"/>
                                  <w:szCs w:val="21"/>
                                </w:rPr>
                                <w:t>EzGetObjectFactory</w:t>
                              </w:r>
                            </w:p>
                          </w:txbxContent>
                        </wps:txbx>
                        <wps:bodyPr rot="0" vert="horz" wrap="square" lIns="91440" tIns="45720" rIns="91440" bIns="45720" anchor="t" anchorCtr="0" upright="1">
                          <a:noAutofit/>
                        </wps:bodyPr>
                      </wps:wsp>
                      <wps:wsp>
                        <wps:cNvPr id="52" name="Text Box 155"/>
                        <wps:cNvSpPr txBox="1">
                          <a:spLocks noChangeArrowheads="1"/>
                        </wps:cNvSpPr>
                        <wps:spPr bwMode="auto">
                          <a:xfrm>
                            <a:off x="0" y="2377440"/>
                            <a:ext cx="2857500" cy="495300"/>
                          </a:xfrm>
                          <a:prstGeom prst="rect">
                            <a:avLst/>
                          </a:prstGeom>
                          <a:solidFill>
                            <a:srgbClr val="FFFFFF"/>
                          </a:solidFill>
                          <a:ln w="9525">
                            <a:solidFill>
                              <a:srgbClr val="000000"/>
                            </a:solidFill>
                            <a:miter lim="800000"/>
                            <a:headEnd/>
                            <a:tailEnd/>
                          </a:ln>
                        </wps:spPr>
                        <wps:txbx>
                          <w:txbxContent>
                            <w:p w:rsidR="00795159" w:rsidRPr="00DD17B4" w:rsidRDefault="00795159" w:rsidP="00A63A52">
                              <w:pPr>
                                <w:rPr>
                                  <w:rFonts w:hint="eastAsia"/>
                                  <w:sz w:val="21"/>
                                  <w:szCs w:val="21"/>
                                </w:rPr>
                              </w:pPr>
                              <w:r w:rsidRPr="00DD17B4">
                                <w:rPr>
                                  <w:rFonts w:ascii="宋体" w:hAnsi="宋体"/>
                                  <w:sz w:val="21"/>
                                  <w:szCs w:val="21"/>
                                </w:rPr>
                                <w:t>EzGetObjectFactory</w:t>
                              </w:r>
                              <w:r w:rsidRPr="00DD17B4">
                                <w:rPr>
                                  <w:rFonts w:ascii="宋体" w:hAnsi="宋体" w:hint="eastAsia"/>
                                  <w:sz w:val="21"/>
                                  <w:szCs w:val="21"/>
                                </w:rPr>
                                <w:t>调用函数</w:t>
                              </w:r>
                              <w:r w:rsidRPr="00DD17B4">
                                <w:rPr>
                                  <w:rFonts w:ascii="宋体" w:hAnsi="宋体"/>
                                  <w:sz w:val="21"/>
                                  <w:szCs w:val="21"/>
                                </w:rPr>
                                <w:t>DllGetClassObject</w:t>
                              </w:r>
                              <w:r w:rsidRPr="00DD17B4">
                                <w:rPr>
                                  <w:rFonts w:ascii="宋体" w:hAnsi="宋体" w:hint="eastAsia"/>
                                  <w:sz w:val="21"/>
                                  <w:szCs w:val="21"/>
                                </w:rPr>
                                <w:t>，返回对象工厂</w:t>
                              </w:r>
                            </w:p>
                          </w:txbxContent>
                        </wps:txbx>
                        <wps:bodyPr rot="0" vert="horz" wrap="square" lIns="91440" tIns="45720" rIns="91440" bIns="45720" anchor="t" anchorCtr="0" upright="1">
                          <a:noAutofit/>
                        </wps:bodyPr>
                      </wps:wsp>
                      <wps:wsp>
                        <wps:cNvPr id="57" name="Line 156"/>
                        <wps:cNvCnPr>
                          <a:cxnSpLocks noChangeShapeType="1"/>
                        </wps:cNvCnPr>
                        <wps:spPr bwMode="auto">
                          <a:xfrm>
                            <a:off x="1371600" y="39624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157"/>
                        <wps:cNvCnPr>
                          <a:cxnSpLocks noChangeShapeType="1"/>
                        </wps:cNvCnPr>
                        <wps:spPr bwMode="auto">
                          <a:xfrm>
                            <a:off x="1371600" y="990600"/>
                            <a:ext cx="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158"/>
                        <wps:cNvCnPr>
                          <a:cxnSpLocks noChangeShapeType="1"/>
                        </wps:cNvCnPr>
                        <wps:spPr bwMode="auto">
                          <a:xfrm>
                            <a:off x="1371600" y="168402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159"/>
                        <wps:cNvCnPr>
                          <a:cxnSpLocks noChangeShapeType="1"/>
                        </wps:cNvCnPr>
                        <wps:spPr bwMode="auto">
                          <a:xfrm>
                            <a:off x="4114800" y="2080260"/>
                            <a:ext cx="635"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160"/>
                        <wps:cNvCnPr>
                          <a:cxnSpLocks noChangeShapeType="1"/>
                        </wps:cNvCnPr>
                        <wps:spPr bwMode="auto">
                          <a:xfrm flipH="1">
                            <a:off x="2857500" y="2674620"/>
                            <a:ext cx="12573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50" o:spid="_x0000_s1173" editas="canvas" style="width:387pt;height:241.8pt;mso-position-horizontal-relative:char;mso-position-vertical-relative:line" coordsize="49149,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">
                <v:shape id="_x0000_s1174" type="#_x0000_t75" style="position:absolute;width:49149;height:30708;visibility:visible;mso-wrap-style:square">
                  <v:fill o:detectmouseclick="t"/>
                  <v:path o:connecttype="none"/>
                </v:shape>
                <v:shape id="Text Box 152" o:spid="_x0000_s1175" type="#_x0000_t202" style="position:absolute;left:1149;top:990;width:285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rsidR="00795159" w:rsidRPr="00DD17B4" w:rsidRDefault="00795159" w:rsidP="00A63A52">
                        <w:pPr>
                          <w:rPr>
                            <w:rFonts w:hint="eastAsia"/>
                            <w:sz w:val="21"/>
                            <w:szCs w:val="21"/>
                          </w:rPr>
                        </w:pPr>
                        <w:r w:rsidRPr="00DD17B4">
                          <w:rPr>
                            <w:rFonts w:hint="eastAsia"/>
                            <w:sz w:val="21"/>
                            <w:szCs w:val="21"/>
                          </w:rPr>
                          <w:t>客户端调用</w:t>
                        </w:r>
                        <w:r w:rsidRPr="00DD17B4">
                          <w:rPr>
                            <w:rFonts w:ascii="宋体" w:hAnsi="宋体"/>
                            <w:sz w:val="21"/>
                            <w:szCs w:val="21"/>
                          </w:rPr>
                          <w:t>EzGetObjectFactory</w:t>
                        </w:r>
                      </w:p>
                    </w:txbxContent>
                  </v:textbox>
                </v:shape>
                <v:shape id="Text Box 153" o:spid="_x0000_s1176" type="#_x0000_t202" style="position:absolute;left:1149;top:6934;width:2857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rsidR="00795159" w:rsidRPr="00DD17B4" w:rsidRDefault="00795159" w:rsidP="00A63A52">
                        <w:pPr>
                          <w:rPr>
                            <w:rFonts w:hint="eastAsia"/>
                            <w:sz w:val="21"/>
                            <w:szCs w:val="21"/>
                          </w:rPr>
                        </w:pPr>
                        <w:r w:rsidRPr="00DD17B4">
                          <w:rPr>
                            <w:sz w:val="21"/>
                            <w:szCs w:val="21"/>
                          </w:rPr>
                          <w:t>O</w:t>
                        </w:r>
                        <w:r w:rsidRPr="00DD17B4">
                          <w:rPr>
                            <w:rFonts w:hint="eastAsia"/>
                            <w:sz w:val="21"/>
                            <w:szCs w:val="21"/>
                          </w:rPr>
                          <w:t>S</w:t>
                        </w:r>
                        <w:r w:rsidRPr="00DD17B4">
                          <w:rPr>
                            <w:rFonts w:hint="eastAsia"/>
                            <w:sz w:val="21"/>
                            <w:szCs w:val="21"/>
                          </w:rPr>
                          <w:t>根据</w:t>
                        </w:r>
                        <w:r>
                          <w:rPr>
                            <w:rFonts w:ascii="宋体" w:hAnsi="宋体"/>
                            <w:sz w:val="21"/>
                            <w:szCs w:val="21"/>
                          </w:rPr>
                          <w:t>CLASSID</w:t>
                        </w:r>
                        <w:r w:rsidRPr="00DD17B4">
                          <w:rPr>
                            <w:rFonts w:ascii="宋体" w:hAnsi="宋体" w:hint="eastAsia"/>
                            <w:sz w:val="21"/>
                            <w:szCs w:val="21"/>
                          </w:rPr>
                          <w:t>的uunm加载构件模块</w:t>
                        </w:r>
                      </w:p>
                    </w:txbxContent>
                  </v:textbox>
                </v:shape>
                <v:shape id="Text Box 154" o:spid="_x0000_s1177" type="#_x0000_t202" style="position:absolute;left:24003;top:12877;width:22860;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rsidR="00795159" w:rsidRPr="00DD17B4" w:rsidRDefault="00795159" w:rsidP="00A63A52">
                        <w:pPr>
                          <w:rPr>
                            <w:rFonts w:ascii="宋体" w:hAnsi="宋体" w:hint="eastAsia"/>
                            <w:sz w:val="21"/>
                            <w:szCs w:val="21"/>
                          </w:rPr>
                        </w:pPr>
                        <w:r w:rsidRPr="00DD17B4">
                          <w:rPr>
                            <w:rFonts w:ascii="宋体" w:hAnsi="宋体" w:hint="eastAsia"/>
                            <w:sz w:val="21"/>
                            <w:szCs w:val="21"/>
                          </w:rPr>
                          <w:t>CAR构件库从构件模块中得到函数</w:t>
                        </w:r>
                        <w:r w:rsidRPr="00DD17B4">
                          <w:rPr>
                            <w:rFonts w:ascii="宋体" w:hAnsi="宋体"/>
                            <w:sz w:val="21"/>
                            <w:szCs w:val="21"/>
                          </w:rPr>
                          <w:t>DllGetClassObject</w:t>
                        </w:r>
                        <w:r w:rsidRPr="00DD17B4">
                          <w:rPr>
                            <w:rFonts w:ascii="宋体" w:hAnsi="宋体" w:hint="eastAsia"/>
                            <w:sz w:val="21"/>
                            <w:szCs w:val="21"/>
                          </w:rPr>
                          <w:t>地址并返回给</w:t>
                        </w:r>
                        <w:r w:rsidRPr="00DD17B4">
                          <w:rPr>
                            <w:rFonts w:ascii="宋体" w:hAnsi="宋体"/>
                            <w:sz w:val="21"/>
                            <w:szCs w:val="21"/>
                          </w:rPr>
                          <w:t>EzGetObjectFactory</w:t>
                        </w:r>
                      </w:p>
                    </w:txbxContent>
                  </v:textbox>
                </v:shape>
                <v:shape id="Text Box 155" o:spid="_x0000_s1178" type="#_x0000_t202" style="position:absolute;top:23774;width:2857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rsidR="00795159" w:rsidRPr="00DD17B4" w:rsidRDefault="00795159" w:rsidP="00A63A52">
                        <w:pPr>
                          <w:rPr>
                            <w:rFonts w:hint="eastAsia"/>
                            <w:sz w:val="21"/>
                            <w:szCs w:val="21"/>
                          </w:rPr>
                        </w:pPr>
                        <w:r w:rsidRPr="00DD17B4">
                          <w:rPr>
                            <w:rFonts w:ascii="宋体" w:hAnsi="宋体"/>
                            <w:sz w:val="21"/>
                            <w:szCs w:val="21"/>
                          </w:rPr>
                          <w:t>EzGetObjectFactory</w:t>
                        </w:r>
                        <w:r w:rsidRPr="00DD17B4">
                          <w:rPr>
                            <w:rFonts w:ascii="宋体" w:hAnsi="宋体" w:hint="eastAsia"/>
                            <w:sz w:val="21"/>
                            <w:szCs w:val="21"/>
                          </w:rPr>
                          <w:t>调用函数</w:t>
                        </w:r>
                        <w:r w:rsidRPr="00DD17B4">
                          <w:rPr>
                            <w:rFonts w:ascii="宋体" w:hAnsi="宋体"/>
                            <w:sz w:val="21"/>
                            <w:szCs w:val="21"/>
                          </w:rPr>
                          <w:t>DllGetClassObject</w:t>
                        </w:r>
                        <w:r w:rsidRPr="00DD17B4">
                          <w:rPr>
                            <w:rFonts w:ascii="宋体" w:hAnsi="宋体" w:hint="eastAsia"/>
                            <w:sz w:val="21"/>
                            <w:szCs w:val="21"/>
                          </w:rPr>
                          <w:t>，返回对象工厂</w:t>
                        </w:r>
                      </w:p>
                    </w:txbxContent>
                  </v:textbox>
                </v:shape>
                <v:line id="Line 156" o:spid="_x0000_s1179" style="position:absolute;visibility:visible;mso-wrap-style:square" from="13716,3962" to="13716,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line id="Line 157" o:spid="_x0000_s1180" style="position:absolute;visibility:visible;mso-wrap-style:square" from="13716,9906" to="13716,1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158" o:spid="_x0000_s1181" style="position:absolute;visibility:visible;mso-wrap-style:square" from="13716,16840" to="24003,16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159" o:spid="_x0000_s1182" style="position:absolute;visibility:visible;mso-wrap-style:square" from="41148,20802" to="41154,2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160" o:spid="_x0000_s1183" style="position:absolute;flip:x;visibility:visible;mso-wrap-style:square" from="28575,26746" to="41148,26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">
                  <v:stroke endarrow="block"/>
                </v:line>
                <w10:anchorlock/>
              </v:group>
            </w:pict>
          </mc:Fallback>
        </mc:AlternateContent>
      </w:r>
    </w:p>
    <w:p w:rsidR="00E202FD" w:rsidRPr="00E202FD" w:rsidRDefault="00E202FD" w:rsidP="00E202FD">
      <w:pPr>
        <w:snapToGrid w:val="0"/>
        <w:spacing w:line="300" w:lineRule="auto"/>
        <w:jc w:val="center"/>
        <w:rPr>
          <w:rFonts w:ascii="宋体" w:hAnsi="宋体" w:hint="eastAsia"/>
          <w:color w:val="000000"/>
        </w:rPr>
      </w:pPr>
      <w:r w:rsidRPr="00AB5DDD">
        <w:rPr>
          <w:rFonts w:ascii="宋体" w:hAnsi="宋体" w:hint="eastAsia"/>
          <w:sz w:val="21"/>
          <w:szCs w:val="21"/>
        </w:rPr>
        <w:t>图</w:t>
      </w:r>
      <w:r w:rsidR="00E42DB7">
        <w:rPr>
          <w:rFonts w:ascii="宋体" w:hAnsi="宋体" w:hint="eastAsia"/>
          <w:sz w:val="21"/>
          <w:szCs w:val="21"/>
        </w:rPr>
        <w:t>9.</w:t>
      </w:r>
      <w:r>
        <w:rPr>
          <w:rFonts w:ascii="宋体" w:hAnsi="宋体" w:hint="eastAsia"/>
          <w:sz w:val="21"/>
          <w:szCs w:val="21"/>
        </w:rPr>
        <w:t xml:space="preserve">14 </w:t>
      </w:r>
      <w:r w:rsidRPr="00AB5DDD">
        <w:rPr>
          <w:rFonts w:ascii="宋体" w:hAnsi="宋体"/>
          <w:sz w:val="21"/>
          <w:szCs w:val="21"/>
        </w:rPr>
        <w:t>EzGetObjectFactory</w:t>
      </w:r>
      <w:r>
        <w:rPr>
          <w:rFonts w:ascii="宋体" w:hAnsi="宋体" w:hint="eastAsia"/>
          <w:sz w:val="21"/>
          <w:szCs w:val="21"/>
        </w:rPr>
        <w:t>函数实现流程图</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对于OS加载构件模块过程读者不必关心，我们要了解的是</w:t>
      </w:r>
      <w:r w:rsidRPr="00AB5DDD">
        <w:rPr>
          <w:rFonts w:ascii="宋体" w:hAnsi="宋体"/>
          <w:sz w:val="21"/>
          <w:szCs w:val="21"/>
        </w:rPr>
        <w:t>DllGetClassObject</w:t>
      </w:r>
      <w:r w:rsidRPr="00AB5DDD">
        <w:rPr>
          <w:rFonts w:ascii="宋体" w:hAnsi="宋体" w:hint="eastAsia"/>
          <w:sz w:val="21"/>
          <w:szCs w:val="21"/>
        </w:rPr>
        <w:t>函数。对于每个构件模块，都会实现这个函数并导出，它是用来得到构件模块定义的所有的对象工厂。</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DllGetClassObject</w:t>
      </w:r>
      <w:r w:rsidRPr="00AB5DDD">
        <w:rPr>
          <w:rFonts w:ascii="宋体" w:hAnsi="宋体" w:hint="eastAsia"/>
          <w:sz w:val="21"/>
          <w:szCs w:val="21"/>
        </w:rPr>
        <w:t>的声明：</w:t>
      </w:r>
    </w:p>
    <w:p w:rsidR="00A63A52" w:rsidRPr="00DF1A26" w:rsidRDefault="008F23D0" w:rsidP="008F23D0">
      <w:pPr>
        <w:shd w:val="clear" w:color="auto" w:fill="E6E6E6"/>
        <w:snapToGrid w:val="0"/>
        <w:spacing w:line="300" w:lineRule="auto"/>
        <w:ind w:firstLineChars="200" w:firstLine="420"/>
        <w:rPr>
          <w:rFonts w:ascii="宋体" w:hAnsi="宋体"/>
          <w:sz w:val="21"/>
          <w:szCs w:val="21"/>
        </w:rPr>
      </w:pPr>
      <w:r w:rsidRPr="008F23D0">
        <w:rPr>
          <w:rFonts w:ascii="宋体" w:hAnsi="宋体"/>
          <w:sz w:val="21"/>
          <w:szCs w:val="21"/>
        </w:rPr>
        <w:t xml:space="preserve">CARAPI </w:t>
      </w:r>
      <w:r w:rsidR="00A63A52" w:rsidRPr="00DF1A26">
        <w:rPr>
          <w:rFonts w:ascii="宋体" w:hAnsi="宋体"/>
          <w:sz w:val="21"/>
          <w:szCs w:val="21"/>
        </w:rPr>
        <w:t>_CarDllGetClassObject(</w:t>
      </w:r>
    </w:p>
    <w:p w:rsidR="00A63A52" w:rsidRPr="005A5817" w:rsidRDefault="00A63A52" w:rsidP="00DF1A26">
      <w:pPr>
        <w:shd w:val="clear" w:color="auto" w:fill="E6E6E6"/>
        <w:snapToGrid w:val="0"/>
        <w:spacing w:line="300" w:lineRule="auto"/>
        <w:ind w:firstLineChars="200" w:firstLine="420"/>
        <w:rPr>
          <w:rFonts w:ascii="宋体" w:hAnsi="宋体" w:hint="eastAsia"/>
        </w:rPr>
      </w:pPr>
      <w:r w:rsidRPr="00DF1A26">
        <w:rPr>
          <w:rFonts w:ascii="宋体" w:hAnsi="宋体"/>
          <w:sz w:val="21"/>
          <w:szCs w:val="21"/>
        </w:rPr>
        <w:t xml:space="preserve">    </w:t>
      </w:r>
      <w:r w:rsidR="008F23D0" w:rsidRPr="008F23D0">
        <w:rPr>
          <w:rFonts w:ascii="宋体" w:hAnsi="宋体"/>
          <w:sz w:val="21"/>
          <w:szCs w:val="21"/>
        </w:rPr>
        <w:t>REFCLSID clsid, RIID riid, IObject **ppObj</w:t>
      </w:r>
      <w:r w:rsidRPr="00DF1A26">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构件模块实现的</w:t>
      </w:r>
      <w:r w:rsidRPr="00AB5DDD">
        <w:rPr>
          <w:rFonts w:ascii="宋体" w:hAnsi="宋体"/>
          <w:sz w:val="21"/>
          <w:szCs w:val="21"/>
        </w:rPr>
        <w:t>_CarDllGetClassObject</w:t>
      </w:r>
      <w:r w:rsidRPr="00AB5DDD">
        <w:rPr>
          <w:rFonts w:ascii="宋体" w:hAnsi="宋体" w:hint="eastAsia"/>
          <w:sz w:val="21"/>
          <w:szCs w:val="21"/>
        </w:rPr>
        <w:t>，是以函数名</w:t>
      </w:r>
      <w:r w:rsidRPr="00AB5DDD">
        <w:rPr>
          <w:rFonts w:ascii="宋体" w:hAnsi="宋体"/>
          <w:sz w:val="21"/>
          <w:szCs w:val="21"/>
        </w:rPr>
        <w:t>DllGetClassObject</w:t>
      </w:r>
      <w:r w:rsidRPr="00AB5DDD">
        <w:rPr>
          <w:rFonts w:ascii="宋体" w:hAnsi="宋体" w:hint="eastAsia"/>
          <w:sz w:val="21"/>
          <w:szCs w:val="21"/>
        </w:rPr>
        <w:t>导出的，clsid为构件类的</w:t>
      </w:r>
      <w:r w:rsidR="008F23D0">
        <w:rPr>
          <w:rFonts w:ascii="宋体" w:hAnsi="宋体" w:hint="eastAsia"/>
          <w:sz w:val="21"/>
          <w:szCs w:val="21"/>
        </w:rPr>
        <w:t>Class</w:t>
      </w:r>
      <w:r w:rsidR="002B66DB">
        <w:rPr>
          <w:rFonts w:ascii="宋体" w:hAnsi="宋体" w:hint="eastAsia"/>
          <w:sz w:val="21"/>
          <w:szCs w:val="21"/>
        </w:rPr>
        <w:t>ID</w:t>
      </w:r>
      <w:r w:rsidRPr="00AB5DDD">
        <w:rPr>
          <w:rFonts w:ascii="宋体" w:hAnsi="宋体" w:hint="eastAsia"/>
          <w:sz w:val="21"/>
          <w:szCs w:val="21"/>
        </w:rPr>
        <w:t>, riid为对象工厂接口的IID,</w:t>
      </w:r>
      <w:r w:rsidRPr="00AB5DDD">
        <w:rPr>
          <w:rFonts w:ascii="宋体" w:hAnsi="宋体"/>
          <w:sz w:val="21"/>
          <w:szCs w:val="21"/>
        </w:rPr>
        <w:t xml:space="preserve"> _CarDllGetClassObject </w:t>
      </w:r>
      <w:r w:rsidRPr="00AB5DDD">
        <w:rPr>
          <w:rFonts w:ascii="宋体" w:hAnsi="宋体" w:hint="eastAsia"/>
          <w:sz w:val="21"/>
          <w:szCs w:val="21"/>
        </w:rPr>
        <w:t>被调用时，riid指定为</w:t>
      </w:r>
      <w:r w:rsidR="008F23D0" w:rsidRPr="008F23D0">
        <w:rPr>
          <w:rFonts w:ascii="宋体" w:hAnsi="宋体"/>
          <w:sz w:val="21"/>
          <w:szCs w:val="21"/>
        </w:rPr>
        <w:t>EIID_IClassObject</w:t>
      </w:r>
      <w:r w:rsidRPr="00AB5DDD">
        <w:rPr>
          <w:rFonts w:ascii="宋体" w:hAnsi="宋体" w:hint="eastAsia"/>
          <w:sz w:val="21"/>
          <w:szCs w:val="21"/>
        </w:rPr>
        <w:t>，ppObj返回对象工厂指针。</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这个函数是CAR构件自动代码生成工具生成的，普通的构件编写者也不必自己实现这个函数。</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考虑一构件模块封装了构件类CA和CB，那么我们可以简单地实现</w:t>
      </w:r>
      <w:r w:rsidRPr="00AB5DDD">
        <w:rPr>
          <w:rFonts w:ascii="宋体" w:hAnsi="宋体"/>
          <w:sz w:val="21"/>
          <w:szCs w:val="21"/>
        </w:rPr>
        <w:t>DllGetClassObject</w:t>
      </w:r>
      <w:r w:rsidRPr="00AB5DDD">
        <w:rPr>
          <w:rFonts w:ascii="宋体" w:hAnsi="宋体" w:hint="eastAsia"/>
          <w:sz w:val="21"/>
          <w:szCs w:val="21"/>
        </w:rPr>
        <w:t>函数如下：</w:t>
      </w:r>
    </w:p>
    <w:p w:rsidR="00DF1A26" w:rsidRPr="00DF1A26" w:rsidRDefault="00DF1A26"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//CA和CB的对象工厂的声明</w:t>
      </w:r>
    </w:p>
    <w:p w:rsidR="00DF1A26" w:rsidRPr="00DF1A26" w:rsidRDefault="00DF1A26"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extern _CBaseObject</w:t>
      </w:r>
      <w:r w:rsidR="008D4C3A" w:rsidRPr="00DF1A26">
        <w:rPr>
          <w:rFonts w:ascii="宋体" w:hAnsi="宋体"/>
          <w:sz w:val="21"/>
          <w:szCs w:val="21"/>
        </w:rPr>
        <w:t>Object</w:t>
      </w:r>
      <w:r w:rsidRPr="00DF1A26">
        <w:rPr>
          <w:rFonts w:ascii="宋体" w:hAnsi="宋体"/>
          <w:sz w:val="21"/>
          <w:szCs w:val="21"/>
        </w:rPr>
        <w:t xml:space="preserve"> _g_</w:t>
      </w:r>
      <w:r w:rsidRPr="00DF1A26">
        <w:rPr>
          <w:rFonts w:ascii="宋体" w:hAnsi="宋体" w:hint="eastAsia"/>
          <w:sz w:val="21"/>
          <w:szCs w:val="21"/>
        </w:rPr>
        <w:t>CA</w:t>
      </w:r>
      <w:r w:rsidRPr="00DF1A26">
        <w:rPr>
          <w:rFonts w:ascii="宋体" w:hAnsi="宋体"/>
          <w:sz w:val="21"/>
          <w:szCs w:val="21"/>
        </w:rPr>
        <w:t>OF;</w:t>
      </w:r>
    </w:p>
    <w:p w:rsidR="00DF1A26" w:rsidRPr="00DF1A26" w:rsidRDefault="00DF1A26"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extern _CBaseObjectFactory _g_CBOF;</w:t>
      </w:r>
    </w:p>
    <w:p w:rsidR="00DF1A26" w:rsidRPr="00DF1A26" w:rsidRDefault="00DF1A26" w:rsidP="00DF1A26">
      <w:pPr>
        <w:shd w:val="clear" w:color="auto" w:fill="E6E6E6"/>
        <w:snapToGrid w:val="0"/>
        <w:spacing w:line="300" w:lineRule="auto"/>
        <w:ind w:firstLineChars="200" w:firstLine="420"/>
        <w:rPr>
          <w:rFonts w:ascii="宋体" w:hAnsi="宋体" w:hint="eastAsia"/>
          <w:sz w:val="21"/>
          <w:szCs w:val="21"/>
        </w:rPr>
      </w:pPr>
    </w:p>
    <w:p w:rsidR="008D4C3A" w:rsidRPr="008D4C3A" w:rsidRDefault="008D4C3A" w:rsidP="00BA4562">
      <w:pPr>
        <w:shd w:val="clear" w:color="auto" w:fill="E6E6E6"/>
        <w:snapToGrid w:val="0"/>
        <w:spacing w:line="300" w:lineRule="auto"/>
        <w:ind w:firstLineChars="200" w:firstLine="420"/>
        <w:outlineLvl w:val="0"/>
        <w:rPr>
          <w:rFonts w:ascii="宋体" w:hAnsi="宋体"/>
          <w:sz w:val="21"/>
          <w:szCs w:val="21"/>
        </w:rPr>
      </w:pPr>
      <w:bookmarkStart w:id="527" w:name="_Toc152754426"/>
      <w:bookmarkStart w:id="528" w:name="_Toc152754812"/>
      <w:r w:rsidRPr="008D4C3A">
        <w:rPr>
          <w:rFonts w:ascii="宋体" w:hAnsi="宋体"/>
          <w:sz w:val="21"/>
          <w:szCs w:val="21"/>
        </w:rPr>
        <w:t>EXTERN_C CARAPI _CarDllGetClassObject(</w:t>
      </w:r>
    </w:p>
    <w:p w:rsidR="008D4C3A" w:rsidRPr="008D4C3A" w:rsidRDefault="008D4C3A" w:rsidP="008D4C3A">
      <w:pPr>
        <w:shd w:val="clear" w:color="auto" w:fill="E6E6E6"/>
        <w:snapToGrid w:val="0"/>
        <w:spacing w:line="300" w:lineRule="auto"/>
        <w:ind w:firstLineChars="200" w:firstLine="420"/>
        <w:rPr>
          <w:rFonts w:ascii="宋体" w:hAnsi="宋体"/>
          <w:sz w:val="21"/>
          <w:szCs w:val="21"/>
        </w:rPr>
      </w:pPr>
      <w:r w:rsidRPr="008D4C3A">
        <w:rPr>
          <w:rFonts w:ascii="宋体" w:hAnsi="宋体"/>
          <w:sz w:val="21"/>
          <w:szCs w:val="21"/>
        </w:rPr>
        <w:t xml:space="preserve">    REFCLSID clsid, RIID riid, IObject **ppObj)</w:t>
      </w:r>
    </w:p>
    <w:p w:rsidR="008D4C3A" w:rsidRPr="008D4C3A" w:rsidRDefault="008D4C3A" w:rsidP="008D4C3A">
      <w:pPr>
        <w:shd w:val="clear" w:color="auto" w:fill="E6E6E6"/>
        <w:snapToGrid w:val="0"/>
        <w:spacing w:line="300" w:lineRule="auto"/>
        <w:ind w:firstLineChars="200" w:firstLine="420"/>
        <w:rPr>
          <w:rFonts w:ascii="宋体" w:hAnsi="宋体"/>
          <w:sz w:val="21"/>
          <w:szCs w:val="21"/>
        </w:rPr>
      </w:pPr>
      <w:r w:rsidRPr="008D4C3A">
        <w:rPr>
          <w:rFonts w:ascii="宋体" w:hAnsi="宋体"/>
          <w:sz w:val="21"/>
          <w:szCs w:val="21"/>
        </w:rPr>
        <w:t>{</w:t>
      </w:r>
    </w:p>
    <w:p w:rsidR="008D4C3A" w:rsidRPr="008D4C3A" w:rsidRDefault="008D4C3A" w:rsidP="008D4C3A">
      <w:pPr>
        <w:shd w:val="clear" w:color="auto" w:fill="E6E6E6"/>
        <w:snapToGrid w:val="0"/>
        <w:spacing w:line="300" w:lineRule="auto"/>
        <w:ind w:firstLineChars="200" w:firstLine="420"/>
        <w:rPr>
          <w:rFonts w:ascii="宋体" w:hAnsi="宋体"/>
          <w:sz w:val="21"/>
          <w:szCs w:val="21"/>
        </w:rPr>
      </w:pPr>
      <w:r w:rsidRPr="008D4C3A">
        <w:rPr>
          <w:rFonts w:ascii="宋体" w:hAnsi="宋体"/>
          <w:sz w:val="21"/>
          <w:szCs w:val="21"/>
        </w:rPr>
        <w:t xml:space="preserve">    if (ECLSID_</w:t>
      </w:r>
      <w:r>
        <w:rPr>
          <w:rFonts w:ascii="宋体" w:hAnsi="宋体" w:hint="eastAsia"/>
          <w:sz w:val="21"/>
          <w:szCs w:val="21"/>
        </w:rPr>
        <w:t>CA</w:t>
      </w:r>
      <w:r w:rsidRPr="008D4C3A">
        <w:rPr>
          <w:rFonts w:ascii="宋体" w:hAnsi="宋体"/>
          <w:sz w:val="21"/>
          <w:szCs w:val="21"/>
        </w:rPr>
        <w:t xml:space="preserve"> == clsid) {</w:t>
      </w:r>
    </w:p>
    <w:p w:rsidR="008D4C3A" w:rsidRPr="008D4C3A" w:rsidRDefault="008D4C3A" w:rsidP="008D4C3A">
      <w:pPr>
        <w:shd w:val="clear" w:color="auto" w:fill="E6E6E6"/>
        <w:snapToGrid w:val="0"/>
        <w:spacing w:line="300" w:lineRule="auto"/>
        <w:ind w:firstLineChars="200" w:firstLine="420"/>
        <w:rPr>
          <w:rFonts w:ascii="宋体" w:hAnsi="宋体"/>
          <w:sz w:val="21"/>
          <w:szCs w:val="21"/>
        </w:rPr>
      </w:pPr>
      <w:r w:rsidRPr="008D4C3A">
        <w:rPr>
          <w:rFonts w:ascii="宋体" w:hAnsi="宋体"/>
          <w:sz w:val="21"/>
          <w:szCs w:val="21"/>
        </w:rPr>
        <w:t xml:space="preserve">        return _g_</w:t>
      </w:r>
      <w:r>
        <w:rPr>
          <w:rFonts w:ascii="宋体" w:hAnsi="宋体" w:hint="eastAsia"/>
          <w:sz w:val="21"/>
          <w:szCs w:val="21"/>
        </w:rPr>
        <w:t>C</w:t>
      </w:r>
      <w:r w:rsidRPr="008D4C3A">
        <w:rPr>
          <w:rFonts w:ascii="宋体" w:hAnsi="宋体"/>
          <w:sz w:val="21"/>
          <w:szCs w:val="21"/>
        </w:rPr>
        <w:t>A_ClsObj.QueryInterface(riid, ppObj);</w:t>
      </w:r>
    </w:p>
    <w:p w:rsidR="008D4C3A" w:rsidRPr="008D4C3A" w:rsidRDefault="008D4C3A" w:rsidP="008D4C3A">
      <w:pPr>
        <w:shd w:val="clear" w:color="auto" w:fill="E6E6E6"/>
        <w:snapToGrid w:val="0"/>
        <w:spacing w:line="300" w:lineRule="auto"/>
        <w:ind w:firstLineChars="200" w:firstLine="420"/>
        <w:rPr>
          <w:rFonts w:ascii="宋体" w:hAnsi="宋体"/>
          <w:sz w:val="21"/>
          <w:szCs w:val="21"/>
        </w:rPr>
      </w:pPr>
      <w:r w:rsidRPr="008D4C3A">
        <w:rPr>
          <w:rFonts w:ascii="宋体" w:hAnsi="宋体"/>
          <w:sz w:val="21"/>
          <w:szCs w:val="21"/>
        </w:rPr>
        <w:t xml:space="preserve">    }</w:t>
      </w:r>
    </w:p>
    <w:p w:rsidR="008D4C3A" w:rsidRPr="008D4C3A" w:rsidRDefault="008D4C3A" w:rsidP="008D4C3A">
      <w:pPr>
        <w:shd w:val="clear" w:color="auto" w:fill="E6E6E6"/>
        <w:snapToGrid w:val="0"/>
        <w:spacing w:line="300" w:lineRule="auto"/>
        <w:ind w:firstLineChars="200" w:firstLine="420"/>
        <w:rPr>
          <w:rFonts w:ascii="宋体" w:hAnsi="宋体"/>
          <w:sz w:val="21"/>
          <w:szCs w:val="21"/>
        </w:rPr>
      </w:pPr>
      <w:r w:rsidRPr="008D4C3A">
        <w:rPr>
          <w:rFonts w:ascii="宋体" w:hAnsi="宋体"/>
          <w:sz w:val="21"/>
          <w:szCs w:val="21"/>
        </w:rPr>
        <w:t xml:space="preserve">    if (ECLSID_C</w:t>
      </w:r>
      <w:r>
        <w:rPr>
          <w:rFonts w:ascii="宋体" w:hAnsi="宋体" w:hint="eastAsia"/>
          <w:sz w:val="21"/>
          <w:szCs w:val="21"/>
        </w:rPr>
        <w:t>B</w:t>
      </w:r>
      <w:r w:rsidRPr="008D4C3A">
        <w:rPr>
          <w:rFonts w:ascii="宋体" w:hAnsi="宋体"/>
          <w:sz w:val="21"/>
          <w:szCs w:val="21"/>
        </w:rPr>
        <w:t xml:space="preserve"> == clsid) {</w:t>
      </w:r>
    </w:p>
    <w:p w:rsidR="008D4C3A" w:rsidRPr="008D4C3A" w:rsidRDefault="008D4C3A" w:rsidP="008D4C3A">
      <w:pPr>
        <w:shd w:val="clear" w:color="auto" w:fill="E6E6E6"/>
        <w:snapToGrid w:val="0"/>
        <w:spacing w:line="300" w:lineRule="auto"/>
        <w:ind w:firstLineChars="200" w:firstLine="420"/>
        <w:rPr>
          <w:rFonts w:ascii="宋体" w:hAnsi="宋体"/>
          <w:sz w:val="21"/>
          <w:szCs w:val="21"/>
        </w:rPr>
      </w:pPr>
      <w:r w:rsidRPr="008D4C3A">
        <w:rPr>
          <w:rFonts w:ascii="宋体" w:hAnsi="宋体"/>
          <w:sz w:val="21"/>
          <w:szCs w:val="21"/>
        </w:rPr>
        <w:t xml:space="preserve">        return _g_C</w:t>
      </w:r>
      <w:r>
        <w:rPr>
          <w:rFonts w:ascii="宋体" w:hAnsi="宋体" w:hint="eastAsia"/>
          <w:sz w:val="21"/>
          <w:szCs w:val="21"/>
        </w:rPr>
        <w:t>B</w:t>
      </w:r>
      <w:r w:rsidRPr="008D4C3A">
        <w:rPr>
          <w:rFonts w:ascii="宋体" w:hAnsi="宋体"/>
          <w:sz w:val="21"/>
          <w:szCs w:val="21"/>
        </w:rPr>
        <w:t>_ClsObj.QueryInterface(riid, ppObj);</w:t>
      </w:r>
    </w:p>
    <w:p w:rsidR="008D4C3A" w:rsidRPr="008D4C3A" w:rsidRDefault="008D4C3A" w:rsidP="00C41E9D">
      <w:pPr>
        <w:shd w:val="clear" w:color="auto" w:fill="E6E6E6"/>
        <w:snapToGrid w:val="0"/>
        <w:spacing w:line="300" w:lineRule="auto"/>
        <w:ind w:firstLineChars="200" w:firstLine="420"/>
        <w:rPr>
          <w:rFonts w:ascii="宋体" w:hAnsi="宋体" w:hint="eastAsia"/>
          <w:sz w:val="21"/>
          <w:szCs w:val="21"/>
        </w:rPr>
      </w:pPr>
      <w:r w:rsidRPr="008D4C3A">
        <w:rPr>
          <w:rFonts w:ascii="宋体" w:hAnsi="宋体"/>
          <w:sz w:val="21"/>
          <w:szCs w:val="21"/>
        </w:rPr>
        <w:lastRenderedPageBreak/>
        <w:t xml:space="preserve">    }</w:t>
      </w:r>
    </w:p>
    <w:bookmarkEnd w:id="527"/>
    <w:bookmarkEnd w:id="528"/>
    <w:p w:rsidR="00DF1A26" w:rsidRPr="00DF1A26" w:rsidRDefault="00DF1A26"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ab/>
        <w:t>//其它实现</w:t>
      </w:r>
    </w:p>
    <w:p w:rsidR="00DF1A26" w:rsidRPr="00DF1A26" w:rsidRDefault="00DF1A26"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 xml:space="preserve">    ······</w:t>
      </w:r>
    </w:p>
    <w:p w:rsidR="00DF1A26" w:rsidRPr="00DF1A26" w:rsidRDefault="00DF1A26"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w:t>
      </w:r>
      <w:r w:rsidR="00C41E9D" w:rsidRPr="008D4C3A">
        <w:rPr>
          <w:rFonts w:ascii="宋体" w:hAnsi="宋体"/>
          <w:sz w:val="21"/>
          <w:szCs w:val="21"/>
        </w:rPr>
        <w:t>E_CLASS_NOT_AVAILABLE</w:t>
      </w:r>
      <w:r w:rsidRPr="00DF1A26">
        <w:rPr>
          <w:rFonts w:ascii="宋体" w:hAnsi="宋体"/>
          <w:sz w:val="21"/>
          <w:szCs w:val="21"/>
        </w:rPr>
        <w:t>;</w:t>
      </w:r>
    </w:p>
    <w:p w:rsidR="00DF1A26" w:rsidRPr="00DF1A26" w:rsidRDefault="00DF1A26"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w:t>
      </w:r>
    </w:p>
    <w:p w:rsidR="00A63A52" w:rsidRPr="00DF1A26" w:rsidRDefault="00A63A52" w:rsidP="00124A87">
      <w:pPr>
        <w:snapToGrid w:val="0"/>
        <w:spacing w:line="300" w:lineRule="auto"/>
        <w:rPr>
          <w:rFonts w:ascii="宋体" w:hAnsi="宋体" w:hint="eastAsia"/>
          <w:color w:val="000000"/>
        </w:rPr>
      </w:pP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每个对象工厂都会调用QueryInterface查询并返回各自的</w:t>
      </w:r>
      <w:r w:rsidRPr="00AB5DDD">
        <w:rPr>
          <w:rFonts w:ascii="宋体" w:hAnsi="宋体"/>
          <w:sz w:val="21"/>
          <w:szCs w:val="21"/>
        </w:rPr>
        <w:t>IObjectFactory</w:t>
      </w:r>
      <w:r w:rsidRPr="00AB5DDD">
        <w:rPr>
          <w:rFonts w:ascii="宋体" w:hAnsi="宋体" w:hint="eastAsia"/>
          <w:sz w:val="21"/>
          <w:szCs w:val="21"/>
        </w:rPr>
        <w:t>接口指针。</w:t>
      </w:r>
    </w:p>
    <w:p w:rsidR="00A63A52" w:rsidRPr="00AB5DDD" w:rsidRDefault="00E72249" w:rsidP="00AB5DDD">
      <w:pPr>
        <w:snapToGrid w:val="0"/>
        <w:spacing w:line="300" w:lineRule="auto"/>
        <w:ind w:firstLineChars="200" w:firstLine="420"/>
        <w:rPr>
          <w:rFonts w:ascii="宋体" w:hAnsi="宋体" w:hint="eastAsia"/>
          <w:sz w:val="21"/>
          <w:szCs w:val="21"/>
        </w:rPr>
      </w:pPr>
      <w:r>
        <w:rPr>
          <w:rFonts w:ascii="宋体" w:hAnsi="宋体"/>
          <w:sz w:val="21"/>
          <w:szCs w:val="21"/>
        </w:rPr>
        <w:br w:type="page"/>
      </w:r>
    </w:p>
    <w:p w:rsidR="00A63A52" w:rsidRPr="004E6F39" w:rsidRDefault="008149B1" w:rsidP="004E6F39">
      <w:pPr>
        <w:pStyle w:val="1125"/>
        <w:rPr>
          <w:rFonts w:hint="eastAsia"/>
        </w:rPr>
      </w:pPr>
      <w:bookmarkStart w:id="529" w:name="_Toc148261082"/>
      <w:bookmarkStart w:id="530" w:name="_Toc152754427"/>
      <w:bookmarkStart w:id="531" w:name="_Toc197919075"/>
      <w:r w:rsidRPr="004E6F39">
        <w:rPr>
          <w:rFonts w:hint="eastAsia"/>
        </w:rPr>
        <w:t>第十</w:t>
      </w:r>
      <w:r w:rsidR="00A63A52" w:rsidRPr="004E6F39">
        <w:rPr>
          <w:rFonts w:hint="eastAsia"/>
        </w:rPr>
        <w:t>章</w:t>
      </w:r>
      <w:r w:rsidR="00DC3C9D">
        <w:rPr>
          <w:rFonts w:hint="eastAsia"/>
        </w:rPr>
        <w:t xml:space="preserve">　</w:t>
      </w:r>
      <w:r w:rsidR="008A73D0" w:rsidRPr="004E6F39">
        <w:rPr>
          <w:rFonts w:hint="eastAsia"/>
        </w:rPr>
        <w:t>CAR</w:t>
      </w:r>
      <w:r w:rsidR="00A63A52" w:rsidRPr="008947D4">
        <w:rPr>
          <w:rFonts w:hint="eastAsia"/>
        </w:rPr>
        <w:t>构件</w:t>
      </w:r>
      <w:r w:rsidR="00A63A52" w:rsidRPr="004E6F39">
        <w:rPr>
          <w:rFonts w:hint="eastAsia"/>
        </w:rPr>
        <w:t>自动生成代码框架</w:t>
      </w:r>
      <w:bookmarkEnd w:id="529"/>
      <w:bookmarkEnd w:id="530"/>
      <w:bookmarkEnd w:id="531"/>
    </w:p>
    <w:p w:rsidR="00A63A52" w:rsidRPr="00BC57E8" w:rsidRDefault="00E42DB7" w:rsidP="00BA4562">
      <w:pPr>
        <w:pStyle w:val="2"/>
        <w:snapToGrid w:val="0"/>
        <w:spacing w:line="300" w:lineRule="auto"/>
        <w:rPr>
          <w:rFonts w:ascii="宋体" w:eastAsia="宋体" w:hAnsi="宋体" w:hint="eastAsia"/>
        </w:rPr>
      </w:pPr>
      <w:bookmarkStart w:id="532" w:name="_Toc148261083"/>
      <w:bookmarkStart w:id="533" w:name="_Toc152754428"/>
      <w:bookmarkStart w:id="534" w:name="_Toc197919076"/>
      <w:r>
        <w:rPr>
          <w:rFonts w:ascii="宋体" w:eastAsia="宋体" w:hAnsi="宋体" w:hint="eastAsia"/>
        </w:rPr>
        <w:t>10.</w:t>
      </w:r>
      <w:r w:rsidR="00A63A52" w:rsidRPr="00BC57E8">
        <w:rPr>
          <w:rFonts w:ascii="宋体" w:eastAsia="宋体" w:hAnsi="宋体" w:hint="eastAsia"/>
        </w:rPr>
        <w:t>1编写</w:t>
      </w:r>
      <w:r w:rsidR="0011191A">
        <w:rPr>
          <w:rFonts w:ascii="宋体" w:eastAsia="宋体" w:hAnsi="宋体" w:hint="eastAsia"/>
        </w:rPr>
        <w:t>car</w:t>
      </w:r>
      <w:r w:rsidR="00A63A52" w:rsidRPr="00BC57E8">
        <w:rPr>
          <w:rFonts w:ascii="宋体" w:eastAsia="宋体" w:hAnsi="宋体" w:hint="eastAsia"/>
        </w:rPr>
        <w:t>文件</w:t>
      </w:r>
      <w:bookmarkEnd w:id="532"/>
      <w:bookmarkEnd w:id="533"/>
      <w:bookmarkEnd w:id="534"/>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开发CAR构件的第一步是编写</w:t>
      </w:r>
      <w:r w:rsidR="0011191A">
        <w:rPr>
          <w:rFonts w:ascii="宋体" w:hAnsi="宋体" w:hint="eastAsia"/>
          <w:sz w:val="21"/>
          <w:szCs w:val="21"/>
        </w:rPr>
        <w:t>car</w:t>
      </w:r>
      <w:r w:rsidRPr="00AB5DDD">
        <w:rPr>
          <w:rFonts w:ascii="宋体" w:hAnsi="宋体"/>
          <w:sz w:val="21"/>
          <w:szCs w:val="21"/>
        </w:rPr>
        <w:t>文件。</w:t>
      </w:r>
      <w:r w:rsidR="0011191A">
        <w:rPr>
          <w:rFonts w:ascii="宋体" w:hAnsi="宋体"/>
          <w:sz w:val="21"/>
          <w:szCs w:val="21"/>
        </w:rPr>
        <w:t>C</w:t>
      </w:r>
      <w:r w:rsidR="0011191A">
        <w:rPr>
          <w:rFonts w:ascii="宋体" w:hAnsi="宋体" w:hint="eastAsia"/>
          <w:sz w:val="21"/>
          <w:szCs w:val="21"/>
        </w:rPr>
        <w:t>ar</w:t>
      </w:r>
      <w:r w:rsidRPr="00AB5DDD">
        <w:rPr>
          <w:rFonts w:ascii="宋体" w:hAnsi="宋体"/>
          <w:sz w:val="21"/>
          <w:szCs w:val="21"/>
        </w:rPr>
        <w:t>文件用于定义构件中的类、接口、方法及其参数等信息。</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下面请看本章范例hello构件的CAR文件（hello.car）内容：</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module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AC572E">
      <w:pPr>
        <w:shd w:val="clear" w:color="auto" w:fill="E6E6E6"/>
        <w:snapToGrid w:val="0"/>
        <w:spacing w:line="300" w:lineRule="auto"/>
        <w:ind w:firstLineChars="400" w:firstLine="840"/>
        <w:rPr>
          <w:rFonts w:ascii="宋体" w:hAnsi="宋体" w:hint="eastAsia"/>
          <w:sz w:val="21"/>
          <w:szCs w:val="21"/>
        </w:rPr>
      </w:pPr>
      <w:r w:rsidRPr="00DF1A26">
        <w:rPr>
          <w:rFonts w:ascii="宋体" w:hAnsi="宋体"/>
          <w:sz w:val="21"/>
          <w:szCs w:val="21"/>
        </w:rPr>
        <w:t xml:space="preserve">interface IHello </w:t>
      </w:r>
    </w:p>
    <w:p w:rsidR="00A63A52" w:rsidRPr="00DF1A26" w:rsidRDefault="00A63A52" w:rsidP="00AC572E">
      <w:pPr>
        <w:shd w:val="clear" w:color="auto" w:fill="E6E6E6"/>
        <w:snapToGrid w:val="0"/>
        <w:spacing w:line="300" w:lineRule="auto"/>
        <w:ind w:firstLineChars="400" w:firstLine="84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Hello();</w:t>
      </w:r>
    </w:p>
    <w:p w:rsidR="00A63A52" w:rsidRPr="00DF1A26" w:rsidRDefault="00A63A52" w:rsidP="00AC572E">
      <w:pPr>
        <w:shd w:val="clear" w:color="auto" w:fill="E6E6E6"/>
        <w:snapToGrid w:val="0"/>
        <w:spacing w:line="300" w:lineRule="auto"/>
        <w:ind w:firstLineChars="400" w:firstLine="84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 xml:space="preserve">   </w:t>
      </w:r>
      <w:r w:rsidR="00AC572E">
        <w:rPr>
          <w:rFonts w:ascii="宋体" w:hAnsi="宋体" w:hint="eastAsia"/>
          <w:sz w:val="21"/>
          <w:szCs w:val="21"/>
        </w:rPr>
        <w:t xml:space="preserve"> </w:t>
      </w:r>
      <w:r w:rsidRPr="00DF1A26">
        <w:rPr>
          <w:rFonts w:ascii="宋体" w:hAnsi="宋体"/>
          <w:sz w:val="21"/>
          <w:szCs w:val="21"/>
        </w:rPr>
        <w:t xml:space="preserve">class CHello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hint="eastAsia"/>
          <w:sz w:val="21"/>
          <w:szCs w:val="21"/>
        </w:rPr>
        <w:t xml:space="preserve">    </w:t>
      </w: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interface IHello;</w:t>
      </w:r>
    </w:p>
    <w:p w:rsidR="00A63A52" w:rsidRPr="00DF1A26" w:rsidRDefault="00A63A52" w:rsidP="00AC572E">
      <w:pPr>
        <w:shd w:val="clear" w:color="auto" w:fill="E6E6E6"/>
        <w:snapToGrid w:val="0"/>
        <w:spacing w:line="300" w:lineRule="auto"/>
        <w:ind w:firstLineChars="400" w:firstLine="84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w:t>
      </w:r>
      <w:r w:rsidRPr="00DF1A26">
        <w:rPr>
          <w:rFonts w:ascii="宋体" w:hAnsi="宋体" w:hint="eastAsia"/>
          <w:sz w:val="21"/>
          <w:szCs w:val="21"/>
        </w:rPr>
        <w:tab/>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示例hello.car文件中，定义了构件hello。该构件定义了接口IHello和类CHello</w:t>
      </w:r>
      <w:r w:rsidRPr="00AB5DDD">
        <w:rPr>
          <w:rFonts w:ascii="宋体" w:hAnsi="宋体" w:hint="eastAsia"/>
          <w:sz w:val="21"/>
          <w:szCs w:val="21"/>
        </w:rPr>
        <w:t>。</w:t>
      </w:r>
      <w:r w:rsidRPr="00AB5DDD">
        <w:rPr>
          <w:rFonts w:ascii="宋体" w:hAnsi="宋体"/>
          <w:sz w:val="21"/>
          <w:szCs w:val="21"/>
        </w:rPr>
        <w:t>IHello接口提供Hello方法；类CHello实现接口IHello。</w:t>
      </w:r>
    </w:p>
    <w:p w:rsidR="00A63A52" w:rsidRPr="00BC57E8" w:rsidRDefault="00E42DB7" w:rsidP="00BA4562">
      <w:pPr>
        <w:pStyle w:val="2"/>
        <w:snapToGrid w:val="0"/>
        <w:spacing w:line="300" w:lineRule="auto"/>
        <w:rPr>
          <w:rFonts w:ascii="宋体" w:eastAsia="宋体" w:hAnsi="宋体" w:hint="eastAsia"/>
        </w:rPr>
      </w:pPr>
      <w:bookmarkStart w:id="535" w:name="_Toc148261084"/>
      <w:bookmarkStart w:id="536" w:name="_Toc152754429"/>
      <w:bookmarkStart w:id="537" w:name="_Toc197919077"/>
      <w:r>
        <w:rPr>
          <w:rFonts w:ascii="宋体" w:eastAsia="宋体" w:hAnsi="宋体" w:hint="eastAsia"/>
        </w:rPr>
        <w:t>10.</w:t>
      </w:r>
      <w:r w:rsidR="00A63A52" w:rsidRPr="00BC57E8">
        <w:rPr>
          <w:rFonts w:ascii="宋体" w:eastAsia="宋体" w:hAnsi="宋体" w:hint="eastAsia"/>
        </w:rPr>
        <w:t>2</w:t>
      </w:r>
      <w:r w:rsidR="00A63A52" w:rsidRPr="00BC57E8">
        <w:rPr>
          <w:rFonts w:ascii="宋体" w:eastAsia="宋体" w:hAnsi="宋体"/>
        </w:rPr>
        <w:t>生成源程序框架</w:t>
      </w:r>
      <w:bookmarkEnd w:id="535"/>
      <w:bookmarkEnd w:id="536"/>
      <w:bookmarkEnd w:id="537"/>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在编写完</w:t>
      </w:r>
      <w:r w:rsidR="0011191A">
        <w:rPr>
          <w:rFonts w:ascii="宋体" w:hAnsi="宋体" w:hint="eastAsia"/>
          <w:sz w:val="21"/>
          <w:szCs w:val="21"/>
        </w:rPr>
        <w:t>car</w:t>
      </w:r>
      <w:r w:rsidRPr="00AB5DDD">
        <w:rPr>
          <w:rFonts w:ascii="宋体" w:hAnsi="宋体"/>
          <w:sz w:val="21"/>
          <w:szCs w:val="21"/>
        </w:rPr>
        <w:t>文件后，用户在</w:t>
      </w:r>
      <w:r w:rsidR="00235D94">
        <w:rPr>
          <w:rFonts w:ascii="宋体" w:hAnsi="宋体"/>
          <w:sz w:val="21"/>
          <w:szCs w:val="21"/>
        </w:rPr>
        <w:t>Elastos</w:t>
      </w:r>
      <w:r w:rsidRPr="00AB5DDD">
        <w:rPr>
          <w:rFonts w:ascii="宋体" w:hAnsi="宋体"/>
          <w:sz w:val="21"/>
          <w:szCs w:val="21"/>
        </w:rPr>
        <w:t>SDK开发环境下，使用emake工具可以生成构件源程序框架。这将减少程序员的输入量，并且可以有效避免此环节的拼写错误。具体用法是执行下面的语句：</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emake &lt;carfile&gt;</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其中&lt;carfile&gt;为</w:t>
      </w:r>
      <w:r w:rsidR="0011191A">
        <w:rPr>
          <w:rFonts w:ascii="宋体" w:hAnsi="宋体" w:hint="eastAsia"/>
          <w:sz w:val="21"/>
          <w:szCs w:val="21"/>
        </w:rPr>
        <w:t>car</w:t>
      </w:r>
      <w:r w:rsidRPr="00AB5DDD">
        <w:rPr>
          <w:rFonts w:ascii="宋体" w:hAnsi="宋体"/>
          <w:sz w:val="21"/>
          <w:szCs w:val="21"/>
        </w:rPr>
        <w:t>文件路径名。执行该命令后，将在当前目录生成相应的头文件、cpp文件和sources文件，其中头文件和cpp文件为程序框架文件，sources文件用于指定如何编译源代码，生成什么类型的目标文件等信息。头文件和cpp文件的文件名由CAR文件中定义的类名指定。当</w:t>
      </w:r>
      <w:r w:rsidR="0011191A">
        <w:rPr>
          <w:rFonts w:ascii="宋体" w:hAnsi="宋体" w:hint="eastAsia"/>
          <w:sz w:val="21"/>
          <w:szCs w:val="21"/>
        </w:rPr>
        <w:t>car</w:t>
      </w:r>
      <w:r w:rsidRPr="00AB5DDD">
        <w:rPr>
          <w:rFonts w:ascii="宋体" w:hAnsi="宋体"/>
          <w:sz w:val="21"/>
          <w:szCs w:val="21"/>
        </w:rPr>
        <w:t>文件中定义了多个类时，将生成对应的多个头文件和.cpp文件。</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在本示例中，执行下面语句：</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emake hello.car</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将生成CHello.h文件、CHello.cpp文件和sources文件。sources文件生成后一般不需要修改，下面是生成的sources文件的内容：</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TARGET_NAME= hello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TARGET_TYPE= dll</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BA4562">
      <w:pPr>
        <w:shd w:val="clear" w:color="auto" w:fill="E6E6E6"/>
        <w:snapToGrid w:val="0"/>
        <w:spacing w:line="300" w:lineRule="auto"/>
        <w:ind w:firstLineChars="200" w:firstLine="420"/>
        <w:outlineLvl w:val="0"/>
        <w:rPr>
          <w:rFonts w:ascii="宋体" w:hAnsi="宋体"/>
          <w:sz w:val="21"/>
          <w:szCs w:val="21"/>
        </w:rPr>
      </w:pPr>
      <w:bookmarkStart w:id="538" w:name="_Toc152754430"/>
      <w:bookmarkStart w:id="539" w:name="_Toc152754816"/>
      <w:r w:rsidRPr="00DF1A26">
        <w:rPr>
          <w:rFonts w:ascii="宋体" w:hAnsi="宋体"/>
          <w:sz w:val="21"/>
          <w:szCs w:val="21"/>
        </w:rPr>
        <w:t>SOURCES= \</w:t>
      </w:r>
      <w:bookmarkEnd w:id="538"/>
      <w:bookmarkEnd w:id="539"/>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hello.car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CHello.cpp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BA4562">
      <w:pPr>
        <w:shd w:val="clear" w:color="auto" w:fill="E6E6E6"/>
        <w:snapToGrid w:val="0"/>
        <w:spacing w:line="300" w:lineRule="auto"/>
        <w:ind w:firstLineChars="200" w:firstLine="420"/>
        <w:outlineLvl w:val="0"/>
        <w:rPr>
          <w:rFonts w:ascii="宋体" w:hAnsi="宋体"/>
          <w:sz w:val="21"/>
          <w:szCs w:val="21"/>
        </w:rPr>
      </w:pPr>
      <w:bookmarkStart w:id="540" w:name="_Toc152754431"/>
      <w:bookmarkStart w:id="541" w:name="_Toc152754817"/>
      <w:r w:rsidRPr="00DF1A26">
        <w:rPr>
          <w:rFonts w:ascii="宋体" w:hAnsi="宋体"/>
          <w:sz w:val="21"/>
          <w:szCs w:val="21"/>
        </w:rPr>
        <w:t>ELASTOS_LIBS = \</w:t>
      </w:r>
      <w:bookmarkEnd w:id="540"/>
      <w:bookmarkEnd w:id="541"/>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elastos.lib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elacrt.lib \</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TARGET_NAME指定生成构件的名字，此名字必须与</w:t>
      </w:r>
      <w:r w:rsidR="0011191A">
        <w:rPr>
          <w:rFonts w:ascii="宋体" w:hAnsi="宋体" w:hint="eastAsia"/>
          <w:sz w:val="21"/>
          <w:szCs w:val="21"/>
        </w:rPr>
        <w:t>car</w:t>
      </w:r>
      <w:r w:rsidRPr="00AB5DDD">
        <w:rPr>
          <w:rFonts w:ascii="宋体" w:hAnsi="宋体"/>
          <w:sz w:val="21"/>
          <w:szCs w:val="21"/>
        </w:rPr>
        <w:t>文件名相同，否则不能通过编译。生成构件的类型默认为dll，由TARGET_TYPE指定。</w:t>
      </w:r>
    </w:p>
    <w:p w:rsidR="00A63A52" w:rsidRPr="00BC57E8" w:rsidRDefault="00E42DB7" w:rsidP="00BA4562">
      <w:pPr>
        <w:pStyle w:val="2"/>
        <w:snapToGrid w:val="0"/>
        <w:spacing w:line="300" w:lineRule="auto"/>
        <w:rPr>
          <w:rFonts w:ascii="宋体" w:eastAsia="宋体" w:hAnsi="宋体" w:hint="eastAsia"/>
        </w:rPr>
      </w:pPr>
      <w:bookmarkStart w:id="542" w:name="_Toc148261085"/>
      <w:bookmarkStart w:id="543" w:name="_Toc152754432"/>
      <w:bookmarkStart w:id="544" w:name="_Toc197919078"/>
      <w:r>
        <w:rPr>
          <w:rFonts w:ascii="宋体" w:eastAsia="宋体" w:hAnsi="宋体" w:hint="eastAsia"/>
        </w:rPr>
        <w:t>10.</w:t>
      </w:r>
      <w:r w:rsidR="00A63A52" w:rsidRPr="00BC57E8">
        <w:rPr>
          <w:rFonts w:ascii="宋体" w:eastAsia="宋体" w:hAnsi="宋体" w:hint="eastAsia"/>
        </w:rPr>
        <w:t xml:space="preserve">3 </w:t>
      </w:r>
      <w:r w:rsidR="00A63A52" w:rsidRPr="00BC57E8">
        <w:rPr>
          <w:rFonts w:ascii="宋体" w:eastAsia="宋体" w:hAnsi="宋体"/>
        </w:rPr>
        <w:t>填写实现代码</w:t>
      </w:r>
      <w:bookmarkEnd w:id="542"/>
      <w:bookmarkEnd w:id="543"/>
      <w:bookmarkEnd w:id="544"/>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本示例中无须修改生成的头文件。首先来看一下生成的cpp源程序框架的内容：</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#include "CHello.h"</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#include "_CHello.cpp"</w:t>
      </w:r>
    </w:p>
    <w:p w:rsidR="00A63A52" w:rsidRPr="00DF1A26" w:rsidRDefault="00A63A52" w:rsidP="000D1FE8">
      <w:pPr>
        <w:shd w:val="clear" w:color="auto" w:fill="E6E6E6"/>
        <w:snapToGrid w:val="0"/>
        <w:spacing w:line="300" w:lineRule="auto"/>
        <w:rPr>
          <w:rFonts w:ascii="宋体" w:hAnsi="宋体" w:hint="eastAsia"/>
          <w:sz w:val="21"/>
          <w:szCs w:val="21"/>
        </w:rPr>
      </w:pPr>
    </w:p>
    <w:p w:rsidR="00A63A52" w:rsidRPr="00DF1A26" w:rsidRDefault="00666EC9"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DF1A26">
        <w:rPr>
          <w:rFonts w:ascii="宋体" w:hAnsi="宋体"/>
          <w:sz w:val="21"/>
          <w:szCs w:val="21"/>
        </w:rPr>
        <w:t xml:space="preserve"> CHello::Hello()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TODO: Add your code here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E_NOT_IMPLEMENTED;</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在生成的文件框架中，方法的返回的</w:t>
      </w:r>
      <w:r w:rsidR="00666EC9">
        <w:rPr>
          <w:rFonts w:ascii="宋体" w:hAnsi="宋体"/>
          <w:sz w:val="21"/>
          <w:szCs w:val="21"/>
        </w:rPr>
        <w:t>ECode</w:t>
      </w:r>
      <w:r w:rsidRPr="00AB5DDD">
        <w:rPr>
          <w:rFonts w:ascii="宋体" w:hAnsi="宋体"/>
          <w:sz w:val="21"/>
          <w:szCs w:val="21"/>
        </w:rPr>
        <w:t>值为E_NOT_IMPLEMENTED，表示此方法未实现。在填写完实现代码后，需要修改为适当的</w:t>
      </w:r>
      <w:r w:rsidR="00666EC9">
        <w:rPr>
          <w:rFonts w:ascii="宋体" w:hAnsi="宋体" w:hint="eastAsia"/>
          <w:sz w:val="21"/>
          <w:szCs w:val="21"/>
        </w:rPr>
        <w:t>ECode</w:t>
      </w:r>
      <w:r w:rsidRPr="00AB5DDD">
        <w:rPr>
          <w:rFonts w:ascii="宋体" w:hAnsi="宋体"/>
          <w:sz w:val="21"/>
          <w:szCs w:val="21"/>
        </w:rPr>
        <w:t>值。</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下面请看构件hello的实现，使用实现代码替换TODO注释（文中黑体部分为填充代码）：</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CHello.cpp文件：</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#include "CHello.h"</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#include "_CHello.cpp"</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#include &lt;stdio.h&gt;</w:t>
      </w:r>
    </w:p>
    <w:p w:rsidR="00A63A52" w:rsidRPr="00DF1A26" w:rsidRDefault="00A63A52" w:rsidP="000D1FE8">
      <w:pPr>
        <w:shd w:val="clear" w:color="auto" w:fill="E6E6E6"/>
        <w:snapToGrid w:val="0"/>
        <w:spacing w:line="300" w:lineRule="auto"/>
        <w:rPr>
          <w:rFonts w:ascii="宋体" w:hAnsi="宋体" w:hint="eastAsia"/>
          <w:sz w:val="21"/>
          <w:szCs w:val="21"/>
        </w:rPr>
      </w:pPr>
    </w:p>
    <w:p w:rsidR="00A63A52" w:rsidRPr="00DF1A26" w:rsidRDefault="00666EC9"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DF1A26">
        <w:rPr>
          <w:rFonts w:ascii="宋体" w:hAnsi="宋体"/>
          <w:sz w:val="21"/>
          <w:szCs w:val="21"/>
        </w:rPr>
        <w:t xml:space="preserve"> CHello::Hello()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puts("Hello, world! -----\n");</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NOERROR;</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w:t>
      </w:r>
    </w:p>
    <w:p w:rsidR="00A63A52"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执行完以上步骤，基本上完成了构件hello的编写。</w:t>
      </w:r>
    </w:p>
    <w:p w:rsidR="000618B0" w:rsidRPr="00AB5DDD" w:rsidRDefault="000618B0" w:rsidP="00AB5DDD">
      <w:pPr>
        <w:snapToGrid w:val="0"/>
        <w:spacing w:line="300" w:lineRule="auto"/>
        <w:ind w:firstLineChars="200" w:firstLine="420"/>
        <w:rPr>
          <w:rFonts w:ascii="宋体" w:hAnsi="宋体" w:hint="eastAsia"/>
          <w:sz w:val="21"/>
          <w:szCs w:val="21"/>
        </w:rPr>
      </w:pPr>
    </w:p>
    <w:p w:rsidR="00A63A52" w:rsidRDefault="00E42DB7" w:rsidP="00BA4562">
      <w:pPr>
        <w:pStyle w:val="2"/>
        <w:snapToGrid w:val="0"/>
        <w:spacing w:line="300" w:lineRule="auto"/>
        <w:rPr>
          <w:rFonts w:ascii="宋体" w:eastAsia="宋体" w:hAnsi="宋体" w:hint="eastAsia"/>
        </w:rPr>
      </w:pPr>
      <w:bookmarkStart w:id="545" w:name="_Toc138040436"/>
      <w:bookmarkStart w:id="546" w:name="_Toc148261086"/>
      <w:bookmarkStart w:id="547" w:name="_Toc152754433"/>
      <w:bookmarkStart w:id="548" w:name="_Toc197919079"/>
      <w:r>
        <w:rPr>
          <w:rFonts w:ascii="宋体" w:eastAsia="宋体" w:hAnsi="宋体" w:hint="eastAsia"/>
        </w:rPr>
        <w:lastRenderedPageBreak/>
        <w:t>10.</w:t>
      </w:r>
      <w:r w:rsidR="00A63A52" w:rsidRPr="00BC57E8">
        <w:rPr>
          <w:rFonts w:ascii="宋体" w:eastAsia="宋体" w:hAnsi="宋体" w:hint="eastAsia"/>
        </w:rPr>
        <w:t>4 CAR文件的编译过程</w:t>
      </w:r>
      <w:bookmarkEnd w:id="545"/>
      <w:bookmarkEnd w:id="546"/>
      <w:bookmarkEnd w:id="547"/>
      <w:bookmarkEnd w:id="548"/>
    </w:p>
    <w:p w:rsidR="000618B0" w:rsidRDefault="0097535E" w:rsidP="000618B0">
      <w:pPr>
        <w:jc w:val="center"/>
        <w:rPr>
          <w:rFonts w:hint="eastAsia"/>
        </w:rPr>
      </w:pPr>
      <w:r>
        <w:rPr>
          <w:rFonts w:hint="eastAsia"/>
          <w:noProof/>
        </w:rPr>
        <w:drawing>
          <wp:inline distT="0" distB="0" distL="0" distR="0">
            <wp:extent cx="3550920" cy="2590800"/>
            <wp:effectExtent l="0" t="0" r="0" b="0"/>
            <wp:docPr id="30" name="图片 30" descr="run_a_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un_a_ca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20" cy="2590800"/>
                    </a:xfrm>
                    <a:prstGeom prst="rect">
                      <a:avLst/>
                    </a:prstGeom>
                    <a:noFill/>
                    <a:ln>
                      <a:noFill/>
                    </a:ln>
                  </pic:spPr>
                </pic:pic>
              </a:graphicData>
            </a:graphic>
          </wp:inline>
        </w:drawing>
      </w:r>
    </w:p>
    <w:p w:rsidR="000618B0" w:rsidRPr="000618B0" w:rsidRDefault="000618B0" w:rsidP="000618B0">
      <w:pPr>
        <w:rPr>
          <w:rFonts w:hint="eastAsia"/>
        </w:rPr>
      </w:pPr>
    </w:p>
    <w:p w:rsidR="00A63A52" w:rsidRPr="00826081" w:rsidRDefault="00E42DB7" w:rsidP="00BA4562">
      <w:pPr>
        <w:pStyle w:val="3"/>
        <w:snapToGrid w:val="0"/>
        <w:spacing w:line="300" w:lineRule="auto"/>
        <w:rPr>
          <w:rFonts w:hint="eastAsia"/>
          <w:sz w:val="28"/>
          <w:szCs w:val="28"/>
        </w:rPr>
      </w:pPr>
      <w:bookmarkStart w:id="549" w:name="_Toc148261087"/>
      <w:bookmarkStart w:id="550" w:name="_Toc152754434"/>
      <w:bookmarkStart w:id="551" w:name="_Toc197919080"/>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10.</w:t>
        </w:r>
        <w:r w:rsidR="00A63A52" w:rsidRPr="00CA6AC6">
          <w:rPr>
            <w:rFonts w:ascii="宋体" w:hAnsi="宋体" w:hint="eastAsia"/>
            <w:sz w:val="28"/>
            <w:szCs w:val="28"/>
          </w:rPr>
          <w:t>4.1</w:t>
        </w:r>
      </w:smartTag>
      <w:r w:rsidR="00A63A52" w:rsidRPr="00CA6AC6">
        <w:rPr>
          <w:rFonts w:ascii="宋体" w:hAnsi="宋体" w:hint="eastAsia"/>
          <w:sz w:val="28"/>
          <w:szCs w:val="28"/>
        </w:rPr>
        <w:t xml:space="preserve"> emake.bat对</w:t>
      </w:r>
      <w:r w:rsidR="0011191A">
        <w:rPr>
          <w:rFonts w:ascii="宋体" w:hAnsi="宋体" w:hint="eastAsia"/>
        </w:rPr>
        <w:t>car</w:t>
      </w:r>
      <w:r w:rsidR="00A63A52" w:rsidRPr="00CA6AC6">
        <w:rPr>
          <w:rFonts w:ascii="宋体" w:hAnsi="宋体" w:hint="eastAsia"/>
          <w:sz w:val="28"/>
          <w:szCs w:val="28"/>
        </w:rPr>
        <w:t>文件的编译</w:t>
      </w:r>
      <w:bookmarkEnd w:id="549"/>
      <w:bookmarkEnd w:id="550"/>
      <w:bookmarkEnd w:id="551"/>
      <w:r w:rsidR="00A63A52" w:rsidRPr="00826081">
        <w:rPr>
          <w:rFonts w:hint="eastAsia"/>
          <w:sz w:val="28"/>
          <w:szCs w:val="28"/>
        </w:rPr>
        <w:t xml:space="preserve"> </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系统中提供了emake工具对当前环境下的所有可编译的文件进行编译（命令行方式命令）：</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emake hello.car</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这里说明一下emake对car文件的编译。归根结底，emake对car文件的编译分两个步骤：即carc.exe和lube.exe的编译过程。命令执行后系统会在当前目录下生成</w:t>
      </w:r>
      <w:r w:rsidRPr="00AB5DDD">
        <w:rPr>
          <w:rFonts w:ascii="宋体" w:hAnsi="宋体"/>
          <w:sz w:val="21"/>
          <w:szCs w:val="21"/>
        </w:rPr>
        <w:t>cls</w:t>
      </w:r>
      <w:r w:rsidRPr="00AB5DDD">
        <w:rPr>
          <w:rFonts w:ascii="宋体" w:hAnsi="宋体" w:hint="eastAsia"/>
          <w:sz w:val="21"/>
          <w:szCs w:val="21"/>
        </w:rPr>
        <w:t>文件，然后通过对cls文件的编译生成对应的代码框架、相应构件的文档框架（xml描述的该构件的框架结构）以及相应的sources文件</w:t>
      </w:r>
      <w:r w:rsidR="00AB5DDD">
        <w:rPr>
          <w:rFonts w:ascii="宋体" w:hAnsi="宋体" w:hint="eastAsia"/>
          <w:sz w:val="21"/>
          <w:szCs w:val="21"/>
        </w:rPr>
        <w:t>。</w:t>
      </w:r>
    </w:p>
    <w:p w:rsidR="00A63A52" w:rsidRPr="00826081" w:rsidRDefault="00E42DB7" w:rsidP="00FF179A">
      <w:pPr>
        <w:pStyle w:val="3"/>
        <w:snapToGrid w:val="0"/>
        <w:spacing w:line="300" w:lineRule="auto"/>
        <w:rPr>
          <w:rFonts w:hint="eastAsia"/>
          <w:sz w:val="28"/>
          <w:szCs w:val="28"/>
        </w:rPr>
      </w:pPr>
      <w:bookmarkStart w:id="552" w:name="_Toc148261088"/>
      <w:bookmarkStart w:id="553" w:name="_Toc152754435"/>
      <w:bookmarkStart w:id="554" w:name="_Toc197919081"/>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10.</w:t>
        </w:r>
        <w:r w:rsidR="00A63A52" w:rsidRPr="00CA6AC6">
          <w:rPr>
            <w:rFonts w:ascii="宋体" w:hAnsi="宋体" w:hint="eastAsia"/>
            <w:sz w:val="28"/>
            <w:szCs w:val="28"/>
          </w:rPr>
          <w:t>4.2</w:t>
        </w:r>
      </w:smartTag>
      <w:r w:rsidR="00A63A52" w:rsidRPr="00CA6AC6">
        <w:rPr>
          <w:rFonts w:ascii="宋体" w:hAnsi="宋体" w:hint="eastAsia"/>
          <w:sz w:val="28"/>
          <w:szCs w:val="28"/>
        </w:rPr>
        <w:t xml:space="preserve"> carc.exe对</w:t>
      </w:r>
      <w:r w:rsidR="0011191A">
        <w:rPr>
          <w:rFonts w:ascii="宋体" w:hAnsi="宋体" w:hint="eastAsia"/>
        </w:rPr>
        <w:t>car</w:t>
      </w:r>
      <w:r w:rsidR="00A63A52" w:rsidRPr="00CA6AC6">
        <w:rPr>
          <w:rFonts w:ascii="宋体" w:hAnsi="宋体" w:hint="eastAsia"/>
          <w:sz w:val="28"/>
          <w:szCs w:val="28"/>
        </w:rPr>
        <w:t>文件的编译</w:t>
      </w:r>
      <w:bookmarkEnd w:id="552"/>
      <w:bookmarkEnd w:id="553"/>
      <w:bookmarkEnd w:id="554"/>
      <w:r w:rsidR="00A63A52" w:rsidRPr="00826081">
        <w:rPr>
          <w:rFonts w:hint="eastAsia"/>
          <w:sz w:val="28"/>
          <w:szCs w:val="28"/>
        </w:rPr>
        <w:t xml:space="preserve"> </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carc.exe对car文件的编译是在指定目录（默认是当前目录下）生成对应的cls文件：</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 xml:space="preserve">carc.exe </w:t>
      </w:r>
      <w:r w:rsidRPr="00DF1A26">
        <w:rPr>
          <w:rFonts w:ascii="宋体" w:hAnsi="宋体"/>
          <w:sz w:val="21"/>
          <w:szCs w:val="21"/>
        </w:rPr>
        <w:t>–</w:t>
      </w:r>
      <w:r w:rsidRPr="00DF1A26">
        <w:rPr>
          <w:rFonts w:ascii="宋体" w:hAnsi="宋体" w:hint="eastAsia"/>
          <w:sz w:val="21"/>
          <w:szCs w:val="21"/>
        </w:rPr>
        <w:t xml:space="preserve">c hello.car </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也即class information，或者叫元数据信息（metadata，描述数据的数据，data about data），这是CAR的一个特性之一。元数据中</w:t>
      </w:r>
      <w:r w:rsidRPr="00AB5DDD">
        <w:rPr>
          <w:rFonts w:ascii="宋体" w:hAnsi="宋体"/>
          <w:sz w:val="21"/>
          <w:szCs w:val="21"/>
        </w:rPr>
        <w:t>包含的类对象的组织信息（如类的排列顺序、包含的接口）、各个接口的信息（如接口的种类、包含的接口方法）、各个方法的信息（如接口方法参数的种类、排列顺序等）以及CLSID等信息。</w:t>
      </w:r>
      <w:r w:rsidRPr="00AB5DDD">
        <w:rPr>
          <w:rFonts w:ascii="宋体" w:hAnsi="宋体" w:hint="eastAsia"/>
          <w:sz w:val="21"/>
          <w:szCs w:val="21"/>
        </w:rPr>
        <w:t>这些信息是经过压缩保存起来的，</w:t>
      </w:r>
      <w:r w:rsidRPr="00AB5DDD">
        <w:rPr>
          <w:rFonts w:ascii="宋体" w:hAnsi="宋体"/>
          <w:sz w:val="21"/>
          <w:szCs w:val="21"/>
        </w:rPr>
        <w:t>编译的时候把元数据文件打包到dll中，就可以通过DLL的导出函数找到。</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构件以接口方式向外提供服务，接口也需要元数据来描述才能让其他使用服务的用户使用。构件为了让接口与实现无关，从而保持了接口的不变性，使得动态升级成为可能。接口的元数据描述的就是服务和调用之间的关系。有了这种描述，不同构件之间的调用才成为可能，构件的远程化，进程间通讯，自动生成Proxy和Stub及自动Marshalling、Unmarshalling才能正确地进行</w:t>
      </w:r>
      <w:r w:rsidRPr="00AB5DDD">
        <w:rPr>
          <w:rFonts w:ascii="宋体" w:hAnsi="宋体" w:hint="eastAsia"/>
          <w:sz w:val="21"/>
          <w:szCs w:val="21"/>
        </w:rPr>
        <w:t>。</w:t>
      </w:r>
      <w:r w:rsidRPr="00AB5DDD">
        <w:rPr>
          <w:rFonts w:ascii="宋体" w:hAnsi="宋体"/>
          <w:sz w:val="21"/>
          <w:szCs w:val="21"/>
        </w:rPr>
        <w:t>在微软由idl（Interface Description Language）文件来描述接口，具体可查看微软msdn中有关idl的章节。.idl信息在经midl编译后，会被编译为单独的</w:t>
      </w:r>
      <w:r w:rsidRPr="00AB5DDD">
        <w:rPr>
          <w:rFonts w:ascii="宋体" w:hAnsi="宋体"/>
          <w:sz w:val="21"/>
          <w:szCs w:val="21"/>
        </w:rPr>
        <w:lastRenderedPageBreak/>
        <w:t>tlb文件，打包在可执行文件.exe或者.dll中成为文件资源的一部分。微软提供了一组接口ITypelib对tlb信息进行访问，具体情况可参见微软msdn有关ITypelib的接口文档。</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总之，carc.exe的编译就是生成元数据(.cls)的过程，接下来lube.exe处理的正是由carc生成的元数据（.cls文件）。</w:t>
      </w:r>
    </w:p>
    <w:p w:rsidR="00A63A52" w:rsidRPr="00826081" w:rsidRDefault="00E42DB7" w:rsidP="00BA4562">
      <w:pPr>
        <w:pStyle w:val="3"/>
        <w:snapToGrid w:val="0"/>
        <w:spacing w:line="300" w:lineRule="auto"/>
        <w:rPr>
          <w:rFonts w:hint="eastAsia"/>
          <w:sz w:val="28"/>
          <w:szCs w:val="28"/>
        </w:rPr>
      </w:pPr>
      <w:bookmarkStart w:id="555" w:name="_Toc148261089"/>
      <w:bookmarkStart w:id="556" w:name="_Toc152754436"/>
      <w:bookmarkStart w:id="557" w:name="_Toc197919082"/>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10.</w:t>
        </w:r>
        <w:r w:rsidR="00A63A52" w:rsidRPr="00CA6AC6">
          <w:rPr>
            <w:rFonts w:ascii="宋体" w:hAnsi="宋体" w:hint="eastAsia"/>
            <w:sz w:val="28"/>
            <w:szCs w:val="28"/>
          </w:rPr>
          <w:t>4.3</w:t>
        </w:r>
      </w:smartTag>
      <w:r w:rsidR="00A63A52" w:rsidRPr="00CA6AC6">
        <w:rPr>
          <w:rFonts w:ascii="宋体" w:hAnsi="宋体" w:hint="eastAsia"/>
          <w:sz w:val="28"/>
          <w:szCs w:val="28"/>
        </w:rPr>
        <w:t xml:space="preserve"> lube.exe对文件的编译</w:t>
      </w:r>
      <w:bookmarkEnd w:id="555"/>
      <w:bookmarkEnd w:id="556"/>
      <w:bookmarkEnd w:id="557"/>
      <w:r w:rsidR="00A63A52" w:rsidRPr="00826081">
        <w:rPr>
          <w:rFonts w:hint="eastAsia"/>
          <w:sz w:val="28"/>
          <w:szCs w:val="28"/>
        </w:rPr>
        <w:t xml:space="preserve">  </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根据carc.exe生成的元数据（即.cls文件），lube工具将生成构件类的代码框架，包括对应构件模块中所包括的构件类的所有.cpp和.h文件以及编译所需要的sources文件，另外还有两个xml文件。</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L</w:t>
      </w:r>
      <w:r w:rsidRPr="00AB5DDD">
        <w:rPr>
          <w:rFonts w:ascii="宋体" w:hAnsi="宋体" w:hint="eastAsia"/>
          <w:sz w:val="21"/>
          <w:szCs w:val="21"/>
        </w:rPr>
        <w:t>ube工具包括</w:t>
      </w:r>
      <w:r w:rsidRPr="00AB5DDD">
        <w:rPr>
          <w:rFonts w:ascii="宋体" w:hAnsi="宋体"/>
          <w:sz w:val="21"/>
          <w:szCs w:val="21"/>
        </w:rPr>
        <w:t>lubc.exe</w:t>
      </w:r>
      <w:r w:rsidRPr="00AB5DDD">
        <w:rPr>
          <w:rFonts w:ascii="宋体" w:hAnsi="宋体" w:hint="eastAsia"/>
          <w:sz w:val="21"/>
          <w:szCs w:val="21"/>
        </w:rPr>
        <w:t>和</w:t>
      </w:r>
      <w:r w:rsidRPr="00AB5DDD">
        <w:rPr>
          <w:rFonts w:ascii="宋体" w:hAnsi="宋体"/>
          <w:sz w:val="21"/>
          <w:szCs w:val="21"/>
        </w:rPr>
        <w:t>lube.exe</w:t>
      </w:r>
      <w:r w:rsidRPr="00AB5DDD">
        <w:rPr>
          <w:rFonts w:ascii="宋体" w:hAnsi="宋体" w:hint="eastAsia"/>
          <w:sz w:val="21"/>
          <w:szCs w:val="21"/>
        </w:rPr>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Lubc</w:t>
      </w:r>
      <w:r w:rsidRPr="00AB5DDD">
        <w:rPr>
          <w:rFonts w:ascii="宋体" w:hAnsi="宋体" w:hint="eastAsia"/>
          <w:sz w:val="21"/>
          <w:szCs w:val="21"/>
        </w:rPr>
        <w:t>：对</w:t>
      </w:r>
      <w:r w:rsidRPr="00AB5DDD">
        <w:rPr>
          <w:rFonts w:ascii="宋体" w:hAnsi="宋体"/>
          <w:sz w:val="21"/>
          <w:szCs w:val="21"/>
        </w:rPr>
        <w:t>templates</w:t>
      </w:r>
      <w:r w:rsidRPr="00AB5DDD">
        <w:rPr>
          <w:rFonts w:ascii="宋体" w:hAnsi="宋体" w:hint="eastAsia"/>
          <w:sz w:val="21"/>
          <w:szCs w:val="21"/>
        </w:rPr>
        <w:t>中所有的模板（</w:t>
      </w:r>
      <w:r w:rsidRPr="00AB5DDD">
        <w:rPr>
          <w:rFonts w:ascii="宋体" w:hAnsi="宋体"/>
          <w:sz w:val="21"/>
          <w:szCs w:val="21"/>
        </w:rPr>
        <w:t>.lub</w:t>
      </w:r>
      <w:r w:rsidRPr="00AB5DDD">
        <w:rPr>
          <w:rFonts w:ascii="宋体" w:hAnsi="宋体" w:hint="eastAsia"/>
          <w:sz w:val="21"/>
          <w:szCs w:val="21"/>
        </w:rPr>
        <w:t>文件）进行分析，将分析后的结果放入</w:t>
      </w:r>
      <w:r w:rsidRPr="00AB5DDD">
        <w:rPr>
          <w:rFonts w:ascii="宋体" w:hAnsi="宋体"/>
          <w:sz w:val="21"/>
          <w:szCs w:val="21"/>
        </w:rPr>
        <w:t>LubeHeader</w:t>
      </w:r>
      <w:r w:rsidRPr="00AB5DDD">
        <w:rPr>
          <w:rFonts w:ascii="宋体" w:hAnsi="宋体" w:hint="eastAsia"/>
          <w:sz w:val="21"/>
          <w:szCs w:val="21"/>
        </w:rPr>
        <w:t>这个数据结构（</w:t>
      </w:r>
      <w:r w:rsidRPr="00AB5DDD">
        <w:rPr>
          <w:rFonts w:ascii="宋体" w:hAnsi="宋体"/>
          <w:sz w:val="21"/>
          <w:szCs w:val="21"/>
        </w:rPr>
        <w:t>lubedef.h</w:t>
      </w:r>
      <w:r w:rsidRPr="00AB5DDD">
        <w:rPr>
          <w:rFonts w:ascii="宋体" w:hAnsi="宋体" w:hint="eastAsia"/>
          <w:sz w:val="21"/>
          <w:szCs w:val="21"/>
        </w:rPr>
        <w:t>中定义），最后生成</w:t>
      </w:r>
      <w:r w:rsidRPr="00AB5DDD">
        <w:rPr>
          <w:rFonts w:ascii="宋体" w:hAnsi="宋体"/>
          <w:sz w:val="21"/>
          <w:szCs w:val="21"/>
        </w:rPr>
        <w:t>.lbo</w:t>
      </w:r>
      <w:r w:rsidRPr="00AB5DDD">
        <w:rPr>
          <w:rFonts w:ascii="宋体" w:hAnsi="宋体" w:hint="eastAsia"/>
          <w:sz w:val="21"/>
          <w:szCs w:val="21"/>
        </w:rPr>
        <w:t>文件，以资源文件的形式保存到</w:t>
      </w:r>
      <w:r w:rsidRPr="00AB5DDD">
        <w:rPr>
          <w:rFonts w:ascii="宋体" w:hAnsi="宋体"/>
          <w:sz w:val="21"/>
          <w:szCs w:val="21"/>
        </w:rPr>
        <w:t>lube.exe</w:t>
      </w:r>
      <w:r w:rsidRPr="00AB5DDD">
        <w:rPr>
          <w:rFonts w:ascii="宋体" w:hAnsi="宋体" w:hint="eastAsia"/>
          <w:sz w:val="21"/>
          <w:szCs w:val="21"/>
        </w:rPr>
        <w:t>中。</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Lube:</w:t>
      </w:r>
      <w:r w:rsidRPr="00AB5DDD">
        <w:rPr>
          <w:rFonts w:ascii="宋体" w:hAnsi="宋体" w:hint="eastAsia"/>
          <w:sz w:val="21"/>
          <w:szCs w:val="21"/>
        </w:rPr>
        <w:t>分析</w:t>
      </w:r>
      <w:r w:rsidRPr="00AB5DDD">
        <w:rPr>
          <w:rFonts w:ascii="宋体" w:hAnsi="宋体"/>
          <w:sz w:val="21"/>
          <w:szCs w:val="21"/>
        </w:rPr>
        <w:t>cls</w:t>
      </w:r>
      <w:r w:rsidRPr="00AB5DDD">
        <w:rPr>
          <w:rFonts w:ascii="宋体" w:hAnsi="宋体" w:hint="eastAsia"/>
          <w:sz w:val="21"/>
          <w:szCs w:val="21"/>
        </w:rPr>
        <w:t>文件，获得必要的元数据信息，根据命令行上指定的</w:t>
      </w:r>
      <w:r w:rsidRPr="00AB5DDD">
        <w:rPr>
          <w:rFonts w:ascii="宋体" w:hAnsi="宋体"/>
          <w:sz w:val="21"/>
          <w:szCs w:val="21"/>
        </w:rPr>
        <w:t>templates</w:t>
      </w:r>
      <w:r w:rsidRPr="00AB5DDD">
        <w:rPr>
          <w:rFonts w:ascii="宋体" w:hAnsi="宋体" w:hint="eastAsia"/>
          <w:sz w:val="21"/>
          <w:szCs w:val="21"/>
        </w:rPr>
        <w:t>名称从</w:t>
      </w:r>
      <w:r w:rsidRPr="00AB5DDD">
        <w:rPr>
          <w:rFonts w:ascii="宋体" w:hAnsi="宋体"/>
          <w:sz w:val="21"/>
          <w:szCs w:val="21"/>
        </w:rPr>
        <w:t>lbo</w:t>
      </w:r>
      <w:r w:rsidRPr="00AB5DDD">
        <w:rPr>
          <w:rFonts w:ascii="宋体" w:hAnsi="宋体" w:hint="eastAsia"/>
          <w:sz w:val="21"/>
          <w:szCs w:val="21"/>
        </w:rPr>
        <w:t>资源中获取相应的</w:t>
      </w:r>
      <w:r w:rsidRPr="00AB5DDD">
        <w:rPr>
          <w:rFonts w:ascii="宋体" w:hAnsi="宋体"/>
          <w:sz w:val="21"/>
          <w:szCs w:val="21"/>
        </w:rPr>
        <w:t>template</w:t>
      </w:r>
      <w:r w:rsidRPr="00AB5DDD">
        <w:rPr>
          <w:rFonts w:ascii="宋体" w:hAnsi="宋体" w:hint="eastAsia"/>
          <w:sz w:val="21"/>
          <w:szCs w:val="21"/>
        </w:rPr>
        <w:t>来生成代码框架。</w:t>
      </w:r>
    </w:p>
    <w:p w:rsidR="00A63A52" w:rsidRPr="00BC57E8" w:rsidRDefault="00E42DB7" w:rsidP="00BA4562">
      <w:pPr>
        <w:pStyle w:val="2"/>
        <w:snapToGrid w:val="0"/>
        <w:spacing w:line="300" w:lineRule="auto"/>
        <w:rPr>
          <w:rFonts w:ascii="宋体" w:eastAsia="宋体" w:hAnsi="宋体" w:hint="eastAsia"/>
        </w:rPr>
      </w:pPr>
      <w:bookmarkStart w:id="558" w:name="_Toc148261090"/>
      <w:bookmarkStart w:id="559" w:name="_Toc152754437"/>
      <w:bookmarkStart w:id="560" w:name="_Toc197919083"/>
      <w:r>
        <w:rPr>
          <w:rFonts w:ascii="宋体" w:eastAsia="宋体" w:hAnsi="宋体" w:hint="eastAsia"/>
        </w:rPr>
        <w:t>10.</w:t>
      </w:r>
      <w:r w:rsidR="00A63A52" w:rsidRPr="00BC57E8">
        <w:rPr>
          <w:rFonts w:ascii="宋体" w:eastAsia="宋体" w:hAnsi="宋体" w:hint="eastAsia"/>
        </w:rPr>
        <w:t>5 编写使用CAR构件的客户程序</w:t>
      </w:r>
      <w:bookmarkEnd w:id="558"/>
      <w:bookmarkEnd w:id="559"/>
      <w:bookmarkEnd w:id="560"/>
      <w:r w:rsidR="00A63A52" w:rsidRPr="00BC57E8">
        <w:rPr>
          <w:rFonts w:ascii="宋体" w:eastAsia="宋体" w:hAnsi="宋体" w:hint="eastAsia"/>
        </w:rPr>
        <w:t xml:space="preserve">   </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一旦在操作系统上得到了完整的CAR构件，那么我们就可以在设计软件应用程序时使用它了。以上面的hello构件为例，我们来编写一个使用它的客户程序。我们既可以使用C++，也可以使用VB来开发客户程序，将来还可以使用高级的脚本语言进行开发。</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下面请看构件hello的C++客户程序代码（client.cpp文件）：</w:t>
      </w:r>
    </w:p>
    <w:p w:rsidR="00A63A52" w:rsidRPr="00DF1A26" w:rsidRDefault="00A63A52" w:rsidP="000D1FE8">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#include &lt;stdio.h&gt;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#define _SMARTCLASS</w:t>
      </w:r>
    </w:p>
    <w:p w:rsidR="00A63A52" w:rsidRPr="00DF1A26" w:rsidRDefault="008B2FF6" w:rsidP="00DF1A26">
      <w:pPr>
        <w:shd w:val="clear" w:color="auto" w:fill="E6E6E6"/>
        <w:snapToGrid w:val="0"/>
        <w:spacing w:line="300" w:lineRule="auto"/>
        <w:ind w:firstLineChars="200" w:firstLine="420"/>
        <w:rPr>
          <w:rFonts w:ascii="宋体" w:hAnsi="宋体" w:hint="eastAsia"/>
          <w:sz w:val="21"/>
          <w:szCs w:val="21"/>
        </w:rPr>
      </w:pPr>
      <w:r w:rsidRPr="008B2FF6">
        <w:rPr>
          <w:rFonts w:ascii="宋体" w:hAnsi="宋体" w:hint="eastAsia"/>
          <w:sz w:val="21"/>
          <w:szCs w:val="21"/>
        </w:rPr>
        <w:t>#import</w:t>
      </w:r>
      <w:r>
        <w:rPr>
          <w:rFonts w:ascii="宋体" w:hAnsi="宋体" w:hint="eastAsia"/>
          <w:sz w:val="21"/>
          <w:szCs w:val="21"/>
        </w:rPr>
        <w:t xml:space="preserve"> &lt;</w:t>
      </w:r>
      <w:r w:rsidR="00A63A52" w:rsidRPr="00DF1A26">
        <w:rPr>
          <w:rFonts w:ascii="宋体" w:hAnsi="宋体"/>
          <w:sz w:val="21"/>
          <w:szCs w:val="21"/>
        </w:rPr>
        <w:t>hello.dll</w:t>
      </w:r>
      <w:r>
        <w:rPr>
          <w:rFonts w:ascii="宋体" w:hAnsi="宋体" w:hint="eastAsia"/>
          <w:sz w:val="21"/>
          <w:szCs w:val="21"/>
        </w:rPr>
        <w:t>&gt;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int main()</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00666EC9">
        <w:rPr>
          <w:rFonts w:ascii="宋体" w:hAnsi="宋体"/>
          <w:sz w:val="21"/>
          <w:szCs w:val="21"/>
        </w:rPr>
        <w:t>ECode</w:t>
      </w:r>
      <w:r w:rsidRPr="00DF1A26">
        <w:rPr>
          <w:rFonts w:ascii="宋体" w:hAnsi="宋体"/>
          <w:sz w:val="21"/>
          <w:szCs w:val="21"/>
        </w:rPr>
        <w:t xml:space="preserve"> ec;</w:t>
      </w:r>
    </w:p>
    <w:p w:rsidR="00A63A52" w:rsidRPr="00DF1A26" w:rsidRDefault="0011191A"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w:t>
      </w:r>
      <w:r>
        <w:rPr>
          <w:rFonts w:ascii="宋体" w:hAnsi="宋体" w:hint="eastAsia"/>
          <w:sz w:val="21"/>
          <w:szCs w:val="21"/>
        </w:rPr>
        <w:t>I</w:t>
      </w:r>
      <w:r w:rsidR="00A63A52" w:rsidRPr="00DF1A26">
        <w:rPr>
          <w:rFonts w:ascii="宋体" w:hAnsi="宋体"/>
          <w:sz w:val="21"/>
          <w:szCs w:val="21"/>
        </w:rPr>
        <w:t xml:space="preserve">Hello </w:t>
      </w:r>
      <w:r>
        <w:rPr>
          <w:rFonts w:ascii="宋体" w:hAnsi="宋体" w:hint="eastAsia"/>
          <w:sz w:val="21"/>
          <w:szCs w:val="21"/>
        </w:rPr>
        <w:t>*pH</w:t>
      </w:r>
      <w:r w:rsidR="00A63A52" w:rsidRPr="00DF1A26">
        <w:rPr>
          <w:rFonts w:ascii="宋体" w:hAnsi="宋体"/>
          <w:sz w:val="21"/>
          <w:szCs w:val="21"/>
        </w:rPr>
        <w:t>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ec = </w:t>
      </w:r>
      <w:r w:rsidR="0011191A">
        <w:rPr>
          <w:rFonts w:ascii="宋体" w:hAnsi="宋体" w:hint="eastAsia"/>
          <w:sz w:val="21"/>
          <w:szCs w:val="21"/>
        </w:rPr>
        <w:t>CH</w:t>
      </w:r>
      <w:r w:rsidRPr="00DF1A26">
        <w:rPr>
          <w:rFonts w:ascii="宋体" w:hAnsi="宋体"/>
          <w:sz w:val="21"/>
          <w:szCs w:val="21"/>
        </w:rPr>
        <w:t>ello</w:t>
      </w:r>
      <w:r w:rsidR="0011191A">
        <w:rPr>
          <w:rFonts w:ascii="宋体" w:hAnsi="宋体" w:hint="eastAsia"/>
          <w:sz w:val="21"/>
          <w:szCs w:val="21"/>
        </w:rPr>
        <w:t>::New(&amp;pH</w:t>
      </w:r>
      <w:r w:rsidR="0011191A" w:rsidRPr="00DF1A26">
        <w:rPr>
          <w:rFonts w:ascii="宋体" w:hAnsi="宋体"/>
          <w:sz w:val="21"/>
          <w:szCs w:val="21"/>
        </w:rPr>
        <w:t>ello</w:t>
      </w:r>
      <w:r w:rsidR="0011191A">
        <w:rPr>
          <w:rFonts w:ascii="宋体" w:hAnsi="宋体" w:hint="eastAsia"/>
          <w:sz w:val="21"/>
          <w:szCs w:val="21"/>
        </w:rPr>
        <w:t>)</w:t>
      </w: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 (FAILED(ec)) goto ErrorExit;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0011191A">
        <w:rPr>
          <w:rFonts w:ascii="宋体" w:hAnsi="宋体" w:hint="eastAsia"/>
          <w:sz w:val="21"/>
          <w:szCs w:val="21"/>
        </w:rPr>
        <w:t>pH</w:t>
      </w:r>
      <w:r w:rsidR="0011191A" w:rsidRPr="00DF1A26">
        <w:rPr>
          <w:rFonts w:ascii="宋体" w:hAnsi="宋体"/>
          <w:sz w:val="21"/>
          <w:szCs w:val="21"/>
        </w:rPr>
        <w:t>ello</w:t>
      </w:r>
      <w:r w:rsidR="0011191A">
        <w:rPr>
          <w:rFonts w:ascii="宋体" w:hAnsi="宋体" w:hint="eastAsia"/>
          <w:sz w:val="21"/>
          <w:szCs w:val="21"/>
        </w:rPr>
        <w:t>-〉</w:t>
      </w:r>
      <w:r w:rsidRPr="00DF1A26">
        <w:rPr>
          <w:rFonts w:ascii="宋体" w:hAnsi="宋体"/>
          <w:sz w:val="21"/>
          <w:szCs w:val="21"/>
        </w:rPr>
        <w:t>Hello();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0;</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ErrorExit: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printf("Error, ec = %x\n", ec);</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1;</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lastRenderedPageBreak/>
        <w:t>}</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sz w:val="21"/>
          <w:szCs w:val="21"/>
        </w:rPr>
        <w:t>编写sources文件如下：</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TARGET_NAME= hello_c</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TARGET_TYPE= exe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BA4562">
      <w:pPr>
        <w:shd w:val="clear" w:color="auto" w:fill="E6E6E6"/>
        <w:snapToGrid w:val="0"/>
        <w:spacing w:line="300" w:lineRule="auto"/>
        <w:ind w:firstLineChars="200" w:firstLine="420"/>
        <w:outlineLvl w:val="0"/>
        <w:rPr>
          <w:rFonts w:ascii="宋体" w:hAnsi="宋体"/>
          <w:sz w:val="21"/>
          <w:szCs w:val="21"/>
        </w:rPr>
      </w:pPr>
      <w:bookmarkStart w:id="561" w:name="_Toc152754438"/>
      <w:bookmarkStart w:id="562" w:name="_Toc152754824"/>
      <w:r w:rsidRPr="00DF1A26">
        <w:rPr>
          <w:rFonts w:ascii="宋体" w:hAnsi="宋体"/>
          <w:sz w:val="21"/>
          <w:szCs w:val="21"/>
        </w:rPr>
        <w:t>SOURCES= \</w:t>
      </w:r>
      <w:bookmarkEnd w:id="561"/>
      <w:bookmarkEnd w:id="562"/>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client.cpp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BA4562">
      <w:pPr>
        <w:shd w:val="clear" w:color="auto" w:fill="E6E6E6"/>
        <w:snapToGrid w:val="0"/>
        <w:spacing w:line="300" w:lineRule="auto"/>
        <w:ind w:firstLineChars="200" w:firstLine="420"/>
        <w:outlineLvl w:val="0"/>
        <w:rPr>
          <w:rFonts w:ascii="宋体" w:hAnsi="宋体"/>
          <w:sz w:val="21"/>
          <w:szCs w:val="21"/>
        </w:rPr>
      </w:pPr>
      <w:bookmarkStart w:id="563" w:name="_Toc152754439"/>
      <w:bookmarkStart w:id="564" w:name="_Toc152754825"/>
      <w:r w:rsidRPr="00DF1A26">
        <w:rPr>
          <w:rFonts w:ascii="宋体" w:hAnsi="宋体"/>
          <w:sz w:val="21"/>
          <w:szCs w:val="21"/>
        </w:rPr>
        <w:t>ELASTOS_LIBS= \</w:t>
      </w:r>
      <w:bookmarkEnd w:id="563"/>
      <w:bookmarkEnd w:id="564"/>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elacrt.lib \</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 xml:space="preserve">    elastos.lib \</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编译后运行客户端程序结果为：</w:t>
      </w:r>
      <w:r w:rsidRPr="00AB5DDD">
        <w:rPr>
          <w:rFonts w:ascii="宋体" w:hAnsi="宋体"/>
          <w:sz w:val="21"/>
          <w:szCs w:val="21"/>
        </w:rPr>
        <w:t>Hello, world! -----</w:t>
      </w:r>
    </w:p>
    <w:p w:rsidR="00A63A52" w:rsidRPr="00BC57E8" w:rsidRDefault="00E42DB7" w:rsidP="00BA4562">
      <w:pPr>
        <w:pStyle w:val="2"/>
        <w:snapToGrid w:val="0"/>
        <w:spacing w:line="300" w:lineRule="auto"/>
        <w:rPr>
          <w:rFonts w:ascii="宋体" w:eastAsia="宋体" w:hAnsi="宋体"/>
        </w:rPr>
      </w:pPr>
      <w:bookmarkStart w:id="565" w:name="_Toc148261091"/>
      <w:bookmarkStart w:id="566" w:name="_Toc152754440"/>
      <w:bookmarkStart w:id="567" w:name="_Toc197919084"/>
      <w:r>
        <w:rPr>
          <w:rFonts w:ascii="宋体" w:eastAsia="宋体" w:hAnsi="宋体" w:hint="eastAsia"/>
        </w:rPr>
        <w:t>10.</w:t>
      </w:r>
      <w:r w:rsidR="00A63A52" w:rsidRPr="00BC57E8">
        <w:rPr>
          <w:rFonts w:ascii="宋体" w:eastAsia="宋体" w:hAnsi="宋体" w:hint="eastAsia"/>
        </w:rPr>
        <w:t xml:space="preserve">6 </w:t>
      </w:r>
      <w:r w:rsidR="00A63A52" w:rsidRPr="00BC57E8">
        <w:rPr>
          <w:rFonts w:ascii="宋体" w:eastAsia="宋体" w:hAnsi="宋体"/>
        </w:rPr>
        <w:t>自动生成代码框架的优点</w:t>
      </w:r>
      <w:bookmarkEnd w:id="565"/>
      <w:bookmarkEnd w:id="566"/>
      <w:bookmarkEnd w:id="567"/>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编译环境自动生成代码的主要作用是封装和抽象构件的编写和使用，让用户更方便的开发和使用CAR构件。</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以下几个方面体现了CAR构件技术的这种易用性：</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 xml:space="preserve">用car书写的CAR构件接口描述文件。Hello构件虽然接口简单，但如果用户用C++编写，仍然要考虑到许多技术细节。采用car语言编写hello.car，不仅简单而且让用户更加习惯构件编程的思维方法，不纠缠于内部的技术细节。 </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 xml:space="preserve">自动生成元数据。CLS文件是CAR文件压缩后的样式库，里面描述了整个构件的接口、类、方法、结构、枚举等的定义。有了cls文件，就可以得到该构件的接口，函数的调用方法，甚至生成源码框架。在链接生成hello.dll的时候，将hello.cls也放入hello.dll，这样就等于将一本说明书和构件捆绑在一起。无论构件被复制移动到哪里，都可以知道该构件该如何使用。 </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 xml:space="preserve">许多构件的重要组成部分，象类厂，DLL中的注册函数等等，这些都由编译环境自动生成，不必用户再手工实现。 </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当然对于大多数用户来说，完全可以不必了解这些编译过程中的细节。只需在CAR编译环境生成的源代码框架中填写自己的实现代码，就可以做到构件编程。但对一些喜欢研究构件技术的用户，这些知识可能会对编程有所帮助。</w:t>
      </w:r>
    </w:p>
    <w:p w:rsidR="00A63A52" w:rsidRPr="00AB5DDD" w:rsidRDefault="00A63A52" w:rsidP="00AB5DDD">
      <w:pPr>
        <w:snapToGrid w:val="0"/>
        <w:spacing w:line="300" w:lineRule="auto"/>
        <w:ind w:firstLineChars="200" w:firstLine="420"/>
        <w:rPr>
          <w:rFonts w:ascii="宋体" w:hAnsi="宋体"/>
          <w:sz w:val="21"/>
          <w:szCs w:val="21"/>
        </w:rPr>
      </w:pPr>
      <w:r w:rsidRPr="00AB5DDD">
        <w:rPr>
          <w:rFonts w:ascii="宋体" w:hAnsi="宋体"/>
          <w:sz w:val="21"/>
          <w:szCs w:val="21"/>
        </w:rPr>
        <w:t>值得注意的是：中间件marshalling主要分为build in和动态代理两种方法，Elastos2.0的CAR构件编译过程中，虽然由编译环境生成了一些代码，包括源码框架和构件接口的抽象，但这些代码都不用于marshalling，不会生成proxy和stub。</w:t>
      </w:r>
    </w:p>
    <w:p w:rsidR="00A63A52" w:rsidRPr="003D02A7" w:rsidRDefault="00A63A52" w:rsidP="00124A87">
      <w:pPr>
        <w:snapToGrid w:val="0"/>
        <w:spacing w:line="300" w:lineRule="auto"/>
        <w:ind w:firstLineChars="200" w:firstLine="480"/>
        <w:rPr>
          <w:rFonts w:hint="eastAsia"/>
        </w:rPr>
      </w:pPr>
    </w:p>
    <w:p w:rsidR="001E5E69" w:rsidRDefault="00E72249" w:rsidP="001E5E69">
      <w:pPr>
        <w:rPr>
          <w:rFonts w:hint="eastAsia"/>
          <w:noProof/>
        </w:rPr>
      </w:pPr>
      <w:r>
        <w:br w:type="page"/>
      </w: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1E5E69" w:rsidRDefault="001E5E69" w:rsidP="001E5E69">
      <w:pPr>
        <w:rPr>
          <w:rFonts w:hint="eastAsia"/>
          <w:noProof/>
        </w:rPr>
      </w:pPr>
    </w:p>
    <w:p w:rsidR="00A63A52" w:rsidRDefault="00A63A52" w:rsidP="00124A87">
      <w:pPr>
        <w:snapToGrid w:val="0"/>
        <w:spacing w:line="300" w:lineRule="auto"/>
        <w:rPr>
          <w:rFonts w:hint="eastAsia"/>
        </w:rPr>
      </w:pPr>
    </w:p>
    <w:p w:rsidR="007C2157" w:rsidRDefault="00B53CF3" w:rsidP="000908B9">
      <w:pPr>
        <w:pStyle w:val="1125"/>
        <w:rPr>
          <w:rFonts w:hint="eastAsia"/>
        </w:rPr>
      </w:pPr>
      <w:bookmarkStart w:id="568" w:name="_Toc148261092"/>
      <w:bookmarkStart w:id="569" w:name="_Toc152754441"/>
      <w:bookmarkStart w:id="570" w:name="_Toc197919085"/>
      <w:r>
        <w:rPr>
          <w:rFonts w:hint="eastAsia"/>
        </w:rPr>
        <w:t>第二</w:t>
      </w:r>
      <w:r w:rsidR="007C2157" w:rsidRPr="00B53CF3">
        <w:rPr>
          <w:rFonts w:hint="eastAsia"/>
        </w:rPr>
        <w:t>篇</w:t>
      </w:r>
      <w:r w:rsidR="00DC3C9D">
        <w:rPr>
          <w:rFonts w:hint="eastAsia"/>
        </w:rPr>
        <w:t xml:space="preserve">　</w:t>
      </w:r>
      <w:r w:rsidR="007C2157" w:rsidRPr="00B53CF3">
        <w:rPr>
          <w:rFonts w:hint="eastAsia"/>
        </w:rPr>
        <w:t>CAR</w:t>
      </w:r>
      <w:r w:rsidR="007C2157" w:rsidRPr="00B53CF3">
        <w:rPr>
          <w:rFonts w:hint="eastAsia"/>
        </w:rPr>
        <w:t>的</w:t>
      </w:r>
      <w:r>
        <w:rPr>
          <w:rFonts w:hint="eastAsia"/>
        </w:rPr>
        <w:t>技术特性</w:t>
      </w:r>
      <w:bookmarkEnd w:id="568"/>
      <w:bookmarkEnd w:id="569"/>
      <w:bookmarkEnd w:id="570"/>
    </w:p>
    <w:p w:rsidR="00DC3C9D" w:rsidRPr="00DC3C9D" w:rsidRDefault="00DC3C9D" w:rsidP="00DC3C9D">
      <w:pPr>
        <w:rPr>
          <w:rFonts w:hint="eastAsia"/>
        </w:rPr>
      </w:pPr>
      <w:r>
        <w:br w:type="page"/>
      </w:r>
    </w:p>
    <w:p w:rsidR="00A63A52" w:rsidRDefault="002E61C6" w:rsidP="004E6F39">
      <w:pPr>
        <w:pStyle w:val="1125"/>
        <w:rPr>
          <w:rFonts w:hint="eastAsia"/>
        </w:rPr>
      </w:pPr>
      <w:bookmarkStart w:id="571" w:name="_Toc148261093"/>
      <w:bookmarkStart w:id="572" w:name="_Toc152754442"/>
      <w:bookmarkStart w:id="573" w:name="_Toc197919086"/>
      <w:r>
        <w:rPr>
          <w:rFonts w:hint="eastAsia"/>
        </w:rPr>
        <w:t>第十</w:t>
      </w:r>
      <w:r w:rsidR="008149B1">
        <w:rPr>
          <w:rFonts w:hint="eastAsia"/>
        </w:rPr>
        <w:t>一</w:t>
      </w:r>
      <w:r>
        <w:rPr>
          <w:rFonts w:hint="eastAsia"/>
        </w:rPr>
        <w:t>章</w:t>
      </w:r>
      <w:r w:rsidR="00DC3C9D">
        <w:rPr>
          <w:rFonts w:hint="eastAsia"/>
        </w:rPr>
        <w:t xml:space="preserve">　</w:t>
      </w:r>
      <w:r>
        <w:rPr>
          <w:rFonts w:hint="eastAsia"/>
        </w:rPr>
        <w:t>构件自描述</w:t>
      </w:r>
      <w:bookmarkEnd w:id="571"/>
      <w:bookmarkEnd w:id="572"/>
      <w:bookmarkEnd w:id="573"/>
    </w:p>
    <w:p w:rsidR="00A63A52" w:rsidRDefault="00E42DB7" w:rsidP="00BA4562">
      <w:pPr>
        <w:pStyle w:val="2"/>
        <w:snapToGrid w:val="0"/>
        <w:spacing w:line="300" w:lineRule="auto"/>
        <w:rPr>
          <w:rFonts w:ascii="宋体" w:eastAsia="宋体" w:hAnsi="宋体" w:hint="eastAsia"/>
        </w:rPr>
      </w:pPr>
      <w:bookmarkStart w:id="574" w:name="_Toc148261094"/>
      <w:bookmarkStart w:id="575" w:name="_Toc152754443"/>
      <w:bookmarkStart w:id="576" w:name="_Toc197919087"/>
      <w:r>
        <w:rPr>
          <w:rFonts w:ascii="宋体" w:eastAsia="宋体" w:hAnsi="宋体" w:hint="eastAsia"/>
        </w:rPr>
        <w:t>11.</w:t>
      </w:r>
      <w:r w:rsidR="00A63A52">
        <w:rPr>
          <w:rFonts w:ascii="宋体" w:eastAsia="宋体" w:hAnsi="宋体" w:hint="eastAsia"/>
        </w:rPr>
        <w:t>1 构件自描述概念</w:t>
      </w:r>
      <w:bookmarkEnd w:id="574"/>
      <w:bookmarkEnd w:id="575"/>
      <w:bookmarkEnd w:id="576"/>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构件自描述是构件能够描述自己的数据信息。在COM技术中，强调构件的自描述，强调接口数据类型的自描述，以便于从二进制级上把接口与实现分离，并达到接口可以跨地址空间的目的。</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构件及接口数据的自描述是COM的理论基础及立足点之一</w:t>
      </w:r>
      <w:r w:rsidRPr="00AB5DDD">
        <w:rPr>
          <w:rFonts w:ascii="宋体" w:hAnsi="宋体"/>
          <w:sz w:val="21"/>
          <w:szCs w:val="21"/>
        </w:rPr>
        <w:t>,</w:t>
      </w:r>
      <w:r w:rsidRPr="00AB5DDD">
        <w:rPr>
          <w:rFonts w:ascii="宋体" w:hAnsi="宋体" w:hint="eastAsia"/>
          <w:sz w:val="21"/>
          <w:szCs w:val="21"/>
        </w:rPr>
        <w:t>但在一些广泛采用的COM的具体设计和实现上，并未完全贯彻这种思想。比如微软的MS COM就是一个例子，其不足之处主要体现在以下几点：</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在MS COM中，构件的一些相关运行信息都存放在系统的全局数据库——注册表中，构件在能够正确运行之前，必须进行注册。而构件的相关运行信息本身就应该是构件自描述的内容之一。</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MS COM对构件导出接口的描述方法之一是使用类型库（Type Library）元数据（Meta Data，用于描述构件信息的数据），类型库本身是跟构件的DLL（Dynamic Link Library）文件打包在一起的。但类型库信息却不是由构件自身来来解释，而是靠系统程序OLE32.DLL来提取和解释，这也不符合构件的自描述思想。</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大多数情况下，一个构件会使用到另一些构件的某种功能，即构件之间存在相互的依存关系。MSCOM中，构件只有关于自身接口（或者说功能）的自描述，而缺少对构件依赖关系的自描述。在网络计算时代的今天，正确的构件依赖关系是构件滚动运行、动态升级的基础。</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正是意识到MS COM中存在的种种问题，CAR在继承了COM自描述思想的同时，针对上述问题，对COM的具体设计和实现进行了如下扩展和改进：</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CAR把类信息（ClassInfo）作为描述构件的元数据，类信息所起的作用与MSCOM的类型库相似，类信息由CAR文件编译而来，是CAR文件的二进制表述。与MS COM不同的是，MS COM使用系统程序OLE32.DLL来取出并解释类型库信息；在CAR中，可以使用一个特殊的CLSID从构件中取出元数据信息，构件元数据的解释不依赖于其它的DLL文件。</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在CAR的构件封装中，除了构件本身的类信息封装在构件内外，还对构件的依赖关系进行了封装。即把一个构件对其它构件的依赖关系也作为构件的元数据封装在构件中，我们把这种元数据称为构件的导入信息（ImportInfo）。</w:t>
      </w:r>
    </w:p>
    <w:p w:rsidR="00A63A52" w:rsidRPr="00AB5DDD" w:rsidRDefault="00A63A52" w:rsidP="00AB5DDD">
      <w:pPr>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CAR构件通过对ClassInfo和ImportInfo的封装，可以实现构件的无注册运行。并可以支持构件的动态升级和自滚动运行。</w:t>
      </w:r>
    </w:p>
    <w:p w:rsidR="00A63A52" w:rsidRDefault="00A63A52" w:rsidP="00124A87">
      <w:pPr>
        <w:snapToGrid w:val="0"/>
        <w:spacing w:line="300" w:lineRule="auto"/>
        <w:rPr>
          <w:rFonts w:hint="eastAsia"/>
        </w:rPr>
      </w:pPr>
    </w:p>
    <w:p w:rsidR="00A63A52" w:rsidRDefault="00E42DB7" w:rsidP="00BA4562">
      <w:pPr>
        <w:pStyle w:val="2"/>
        <w:snapToGrid w:val="0"/>
        <w:spacing w:line="300" w:lineRule="auto"/>
        <w:rPr>
          <w:rFonts w:ascii="宋体" w:eastAsia="宋体" w:hAnsi="宋体" w:hint="eastAsia"/>
        </w:rPr>
      </w:pPr>
      <w:bookmarkStart w:id="577" w:name="_Toc148261095"/>
      <w:bookmarkStart w:id="578" w:name="_Toc152754444"/>
      <w:bookmarkStart w:id="579" w:name="_Toc197919088"/>
      <w:r>
        <w:rPr>
          <w:rFonts w:ascii="宋体" w:eastAsia="宋体" w:hAnsi="宋体" w:hint="eastAsia"/>
        </w:rPr>
        <w:lastRenderedPageBreak/>
        <w:t>11.</w:t>
      </w:r>
      <w:r w:rsidR="00A63A52">
        <w:rPr>
          <w:rFonts w:ascii="宋体" w:eastAsia="宋体" w:hAnsi="宋体" w:hint="eastAsia"/>
        </w:rPr>
        <w:t>2 CAR语言与构件元数据（metadata）</w:t>
      </w:r>
      <w:bookmarkEnd w:id="577"/>
      <w:bookmarkEnd w:id="578"/>
      <w:bookmarkEnd w:id="579"/>
    </w:p>
    <w:p w:rsidR="00A63A52" w:rsidRDefault="00E42DB7" w:rsidP="00BA4562">
      <w:pPr>
        <w:pStyle w:val="3"/>
        <w:snapToGrid w:val="0"/>
        <w:spacing w:line="300" w:lineRule="auto"/>
        <w:rPr>
          <w:rFonts w:ascii="宋体" w:hAnsi="宋体" w:hint="eastAsia"/>
          <w:sz w:val="28"/>
          <w:szCs w:val="28"/>
        </w:rPr>
      </w:pPr>
      <w:bookmarkStart w:id="580" w:name="_Toc148261096"/>
      <w:bookmarkStart w:id="581" w:name="_Toc152754445"/>
      <w:bookmarkStart w:id="582" w:name="_Toc197919089"/>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11.</w:t>
        </w:r>
        <w:r w:rsidR="00A63A52">
          <w:rPr>
            <w:rFonts w:ascii="宋体" w:hAnsi="宋体" w:hint="eastAsia"/>
            <w:sz w:val="28"/>
            <w:szCs w:val="28"/>
          </w:rPr>
          <w:t>2.1</w:t>
        </w:r>
      </w:smartTag>
      <w:r w:rsidR="00A63A52">
        <w:rPr>
          <w:rFonts w:ascii="宋体" w:hAnsi="宋体" w:hint="eastAsia"/>
          <w:sz w:val="28"/>
          <w:szCs w:val="28"/>
        </w:rPr>
        <w:t xml:space="preserve"> CAR语言</w:t>
      </w:r>
      <w:bookmarkEnd w:id="580"/>
      <w:bookmarkEnd w:id="581"/>
      <w:bookmarkEnd w:id="582"/>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CAR构件编写者在写一个自己的构件时，第一件事情就是要写一个CAR文件，构件编写者使用CAR语言在这个文件里描述自己的构件接口，接口方法以及实现接口的构件类等等，CAR工具会根据这个CAR文件为构件编写者生成代码框架以及其他构件运行时所需要的代码，构件编写者只需关心自己接口方法的实现。</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sz w:val="21"/>
          <w:szCs w:val="21"/>
        </w:rPr>
        <w:t>下面请看hello构件的CAR文件（hello.car）的内容：</w:t>
      </w:r>
    </w:p>
    <w:p w:rsidR="00A63A52" w:rsidRDefault="00A63A52" w:rsidP="00A7374B">
      <w:pPr>
        <w:snapToGrid w:val="0"/>
        <w:spacing w:line="300" w:lineRule="auto"/>
        <w:ind w:firstLineChars="200" w:firstLine="420"/>
        <w:jc w:val="center"/>
        <w:rPr>
          <w:rFonts w:hint="eastAsia"/>
          <w:szCs w:val="21"/>
        </w:rPr>
      </w:pPr>
      <w:r w:rsidRPr="00A7374B">
        <w:rPr>
          <w:rFonts w:ascii="宋体" w:hAnsi="宋体" w:hint="eastAsia"/>
          <w:sz w:val="21"/>
          <w:szCs w:val="21"/>
        </w:rPr>
        <w:t>程序清单</w:t>
      </w:r>
      <w:r w:rsidR="00E42DB7">
        <w:rPr>
          <w:rFonts w:ascii="宋体" w:hAnsi="宋体" w:hint="eastAsia"/>
          <w:sz w:val="21"/>
          <w:szCs w:val="21"/>
        </w:rPr>
        <w:t>11.</w:t>
      </w:r>
      <w:r w:rsidRPr="00A7374B">
        <w:rPr>
          <w:rFonts w:ascii="宋体" w:hAnsi="宋体" w:hint="eastAsia"/>
          <w:sz w:val="21"/>
          <w:szCs w:val="21"/>
        </w:rPr>
        <w:t>1  hello.car文件</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module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interface IHello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Hello();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class CHello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interface IHello;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上面的CAR文件描述了hello构件模块有一个构件类CHello， 一个接口IHello，接口方法有Hello(), 这个方法没有参数，构件类实现了IHello等等信息。</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类似于微软的ODL（Object Definition Language）文件，</w:t>
      </w:r>
      <w:r w:rsidRPr="000A487D">
        <w:rPr>
          <w:rFonts w:ascii="宋体" w:hAnsi="宋体"/>
          <w:sz w:val="21"/>
          <w:szCs w:val="21"/>
        </w:rPr>
        <w:t>CAR文件描述了一个构件里所包含的</w:t>
      </w:r>
      <w:r w:rsidRPr="000A487D">
        <w:rPr>
          <w:rFonts w:ascii="宋体" w:hAnsi="宋体" w:hint="eastAsia"/>
          <w:sz w:val="21"/>
          <w:szCs w:val="21"/>
        </w:rPr>
        <w:t>构件类</w:t>
      </w:r>
      <w:r w:rsidRPr="000A487D">
        <w:rPr>
          <w:rFonts w:ascii="宋体" w:hAnsi="宋体"/>
          <w:sz w:val="21"/>
          <w:szCs w:val="21"/>
        </w:rPr>
        <w:t>的组织信息（如</w:t>
      </w:r>
      <w:r w:rsidRPr="000A487D">
        <w:rPr>
          <w:rFonts w:ascii="宋体" w:hAnsi="宋体" w:hint="eastAsia"/>
          <w:sz w:val="21"/>
          <w:szCs w:val="21"/>
        </w:rPr>
        <w:t>构件</w:t>
      </w:r>
      <w:r w:rsidRPr="000A487D">
        <w:rPr>
          <w:rFonts w:ascii="宋体" w:hAnsi="宋体"/>
          <w:sz w:val="21"/>
          <w:szCs w:val="21"/>
        </w:rPr>
        <w:t>类的排列顺序、包含的接口）、各个接口的信息（如接口的种类、包含的接口方法）、各个方法的信息（如接口方法参数的种类、排列顺序等）以及</w:t>
      </w:r>
      <w:r w:rsidRPr="000A487D">
        <w:rPr>
          <w:rFonts w:ascii="宋体" w:hAnsi="宋体" w:hint="eastAsia"/>
          <w:sz w:val="21"/>
          <w:szCs w:val="21"/>
        </w:rPr>
        <w:t>接口和构件对象的标识</w:t>
      </w:r>
      <w:r w:rsidRPr="000A487D">
        <w:rPr>
          <w:rFonts w:ascii="宋体" w:hAnsi="宋体"/>
          <w:sz w:val="21"/>
          <w:szCs w:val="21"/>
        </w:rPr>
        <w:t>等信息。</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有关CAR构件描述语言(也就是CAR语言)的具体介绍，请参看第四章到第九章相关内容。</w:t>
      </w:r>
    </w:p>
    <w:p w:rsidR="00A63A52" w:rsidRDefault="00E42DB7" w:rsidP="00BA4562">
      <w:pPr>
        <w:pStyle w:val="3"/>
        <w:snapToGrid w:val="0"/>
        <w:spacing w:before="468" w:after="100" w:line="300" w:lineRule="auto"/>
        <w:rPr>
          <w:rFonts w:ascii="宋体" w:hAnsi="宋体" w:hint="eastAsia"/>
          <w:sz w:val="28"/>
          <w:szCs w:val="28"/>
        </w:rPr>
      </w:pPr>
      <w:bookmarkStart w:id="583" w:name="_Toc148261097"/>
      <w:bookmarkStart w:id="584" w:name="_Toc152754446"/>
      <w:bookmarkStart w:id="585" w:name="_Toc197919090"/>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11.</w:t>
        </w:r>
        <w:r w:rsidR="00A63A52">
          <w:rPr>
            <w:rFonts w:ascii="宋体" w:hAnsi="宋体" w:hint="eastAsia"/>
            <w:sz w:val="28"/>
            <w:szCs w:val="28"/>
          </w:rPr>
          <w:t>2.2</w:t>
        </w:r>
      </w:smartTag>
      <w:r w:rsidR="00A63A52">
        <w:rPr>
          <w:rFonts w:ascii="宋体" w:hAnsi="宋体" w:hint="eastAsia"/>
          <w:sz w:val="28"/>
          <w:szCs w:val="28"/>
        </w:rPr>
        <w:t xml:space="preserve"> CAR构件元数据(metadata)</w:t>
      </w:r>
      <w:bookmarkEnd w:id="583"/>
      <w:bookmarkEnd w:id="584"/>
      <w:bookmarkEnd w:id="585"/>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元数据(metadata)，是描述数据的数据(data about data)，首先元数据是一种数据,是对数据的抽象，它主要描述了数据的类型信息。</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sz w:val="21"/>
          <w:szCs w:val="21"/>
        </w:rPr>
        <w:t>普通的源文件（c或者c++语言）经过编译器的编译产生二进制的文件，但在编译时编译器只提取了CPU执行所需的信息，忽略了数据的类型信息。比如一个指针，单看编译完之后的二进制代码或汇编已不能区分它是整型或是char型了，如果是指向字符串的指针，字符串的长度也无从知晓。这部分类型信息就属于我们所说的元数据信息。</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CAR</w:t>
      </w:r>
      <w:r w:rsidRPr="000A487D">
        <w:rPr>
          <w:rFonts w:ascii="宋体" w:hAnsi="宋体"/>
          <w:sz w:val="21"/>
          <w:szCs w:val="21"/>
        </w:rPr>
        <w:t>构件以接口方式向外提供服务，</w:t>
      </w:r>
      <w:r w:rsidRPr="000A487D">
        <w:rPr>
          <w:rFonts w:ascii="宋体" w:hAnsi="宋体" w:hint="eastAsia"/>
          <w:sz w:val="21"/>
          <w:szCs w:val="21"/>
        </w:rPr>
        <w:t>构件</w:t>
      </w:r>
      <w:r w:rsidRPr="000A487D">
        <w:rPr>
          <w:rFonts w:ascii="宋体" w:hAnsi="宋体"/>
          <w:sz w:val="21"/>
          <w:szCs w:val="21"/>
        </w:rPr>
        <w:t>接口需要元数据来描述才能让其他使用</w:t>
      </w:r>
      <w:r w:rsidRPr="000A487D">
        <w:rPr>
          <w:rFonts w:ascii="宋体" w:hAnsi="宋体" w:hint="eastAsia"/>
          <w:sz w:val="21"/>
          <w:szCs w:val="21"/>
        </w:rPr>
        <w:t>构件</w:t>
      </w:r>
      <w:r w:rsidRPr="000A487D">
        <w:rPr>
          <w:rFonts w:ascii="宋体" w:hAnsi="宋体"/>
          <w:sz w:val="21"/>
          <w:szCs w:val="21"/>
        </w:rPr>
        <w:t>服务的用户使用。构件为了让接口与实现无关，从而保持了接口的不变性，使得动态升级成为可能</w:t>
      </w:r>
      <w:r w:rsidRPr="000A487D">
        <w:rPr>
          <w:rFonts w:ascii="宋体" w:hAnsi="宋体" w:hint="eastAsia"/>
          <w:sz w:val="21"/>
          <w:szCs w:val="21"/>
        </w:rPr>
        <w:t>；</w:t>
      </w:r>
      <w:r w:rsidRPr="000A487D">
        <w:rPr>
          <w:rFonts w:ascii="宋体" w:hAnsi="宋体"/>
          <w:sz w:val="21"/>
          <w:szCs w:val="21"/>
        </w:rPr>
        <w:t>并且使用vptr结构将接口的内部实现隐藏起来，由接口的元数据来描述接口的函数布局和函数参数属性。接口的元数据描述的就是服务和调用之间的关系。有了这种描述，不</w:t>
      </w:r>
      <w:r w:rsidRPr="000A487D">
        <w:rPr>
          <w:rFonts w:ascii="宋体" w:hAnsi="宋体"/>
          <w:sz w:val="21"/>
          <w:szCs w:val="21"/>
        </w:rPr>
        <w:lastRenderedPageBreak/>
        <w:t>同构件之间的调用才成为可能，构件的远程化，进程间通讯，自动生成Proxy和Stub及自动Marshalling、Unmarshalling才能正确地进行。</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CAR构件的元数据是CAR文件经过CAR编译器生成的，元数据与构件的实现代码一起被打包到构件模块文件中。元数据记录了构件接口及构件类的定义信息，是构件自描述的基础。</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在CAR里，ClassInfo被作为构件程序的元数据信息，用于描述构件导出的接口及方法列表。同时ClassInfo也是自动生成构件源程序的基础。</w:t>
      </w:r>
    </w:p>
    <w:p w:rsidR="00A63A52"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在目前的CAR构件开发环境下ClassInfo以两种形式存在</w:t>
      </w:r>
      <w:r w:rsidRPr="000A487D">
        <w:rPr>
          <w:rFonts w:ascii="宋体" w:hAnsi="宋体"/>
          <w:sz w:val="21"/>
          <w:szCs w:val="21"/>
        </w:rPr>
        <w:t>：一种是</w:t>
      </w:r>
      <w:r w:rsidRPr="000A487D">
        <w:rPr>
          <w:rFonts w:ascii="宋体" w:hAnsi="宋体" w:hint="eastAsia"/>
          <w:sz w:val="21"/>
          <w:szCs w:val="21"/>
        </w:rPr>
        <w:t>与构件的实现代码一起被打包到构件模块文件中，用于列集和散集用的；</w:t>
      </w:r>
      <w:r w:rsidRPr="000A487D">
        <w:rPr>
          <w:rFonts w:ascii="宋体" w:hAnsi="宋体"/>
          <w:sz w:val="21"/>
          <w:szCs w:val="21"/>
        </w:rPr>
        <w:t>另一种是以单独的文件形式存在，存放在目标目录中</w:t>
      </w:r>
      <w:r w:rsidRPr="000A487D">
        <w:rPr>
          <w:rFonts w:ascii="宋体" w:hAnsi="宋体" w:hint="eastAsia"/>
          <w:sz w:val="21"/>
          <w:szCs w:val="21"/>
        </w:rPr>
        <w:t>，最终会被打包到DLL的资源段里，该</w:t>
      </w:r>
      <w:r w:rsidRPr="000A487D">
        <w:rPr>
          <w:rFonts w:ascii="宋体" w:hAnsi="宋体"/>
          <w:sz w:val="21"/>
          <w:szCs w:val="21"/>
        </w:rPr>
        <w:t>文件的后缀名为cls</w:t>
      </w:r>
      <w:r w:rsidRPr="000A487D">
        <w:rPr>
          <w:rFonts w:ascii="宋体" w:hAnsi="宋体" w:hint="eastAsia"/>
          <w:sz w:val="21"/>
          <w:szCs w:val="21"/>
        </w:rPr>
        <w:t>，如</w:t>
      </w:r>
      <w:r w:rsidRPr="000A487D">
        <w:rPr>
          <w:rFonts w:ascii="宋体" w:hAnsi="宋体"/>
          <w:sz w:val="21"/>
          <w:szCs w:val="21"/>
        </w:rPr>
        <w:t>hello.car</w:t>
      </w:r>
      <w:r w:rsidRPr="000A487D">
        <w:rPr>
          <w:rFonts w:ascii="宋体" w:hAnsi="宋体" w:hint="eastAsia"/>
          <w:sz w:val="21"/>
          <w:szCs w:val="21"/>
        </w:rPr>
        <w:t>将会生成hello.cls。这个cls文件和前者相比，就是它详细描述了构件的各种信息，而前者是一个简化了ClassInfo，如它没有接口和方法名称等信息。cls文件就是CAR文件的二进制版本。由于前者只是用于CAR构件库的实现，接下来我们要介绍的是后一种ClassInfo, 这是用户需要关心的。</w:t>
      </w:r>
    </w:p>
    <w:p w:rsidR="000223FB" w:rsidRPr="000A487D" w:rsidRDefault="000223FB" w:rsidP="000223FB">
      <w:pPr>
        <w:snapToGrid w:val="0"/>
        <w:spacing w:line="300" w:lineRule="auto"/>
        <w:ind w:firstLineChars="200" w:firstLine="420"/>
        <w:rPr>
          <w:rFonts w:ascii="宋体" w:hAnsi="宋体" w:hint="eastAsia"/>
          <w:sz w:val="21"/>
          <w:szCs w:val="21"/>
        </w:rPr>
      </w:pPr>
      <w:r w:rsidRPr="000223FB">
        <w:rPr>
          <w:rFonts w:ascii="宋体" w:hAnsi="宋体" w:hint="eastAsia"/>
          <w:sz w:val="21"/>
          <w:szCs w:val="21"/>
          <w:lang w:val="pt-BR"/>
        </w:rPr>
        <w:t>CAR构件的自描述信息主要包含</w:t>
      </w:r>
      <w:r w:rsidRPr="000223FB">
        <w:rPr>
          <w:rFonts w:ascii="宋体" w:hAnsi="宋体" w:hint="eastAsia"/>
          <w:sz w:val="21"/>
          <w:szCs w:val="21"/>
        </w:rPr>
        <w:t>类信息</w:t>
      </w:r>
      <w:r w:rsidRPr="000223FB">
        <w:rPr>
          <w:rFonts w:ascii="宋体" w:hAnsi="宋体" w:hint="eastAsia"/>
          <w:sz w:val="21"/>
          <w:szCs w:val="21"/>
          <w:lang w:val="pt-BR"/>
        </w:rPr>
        <w:t>(ClassInfo)</w:t>
      </w:r>
      <w:r w:rsidRPr="000223FB">
        <w:rPr>
          <w:rFonts w:ascii="宋体" w:hAnsi="宋体" w:hint="eastAsia"/>
          <w:sz w:val="21"/>
          <w:szCs w:val="21"/>
        </w:rPr>
        <w:t>和导入信息</w:t>
      </w:r>
      <w:r w:rsidRPr="000223FB">
        <w:rPr>
          <w:rFonts w:ascii="宋体" w:hAnsi="宋体" w:hint="eastAsia"/>
          <w:sz w:val="21"/>
          <w:szCs w:val="21"/>
          <w:lang w:val="pt-BR"/>
        </w:rPr>
        <w:t>(ImportInfo)两种。ClassInfo</w:t>
      </w:r>
      <w:r w:rsidRPr="000223FB">
        <w:rPr>
          <w:rFonts w:ascii="宋体" w:hAnsi="宋体" w:hint="eastAsia"/>
          <w:sz w:val="21"/>
          <w:szCs w:val="21"/>
        </w:rPr>
        <w:t>被作为构件程序的元数据信息</w:t>
      </w:r>
      <w:r w:rsidRPr="000223FB">
        <w:rPr>
          <w:rFonts w:ascii="宋体" w:hAnsi="宋体" w:hint="eastAsia"/>
          <w:sz w:val="21"/>
          <w:szCs w:val="21"/>
          <w:lang w:val="pt-BR"/>
        </w:rPr>
        <w:t>，</w:t>
      </w:r>
      <w:r w:rsidRPr="000223FB">
        <w:rPr>
          <w:rFonts w:ascii="宋体" w:hAnsi="宋体" w:hint="eastAsia"/>
          <w:sz w:val="21"/>
          <w:szCs w:val="21"/>
        </w:rPr>
        <w:t>用于描述构件导出的接口及方法列表</w:t>
      </w:r>
      <w:r w:rsidRPr="000223FB">
        <w:rPr>
          <w:rFonts w:ascii="宋体" w:hAnsi="宋体" w:hint="eastAsia"/>
          <w:sz w:val="21"/>
          <w:szCs w:val="21"/>
          <w:lang w:val="pt-BR"/>
        </w:rPr>
        <w:t>；</w:t>
      </w:r>
      <w:r w:rsidRPr="000223FB">
        <w:rPr>
          <w:rFonts w:ascii="宋体" w:hAnsi="宋体" w:hint="eastAsia"/>
          <w:sz w:val="21"/>
          <w:szCs w:val="21"/>
        </w:rPr>
        <w:t>与此相反</w:t>
      </w:r>
      <w:r w:rsidRPr="000223FB">
        <w:rPr>
          <w:rFonts w:ascii="宋体" w:hAnsi="宋体" w:hint="eastAsia"/>
          <w:sz w:val="21"/>
          <w:szCs w:val="21"/>
          <w:lang w:val="pt-BR"/>
        </w:rPr>
        <w:t>，ImportInfo则描述该构件运行时需要用到的别的服务性构件的信息。</w:t>
      </w:r>
    </w:p>
    <w:p w:rsidR="00A63A52" w:rsidRDefault="00E42DB7" w:rsidP="00BA4562">
      <w:pPr>
        <w:pStyle w:val="3"/>
        <w:snapToGrid w:val="0"/>
        <w:spacing w:before="468" w:after="100" w:line="300" w:lineRule="auto"/>
        <w:rPr>
          <w:rFonts w:ascii="宋体" w:hAnsi="宋体" w:hint="eastAsia"/>
          <w:sz w:val="28"/>
          <w:szCs w:val="28"/>
        </w:rPr>
      </w:pPr>
      <w:bookmarkStart w:id="586" w:name="_Toc148261098"/>
      <w:bookmarkStart w:id="587" w:name="_Toc152754447"/>
      <w:bookmarkStart w:id="588" w:name="_Toc197919091"/>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11.</w:t>
        </w:r>
        <w:r w:rsidR="00A63A52">
          <w:rPr>
            <w:rFonts w:ascii="宋体" w:hAnsi="宋体" w:hint="eastAsia"/>
            <w:sz w:val="28"/>
            <w:szCs w:val="28"/>
          </w:rPr>
          <w:t>2.3</w:t>
        </w:r>
      </w:smartTag>
      <w:r w:rsidR="00A63A52">
        <w:rPr>
          <w:rFonts w:ascii="宋体" w:hAnsi="宋体" w:hint="eastAsia"/>
          <w:sz w:val="28"/>
          <w:szCs w:val="28"/>
        </w:rPr>
        <w:t xml:space="preserve"> ClassInfo构成</w:t>
      </w:r>
      <w:bookmarkEnd w:id="586"/>
      <w:bookmarkEnd w:id="587"/>
      <w:bookmarkEnd w:id="588"/>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对于每个CAR构件模块，</w:t>
      </w:r>
      <w:r w:rsidRPr="000A487D">
        <w:rPr>
          <w:rFonts w:ascii="宋体" w:hAnsi="宋体"/>
          <w:sz w:val="21"/>
          <w:szCs w:val="21"/>
        </w:rPr>
        <w:t>C</w:t>
      </w:r>
      <w:r w:rsidRPr="000A487D">
        <w:rPr>
          <w:rFonts w:ascii="宋体" w:hAnsi="宋体" w:hint="eastAsia"/>
          <w:sz w:val="21"/>
          <w:szCs w:val="21"/>
        </w:rPr>
        <w:t>lass</w:t>
      </w:r>
      <w:r w:rsidRPr="000A487D">
        <w:rPr>
          <w:rFonts w:ascii="宋体" w:hAnsi="宋体"/>
          <w:sz w:val="21"/>
          <w:szCs w:val="21"/>
        </w:rPr>
        <w:t>I</w:t>
      </w:r>
      <w:r w:rsidRPr="000A487D">
        <w:rPr>
          <w:rFonts w:ascii="宋体" w:hAnsi="宋体" w:hint="eastAsia"/>
          <w:sz w:val="21"/>
          <w:szCs w:val="21"/>
        </w:rPr>
        <w:t>nfo主要包括三大部分：构件模块信息</w:t>
      </w:r>
      <w:r w:rsidRPr="000A487D">
        <w:rPr>
          <w:rFonts w:ascii="宋体" w:hAnsi="宋体"/>
          <w:sz w:val="21"/>
          <w:szCs w:val="21"/>
        </w:rPr>
        <w:t>、</w:t>
      </w:r>
      <w:r w:rsidRPr="000A487D">
        <w:rPr>
          <w:rFonts w:ascii="宋体" w:hAnsi="宋体" w:hint="eastAsia"/>
          <w:sz w:val="21"/>
          <w:szCs w:val="21"/>
        </w:rPr>
        <w:t>所有的构件类信息以及所有的接口信息。</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我们可通过如下示意图说明构件模块信息的主要构成：</w:t>
      </w:r>
    </w:p>
    <w:p w:rsidR="00A63A52" w:rsidRDefault="0097535E" w:rsidP="00124A87">
      <w:pPr>
        <w:snapToGrid w:val="0"/>
        <w:spacing w:line="300" w:lineRule="auto"/>
        <w:ind w:firstLineChars="450" w:firstLine="1080"/>
        <w:jc w:val="center"/>
        <w:rPr>
          <w:rFonts w:ascii="宋体" w:hAnsi="宋体" w:hint="eastAsia"/>
        </w:rPr>
      </w:pPr>
      <w:r>
        <w:rPr>
          <w:rFonts w:ascii="宋体" w:hAnsi="宋体" w:hint="eastAsia"/>
          <w:noProof/>
        </w:rPr>
        <w:drawing>
          <wp:inline distT="0" distB="0" distL="0" distR="0">
            <wp:extent cx="3649980" cy="2278380"/>
            <wp:effectExtent l="0" t="0" r="0" b="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9980" cy="2278380"/>
                    </a:xfrm>
                    <a:prstGeom prst="rect">
                      <a:avLst/>
                    </a:prstGeom>
                    <a:noFill/>
                    <a:ln>
                      <a:noFill/>
                    </a:ln>
                  </pic:spPr>
                </pic:pic>
              </a:graphicData>
            </a:graphic>
          </wp:inline>
        </w:drawing>
      </w:r>
    </w:p>
    <w:p w:rsidR="00A63A52" w:rsidRDefault="00A63A52" w:rsidP="009F4CC4">
      <w:pPr>
        <w:snapToGrid w:val="0"/>
        <w:spacing w:line="300" w:lineRule="auto"/>
        <w:ind w:firstLineChars="200" w:firstLine="420"/>
        <w:jc w:val="center"/>
        <w:rPr>
          <w:rFonts w:ascii="宋体" w:hAnsi="宋体" w:hint="eastAsia"/>
          <w:szCs w:val="21"/>
        </w:rPr>
      </w:pPr>
      <w:r w:rsidRPr="00222DA8">
        <w:rPr>
          <w:rFonts w:ascii="宋体" w:hAnsi="宋体" w:hint="eastAsia"/>
          <w:sz w:val="21"/>
          <w:szCs w:val="21"/>
          <w:lang w:val="pt-BR"/>
        </w:rPr>
        <w:t>图</w:t>
      </w:r>
      <w:r w:rsidR="00E42DB7">
        <w:rPr>
          <w:rFonts w:ascii="宋体" w:hAnsi="宋体" w:hint="eastAsia"/>
          <w:sz w:val="21"/>
          <w:szCs w:val="21"/>
          <w:lang w:val="pt-BR"/>
        </w:rPr>
        <w:t>11.</w:t>
      </w:r>
      <w:r w:rsidRPr="00222DA8">
        <w:rPr>
          <w:rFonts w:ascii="宋体" w:hAnsi="宋体" w:hint="eastAsia"/>
          <w:sz w:val="21"/>
          <w:szCs w:val="21"/>
          <w:lang w:val="pt-BR"/>
        </w:rPr>
        <w:t>1  模块信息主要构成</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对于每个构件类信息构成，可简单地如下图实例：</w:t>
      </w:r>
    </w:p>
    <w:p w:rsidR="00A63A52" w:rsidRDefault="0097535E" w:rsidP="00124A87">
      <w:pPr>
        <w:snapToGrid w:val="0"/>
        <w:spacing w:line="300" w:lineRule="auto"/>
        <w:ind w:firstLineChars="350" w:firstLine="840"/>
        <w:jc w:val="center"/>
        <w:rPr>
          <w:rFonts w:ascii="宋体" w:hAnsi="宋体" w:hint="eastAsia"/>
        </w:rPr>
      </w:pPr>
      <w:r>
        <w:rPr>
          <w:rFonts w:ascii="宋体" w:hAnsi="宋体" w:hint="eastAsia"/>
          <w:noProof/>
        </w:rPr>
        <w:lastRenderedPageBreak/>
        <w:drawing>
          <wp:inline distT="0" distB="0" distL="0" distR="0">
            <wp:extent cx="3810000" cy="1821180"/>
            <wp:effectExtent l="0" t="0" r="0" b="0"/>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821180"/>
                    </a:xfrm>
                    <a:prstGeom prst="rect">
                      <a:avLst/>
                    </a:prstGeom>
                    <a:noFill/>
                    <a:ln>
                      <a:noFill/>
                    </a:ln>
                  </pic:spPr>
                </pic:pic>
              </a:graphicData>
            </a:graphic>
          </wp:inline>
        </w:drawing>
      </w:r>
    </w:p>
    <w:p w:rsidR="00A63A52" w:rsidRPr="009F4CC4" w:rsidRDefault="00A63A52" w:rsidP="009F4CC4">
      <w:pPr>
        <w:snapToGrid w:val="0"/>
        <w:spacing w:line="300" w:lineRule="auto"/>
        <w:ind w:firstLineChars="200" w:firstLine="420"/>
        <w:jc w:val="center"/>
        <w:rPr>
          <w:rFonts w:ascii="宋体" w:hAnsi="宋体"/>
          <w:sz w:val="21"/>
          <w:szCs w:val="21"/>
          <w:lang w:val="pt-BR"/>
        </w:rPr>
      </w:pPr>
      <w:r w:rsidRPr="009F4CC4">
        <w:rPr>
          <w:rFonts w:ascii="宋体" w:hAnsi="宋体" w:hint="eastAsia"/>
          <w:sz w:val="21"/>
          <w:szCs w:val="21"/>
          <w:lang w:val="pt-BR"/>
        </w:rPr>
        <w:t>图</w:t>
      </w:r>
      <w:r w:rsidR="00E42DB7">
        <w:rPr>
          <w:rFonts w:ascii="宋体" w:hAnsi="宋体" w:hint="eastAsia"/>
          <w:sz w:val="21"/>
          <w:szCs w:val="21"/>
          <w:lang w:val="pt-BR"/>
        </w:rPr>
        <w:t>11.</w:t>
      </w:r>
      <w:r w:rsidRPr="009F4CC4">
        <w:rPr>
          <w:rFonts w:ascii="宋体" w:hAnsi="宋体" w:hint="eastAsia"/>
          <w:sz w:val="21"/>
          <w:szCs w:val="21"/>
          <w:lang w:val="pt-BR"/>
        </w:rPr>
        <w:t>2  类信息主要构成</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这里要注意的是，类信息里有所在的模块名，这是因为该类可能是其它模块的构件类。</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对于每个接口信息，其主要构成如下：</w:t>
      </w:r>
    </w:p>
    <w:p w:rsidR="00A63A52" w:rsidRDefault="0097535E" w:rsidP="00124A87">
      <w:pPr>
        <w:snapToGrid w:val="0"/>
        <w:spacing w:line="300" w:lineRule="auto"/>
        <w:jc w:val="center"/>
        <w:rPr>
          <w:rFonts w:ascii="宋体" w:hAnsi="宋体" w:hint="eastAsia"/>
        </w:rPr>
      </w:pPr>
      <w:r>
        <w:rPr>
          <w:rFonts w:ascii="宋体" w:hAnsi="宋体" w:hint="eastAsia"/>
          <w:noProof/>
        </w:rPr>
        <w:drawing>
          <wp:inline distT="0" distB="0" distL="0" distR="0">
            <wp:extent cx="3802380" cy="1798320"/>
            <wp:effectExtent l="0" t="0" r="0" b="0"/>
            <wp:docPr id="33" name="图片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2380" cy="1798320"/>
                    </a:xfrm>
                    <a:prstGeom prst="rect">
                      <a:avLst/>
                    </a:prstGeom>
                    <a:noFill/>
                    <a:ln>
                      <a:noFill/>
                    </a:ln>
                  </pic:spPr>
                </pic:pic>
              </a:graphicData>
            </a:graphic>
          </wp:inline>
        </w:drawing>
      </w:r>
    </w:p>
    <w:p w:rsidR="00A63A52" w:rsidRPr="009F4CC4" w:rsidRDefault="00A63A52" w:rsidP="009F4CC4">
      <w:pPr>
        <w:snapToGrid w:val="0"/>
        <w:spacing w:line="300" w:lineRule="auto"/>
        <w:ind w:firstLineChars="200" w:firstLine="420"/>
        <w:jc w:val="center"/>
        <w:rPr>
          <w:rFonts w:ascii="宋体" w:hAnsi="宋体" w:hint="eastAsia"/>
          <w:sz w:val="21"/>
          <w:szCs w:val="21"/>
          <w:lang w:val="pt-BR"/>
        </w:rPr>
      </w:pPr>
      <w:r w:rsidRPr="009F4CC4">
        <w:rPr>
          <w:rFonts w:ascii="宋体" w:hAnsi="宋体" w:hint="eastAsia"/>
          <w:sz w:val="21"/>
          <w:szCs w:val="21"/>
          <w:lang w:val="pt-BR"/>
        </w:rPr>
        <w:t>图</w:t>
      </w:r>
      <w:r w:rsidR="00E42DB7">
        <w:rPr>
          <w:rFonts w:ascii="宋体" w:hAnsi="宋体" w:hint="eastAsia"/>
          <w:sz w:val="21"/>
          <w:szCs w:val="21"/>
          <w:lang w:val="pt-BR"/>
        </w:rPr>
        <w:t>11.</w:t>
      </w:r>
      <w:r w:rsidRPr="009F4CC4">
        <w:rPr>
          <w:rFonts w:ascii="宋体" w:hAnsi="宋体" w:hint="eastAsia"/>
          <w:sz w:val="21"/>
          <w:szCs w:val="21"/>
          <w:lang w:val="pt-BR"/>
        </w:rPr>
        <w:t>3  接口信息主要构成</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接口也可以是另外模块定义，所以接口信息也记录了接口所在的模块名。</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其中每个方法的信息结构如下：</w:t>
      </w:r>
    </w:p>
    <w:p w:rsidR="00A63A52" w:rsidRDefault="0097535E" w:rsidP="00124A87">
      <w:pPr>
        <w:snapToGrid w:val="0"/>
        <w:spacing w:line="300" w:lineRule="auto"/>
        <w:jc w:val="center"/>
        <w:rPr>
          <w:rFonts w:ascii="宋体" w:hAnsi="宋体" w:hint="eastAsia"/>
        </w:rPr>
      </w:pPr>
      <w:r>
        <w:rPr>
          <w:rFonts w:ascii="宋体" w:hAnsi="宋体" w:hint="eastAsia"/>
          <w:noProof/>
        </w:rPr>
        <w:drawing>
          <wp:inline distT="0" distB="0" distL="0" distR="0">
            <wp:extent cx="3771900" cy="1440180"/>
            <wp:effectExtent l="0" t="0" r="0" b="0"/>
            <wp:docPr id="34" name="图片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1440180"/>
                    </a:xfrm>
                    <a:prstGeom prst="rect">
                      <a:avLst/>
                    </a:prstGeom>
                    <a:noFill/>
                    <a:ln>
                      <a:noFill/>
                    </a:ln>
                  </pic:spPr>
                </pic:pic>
              </a:graphicData>
            </a:graphic>
          </wp:inline>
        </w:drawing>
      </w:r>
    </w:p>
    <w:p w:rsidR="00A63A52" w:rsidRPr="009F4CC4" w:rsidRDefault="00A63A52" w:rsidP="009F4CC4">
      <w:pPr>
        <w:snapToGrid w:val="0"/>
        <w:spacing w:line="300" w:lineRule="auto"/>
        <w:ind w:firstLineChars="200" w:firstLine="420"/>
        <w:jc w:val="center"/>
        <w:rPr>
          <w:rFonts w:ascii="宋体" w:hAnsi="宋体" w:hint="eastAsia"/>
          <w:sz w:val="21"/>
          <w:szCs w:val="21"/>
          <w:lang w:val="pt-BR"/>
        </w:rPr>
      </w:pPr>
      <w:r w:rsidRPr="009F4CC4">
        <w:rPr>
          <w:rFonts w:ascii="宋体" w:hAnsi="宋体" w:hint="eastAsia"/>
          <w:sz w:val="21"/>
          <w:szCs w:val="21"/>
          <w:lang w:val="pt-BR"/>
        </w:rPr>
        <w:t>图</w:t>
      </w:r>
      <w:r w:rsidR="00E42DB7">
        <w:rPr>
          <w:rFonts w:ascii="宋体" w:hAnsi="宋体" w:hint="eastAsia"/>
          <w:sz w:val="21"/>
          <w:szCs w:val="21"/>
          <w:lang w:val="pt-BR"/>
        </w:rPr>
        <w:t>11.</w:t>
      </w:r>
      <w:r w:rsidRPr="009F4CC4">
        <w:rPr>
          <w:rFonts w:ascii="宋体" w:hAnsi="宋体" w:hint="eastAsia"/>
          <w:sz w:val="21"/>
          <w:szCs w:val="21"/>
          <w:lang w:val="pt-BR"/>
        </w:rPr>
        <w:t>4  方法信息主要构成</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对于方法的每个参数有参数名及参数属性等主要构成。参数属性描述了该参数是输入参数还是输出参数或者是否为输入输出参数。</w:t>
      </w:r>
    </w:p>
    <w:p w:rsidR="00A63A52"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另外需要说明的是，每个接口的方法信息不包括IObject方法的信息，因为它是所有接口的基接口，没有必要包含在每个接口信息里面。</w:t>
      </w:r>
    </w:p>
    <w:p w:rsidR="0030700E" w:rsidRDefault="00E42DB7" w:rsidP="00BA4562">
      <w:pPr>
        <w:pStyle w:val="3"/>
        <w:snapToGrid w:val="0"/>
        <w:spacing w:before="468" w:after="100" w:line="300" w:lineRule="auto"/>
        <w:rPr>
          <w:rFonts w:ascii="宋体" w:hAnsi="宋体" w:hint="eastAsia"/>
          <w:sz w:val="28"/>
          <w:szCs w:val="28"/>
        </w:rPr>
      </w:pPr>
      <w:bookmarkStart w:id="589" w:name="_Toc152754448"/>
      <w:bookmarkStart w:id="590" w:name="_Toc197919092"/>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11.</w:t>
        </w:r>
        <w:r w:rsidR="0030700E">
          <w:rPr>
            <w:rFonts w:ascii="宋体" w:hAnsi="宋体" w:hint="eastAsia"/>
            <w:sz w:val="28"/>
            <w:szCs w:val="28"/>
          </w:rPr>
          <w:t>2.4</w:t>
        </w:r>
      </w:smartTag>
      <w:r w:rsidR="0030700E">
        <w:rPr>
          <w:rFonts w:ascii="宋体" w:hAnsi="宋体" w:hint="eastAsia"/>
          <w:sz w:val="28"/>
          <w:szCs w:val="28"/>
        </w:rPr>
        <w:t xml:space="preserve"> </w:t>
      </w:r>
      <w:r w:rsidR="00915913">
        <w:rPr>
          <w:rFonts w:ascii="宋体" w:hAnsi="宋体" w:hint="eastAsia"/>
          <w:sz w:val="28"/>
          <w:szCs w:val="28"/>
        </w:rPr>
        <w:t>ImportInfo构成</w:t>
      </w:r>
      <w:bookmarkEnd w:id="589"/>
      <w:bookmarkEnd w:id="590"/>
    </w:p>
    <w:p w:rsidR="00915913" w:rsidRPr="00915913" w:rsidRDefault="00915913" w:rsidP="00915913">
      <w:pPr>
        <w:snapToGrid w:val="0"/>
        <w:spacing w:line="300" w:lineRule="auto"/>
        <w:ind w:firstLineChars="200" w:firstLine="420"/>
        <w:rPr>
          <w:rFonts w:ascii="宋体" w:hAnsi="宋体" w:hint="eastAsia"/>
          <w:sz w:val="21"/>
          <w:szCs w:val="21"/>
        </w:rPr>
      </w:pPr>
      <w:r w:rsidRPr="00915913">
        <w:rPr>
          <w:rFonts w:ascii="宋体" w:hAnsi="宋体" w:hint="eastAsia"/>
          <w:sz w:val="21"/>
          <w:szCs w:val="21"/>
        </w:rPr>
        <w:t>在CAR构件中，使用ImportInfo来描述构件运行所需要的其它构件的信息。</w:t>
      </w:r>
      <w:r w:rsidRPr="00915913">
        <w:rPr>
          <w:rFonts w:ascii="宋体" w:hAnsi="宋体"/>
          <w:sz w:val="21"/>
          <w:szCs w:val="21"/>
        </w:rPr>
        <w:t>ImportInfo</w:t>
      </w:r>
      <w:r w:rsidRPr="00915913">
        <w:rPr>
          <w:rFonts w:ascii="宋体" w:hAnsi="宋体" w:hint="eastAsia"/>
          <w:sz w:val="21"/>
          <w:szCs w:val="21"/>
        </w:rPr>
        <w:t>最重要的信息是构件模块的uunm，uunm是关于构件DLL文件的网络定位信息，用以唯一标识构件模块。</w:t>
      </w:r>
    </w:p>
    <w:p w:rsidR="00915913" w:rsidRPr="00915913" w:rsidRDefault="00915913" w:rsidP="00915913">
      <w:pPr>
        <w:snapToGrid w:val="0"/>
        <w:spacing w:line="300" w:lineRule="auto"/>
        <w:ind w:firstLineChars="200" w:firstLine="420"/>
        <w:rPr>
          <w:rFonts w:ascii="宋体" w:hAnsi="宋体" w:hint="eastAsia"/>
          <w:sz w:val="21"/>
          <w:szCs w:val="21"/>
        </w:rPr>
      </w:pPr>
      <w:r w:rsidRPr="00915913">
        <w:rPr>
          <w:rFonts w:ascii="宋体" w:hAnsi="宋体" w:hint="eastAsia"/>
          <w:sz w:val="21"/>
          <w:szCs w:val="21"/>
        </w:rPr>
        <w:lastRenderedPageBreak/>
        <w:t>为了对构件文件进行快速定位，CAR对COM标准的CLSID进行了扩展，引入了</w:t>
      </w:r>
      <w:r w:rsidR="002B66DB">
        <w:rPr>
          <w:rFonts w:ascii="宋体" w:hAnsi="宋体" w:hint="eastAsia"/>
          <w:sz w:val="21"/>
          <w:szCs w:val="21"/>
        </w:rPr>
        <w:t>ClassId</w:t>
      </w:r>
      <w:r w:rsidRPr="00915913">
        <w:rPr>
          <w:rFonts w:ascii="宋体" w:hAnsi="宋体" w:hint="eastAsia"/>
          <w:sz w:val="21"/>
          <w:szCs w:val="21"/>
        </w:rPr>
        <w:t>，</w:t>
      </w:r>
      <w:r w:rsidR="002B66DB">
        <w:rPr>
          <w:rFonts w:ascii="宋体" w:hAnsi="宋体" w:hint="eastAsia"/>
          <w:sz w:val="21"/>
          <w:szCs w:val="21"/>
        </w:rPr>
        <w:t>ClassId</w:t>
      </w:r>
      <w:r w:rsidRPr="00915913">
        <w:rPr>
          <w:rFonts w:ascii="宋体" w:hAnsi="宋体" w:hint="eastAsia"/>
          <w:sz w:val="21"/>
          <w:szCs w:val="21"/>
        </w:rPr>
        <w:t>除了包含构件类的CLSID外，还包括构件模块的</w:t>
      </w:r>
      <w:r w:rsidRPr="00915913">
        <w:rPr>
          <w:rFonts w:ascii="宋体" w:hAnsi="宋体"/>
          <w:sz w:val="21"/>
          <w:szCs w:val="21"/>
        </w:rPr>
        <w:t>uunm</w:t>
      </w:r>
      <w:r w:rsidRPr="00915913">
        <w:rPr>
          <w:rFonts w:ascii="宋体" w:hAnsi="宋体" w:hint="eastAsia"/>
          <w:sz w:val="21"/>
          <w:szCs w:val="21"/>
        </w:rPr>
        <w:t>。其C/C++定义如下：</w:t>
      </w:r>
    </w:p>
    <w:p w:rsidR="00915913" w:rsidRPr="00915913" w:rsidRDefault="00AA2F90" w:rsidP="00915913">
      <w:pPr>
        <w:snapToGrid w:val="0"/>
        <w:spacing w:line="300" w:lineRule="auto"/>
        <w:ind w:firstLineChars="200" w:firstLine="420"/>
        <w:rPr>
          <w:rFonts w:ascii="宋体" w:hAnsi="宋体"/>
          <w:sz w:val="21"/>
          <w:szCs w:val="21"/>
        </w:rPr>
      </w:pPr>
      <w:r>
        <w:rPr>
          <w:rFonts w:ascii="宋体" w:hAnsi="宋体"/>
          <w:sz w:val="21"/>
          <w:szCs w:val="21"/>
        </w:rPr>
        <w:t xml:space="preserve">typedef struct  </w:t>
      </w:r>
      <w:r w:rsidR="002B66DB">
        <w:rPr>
          <w:rFonts w:ascii="宋体" w:hAnsi="宋体"/>
          <w:sz w:val="21"/>
          <w:szCs w:val="21"/>
        </w:rPr>
        <w:t>ClassId</w:t>
      </w:r>
      <w:r w:rsidR="00915913" w:rsidRPr="00915913">
        <w:rPr>
          <w:rFonts w:ascii="宋体" w:hAnsi="宋体"/>
          <w:sz w:val="21"/>
          <w:szCs w:val="21"/>
        </w:rPr>
        <w:t xml:space="preserve"> {</w:t>
      </w:r>
    </w:p>
    <w:p w:rsidR="00915913" w:rsidRPr="00915913" w:rsidRDefault="00915913" w:rsidP="00915913">
      <w:pPr>
        <w:snapToGrid w:val="0"/>
        <w:spacing w:line="300" w:lineRule="auto"/>
        <w:ind w:firstLineChars="200" w:firstLine="420"/>
        <w:rPr>
          <w:rFonts w:ascii="宋体" w:hAnsi="宋体" w:hint="eastAsia"/>
          <w:sz w:val="21"/>
          <w:szCs w:val="21"/>
        </w:rPr>
      </w:pPr>
      <w:r w:rsidRPr="00915913">
        <w:rPr>
          <w:rFonts w:ascii="宋体" w:hAnsi="宋体"/>
          <w:sz w:val="21"/>
          <w:szCs w:val="21"/>
        </w:rPr>
        <w:t xml:space="preserve">    CLSID clsid;</w:t>
      </w:r>
      <w:r w:rsidRPr="00915913">
        <w:rPr>
          <w:rFonts w:ascii="宋体" w:hAnsi="宋体" w:hint="eastAsia"/>
          <w:sz w:val="21"/>
          <w:szCs w:val="21"/>
        </w:rPr>
        <w:t xml:space="preserve">  </w:t>
      </w:r>
    </w:p>
    <w:p w:rsidR="00915913" w:rsidRPr="00915913" w:rsidRDefault="00915913" w:rsidP="00915913">
      <w:pPr>
        <w:snapToGrid w:val="0"/>
        <w:spacing w:line="300" w:lineRule="auto"/>
        <w:ind w:firstLineChars="200" w:firstLine="420"/>
        <w:rPr>
          <w:rFonts w:ascii="宋体" w:hAnsi="宋体" w:hint="eastAsia"/>
          <w:sz w:val="21"/>
          <w:szCs w:val="21"/>
        </w:rPr>
      </w:pPr>
      <w:r w:rsidRPr="00915913">
        <w:rPr>
          <w:rFonts w:ascii="宋体" w:hAnsi="宋体"/>
          <w:sz w:val="21"/>
          <w:szCs w:val="21"/>
        </w:rPr>
        <w:t xml:space="preserve">    W</w:t>
      </w:r>
      <w:r w:rsidR="008A52E5">
        <w:rPr>
          <w:rFonts w:ascii="宋体" w:hAnsi="宋体" w:hint="eastAsia"/>
          <w:sz w:val="21"/>
          <w:szCs w:val="21"/>
        </w:rPr>
        <w:t xml:space="preserve">String </w:t>
      </w:r>
      <w:r w:rsidRPr="00915913">
        <w:rPr>
          <w:rFonts w:ascii="宋体" w:hAnsi="宋体"/>
          <w:sz w:val="21"/>
          <w:szCs w:val="21"/>
        </w:rPr>
        <w:t>urn;</w:t>
      </w:r>
      <w:r w:rsidRPr="00915913">
        <w:rPr>
          <w:rFonts w:ascii="宋体" w:hAnsi="宋体" w:hint="eastAsia"/>
          <w:sz w:val="21"/>
          <w:szCs w:val="21"/>
        </w:rPr>
        <w:t xml:space="preserve">   </w:t>
      </w:r>
    </w:p>
    <w:p w:rsidR="00915913" w:rsidRPr="00915913" w:rsidRDefault="00915913" w:rsidP="00915913">
      <w:pPr>
        <w:snapToGrid w:val="0"/>
        <w:spacing w:line="300" w:lineRule="auto"/>
        <w:ind w:firstLineChars="200" w:firstLine="420"/>
        <w:rPr>
          <w:rFonts w:ascii="宋体" w:hAnsi="宋体" w:hint="eastAsia"/>
          <w:sz w:val="21"/>
          <w:szCs w:val="21"/>
        </w:rPr>
      </w:pPr>
      <w:r w:rsidRPr="00915913">
        <w:rPr>
          <w:rFonts w:ascii="宋体" w:hAnsi="宋体"/>
          <w:sz w:val="21"/>
          <w:szCs w:val="21"/>
        </w:rPr>
        <w:t xml:space="preserve">} </w:t>
      </w:r>
      <w:r w:rsidR="002B66DB">
        <w:rPr>
          <w:rFonts w:ascii="宋体" w:hAnsi="宋体"/>
          <w:sz w:val="21"/>
          <w:szCs w:val="21"/>
        </w:rPr>
        <w:t>ClassId</w:t>
      </w:r>
      <w:r w:rsidRPr="00915913">
        <w:rPr>
          <w:rFonts w:ascii="宋体" w:hAnsi="宋体"/>
          <w:sz w:val="21"/>
          <w:szCs w:val="21"/>
        </w:rPr>
        <w:t>;</w:t>
      </w:r>
    </w:p>
    <w:p w:rsidR="00915913" w:rsidRPr="00915913" w:rsidRDefault="00915913" w:rsidP="00B946EA">
      <w:pPr>
        <w:snapToGrid w:val="0"/>
        <w:spacing w:line="300" w:lineRule="auto"/>
        <w:ind w:firstLineChars="200" w:firstLine="420"/>
        <w:rPr>
          <w:rFonts w:hint="eastAsia"/>
        </w:rPr>
      </w:pPr>
      <w:r w:rsidRPr="00915913">
        <w:rPr>
          <w:rFonts w:ascii="宋体" w:hAnsi="宋体" w:hint="eastAsia"/>
          <w:sz w:val="21"/>
          <w:szCs w:val="21"/>
        </w:rPr>
        <w:t>如图</w:t>
      </w:r>
      <w:r w:rsidR="00BE5C4D">
        <w:rPr>
          <w:rFonts w:ascii="宋体" w:hAnsi="宋体" w:hint="eastAsia"/>
          <w:sz w:val="21"/>
          <w:szCs w:val="21"/>
        </w:rPr>
        <w:t>11</w:t>
      </w:r>
      <w:r w:rsidR="00BE5C4D">
        <w:rPr>
          <w:rFonts w:ascii="宋体" w:hAnsi="宋体"/>
          <w:sz w:val="21"/>
          <w:szCs w:val="21"/>
        </w:rPr>
        <w:t>.</w:t>
      </w:r>
      <w:r w:rsidR="00BE5C4D">
        <w:rPr>
          <w:rFonts w:ascii="宋体" w:hAnsi="宋体" w:hint="eastAsia"/>
          <w:sz w:val="21"/>
          <w:szCs w:val="21"/>
        </w:rPr>
        <w:t>5</w:t>
      </w:r>
      <w:r w:rsidRPr="00915913">
        <w:rPr>
          <w:rFonts w:ascii="宋体" w:hAnsi="宋体" w:hint="eastAsia"/>
          <w:sz w:val="21"/>
          <w:szCs w:val="21"/>
        </w:rPr>
        <w:t>，除了</w:t>
      </w:r>
      <w:r w:rsidRPr="00915913">
        <w:rPr>
          <w:rFonts w:ascii="宋体" w:hAnsi="宋体"/>
          <w:sz w:val="21"/>
          <w:szCs w:val="21"/>
        </w:rPr>
        <w:t>uunm</w:t>
      </w:r>
      <w:r w:rsidRPr="00915913">
        <w:rPr>
          <w:rFonts w:ascii="宋体" w:hAnsi="宋体" w:hint="eastAsia"/>
          <w:sz w:val="21"/>
          <w:szCs w:val="21"/>
        </w:rPr>
        <w:t>和</w:t>
      </w:r>
      <w:r w:rsidR="002B66DB">
        <w:rPr>
          <w:rFonts w:ascii="宋体" w:hAnsi="宋体" w:hint="eastAsia"/>
          <w:sz w:val="21"/>
          <w:szCs w:val="21"/>
        </w:rPr>
        <w:t>ClassId</w:t>
      </w:r>
      <w:r w:rsidRPr="00915913">
        <w:rPr>
          <w:rFonts w:ascii="宋体" w:hAnsi="宋体" w:hint="eastAsia"/>
          <w:sz w:val="21"/>
          <w:szCs w:val="21"/>
        </w:rPr>
        <w:t>外，构件导入信息还包括构件的版本号、最后修改日期、更新周期等，这些信息在构件升级及错误恢复时发挥重要作用。</w:t>
      </w:r>
    </w:p>
    <w:p w:rsidR="00915913" w:rsidRDefault="0097535E" w:rsidP="00B946EA">
      <w:pPr>
        <w:snapToGrid w:val="0"/>
        <w:spacing w:line="300" w:lineRule="auto"/>
        <w:ind w:firstLineChars="200" w:firstLine="480"/>
        <w:jc w:val="center"/>
        <w:rPr>
          <w:rFonts w:hint="eastAsia"/>
        </w:rPr>
      </w:pPr>
      <w:r>
        <w:rPr>
          <w:noProof/>
        </w:rPr>
        <w:drawing>
          <wp:inline distT="0" distB="0" distL="0" distR="0">
            <wp:extent cx="2613660" cy="1524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3660" cy="1524000"/>
                    </a:xfrm>
                    <a:prstGeom prst="rect">
                      <a:avLst/>
                    </a:prstGeom>
                    <a:noFill/>
                    <a:ln>
                      <a:noFill/>
                    </a:ln>
                  </pic:spPr>
                </pic:pic>
              </a:graphicData>
            </a:graphic>
          </wp:inline>
        </w:drawing>
      </w:r>
    </w:p>
    <w:p w:rsidR="009F4CC4" w:rsidRPr="009F4CC4" w:rsidRDefault="009F4CC4" w:rsidP="009F4CC4">
      <w:pPr>
        <w:snapToGrid w:val="0"/>
        <w:spacing w:line="300" w:lineRule="auto"/>
        <w:ind w:firstLineChars="200" w:firstLine="420"/>
        <w:jc w:val="center"/>
        <w:rPr>
          <w:rFonts w:ascii="宋体" w:hAnsi="宋体" w:hint="eastAsia"/>
          <w:sz w:val="21"/>
          <w:szCs w:val="21"/>
          <w:lang w:val="pt-BR"/>
        </w:rPr>
      </w:pPr>
      <w:r w:rsidRPr="009F4CC4">
        <w:rPr>
          <w:rFonts w:ascii="宋体" w:hAnsi="宋体" w:hint="eastAsia"/>
          <w:sz w:val="21"/>
          <w:szCs w:val="21"/>
          <w:lang w:val="pt-BR"/>
        </w:rPr>
        <w:t>图</w:t>
      </w:r>
      <w:r w:rsidR="00E42DB7">
        <w:rPr>
          <w:rFonts w:ascii="宋体" w:hAnsi="宋体" w:hint="eastAsia"/>
          <w:sz w:val="21"/>
          <w:szCs w:val="21"/>
          <w:lang w:val="pt-BR"/>
        </w:rPr>
        <w:t>11.</w:t>
      </w:r>
      <w:r>
        <w:rPr>
          <w:rFonts w:ascii="宋体" w:hAnsi="宋体" w:hint="eastAsia"/>
          <w:sz w:val="21"/>
          <w:szCs w:val="21"/>
          <w:lang w:val="pt-BR"/>
        </w:rPr>
        <w:t>5 CAR构件的ImportInfo元数据信息</w:t>
      </w:r>
    </w:p>
    <w:p w:rsidR="00915913" w:rsidRPr="00915913" w:rsidRDefault="00915913" w:rsidP="00915913">
      <w:pPr>
        <w:snapToGrid w:val="0"/>
        <w:spacing w:line="300" w:lineRule="auto"/>
        <w:ind w:firstLineChars="200" w:firstLine="420"/>
        <w:rPr>
          <w:rFonts w:hint="eastAsia"/>
        </w:rPr>
      </w:pPr>
      <w:r w:rsidRPr="00915913">
        <w:rPr>
          <w:rFonts w:ascii="宋体" w:hAnsi="宋体" w:hint="eastAsia"/>
          <w:sz w:val="21"/>
          <w:szCs w:val="21"/>
        </w:rPr>
        <w:t>利用CAR构件的导入信息，使得只要具备基本的构件运行环境，CAR构件或构件客户程序就可以自滚动地运行。如：构件A依赖于构件B，构件B依赖于C。在某系统中最初只安装了构件A，在构件A运行时，构件A在创建构件B的构件对象时，通过</w:t>
      </w:r>
      <w:r w:rsidR="002B66DB">
        <w:rPr>
          <w:rFonts w:ascii="宋体" w:hAnsi="宋体" w:hint="eastAsia"/>
          <w:sz w:val="21"/>
          <w:szCs w:val="21"/>
        </w:rPr>
        <w:t>ClassId</w:t>
      </w:r>
      <w:r w:rsidRPr="00915913">
        <w:rPr>
          <w:rFonts w:ascii="宋体" w:hAnsi="宋体" w:hint="eastAsia"/>
          <w:sz w:val="21"/>
          <w:szCs w:val="21"/>
        </w:rPr>
        <w:t>指定了构件B的URN，系统就可以自动到网络上下载构件B的程序。同理，在没有事先安装构件C的情况下，构件B也能够得到正确运行。</w:t>
      </w:r>
    </w:p>
    <w:p w:rsidR="00915913" w:rsidRPr="0030700E" w:rsidRDefault="00915913" w:rsidP="00B946EA">
      <w:pPr>
        <w:snapToGrid w:val="0"/>
        <w:spacing w:line="300" w:lineRule="auto"/>
        <w:ind w:firstLineChars="200" w:firstLine="420"/>
        <w:rPr>
          <w:rFonts w:hint="eastAsia"/>
        </w:rPr>
      </w:pPr>
      <w:r w:rsidRPr="00915913">
        <w:rPr>
          <w:rFonts w:ascii="宋体" w:hAnsi="宋体" w:hint="eastAsia"/>
          <w:sz w:val="21"/>
          <w:szCs w:val="21"/>
        </w:rPr>
        <w:t>这种自滚动运行机制给软件使用者带来了极大的方便，使用者根本不需要了解除了他直接使用的软件之外的其它任何信息。软件的开发者也不再需要费心尽力的去为一个庞大而关系复杂的软件制作安装程序。</w:t>
      </w:r>
    </w:p>
    <w:p w:rsidR="00A63A52" w:rsidRDefault="00E42DB7" w:rsidP="00BA4562">
      <w:pPr>
        <w:pStyle w:val="3"/>
        <w:snapToGrid w:val="0"/>
        <w:spacing w:before="468" w:after="100" w:line="300" w:lineRule="auto"/>
        <w:rPr>
          <w:rFonts w:ascii="宋体" w:hAnsi="宋体" w:hint="eastAsia"/>
          <w:szCs w:val="28"/>
        </w:rPr>
      </w:pPr>
      <w:bookmarkStart w:id="591" w:name="_Toc148261099"/>
      <w:bookmarkStart w:id="592" w:name="_Toc152754449"/>
      <w:bookmarkStart w:id="593" w:name="_Toc197919093"/>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11.</w:t>
        </w:r>
        <w:r w:rsidR="00A63A52">
          <w:rPr>
            <w:rFonts w:ascii="宋体" w:hAnsi="宋体" w:hint="eastAsia"/>
            <w:sz w:val="28"/>
            <w:szCs w:val="28"/>
          </w:rPr>
          <w:t>2.</w:t>
        </w:r>
        <w:r w:rsidR="0030700E">
          <w:rPr>
            <w:rFonts w:ascii="宋体" w:hAnsi="宋体" w:hint="eastAsia"/>
            <w:sz w:val="28"/>
            <w:szCs w:val="28"/>
          </w:rPr>
          <w:t>5</w:t>
        </w:r>
      </w:smartTag>
      <w:r w:rsidR="00A63A52">
        <w:rPr>
          <w:rFonts w:ascii="宋体" w:hAnsi="宋体" w:hint="eastAsia"/>
          <w:sz w:val="28"/>
          <w:szCs w:val="28"/>
        </w:rPr>
        <w:t xml:space="preserve"> CTL metadata</w:t>
      </w:r>
      <w:bookmarkEnd w:id="591"/>
      <w:bookmarkEnd w:id="592"/>
      <w:bookmarkEnd w:id="593"/>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sz w:val="21"/>
          <w:szCs w:val="21"/>
        </w:rPr>
        <w:t>Elastos里的接口元数据来源于CAR（component assembly runtime）文件，该文件等同于微软的idl文件，经过Car编译器c</w:t>
      </w:r>
      <w:r w:rsidRPr="000A487D">
        <w:rPr>
          <w:rFonts w:ascii="宋体" w:hAnsi="宋体" w:hint="eastAsia"/>
          <w:sz w:val="21"/>
          <w:szCs w:val="21"/>
        </w:rPr>
        <w:t>ar</w:t>
      </w:r>
      <w:r w:rsidRPr="000A487D">
        <w:rPr>
          <w:rFonts w:ascii="宋体" w:hAnsi="宋体"/>
          <w:sz w:val="21"/>
          <w:szCs w:val="21"/>
        </w:rPr>
        <w:t>c.exe产生元数据文件</w:t>
      </w:r>
      <w:r w:rsidRPr="000A487D">
        <w:rPr>
          <w:rFonts w:ascii="宋体" w:hAnsi="宋体" w:hint="eastAsia"/>
          <w:sz w:val="21"/>
          <w:szCs w:val="21"/>
        </w:rPr>
        <w:t>cls文件</w:t>
      </w:r>
      <w:r w:rsidRPr="000A487D">
        <w:rPr>
          <w:rFonts w:ascii="宋体" w:hAnsi="宋体"/>
          <w:sz w:val="21"/>
          <w:szCs w:val="21"/>
        </w:rPr>
        <w:t>。编译的时候把元数据文件打包到dll中，就可以通过DLL的导出函数DllGetClassObject()找到。</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sz w:val="21"/>
          <w:szCs w:val="21"/>
        </w:rPr>
        <w:t>CAR文件描述了一个构件里所包含的类对象的组织信息（如类的排列顺序、包含的接口）、各个接口的信息（如接口的种类、包含的接口方法）、各个方法的信息（如接口方法参数的种类、排列顺序等）以及CLSID等信息。</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这里</w:t>
      </w:r>
      <w:r w:rsidRPr="000A487D">
        <w:rPr>
          <w:rFonts w:ascii="宋体" w:hAnsi="宋体"/>
          <w:sz w:val="21"/>
          <w:szCs w:val="21"/>
        </w:rPr>
        <w:t>编译</w:t>
      </w:r>
      <w:r w:rsidRPr="000A487D">
        <w:rPr>
          <w:rFonts w:ascii="宋体" w:hAnsi="宋体" w:hint="eastAsia"/>
          <w:sz w:val="21"/>
          <w:szCs w:val="21"/>
        </w:rPr>
        <w:t>前面的</w:t>
      </w:r>
      <w:r w:rsidRPr="000A487D">
        <w:rPr>
          <w:rFonts w:ascii="宋体" w:hAnsi="宋体"/>
          <w:sz w:val="21"/>
          <w:szCs w:val="21"/>
        </w:rPr>
        <w:t>hello.car，编译器在目标文件夹生成.cls文件，这是一个经过zip压缩过的文件。</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sz w:val="21"/>
          <w:szCs w:val="21"/>
        </w:rPr>
        <w:t>然后根据生成的.cls文件，在目标目录产生包含客户所需接口信息的头文件hello.h供客户端使用。还有一种自描述的方式，就是在客户文件中用</w:t>
      </w:r>
      <w:r w:rsidR="008B2FF6" w:rsidRPr="008B2FF6">
        <w:rPr>
          <w:rFonts w:ascii="宋体" w:hAnsi="宋体" w:hint="eastAsia"/>
          <w:sz w:val="21"/>
          <w:szCs w:val="21"/>
        </w:rPr>
        <w:t>#import</w:t>
      </w:r>
      <w:r w:rsidR="008B2FF6">
        <w:rPr>
          <w:rFonts w:ascii="宋体" w:hAnsi="宋体" w:hint="eastAsia"/>
          <w:sz w:val="21"/>
          <w:szCs w:val="21"/>
        </w:rPr>
        <w:t xml:space="preserve"> &lt;</w:t>
      </w:r>
      <w:r w:rsidRPr="000A487D">
        <w:rPr>
          <w:rFonts w:ascii="宋体" w:hAnsi="宋体"/>
          <w:sz w:val="21"/>
          <w:szCs w:val="21"/>
        </w:rPr>
        <w:t>hello.dll</w:t>
      </w:r>
      <w:r w:rsidR="008B2FF6">
        <w:rPr>
          <w:rFonts w:ascii="宋体" w:hAnsi="宋体" w:hint="eastAsia"/>
          <w:sz w:val="21"/>
          <w:szCs w:val="21"/>
        </w:rPr>
        <w:t>&gt;</w:t>
      </w:r>
      <w:r w:rsidRPr="000A487D">
        <w:rPr>
          <w:rFonts w:ascii="宋体" w:hAnsi="宋体"/>
          <w:sz w:val="21"/>
          <w:szCs w:val="21"/>
        </w:rPr>
        <w:t>代替#include&lt;hello.h&gt;。这是因为系统工具会在编译前使用工具mkimport对原文件作预处理，遇到import语句时，会到该dll的资源段寻找元数据生成相应的信息，从而实现了dll自带元数据的自描述。</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sz w:val="21"/>
          <w:szCs w:val="21"/>
        </w:rPr>
        <w:lastRenderedPageBreak/>
        <w:t>根据生成的.cls文件，通过系统工具</w:t>
      </w:r>
      <w:r w:rsidRPr="000A487D">
        <w:rPr>
          <w:rFonts w:ascii="宋体" w:hAnsi="宋体" w:hint="eastAsia"/>
          <w:sz w:val="21"/>
          <w:szCs w:val="21"/>
        </w:rPr>
        <w:t>lube的</w:t>
      </w:r>
      <w:r w:rsidRPr="000A487D">
        <w:rPr>
          <w:rFonts w:ascii="宋体" w:hAnsi="宋体"/>
          <w:sz w:val="21"/>
          <w:szCs w:val="21"/>
        </w:rPr>
        <w:t>5</w:t>
      </w:r>
      <w:r w:rsidRPr="000A487D">
        <w:rPr>
          <w:rFonts w:ascii="宋体" w:hAnsi="宋体" w:hint="eastAsia"/>
          <w:sz w:val="21"/>
          <w:szCs w:val="21"/>
        </w:rPr>
        <w:t>大模板：</w:t>
      </w:r>
      <w:r w:rsidRPr="000A487D">
        <w:rPr>
          <w:rFonts w:ascii="宋体" w:hAnsi="宋体"/>
          <w:sz w:val="21"/>
          <w:szCs w:val="21"/>
        </w:rPr>
        <w:t>header, background, foreground, public, serverh</w:t>
      </w:r>
      <w:r w:rsidRPr="000A487D">
        <w:rPr>
          <w:rFonts w:ascii="宋体" w:hAnsi="宋体" w:hint="eastAsia"/>
          <w:sz w:val="21"/>
          <w:szCs w:val="21"/>
        </w:rPr>
        <w:t>来生成代码框架。</w:t>
      </w:r>
    </w:p>
    <w:p w:rsidR="00A63A52" w:rsidRPr="000A487D" w:rsidRDefault="00A63A52" w:rsidP="00BA4562">
      <w:pPr>
        <w:snapToGrid w:val="0"/>
        <w:spacing w:line="300" w:lineRule="auto"/>
        <w:ind w:firstLineChars="200" w:firstLine="420"/>
        <w:outlineLvl w:val="0"/>
        <w:rPr>
          <w:rFonts w:ascii="宋体" w:hAnsi="宋体" w:hint="eastAsia"/>
          <w:sz w:val="21"/>
          <w:szCs w:val="21"/>
        </w:rPr>
      </w:pPr>
      <w:bookmarkStart w:id="594" w:name="_Toc152754450"/>
      <w:bookmarkStart w:id="595" w:name="_Toc152754836"/>
      <w:r w:rsidRPr="000A487D">
        <w:rPr>
          <w:rFonts w:ascii="宋体" w:hAnsi="宋体" w:hint="eastAsia"/>
          <w:sz w:val="21"/>
          <w:szCs w:val="21"/>
        </w:rPr>
        <w:t>(1)</w:t>
      </w:r>
      <w:r w:rsidR="00D82191">
        <w:rPr>
          <w:rFonts w:ascii="宋体" w:hAnsi="宋体" w:hint="eastAsia"/>
          <w:sz w:val="21"/>
          <w:szCs w:val="21"/>
        </w:rPr>
        <w:t xml:space="preserve"> </w:t>
      </w:r>
      <w:r w:rsidRPr="000A487D">
        <w:rPr>
          <w:rFonts w:ascii="宋体" w:hAnsi="宋体" w:hint="eastAsia"/>
          <w:sz w:val="21"/>
          <w:szCs w:val="21"/>
        </w:rPr>
        <w:t>用</w:t>
      </w:r>
      <w:r w:rsidRPr="000A487D">
        <w:rPr>
          <w:rFonts w:ascii="宋体" w:hAnsi="宋体"/>
          <w:sz w:val="21"/>
          <w:szCs w:val="21"/>
        </w:rPr>
        <w:t>lube -C aspect.cls -r header</w:t>
      </w:r>
      <w:r w:rsidRPr="000A487D">
        <w:rPr>
          <w:rFonts w:ascii="宋体" w:hAnsi="宋体" w:hint="eastAsia"/>
          <w:sz w:val="21"/>
          <w:szCs w:val="21"/>
        </w:rPr>
        <w:t xml:space="preserve">　命令用header模板生成_hello.h、hello.h、_hello_c.h和_hello_ref.h文件。</w:t>
      </w:r>
      <w:bookmarkEnd w:id="594"/>
      <w:bookmarkEnd w:id="595"/>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hello.h：  用于实现</w:t>
      </w:r>
      <w:r w:rsidRPr="000A487D">
        <w:rPr>
          <w:rFonts w:ascii="宋体" w:hAnsi="宋体"/>
          <w:sz w:val="21"/>
          <w:szCs w:val="21"/>
        </w:rPr>
        <w:t>New</w:t>
      </w:r>
      <w:r w:rsidRPr="000A487D">
        <w:rPr>
          <w:rFonts w:ascii="宋体" w:hAnsi="宋体" w:hint="eastAsia"/>
          <w:sz w:val="21"/>
          <w:szCs w:val="21"/>
        </w:rPr>
        <w:t>，</w:t>
      </w:r>
      <w:r w:rsidRPr="000A487D">
        <w:rPr>
          <w:rFonts w:ascii="宋体" w:hAnsi="宋体"/>
          <w:sz w:val="21"/>
          <w:szCs w:val="21"/>
        </w:rPr>
        <w:t>NewInContext</w:t>
      </w:r>
      <w:r w:rsidRPr="000A487D">
        <w:rPr>
          <w:rFonts w:ascii="宋体" w:hAnsi="宋体" w:hint="eastAsia"/>
          <w:sz w:val="21"/>
          <w:szCs w:val="21"/>
        </w:rPr>
        <w:t>创建构件对象的方法。</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_hello.h：  所有接口都继承于</w:t>
      </w:r>
      <w:r w:rsidRPr="000A487D">
        <w:rPr>
          <w:rFonts w:ascii="宋体" w:hAnsi="宋体"/>
          <w:sz w:val="21"/>
          <w:szCs w:val="21"/>
        </w:rPr>
        <w:t>IObject</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_hello_c.h： 把</w:t>
      </w:r>
      <w:r w:rsidRPr="000A487D">
        <w:rPr>
          <w:rFonts w:ascii="宋体" w:hAnsi="宋体"/>
          <w:sz w:val="21"/>
          <w:szCs w:val="21"/>
        </w:rPr>
        <w:t>car</w:t>
      </w:r>
      <w:r w:rsidRPr="000A487D">
        <w:rPr>
          <w:rFonts w:ascii="宋体" w:hAnsi="宋体" w:hint="eastAsia"/>
          <w:sz w:val="21"/>
          <w:szCs w:val="21"/>
        </w:rPr>
        <w:t>构件的接口以</w:t>
      </w:r>
      <w:r w:rsidRPr="000A487D">
        <w:rPr>
          <w:rFonts w:ascii="宋体" w:hAnsi="宋体"/>
          <w:sz w:val="21"/>
          <w:szCs w:val="21"/>
        </w:rPr>
        <w:t>C</w:t>
      </w:r>
      <w:r w:rsidRPr="000A487D">
        <w:rPr>
          <w:rFonts w:ascii="宋体" w:hAnsi="宋体" w:hint="eastAsia"/>
          <w:sz w:val="21"/>
          <w:szCs w:val="21"/>
        </w:rPr>
        <w:t>的方式定义。以便用</w:t>
      </w:r>
      <w:r w:rsidRPr="000A487D">
        <w:rPr>
          <w:rFonts w:ascii="宋体" w:hAnsi="宋体"/>
          <w:sz w:val="21"/>
          <w:szCs w:val="21"/>
        </w:rPr>
        <w:t>C</w:t>
      </w:r>
      <w:r w:rsidRPr="000A487D">
        <w:rPr>
          <w:rFonts w:ascii="宋体" w:hAnsi="宋体" w:hint="eastAsia"/>
          <w:sz w:val="21"/>
          <w:szCs w:val="21"/>
        </w:rPr>
        <w:t>语言实现客户端程序使用</w:t>
      </w:r>
      <w:r w:rsidRPr="000A487D">
        <w:rPr>
          <w:rFonts w:ascii="宋体" w:hAnsi="宋体"/>
          <w:sz w:val="21"/>
          <w:szCs w:val="21"/>
        </w:rPr>
        <w:t>car</w:t>
      </w:r>
      <w:r w:rsidRPr="000A487D">
        <w:rPr>
          <w:rFonts w:ascii="宋体" w:hAnsi="宋体" w:hint="eastAsia"/>
          <w:sz w:val="21"/>
          <w:szCs w:val="21"/>
        </w:rPr>
        <w:t>构件时调用。</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_hello_ref.h：实现类智能指针</w:t>
      </w:r>
    </w:p>
    <w:p w:rsidR="00A63A52" w:rsidRPr="005B53F6" w:rsidRDefault="00A63A52" w:rsidP="005B53F6">
      <w:pPr>
        <w:snapToGrid w:val="0"/>
        <w:spacing w:line="300" w:lineRule="auto"/>
        <w:ind w:firstLineChars="200" w:firstLine="420"/>
        <w:rPr>
          <w:rFonts w:ascii="宋体" w:hAnsi="宋体" w:hint="eastAsia"/>
          <w:sz w:val="21"/>
          <w:szCs w:val="21"/>
        </w:rPr>
      </w:pPr>
    </w:p>
    <w:p w:rsidR="00A63A52" w:rsidRPr="000A487D" w:rsidRDefault="00A63A52" w:rsidP="00BA4562">
      <w:pPr>
        <w:snapToGrid w:val="0"/>
        <w:spacing w:line="300" w:lineRule="auto"/>
        <w:ind w:firstLineChars="200" w:firstLine="420"/>
        <w:outlineLvl w:val="0"/>
        <w:rPr>
          <w:rFonts w:ascii="宋体" w:hAnsi="宋体" w:hint="eastAsia"/>
          <w:sz w:val="21"/>
          <w:szCs w:val="21"/>
        </w:rPr>
      </w:pPr>
      <w:bookmarkStart w:id="596" w:name="_Toc152754451"/>
      <w:bookmarkStart w:id="597" w:name="_Toc152754837"/>
      <w:r w:rsidRPr="000A487D">
        <w:rPr>
          <w:rFonts w:ascii="宋体" w:hAnsi="宋体" w:hint="eastAsia"/>
          <w:sz w:val="21"/>
          <w:szCs w:val="21"/>
        </w:rPr>
        <w:t>(2) 用</w:t>
      </w:r>
      <w:r w:rsidRPr="000A487D">
        <w:rPr>
          <w:rFonts w:ascii="宋体" w:hAnsi="宋体"/>
          <w:sz w:val="21"/>
          <w:szCs w:val="21"/>
        </w:rPr>
        <w:t xml:space="preserve">lube -C aspect.cls -r </w:t>
      </w:r>
      <w:r w:rsidRPr="000A487D">
        <w:rPr>
          <w:rFonts w:ascii="宋体" w:hAnsi="宋体" w:hint="eastAsia"/>
          <w:sz w:val="21"/>
          <w:szCs w:val="21"/>
        </w:rPr>
        <w:t>foreground　命令用foreground模板生成CHello.h、CHello.cpp、hello_cn.xml、hello_en.xml、sources文件。</w:t>
      </w:r>
      <w:bookmarkEnd w:id="596"/>
      <w:bookmarkEnd w:id="597"/>
    </w:p>
    <w:p w:rsidR="00A63A52" w:rsidRPr="000A487D" w:rsidRDefault="00A63A52" w:rsidP="00D82191">
      <w:pPr>
        <w:snapToGrid w:val="0"/>
        <w:spacing w:line="300" w:lineRule="auto"/>
        <w:ind w:firstLineChars="200" w:firstLine="420"/>
        <w:rPr>
          <w:rFonts w:ascii="宋体" w:hAnsi="宋体"/>
          <w:sz w:val="21"/>
          <w:szCs w:val="21"/>
        </w:rPr>
      </w:pPr>
      <w:r w:rsidRPr="000A487D">
        <w:rPr>
          <w:rFonts w:ascii="宋体" w:hAnsi="宋体" w:hint="eastAsia"/>
          <w:sz w:val="21"/>
          <w:szCs w:val="21"/>
        </w:rPr>
        <w:t>CHello.h：　　用于实现继承关系</w:t>
      </w:r>
      <w:r w:rsidRPr="000A487D">
        <w:rPr>
          <w:rFonts w:ascii="宋体" w:hAnsi="宋体"/>
          <w:sz w:val="21"/>
          <w:szCs w:val="21"/>
        </w:rPr>
        <w:t xml:space="preserve">: </w:t>
      </w:r>
      <w:r w:rsidRPr="000A487D">
        <w:rPr>
          <w:rFonts w:ascii="宋体" w:hAnsi="宋体" w:hint="eastAsia"/>
          <w:sz w:val="21"/>
          <w:szCs w:val="21"/>
        </w:rPr>
        <w:t>类</w:t>
      </w:r>
      <w:r w:rsidRPr="000A487D">
        <w:rPr>
          <w:rFonts w:ascii="宋体" w:hAnsi="宋体"/>
          <w:sz w:val="21"/>
          <w:szCs w:val="21"/>
        </w:rPr>
        <w:t>CFoo</w:t>
      </w:r>
      <w:r w:rsidRPr="000A487D">
        <w:rPr>
          <w:rFonts w:ascii="宋体" w:hAnsi="宋体" w:hint="eastAsia"/>
          <w:sz w:val="21"/>
          <w:szCs w:val="21"/>
        </w:rPr>
        <w:t>继承于</w:t>
      </w:r>
      <w:r w:rsidRPr="000A487D">
        <w:rPr>
          <w:rFonts w:ascii="宋体" w:hAnsi="宋体"/>
          <w:sz w:val="21"/>
          <w:szCs w:val="21"/>
        </w:rPr>
        <w:t>_CFoo(</w:t>
      </w:r>
      <w:r w:rsidRPr="000A487D">
        <w:rPr>
          <w:rFonts w:ascii="宋体" w:hAnsi="宋体" w:hint="eastAsia"/>
          <w:sz w:val="21"/>
          <w:szCs w:val="21"/>
        </w:rPr>
        <w:t>基类）</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CHello.cpp：　生成实现类方法的代码框架。</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hello_cn.xml： 帮助文档框架。</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hello_en.xml： 帮助文档框架。</w:t>
      </w:r>
    </w:p>
    <w:p w:rsidR="00A63A52"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sources：　 　编译配置文件。</w:t>
      </w:r>
    </w:p>
    <w:p w:rsidR="00D82191" w:rsidRPr="000A487D" w:rsidRDefault="00D82191" w:rsidP="000A487D">
      <w:pPr>
        <w:snapToGrid w:val="0"/>
        <w:spacing w:line="300" w:lineRule="auto"/>
        <w:ind w:firstLineChars="200" w:firstLine="420"/>
        <w:rPr>
          <w:rFonts w:ascii="宋体" w:hAnsi="宋体" w:hint="eastAsia"/>
          <w:sz w:val="21"/>
          <w:szCs w:val="21"/>
        </w:rPr>
      </w:pPr>
    </w:p>
    <w:p w:rsidR="00A63A52" w:rsidRPr="000A487D" w:rsidRDefault="00A63A52" w:rsidP="00BA4562">
      <w:pPr>
        <w:snapToGrid w:val="0"/>
        <w:spacing w:line="300" w:lineRule="auto"/>
        <w:ind w:firstLineChars="200" w:firstLine="420"/>
        <w:outlineLvl w:val="0"/>
        <w:rPr>
          <w:rFonts w:ascii="宋体" w:hAnsi="宋体" w:hint="eastAsia"/>
          <w:sz w:val="21"/>
          <w:szCs w:val="21"/>
        </w:rPr>
      </w:pPr>
      <w:bookmarkStart w:id="598" w:name="_Toc152754452"/>
      <w:bookmarkStart w:id="599" w:name="_Toc152754838"/>
      <w:r w:rsidRPr="000A487D">
        <w:rPr>
          <w:rFonts w:ascii="宋体" w:hAnsi="宋体" w:hint="eastAsia"/>
          <w:sz w:val="21"/>
          <w:szCs w:val="21"/>
        </w:rPr>
        <w:t>(3) 用</w:t>
      </w:r>
      <w:r w:rsidRPr="000A487D">
        <w:rPr>
          <w:rFonts w:ascii="宋体" w:hAnsi="宋体"/>
          <w:sz w:val="21"/>
          <w:szCs w:val="21"/>
        </w:rPr>
        <w:t xml:space="preserve">lube -C aspect.cls -r </w:t>
      </w:r>
      <w:r w:rsidRPr="000A487D">
        <w:rPr>
          <w:rFonts w:ascii="宋体" w:hAnsi="宋体" w:hint="eastAsia"/>
          <w:sz w:val="21"/>
          <w:szCs w:val="21"/>
        </w:rPr>
        <w:t>background　命令用background模板生成_CHello.cpp、_CHello.h、_hellopub.cpp文件。</w:t>
      </w:r>
      <w:bookmarkEnd w:id="598"/>
      <w:bookmarkEnd w:id="599"/>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_CHello.h：　　基类的定义。</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hint="eastAsia"/>
          <w:sz w:val="21"/>
          <w:szCs w:val="21"/>
        </w:rPr>
        <w:t>_CHello.cpp：　基类中方法的实现。</w:t>
      </w:r>
    </w:p>
    <w:p w:rsidR="00A63A52"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_hellopub.cpp：生成了</w:t>
      </w:r>
      <w:r w:rsidRPr="000A487D">
        <w:rPr>
          <w:rFonts w:ascii="宋体" w:hAnsi="宋体"/>
          <w:sz w:val="21"/>
          <w:szCs w:val="21"/>
        </w:rPr>
        <w:t>_CarDllGetClassObject</w:t>
      </w:r>
      <w:r w:rsidRPr="000A487D">
        <w:rPr>
          <w:rFonts w:ascii="宋体" w:hAnsi="宋体" w:hint="eastAsia"/>
          <w:sz w:val="21"/>
          <w:szCs w:val="21"/>
        </w:rPr>
        <w:t>函数的实现。</w:t>
      </w:r>
    </w:p>
    <w:p w:rsidR="00E7696C" w:rsidRPr="000A487D" w:rsidRDefault="00E7696C" w:rsidP="000A487D">
      <w:pPr>
        <w:snapToGrid w:val="0"/>
        <w:spacing w:line="300" w:lineRule="auto"/>
        <w:ind w:firstLineChars="200" w:firstLine="420"/>
        <w:rPr>
          <w:rFonts w:ascii="宋体" w:hAnsi="宋体" w:hint="eastAsia"/>
          <w:sz w:val="21"/>
          <w:szCs w:val="21"/>
        </w:rPr>
      </w:pPr>
    </w:p>
    <w:p w:rsidR="00A63A52" w:rsidRPr="000A487D" w:rsidRDefault="00A63A52" w:rsidP="00BA4562">
      <w:pPr>
        <w:snapToGrid w:val="0"/>
        <w:spacing w:line="300" w:lineRule="auto"/>
        <w:ind w:firstLineChars="200" w:firstLine="420"/>
        <w:outlineLvl w:val="0"/>
        <w:rPr>
          <w:rFonts w:ascii="宋体" w:hAnsi="宋体" w:hint="eastAsia"/>
          <w:sz w:val="21"/>
          <w:szCs w:val="21"/>
        </w:rPr>
      </w:pPr>
      <w:r w:rsidRPr="000A487D">
        <w:rPr>
          <w:rFonts w:ascii="宋体" w:hAnsi="宋体" w:hint="eastAsia"/>
          <w:sz w:val="21"/>
          <w:szCs w:val="21"/>
        </w:rPr>
        <w:t>(4) 用</w:t>
      </w:r>
      <w:r w:rsidRPr="000A487D">
        <w:rPr>
          <w:rFonts w:ascii="宋体" w:hAnsi="宋体"/>
          <w:sz w:val="21"/>
          <w:szCs w:val="21"/>
        </w:rPr>
        <w:t xml:space="preserve">lube -C aspect.cls -r </w:t>
      </w:r>
      <w:r w:rsidRPr="000A487D">
        <w:rPr>
          <w:rFonts w:ascii="宋体" w:hAnsi="宋体" w:hint="eastAsia"/>
          <w:sz w:val="21"/>
          <w:szCs w:val="21"/>
        </w:rPr>
        <w:t>cls2abrg　命令用public模板子集生成_helloabrg.cpp文件，它是一个精简的cls，用于Marshal。</w:t>
      </w:r>
    </w:p>
    <w:p w:rsidR="00A63A52"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这里的运行lube传入public参数，可以文件转换成</w:t>
      </w:r>
      <w:r w:rsidRPr="000A487D">
        <w:rPr>
          <w:rFonts w:ascii="宋体" w:hAnsi="宋体"/>
          <w:sz w:val="21"/>
          <w:szCs w:val="21"/>
        </w:rPr>
        <w:t>car,tlb</w:t>
      </w:r>
      <w:r w:rsidRPr="000A487D">
        <w:rPr>
          <w:rFonts w:ascii="宋体" w:hAnsi="宋体" w:hint="eastAsia"/>
          <w:sz w:val="21"/>
          <w:szCs w:val="21"/>
        </w:rPr>
        <w:t>文件，并生成如下文件：</w:t>
      </w:r>
      <w:r w:rsidRPr="000A487D">
        <w:rPr>
          <w:rFonts w:ascii="宋体" w:hAnsi="宋体"/>
          <w:sz w:val="21"/>
          <w:szCs w:val="21"/>
        </w:rPr>
        <w:t xml:space="preserve"> _test3abrg.cpp </w:t>
      </w:r>
      <w:r w:rsidRPr="000A487D">
        <w:rPr>
          <w:rFonts w:ascii="宋体" w:hAnsi="宋体" w:hint="eastAsia"/>
          <w:sz w:val="21"/>
          <w:szCs w:val="21"/>
        </w:rPr>
        <w:t>、</w:t>
      </w:r>
      <w:r w:rsidRPr="000A487D">
        <w:rPr>
          <w:rFonts w:ascii="宋体" w:hAnsi="宋体"/>
          <w:sz w:val="21"/>
          <w:szCs w:val="21"/>
        </w:rPr>
        <w:t xml:space="preserve"> _test3uuid.cpp</w:t>
      </w:r>
      <w:r w:rsidRPr="000A487D">
        <w:rPr>
          <w:rFonts w:ascii="宋体" w:hAnsi="宋体" w:hint="eastAsia"/>
          <w:sz w:val="21"/>
          <w:szCs w:val="21"/>
        </w:rPr>
        <w:t>、</w:t>
      </w:r>
      <w:r w:rsidRPr="000A487D">
        <w:rPr>
          <w:rFonts w:ascii="宋体" w:hAnsi="宋体"/>
          <w:sz w:val="21"/>
          <w:szCs w:val="21"/>
        </w:rPr>
        <w:t>_test3uuid.h</w:t>
      </w:r>
      <w:r w:rsidRPr="000A487D">
        <w:rPr>
          <w:rFonts w:ascii="宋体" w:hAnsi="宋体" w:hint="eastAsia"/>
          <w:sz w:val="21"/>
          <w:szCs w:val="21"/>
        </w:rPr>
        <w:t>。</w:t>
      </w:r>
    </w:p>
    <w:p w:rsidR="00E7696C" w:rsidRPr="000A487D" w:rsidRDefault="00E7696C" w:rsidP="000A487D">
      <w:pPr>
        <w:snapToGrid w:val="0"/>
        <w:spacing w:line="300" w:lineRule="auto"/>
        <w:ind w:firstLineChars="200" w:firstLine="420"/>
        <w:rPr>
          <w:rFonts w:ascii="宋体" w:hAnsi="宋体" w:hint="eastAsia"/>
          <w:sz w:val="21"/>
          <w:szCs w:val="21"/>
        </w:rPr>
      </w:pPr>
    </w:p>
    <w:p w:rsidR="00A63A52" w:rsidRPr="000A487D" w:rsidRDefault="00A63A52" w:rsidP="00BA4562">
      <w:pPr>
        <w:snapToGrid w:val="0"/>
        <w:spacing w:line="300" w:lineRule="auto"/>
        <w:ind w:firstLineChars="200" w:firstLine="420"/>
        <w:outlineLvl w:val="0"/>
        <w:rPr>
          <w:rFonts w:ascii="宋体" w:hAnsi="宋体" w:hint="eastAsia"/>
          <w:sz w:val="21"/>
          <w:szCs w:val="21"/>
        </w:rPr>
      </w:pPr>
      <w:r w:rsidRPr="000A487D">
        <w:rPr>
          <w:rFonts w:ascii="宋体" w:hAnsi="宋体" w:hint="eastAsia"/>
          <w:sz w:val="21"/>
          <w:szCs w:val="21"/>
        </w:rPr>
        <w:t>(5) 用</w:t>
      </w:r>
      <w:r w:rsidRPr="000A487D">
        <w:rPr>
          <w:rFonts w:ascii="宋体" w:hAnsi="宋体"/>
          <w:sz w:val="21"/>
          <w:szCs w:val="21"/>
        </w:rPr>
        <w:t xml:space="preserve">lube -C aspect.cls -r </w:t>
      </w:r>
      <w:r w:rsidRPr="000A487D">
        <w:rPr>
          <w:rFonts w:ascii="宋体" w:hAnsi="宋体" w:hint="eastAsia"/>
          <w:sz w:val="21"/>
          <w:szCs w:val="21"/>
        </w:rPr>
        <w:t>serverh　命令用serverh模板生成hello_server.h文件。</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sz w:val="21"/>
          <w:szCs w:val="21"/>
        </w:rPr>
        <w:t>H</w:t>
      </w:r>
      <w:r w:rsidRPr="000A487D">
        <w:rPr>
          <w:rFonts w:ascii="宋体" w:hAnsi="宋体" w:hint="eastAsia"/>
          <w:sz w:val="21"/>
          <w:szCs w:val="21"/>
        </w:rPr>
        <w:t>ello_server.h:  服务器端编译</w:t>
      </w:r>
      <w:r w:rsidRPr="000A487D">
        <w:rPr>
          <w:rFonts w:ascii="宋体" w:hAnsi="宋体"/>
          <w:sz w:val="21"/>
          <w:szCs w:val="21"/>
        </w:rPr>
        <w:t>car</w:t>
      </w:r>
      <w:r w:rsidRPr="000A487D">
        <w:rPr>
          <w:rFonts w:ascii="宋体" w:hAnsi="宋体" w:hint="eastAsia"/>
          <w:sz w:val="21"/>
          <w:szCs w:val="21"/>
        </w:rPr>
        <w:t>文件的时候生成的</w:t>
      </w:r>
      <w:r w:rsidRPr="000A487D">
        <w:rPr>
          <w:rFonts w:ascii="宋体" w:hAnsi="宋体"/>
          <w:sz w:val="21"/>
          <w:szCs w:val="21"/>
        </w:rPr>
        <w:t xml:space="preserve"> _C</w:t>
      </w:r>
      <w:r w:rsidRPr="000A487D">
        <w:rPr>
          <w:rFonts w:ascii="宋体" w:hAnsi="宋体" w:hint="eastAsia"/>
          <w:sz w:val="21"/>
          <w:szCs w:val="21"/>
        </w:rPr>
        <w:t>Hello</w:t>
      </w:r>
      <w:r w:rsidRPr="000A487D">
        <w:rPr>
          <w:rFonts w:ascii="宋体" w:hAnsi="宋体"/>
          <w:sz w:val="21"/>
          <w:szCs w:val="21"/>
        </w:rPr>
        <w:t>.h</w:t>
      </w:r>
      <w:r w:rsidRPr="000A487D">
        <w:rPr>
          <w:rFonts w:ascii="宋体" w:hAnsi="宋体" w:hint="eastAsia"/>
          <w:sz w:val="21"/>
          <w:szCs w:val="21"/>
        </w:rPr>
        <w:t>需要</w:t>
      </w:r>
      <w:r w:rsidRPr="000A487D">
        <w:rPr>
          <w:rFonts w:ascii="宋体" w:hAnsi="宋体"/>
          <w:sz w:val="21"/>
          <w:szCs w:val="21"/>
        </w:rPr>
        <w:t>include</w:t>
      </w:r>
      <w:r w:rsidRPr="000A487D">
        <w:rPr>
          <w:rFonts w:ascii="宋体" w:hAnsi="宋体" w:hint="eastAsia"/>
          <w:sz w:val="21"/>
          <w:szCs w:val="21"/>
        </w:rPr>
        <w:t>该模板生成的头文件。</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sz w:val="21"/>
          <w:szCs w:val="21"/>
        </w:rPr>
        <w:t>这些自动生成的文件会和用户自己编写的源文件一起生成服务器构件。具体流程请参看下图。其中灰色部分为用户所需完成的原始文件。</w:t>
      </w:r>
      <w:r w:rsidRPr="000A487D">
        <w:rPr>
          <w:rFonts w:ascii="宋体" w:hAnsi="宋体" w:hint="eastAsia"/>
          <w:sz w:val="21"/>
          <w:szCs w:val="21"/>
        </w:rPr>
        <w:t>绿色部分文件为用户所需填写代码的构件类源文件。这里的lube命令实际为：</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l</w:t>
      </w:r>
      <w:r w:rsidRPr="000A487D">
        <w:rPr>
          <w:rFonts w:ascii="宋体" w:hAnsi="宋体"/>
          <w:sz w:val="21"/>
          <w:szCs w:val="21"/>
        </w:rPr>
        <w:t>ube  -Chello.cls -r header;serverh;cls2abrg;background;</w:t>
      </w:r>
    </w:p>
    <w:p w:rsidR="00A63A52" w:rsidRDefault="0097535E" w:rsidP="00124A87">
      <w:pPr>
        <w:snapToGrid w:val="0"/>
        <w:spacing w:line="300" w:lineRule="auto"/>
        <w:ind w:left="240" w:hangingChars="100" w:hanging="240"/>
        <w:rPr>
          <w:rFonts w:hint="eastAsia"/>
        </w:rPr>
      </w:pPr>
      <w:r>
        <w:rPr>
          <w:rFonts w:hint="eastAsia"/>
          <w:noProof/>
        </w:rPr>
        <w:lastRenderedPageBreak/>
        <w:drawing>
          <wp:inline distT="0" distB="0" distL="0" distR="0">
            <wp:extent cx="5273040" cy="1645920"/>
            <wp:effectExtent l="0" t="0" r="0" b="0"/>
            <wp:docPr id="36" name="图片 3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1645920"/>
                    </a:xfrm>
                    <a:prstGeom prst="rect">
                      <a:avLst/>
                    </a:prstGeom>
                    <a:noFill/>
                    <a:ln>
                      <a:noFill/>
                    </a:ln>
                  </pic:spPr>
                </pic:pic>
              </a:graphicData>
            </a:graphic>
          </wp:inline>
        </w:drawing>
      </w:r>
    </w:p>
    <w:p w:rsidR="00A63A52" w:rsidRPr="008F0A5E" w:rsidRDefault="00A63A52" w:rsidP="008F0A5E">
      <w:pPr>
        <w:snapToGrid w:val="0"/>
        <w:spacing w:line="300" w:lineRule="auto"/>
        <w:ind w:firstLineChars="200" w:firstLine="420"/>
        <w:jc w:val="center"/>
        <w:rPr>
          <w:rFonts w:ascii="宋体" w:hAnsi="宋体" w:hint="eastAsia"/>
          <w:sz w:val="21"/>
          <w:szCs w:val="21"/>
          <w:lang w:val="pt-BR"/>
        </w:rPr>
      </w:pPr>
      <w:r w:rsidRPr="008F0A5E">
        <w:rPr>
          <w:rFonts w:ascii="宋体" w:hAnsi="宋体" w:hint="eastAsia"/>
          <w:sz w:val="21"/>
          <w:szCs w:val="21"/>
          <w:lang w:val="pt-BR"/>
        </w:rPr>
        <w:t>图</w:t>
      </w:r>
      <w:r w:rsidR="00E42DB7">
        <w:rPr>
          <w:rFonts w:ascii="宋体" w:hAnsi="宋体" w:hint="eastAsia"/>
          <w:sz w:val="21"/>
          <w:szCs w:val="21"/>
          <w:lang w:val="pt-BR"/>
        </w:rPr>
        <w:t>11.</w:t>
      </w:r>
      <w:r w:rsidR="008F0A5E">
        <w:rPr>
          <w:rFonts w:ascii="宋体" w:hAnsi="宋体" w:hint="eastAsia"/>
          <w:sz w:val="21"/>
          <w:szCs w:val="21"/>
          <w:lang w:val="pt-BR"/>
        </w:rPr>
        <w:t>6</w:t>
      </w:r>
      <w:r w:rsidRPr="008F0A5E">
        <w:rPr>
          <w:rFonts w:ascii="宋体" w:hAnsi="宋体" w:hint="eastAsia"/>
          <w:sz w:val="21"/>
          <w:szCs w:val="21"/>
          <w:lang w:val="pt-BR"/>
        </w:rPr>
        <w:t xml:space="preserve">　构件生成流程</w:t>
      </w:r>
    </w:p>
    <w:p w:rsidR="00A63A52" w:rsidRDefault="00E42DB7" w:rsidP="00BA4562">
      <w:pPr>
        <w:pStyle w:val="3"/>
        <w:snapToGrid w:val="0"/>
        <w:spacing w:before="468" w:after="100" w:line="300" w:lineRule="auto"/>
        <w:rPr>
          <w:rFonts w:ascii="宋体" w:hAnsi="宋体" w:hint="eastAsia"/>
          <w:sz w:val="28"/>
          <w:szCs w:val="28"/>
        </w:rPr>
      </w:pPr>
      <w:bookmarkStart w:id="600" w:name="_Toc148261100"/>
      <w:bookmarkStart w:id="601" w:name="_Toc152754453"/>
      <w:bookmarkStart w:id="602" w:name="_Toc197919094"/>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11.</w:t>
        </w:r>
        <w:r w:rsidR="0030700E">
          <w:rPr>
            <w:rFonts w:ascii="宋体" w:hAnsi="宋体" w:hint="eastAsia"/>
            <w:sz w:val="28"/>
            <w:szCs w:val="28"/>
          </w:rPr>
          <w:t>2.6</w:t>
        </w:r>
      </w:smartTag>
      <w:r w:rsidR="00A63A52">
        <w:rPr>
          <w:rFonts w:ascii="宋体" w:hAnsi="宋体" w:hint="eastAsia"/>
          <w:sz w:val="28"/>
          <w:szCs w:val="28"/>
        </w:rPr>
        <w:t xml:space="preserve"> Clsinfo metadata</w:t>
      </w:r>
      <w:bookmarkEnd w:id="600"/>
      <w:bookmarkEnd w:id="601"/>
      <w:bookmarkEnd w:id="602"/>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sz w:val="21"/>
          <w:szCs w:val="21"/>
        </w:rPr>
        <w:t>同样以hello构件为例，hello.car文件被car编译器编译后产生</w:t>
      </w:r>
      <w:r w:rsidRPr="000A487D">
        <w:rPr>
          <w:rFonts w:ascii="宋体" w:hAnsi="宋体" w:hint="eastAsia"/>
          <w:sz w:val="21"/>
          <w:szCs w:val="21"/>
        </w:rPr>
        <w:t>_helloabrg</w:t>
      </w:r>
      <w:r w:rsidRPr="000A487D">
        <w:rPr>
          <w:rFonts w:ascii="宋体" w:hAnsi="宋体"/>
          <w:sz w:val="21"/>
          <w:szCs w:val="21"/>
        </w:rPr>
        <w:t>.cpp如下：</w:t>
      </w:r>
    </w:p>
    <w:p w:rsidR="00A63A52" w:rsidRDefault="00A63A52" w:rsidP="000A487D">
      <w:pPr>
        <w:snapToGrid w:val="0"/>
        <w:spacing w:line="300" w:lineRule="auto"/>
        <w:ind w:firstLineChars="200" w:firstLine="420"/>
        <w:jc w:val="center"/>
        <w:rPr>
          <w:rFonts w:hint="eastAsia"/>
          <w:szCs w:val="21"/>
        </w:rPr>
      </w:pPr>
      <w:r w:rsidRPr="000A487D">
        <w:rPr>
          <w:rFonts w:ascii="宋体" w:hAnsi="宋体" w:hint="eastAsia"/>
          <w:sz w:val="21"/>
          <w:szCs w:val="21"/>
        </w:rPr>
        <w:t>程序清单</w:t>
      </w:r>
      <w:r w:rsidR="00E42DB7">
        <w:rPr>
          <w:rFonts w:ascii="宋体" w:hAnsi="宋体" w:hint="eastAsia"/>
          <w:sz w:val="21"/>
          <w:szCs w:val="21"/>
        </w:rPr>
        <w:t>11.</w:t>
      </w:r>
      <w:r w:rsidRPr="000A487D">
        <w:rPr>
          <w:rFonts w:ascii="宋体" w:hAnsi="宋体" w:hint="eastAsia"/>
          <w:sz w:val="21"/>
          <w:szCs w:val="21"/>
        </w:rPr>
        <w:t>2  _helloabrg</w:t>
      </w:r>
      <w:r w:rsidRPr="000A487D">
        <w:rPr>
          <w:rFonts w:ascii="宋体" w:hAnsi="宋体"/>
          <w:sz w:val="21"/>
          <w:szCs w:val="21"/>
        </w:rPr>
        <w:t>.cpp</w:t>
      </w:r>
      <w:r w:rsidRPr="000A487D">
        <w:rPr>
          <w:rFonts w:ascii="宋体" w:hAnsi="宋体" w:hint="eastAsia"/>
          <w:sz w:val="21"/>
          <w:szCs w:val="21"/>
        </w:rPr>
        <w:t>文件</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#if !defined(__CAR_HELLOABRG_CPP__)</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#define __CAR_HELLOABRG_CPP__</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#include &lt;clsinfo.h&gt;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static unsigned char s_hello_classInfo[96] =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0x60, 0x00, 0x00, 0x00, 0x01, 0x00, 0x00, 0x00,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0x01, 0x00, 0x00, 0x00, 0x14, 0x00, 0x00, 0x00,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w:t>
      </w:r>
      <w:smartTag w:uri="urn:schemas-microsoft-com:office:smarttags" w:element="chmetcnv">
        <w:smartTagPr>
          <w:attr w:name="TCSC" w:val="0"/>
          <w:attr w:name="NumberType" w:val="1"/>
          <w:attr w:name="Negative" w:val="False"/>
          <w:attr w:name="HasSpace" w:val="False"/>
          <w:attr w:name="SourceValue" w:val="2"/>
          <w:attr w:name="UnitName" w:val="C"/>
        </w:smartTagPr>
        <w:r w:rsidRPr="00DF1A26">
          <w:rPr>
            <w:rFonts w:ascii="宋体" w:hAnsi="宋体"/>
            <w:sz w:val="21"/>
            <w:szCs w:val="21"/>
          </w:rPr>
          <w:t>2c</w:t>
        </w:r>
      </w:smartTag>
      <w:r w:rsidRPr="00DF1A26">
        <w:rPr>
          <w:rFonts w:ascii="宋体" w:hAnsi="宋体"/>
          <w:sz w:val="21"/>
          <w:szCs w:val="21"/>
        </w:rPr>
        <w:t>, 0x00, 0x00, 0x00, 0x1d, 0x</w:t>
      </w:r>
      <w:smartTag w:uri="urn:schemas-microsoft-com:office:smarttags" w:element="chmetcnv">
        <w:smartTagPr>
          <w:attr w:name="TCSC" w:val="0"/>
          <w:attr w:name="NumberType" w:val="1"/>
          <w:attr w:name="Negative" w:val="False"/>
          <w:attr w:name="HasSpace" w:val="False"/>
          <w:attr w:name="SourceValue" w:val="0"/>
          <w:attr w:name="UnitName" w:val="C"/>
        </w:smartTagPr>
        <w:r w:rsidRPr="00DF1A26">
          <w:rPr>
            <w:rFonts w:ascii="宋体" w:hAnsi="宋体"/>
            <w:sz w:val="21"/>
            <w:szCs w:val="21"/>
          </w:rPr>
          <w:t>0c</w:t>
        </w:r>
      </w:smartTag>
      <w:r w:rsidRPr="00DF1A26">
        <w:rPr>
          <w:rFonts w:ascii="宋体" w:hAnsi="宋体"/>
          <w:sz w:val="21"/>
          <w:szCs w:val="21"/>
        </w:rPr>
        <w:t xml:space="preserve">, 0xe9, 0x97,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w:t>
      </w:r>
      <w:smartTag w:uri="urn:schemas-microsoft-com:office:smarttags" w:element="chmetcnv">
        <w:smartTagPr>
          <w:attr w:name="TCSC" w:val="0"/>
          <w:attr w:name="NumberType" w:val="1"/>
          <w:attr w:name="Negative" w:val="False"/>
          <w:attr w:name="HasSpace" w:val="False"/>
          <w:attr w:name="SourceValue" w:val="4"/>
          <w:attr w:name="UnitName" w:val="C"/>
        </w:smartTagPr>
        <w:r w:rsidRPr="00DF1A26">
          <w:rPr>
            <w:rFonts w:ascii="宋体" w:hAnsi="宋体"/>
            <w:sz w:val="21"/>
            <w:szCs w:val="21"/>
          </w:rPr>
          <w:t>4c</w:t>
        </w:r>
      </w:smartTag>
      <w:r w:rsidRPr="00DF1A26">
        <w:rPr>
          <w:rFonts w:ascii="宋体" w:hAnsi="宋体"/>
          <w:sz w:val="21"/>
          <w:szCs w:val="21"/>
        </w:rPr>
        <w:t xml:space="preserve">, 0x84, 0xbe, 0xaf, 0xfc, 0xaf, 0xe8, 0xfb,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0xca, 0x</w:t>
      </w:r>
      <w:smartTag w:uri="urn:schemas-microsoft-com:office:smarttags" w:element="chmetcnv">
        <w:smartTagPr>
          <w:attr w:name="TCSC" w:val="0"/>
          <w:attr w:name="NumberType" w:val="1"/>
          <w:attr w:name="Negative" w:val="False"/>
          <w:attr w:name="HasSpace" w:val="False"/>
          <w:attr w:name="SourceValue" w:val="4"/>
          <w:attr w:name="UnitName" w:val="C"/>
        </w:smartTagPr>
        <w:r w:rsidRPr="00DF1A26">
          <w:rPr>
            <w:rFonts w:ascii="宋体" w:hAnsi="宋体"/>
            <w:sz w:val="21"/>
            <w:szCs w:val="21"/>
          </w:rPr>
          <w:t>4c</w:t>
        </w:r>
      </w:smartTag>
      <w:r w:rsidRPr="00DF1A26">
        <w:rPr>
          <w:rFonts w:ascii="宋体" w:hAnsi="宋体"/>
          <w:sz w:val="21"/>
          <w:szCs w:val="21"/>
        </w:rPr>
        <w:t xml:space="preserve">, 0x84, 0xbe, 0x01, 0x00, 0xe8, 0xfb,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w:t>
      </w:r>
      <w:smartTag w:uri="urn:schemas-microsoft-com:office:smarttags" w:element="chmetcnv">
        <w:smartTagPr>
          <w:attr w:name="TCSC" w:val="0"/>
          <w:attr w:name="NumberType" w:val="1"/>
          <w:attr w:name="Negative" w:val="False"/>
          <w:attr w:name="HasSpace" w:val="False"/>
          <w:attr w:name="SourceValue" w:val="5"/>
          <w:attr w:name="UnitName" w:val="C"/>
        </w:smartTagPr>
        <w:r w:rsidRPr="00DF1A26">
          <w:rPr>
            <w:rFonts w:ascii="宋体" w:hAnsi="宋体"/>
            <w:sz w:val="21"/>
            <w:szCs w:val="21"/>
          </w:rPr>
          <w:t>5c</w:t>
        </w:r>
      </w:smartTag>
      <w:r w:rsidRPr="00DF1A26">
        <w:rPr>
          <w:rFonts w:ascii="宋体" w:hAnsi="宋体"/>
          <w:sz w:val="21"/>
          <w:szCs w:val="21"/>
        </w:rPr>
        <w:t xml:space="preserve">, 0x00, 0x00, 0x00, 0x02, 0x00, 0x22, 0x00,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0x44, 0x00, 0x00, 0x00, 0x02, 0x</w:t>
      </w:r>
      <w:smartTag w:uri="urn:schemas-microsoft-com:office:smarttags" w:element="chmetcnv">
        <w:smartTagPr>
          <w:attr w:name="TCSC" w:val="0"/>
          <w:attr w:name="NumberType" w:val="1"/>
          <w:attr w:name="Negative" w:val="False"/>
          <w:attr w:name="HasSpace" w:val="False"/>
          <w:attr w:name="SourceValue" w:val="0"/>
          <w:attr w:name="UnitName" w:val="C"/>
        </w:smartTagPr>
        <w:r w:rsidRPr="00DF1A26">
          <w:rPr>
            <w:rFonts w:ascii="宋体" w:hAnsi="宋体"/>
            <w:sz w:val="21"/>
            <w:szCs w:val="21"/>
          </w:rPr>
          <w:t>0c</w:t>
        </w:r>
      </w:smartTag>
      <w:r w:rsidRPr="00DF1A26">
        <w:rPr>
          <w:rFonts w:ascii="宋体" w:hAnsi="宋体"/>
          <w:sz w:val="21"/>
          <w:szCs w:val="21"/>
        </w:rPr>
        <w:t xml:space="preserve">, 0xe3, 0xb7,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0x52, 0x84, 0xbe, 0xaf, 0xfc, 0x47, 0xe8, 0xfb,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0xca, 0x52, 0x84, 0xbe, 0x02, 0x00, 0x82, 0x00,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0x54, 0x00, 0x00, 0x00, 0x00, 0x14, 0x00, 0x78,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w:t>
      </w:r>
      <w:smartTag w:uri="urn:schemas-microsoft-com:office:smarttags" w:element="chmetcnv">
        <w:smartTagPr>
          <w:attr w:name="TCSC" w:val="0"/>
          <w:attr w:name="NumberType" w:val="1"/>
          <w:attr w:name="Negative" w:val="False"/>
          <w:attr w:name="HasSpace" w:val="False"/>
          <w:attr w:name="SourceValue" w:val="5"/>
          <w:attr w:name="UnitName" w:val="C"/>
        </w:smartTagPr>
        <w:r w:rsidRPr="00DF1A26">
          <w:rPr>
            <w:rFonts w:ascii="宋体" w:hAnsi="宋体"/>
            <w:sz w:val="21"/>
            <w:szCs w:val="21"/>
          </w:rPr>
          <w:t>5c</w:t>
        </w:r>
      </w:smartTag>
      <w:r w:rsidRPr="00DF1A26">
        <w:rPr>
          <w:rFonts w:ascii="宋体" w:hAnsi="宋体"/>
          <w:sz w:val="21"/>
          <w:szCs w:val="21"/>
        </w:rPr>
        <w:t xml:space="preserve">, 0x00, 0x00, 0x00, 0x03, 0x04, 0x00, 0x00,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0x0b, 0x04, 0x00, 0x00, 0x</w:t>
      </w:r>
      <w:smartTag w:uri="urn:schemas-microsoft-com:office:smarttags" w:element="chmetcnv">
        <w:smartTagPr>
          <w:attr w:name="TCSC" w:val="0"/>
          <w:attr w:name="NumberType" w:val="1"/>
          <w:attr w:name="Negative" w:val="False"/>
          <w:attr w:name="HasSpace" w:val="False"/>
          <w:attr w:name="SourceValue" w:val="2"/>
          <w:attr w:name="UnitName" w:val="C"/>
        </w:smartTagPr>
        <w:r w:rsidRPr="00DF1A26">
          <w:rPr>
            <w:rFonts w:ascii="宋体" w:hAnsi="宋体"/>
            <w:sz w:val="21"/>
            <w:szCs w:val="21"/>
          </w:rPr>
          <w:t>2c</w:t>
        </w:r>
      </w:smartTag>
      <w:r w:rsidRPr="00DF1A26">
        <w:rPr>
          <w:rFonts w:ascii="宋体" w:hAnsi="宋体"/>
          <w:sz w:val="21"/>
          <w:szCs w:val="21"/>
        </w:rPr>
        <w:t xml:space="preserve">, 0x00, 0x00, 0x00,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BA4562">
      <w:pPr>
        <w:shd w:val="clear" w:color="auto" w:fill="E6E6E6"/>
        <w:snapToGrid w:val="0"/>
        <w:spacing w:line="300" w:lineRule="auto"/>
        <w:ind w:firstLineChars="200" w:firstLine="420"/>
        <w:outlineLvl w:val="0"/>
        <w:rPr>
          <w:rFonts w:ascii="宋体" w:hAnsi="宋体"/>
          <w:sz w:val="21"/>
          <w:szCs w:val="21"/>
        </w:rPr>
      </w:pPr>
      <w:bookmarkStart w:id="603" w:name="_Toc152754454"/>
      <w:bookmarkStart w:id="604" w:name="_Toc152754840"/>
      <w:r w:rsidRPr="00DF1A26">
        <w:rPr>
          <w:rFonts w:ascii="宋体" w:hAnsi="宋体"/>
          <w:sz w:val="21"/>
          <w:szCs w:val="21"/>
        </w:rPr>
        <w:t>CIClassInfo *g_hello_classInfo = (CIClassInfo *)s_hello_classInfo;</w:t>
      </w:r>
      <w:bookmarkEnd w:id="603"/>
      <w:bookmarkEnd w:id="604"/>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#endif // __CAR_HELLOABRG_CPP__</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 size(96), class(1), interface(1)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Text reverted from hello's Abridged-CLS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lastRenderedPageBreak/>
        <w:t>//    [ b7e</w:t>
      </w:r>
      <w:smartTag w:uri="urn:schemas-microsoft-com:office:smarttags" w:element="chmetcnv">
        <w:smartTagPr>
          <w:attr w:name="TCSC" w:val="0"/>
          <w:attr w:name="NumberType" w:val="1"/>
          <w:attr w:name="Negative" w:val="False"/>
          <w:attr w:name="HasSpace" w:val="False"/>
          <w:attr w:name="SourceValue" w:val="30"/>
          <w:attr w:name="UnitName" w:val="C"/>
        </w:smartTagPr>
        <w:r w:rsidRPr="00DF1A26">
          <w:rPr>
            <w:rFonts w:ascii="宋体" w:hAnsi="宋体"/>
            <w:sz w:val="21"/>
            <w:szCs w:val="21"/>
          </w:rPr>
          <w:t>30c</w:t>
        </w:r>
      </w:smartTag>
      <w:r w:rsidRPr="00DF1A26">
        <w:rPr>
          <w:rFonts w:ascii="宋体" w:hAnsi="宋体"/>
          <w:sz w:val="21"/>
          <w:szCs w:val="21"/>
        </w:rPr>
        <w:t>02-8452-afbe-fc47-e8fbca5284be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interface IHello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[0x82] Method_00(</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[in] uint32,</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[in] interface)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[0x00] Method_01()</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[ 97e</w:t>
      </w:r>
      <w:smartTag w:uri="urn:schemas-microsoft-com:office:smarttags" w:element="chmetcnv">
        <w:smartTagPr>
          <w:attr w:name="TCSC" w:val="0"/>
          <w:attr w:name="NumberType" w:val="1"/>
          <w:attr w:name="Negative" w:val="False"/>
          <w:attr w:name="HasSpace" w:val="False"/>
          <w:attr w:name="SourceValue" w:val="90"/>
          <w:attr w:name="UnitName" w:val="C"/>
        </w:smartTagPr>
        <w:r w:rsidRPr="00DF1A26">
          <w:rPr>
            <w:rFonts w:ascii="宋体" w:hAnsi="宋体"/>
            <w:sz w:val="21"/>
            <w:szCs w:val="21"/>
          </w:rPr>
          <w:t>90c</w:t>
        </w:r>
      </w:smartTag>
      <w:r w:rsidRPr="00DF1A26">
        <w:rPr>
          <w:rFonts w:ascii="宋体" w:hAnsi="宋体"/>
          <w:sz w:val="21"/>
          <w:szCs w:val="21"/>
        </w:rPr>
        <w:t>1d</w:t>
      </w:r>
      <w:smartTag w:uri="urn:schemas-microsoft-com:office:smarttags" w:element="chmetcnv">
        <w:smartTagPr>
          <w:attr w:name="TCSC" w:val="0"/>
          <w:attr w:name="NumberType" w:val="1"/>
          <w:attr w:name="Negative" w:val="True"/>
          <w:attr w:name="HasSpace" w:val="False"/>
          <w:attr w:name="SourceValue" w:val="844"/>
          <w:attr w:name="UnitName" w:val="C"/>
        </w:smartTagPr>
        <w:r w:rsidRPr="00DF1A26">
          <w:rPr>
            <w:rFonts w:ascii="宋体" w:hAnsi="宋体"/>
            <w:sz w:val="21"/>
            <w:szCs w:val="21"/>
          </w:rPr>
          <w:t>-844c</w:t>
        </w:r>
      </w:smartTag>
      <w:r w:rsidRPr="00DF1A26">
        <w:rPr>
          <w:rFonts w:ascii="宋体" w:hAnsi="宋体"/>
          <w:sz w:val="21"/>
          <w:szCs w:val="21"/>
        </w:rPr>
        <w:t>-afbe-fcaf-e8fbca</w:t>
      </w:r>
      <w:smartTag w:uri="urn:schemas-microsoft-com:office:smarttags" w:element="chmetcnv">
        <w:smartTagPr>
          <w:attr w:name="TCSC" w:val="0"/>
          <w:attr w:name="NumberType" w:val="1"/>
          <w:attr w:name="Negative" w:val="False"/>
          <w:attr w:name="HasSpace" w:val="False"/>
          <w:attr w:name="SourceValue" w:val="4"/>
          <w:attr w:name="UnitName" w:val="C"/>
        </w:smartTagPr>
        <w:r w:rsidRPr="00DF1A26">
          <w:rPr>
            <w:rFonts w:ascii="宋体" w:hAnsi="宋体"/>
            <w:sz w:val="21"/>
            <w:szCs w:val="21"/>
          </w:rPr>
          <w:t>4c</w:t>
        </w:r>
      </w:smartTag>
      <w:r w:rsidRPr="00DF1A26">
        <w:rPr>
          <w:rFonts w:ascii="宋体" w:hAnsi="宋体"/>
          <w:sz w:val="21"/>
          <w:szCs w:val="21"/>
        </w:rPr>
        <w:t>84be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class CHello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interface IHello;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w:t>
      </w:r>
    </w:p>
    <w:p w:rsidR="00A63A52" w:rsidRDefault="00A63A52" w:rsidP="00124A87">
      <w:pPr>
        <w:pStyle w:val="HTML"/>
        <w:snapToGrid w:val="0"/>
        <w:spacing w:line="300" w:lineRule="auto"/>
        <w:rPr>
          <w:rFonts w:hint="eastAsia"/>
          <w:sz w:val="21"/>
          <w:szCs w:val="21"/>
        </w:rPr>
      </w:pP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sz w:val="21"/>
          <w:szCs w:val="21"/>
        </w:rPr>
        <w:t>它的文件结构描述在clsinfo.h文件中（仅截取主要部分）：</w:t>
      </w:r>
    </w:p>
    <w:p w:rsidR="00A63A52" w:rsidRDefault="00A63A52" w:rsidP="000A487D">
      <w:pPr>
        <w:snapToGrid w:val="0"/>
        <w:spacing w:line="300" w:lineRule="auto"/>
        <w:ind w:firstLineChars="200" w:firstLine="420"/>
        <w:jc w:val="center"/>
        <w:rPr>
          <w:rFonts w:hint="eastAsia"/>
          <w:szCs w:val="21"/>
        </w:rPr>
      </w:pPr>
      <w:r w:rsidRPr="000A487D">
        <w:rPr>
          <w:rFonts w:ascii="宋体" w:hAnsi="宋体" w:hint="eastAsia"/>
          <w:sz w:val="21"/>
          <w:szCs w:val="21"/>
        </w:rPr>
        <w:t>程序清单</w:t>
      </w:r>
      <w:r w:rsidR="00E42DB7">
        <w:rPr>
          <w:rFonts w:ascii="宋体" w:hAnsi="宋体" w:hint="eastAsia"/>
          <w:sz w:val="21"/>
          <w:szCs w:val="21"/>
        </w:rPr>
        <w:t>11.</w:t>
      </w:r>
      <w:r w:rsidRPr="000A487D">
        <w:rPr>
          <w:rFonts w:ascii="宋体" w:hAnsi="宋体" w:hint="eastAsia"/>
          <w:sz w:val="21"/>
          <w:szCs w:val="21"/>
        </w:rPr>
        <w:t xml:space="preserve">3  </w:t>
      </w:r>
      <w:r w:rsidRPr="000A487D">
        <w:rPr>
          <w:rFonts w:ascii="宋体" w:hAnsi="宋体"/>
          <w:sz w:val="21"/>
          <w:szCs w:val="21"/>
        </w:rPr>
        <w:t>clsinfo.h文件（仅截取主要部分）</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#ifndef _CLSINFO_H_</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#define _CLSINFO_H_</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#include &lt;elatypes.h&gt;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EXTERN_C const CLSID CLSID_ClassInfo;</w:t>
      </w:r>
    </w:p>
    <w:p w:rsidR="00A63A52" w:rsidRPr="00DF1A26" w:rsidRDefault="00A63A52" w:rsidP="00BA4562">
      <w:pPr>
        <w:shd w:val="clear" w:color="auto" w:fill="E6E6E6"/>
        <w:snapToGrid w:val="0"/>
        <w:spacing w:line="300" w:lineRule="auto"/>
        <w:ind w:firstLineChars="200" w:firstLine="420"/>
        <w:outlineLvl w:val="0"/>
        <w:rPr>
          <w:rFonts w:ascii="宋体" w:hAnsi="宋体" w:hint="eastAsia"/>
          <w:sz w:val="21"/>
          <w:szCs w:val="21"/>
        </w:rPr>
      </w:pPr>
      <w:bookmarkStart w:id="605" w:name="_Toc152754455"/>
      <w:bookmarkStart w:id="606" w:name="_Toc152754841"/>
      <w:r w:rsidRPr="00DF1A26">
        <w:rPr>
          <w:rFonts w:ascii="宋体" w:hAnsi="宋体"/>
          <w:sz w:val="21"/>
          <w:szCs w:val="21"/>
        </w:rPr>
        <w:t>// { 0x4CDBF5FC,0xD030,0x4583,{ 0xAE,0xCD,0xA2,0x6E,0x95,0xB3,0x02,0x</w:t>
      </w:r>
      <w:smartTag w:uri="urn:schemas-microsoft-com:office:smarttags" w:element="chmetcnv">
        <w:smartTagPr>
          <w:attr w:name="TCSC" w:val="0"/>
          <w:attr w:name="NumberType" w:val="1"/>
          <w:attr w:name="Negative" w:val="False"/>
          <w:attr w:name="HasSpace" w:val="False"/>
          <w:attr w:name="SourceValue" w:val="6"/>
          <w:attr w:name="UnitName" w:val="F"/>
        </w:smartTagPr>
        <w:r w:rsidRPr="00DF1A26">
          <w:rPr>
            <w:rFonts w:ascii="宋体" w:hAnsi="宋体"/>
            <w:sz w:val="21"/>
            <w:szCs w:val="21"/>
          </w:rPr>
          <w:t>6F</w:t>
        </w:r>
      </w:smartTag>
      <w:r w:rsidRPr="00DF1A26">
        <w:rPr>
          <w:rFonts w:ascii="宋体" w:hAnsi="宋体"/>
          <w:sz w:val="21"/>
          <w:szCs w:val="21"/>
        </w:rPr>
        <w:t xml:space="preserve"> }</w:t>
      </w:r>
      <w:r w:rsidRPr="00DF1A26">
        <w:rPr>
          <w:rFonts w:ascii="宋体" w:hAnsi="宋体" w:hint="eastAsia"/>
          <w:sz w:val="21"/>
          <w:szCs w:val="21"/>
        </w:rPr>
        <w:t>}</w:t>
      </w:r>
      <w:bookmarkEnd w:id="605"/>
      <w:bookmarkEnd w:id="606"/>
    </w:p>
    <w:p w:rsidR="008C0BF4" w:rsidRPr="008C0BF4" w:rsidRDefault="008C0BF4" w:rsidP="008C0BF4">
      <w:pPr>
        <w:shd w:val="clear" w:color="auto" w:fill="E6E6E6"/>
        <w:snapToGrid w:val="0"/>
        <w:spacing w:line="300" w:lineRule="auto"/>
        <w:ind w:firstLineChars="200" w:firstLine="420"/>
        <w:rPr>
          <w:rFonts w:ascii="宋体" w:hAnsi="宋体"/>
          <w:sz w:val="21"/>
          <w:szCs w:val="21"/>
        </w:rPr>
      </w:pPr>
      <w:r w:rsidRPr="008C0BF4">
        <w:rPr>
          <w:rFonts w:ascii="宋体" w:hAnsi="宋体"/>
          <w:sz w:val="21"/>
          <w:szCs w:val="21"/>
        </w:rPr>
        <w:t>typedef UINT32  CIBaseType;</w:t>
      </w:r>
    </w:p>
    <w:p w:rsidR="008C0BF4" w:rsidRPr="008C0BF4" w:rsidRDefault="008C0BF4" w:rsidP="008C0BF4">
      <w:pPr>
        <w:shd w:val="clear" w:color="auto" w:fill="E6E6E6"/>
        <w:snapToGrid w:val="0"/>
        <w:spacing w:line="300" w:lineRule="auto"/>
        <w:ind w:firstLineChars="200" w:firstLine="420"/>
        <w:rPr>
          <w:rFonts w:ascii="宋体" w:hAnsi="宋体"/>
          <w:sz w:val="21"/>
          <w:szCs w:val="21"/>
        </w:rPr>
      </w:pPr>
      <w:r w:rsidRPr="008C0BF4">
        <w:rPr>
          <w:rFonts w:ascii="宋体" w:hAnsi="宋体"/>
          <w:sz w:val="21"/>
          <w:szCs w:val="21"/>
        </w:rPr>
        <w:t>//+---------+-----------+-------------+-------+---------------+</w:t>
      </w:r>
    </w:p>
    <w:p w:rsidR="008C0BF4" w:rsidRPr="008C0BF4" w:rsidRDefault="008C0BF4" w:rsidP="008C0BF4">
      <w:pPr>
        <w:shd w:val="clear" w:color="auto" w:fill="E6E6E6"/>
        <w:snapToGrid w:val="0"/>
        <w:spacing w:line="300" w:lineRule="auto"/>
        <w:ind w:firstLineChars="200" w:firstLine="420"/>
        <w:rPr>
          <w:rFonts w:ascii="宋体" w:hAnsi="宋体"/>
          <w:sz w:val="21"/>
          <w:szCs w:val="21"/>
        </w:rPr>
      </w:pPr>
      <w:r w:rsidRPr="008C0BF4">
        <w:rPr>
          <w:rFonts w:ascii="宋体" w:hAnsi="宋体"/>
          <w:sz w:val="21"/>
          <w:szCs w:val="21"/>
        </w:rPr>
        <w:t>//| 31 ~ 16 |15|14|13|12|  11  |10| 9 |   8   |7|6|5|4|3|2|1|0|</w:t>
      </w:r>
    </w:p>
    <w:p w:rsidR="008C0BF4" w:rsidRPr="008C0BF4" w:rsidRDefault="008C0BF4" w:rsidP="008C0BF4">
      <w:pPr>
        <w:shd w:val="clear" w:color="auto" w:fill="E6E6E6"/>
        <w:snapToGrid w:val="0"/>
        <w:spacing w:line="300" w:lineRule="auto"/>
        <w:ind w:firstLineChars="200" w:firstLine="420"/>
        <w:rPr>
          <w:rFonts w:ascii="宋体" w:hAnsi="宋体"/>
          <w:sz w:val="21"/>
          <w:szCs w:val="21"/>
        </w:rPr>
      </w:pPr>
      <w:r w:rsidRPr="008C0BF4">
        <w:rPr>
          <w:rFonts w:ascii="宋体" w:hAnsi="宋体"/>
          <w:sz w:val="21"/>
          <w:szCs w:val="21"/>
        </w:rPr>
        <w:t>//+---------+-----------+-------------+-------+---------------+</w:t>
      </w:r>
    </w:p>
    <w:p w:rsidR="008C0BF4" w:rsidRPr="008C0BF4" w:rsidRDefault="008C0BF4" w:rsidP="008C0BF4">
      <w:pPr>
        <w:shd w:val="clear" w:color="auto" w:fill="E6E6E6"/>
        <w:snapToGrid w:val="0"/>
        <w:spacing w:line="300" w:lineRule="auto"/>
        <w:ind w:firstLineChars="200" w:firstLine="420"/>
        <w:rPr>
          <w:rFonts w:ascii="宋体" w:hAnsi="宋体"/>
          <w:sz w:val="21"/>
          <w:szCs w:val="21"/>
        </w:rPr>
      </w:pPr>
      <w:r w:rsidRPr="008C0BF4">
        <w:rPr>
          <w:rFonts w:ascii="宋体" w:hAnsi="宋体"/>
          <w:sz w:val="21"/>
          <w:szCs w:val="21"/>
        </w:rPr>
        <w:t>//|type size| reserved  | attributes  |pointer|     type      |</w:t>
      </w:r>
    </w:p>
    <w:p w:rsidR="008C0BF4" w:rsidRPr="008C0BF4" w:rsidRDefault="008C0BF4" w:rsidP="008C0BF4">
      <w:pPr>
        <w:shd w:val="clear" w:color="auto" w:fill="E6E6E6"/>
        <w:snapToGrid w:val="0"/>
        <w:spacing w:line="300" w:lineRule="auto"/>
        <w:ind w:firstLineChars="200" w:firstLine="420"/>
        <w:rPr>
          <w:rFonts w:ascii="宋体" w:hAnsi="宋体"/>
          <w:sz w:val="21"/>
          <w:szCs w:val="21"/>
        </w:rPr>
      </w:pPr>
      <w:r w:rsidRPr="008C0BF4">
        <w:rPr>
          <w:rFonts w:ascii="宋体" w:hAnsi="宋体"/>
          <w:sz w:val="21"/>
          <w:szCs w:val="21"/>
        </w:rPr>
        <w:t>//+---------+-----------+-------------+-------+---------------+</w:t>
      </w:r>
    </w:p>
    <w:p w:rsidR="008C0BF4" w:rsidRPr="008C0BF4" w:rsidRDefault="008C0BF4" w:rsidP="008C0BF4">
      <w:pPr>
        <w:shd w:val="clear" w:color="auto" w:fill="E6E6E6"/>
        <w:snapToGrid w:val="0"/>
        <w:spacing w:line="300" w:lineRule="auto"/>
        <w:ind w:firstLineChars="200" w:firstLine="420"/>
        <w:rPr>
          <w:rFonts w:ascii="宋体" w:hAnsi="宋体"/>
          <w:sz w:val="21"/>
          <w:szCs w:val="21"/>
        </w:rPr>
      </w:pPr>
      <w:r w:rsidRPr="008C0BF4">
        <w:rPr>
          <w:rFonts w:ascii="宋体" w:hAnsi="宋体"/>
          <w:sz w:val="21"/>
          <w:szCs w:val="21"/>
        </w:rPr>
        <w:t>//                      |retval|in|out|</w:t>
      </w:r>
    </w:p>
    <w:p w:rsidR="00A63A52" w:rsidRPr="008C0BF4" w:rsidRDefault="008C0BF4" w:rsidP="008C0BF4">
      <w:pPr>
        <w:shd w:val="clear" w:color="auto" w:fill="E6E6E6"/>
        <w:snapToGrid w:val="0"/>
        <w:spacing w:line="300" w:lineRule="auto"/>
        <w:ind w:firstLineChars="200" w:firstLine="420"/>
        <w:rPr>
          <w:rFonts w:ascii="宋体" w:hAnsi="宋体"/>
          <w:sz w:val="21"/>
          <w:szCs w:val="21"/>
        </w:rPr>
      </w:pPr>
      <w:r w:rsidRPr="008C0BF4">
        <w:rPr>
          <w:rFonts w:ascii="宋体" w:hAnsi="宋体"/>
          <w:sz w:val="21"/>
          <w:szCs w:val="21"/>
        </w:rPr>
        <w:t>//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typedef struct _CIMethodEntry {</w:t>
      </w:r>
    </w:p>
    <w:p w:rsidR="00A63A52" w:rsidRPr="00DF1A26" w:rsidRDefault="0010116F"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UINT8         </w:t>
      </w:r>
      <w:r w:rsidR="00A63A52" w:rsidRPr="00DF1A26">
        <w:rPr>
          <w:rFonts w:ascii="宋体" w:hAnsi="宋体"/>
          <w:sz w:val="21"/>
          <w:szCs w:val="21"/>
        </w:rPr>
        <w:t xml:space="preserve"> paramNum;</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UINT8    </w:t>
      </w:r>
      <w:r w:rsidR="0010116F">
        <w:rPr>
          <w:rFonts w:ascii="宋体" w:hAnsi="宋体"/>
          <w:sz w:val="21"/>
          <w:szCs w:val="21"/>
        </w:rPr>
        <w:t xml:space="preserve">      result;    </w:t>
      </w:r>
      <w:r w:rsidRPr="00DF1A26">
        <w:rPr>
          <w:rFonts w:ascii="宋体" w:hAnsi="宋体"/>
          <w:sz w:val="21"/>
          <w:szCs w:val="21"/>
        </w:rPr>
        <w:t>// OBSOLETE. to be removed</w:t>
      </w:r>
    </w:p>
    <w:p w:rsidR="00A63A52" w:rsidRPr="00DF1A26" w:rsidRDefault="0010116F"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UINT8         </w:t>
      </w:r>
      <w:r w:rsidR="00A63A52" w:rsidRPr="00DF1A26">
        <w:rPr>
          <w:rFonts w:ascii="宋体" w:hAnsi="宋体"/>
          <w:sz w:val="21"/>
          <w:szCs w:val="21"/>
        </w:rPr>
        <w:t xml:space="preserve"> reserved1; // the  highest digit for mark [in] interface</w:t>
      </w:r>
    </w:p>
    <w:p w:rsidR="00A63A52" w:rsidRPr="00DF1A26" w:rsidRDefault="0010116F"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hint="eastAsia"/>
          <w:sz w:val="21"/>
          <w:szCs w:val="21"/>
        </w:rPr>
        <w:t xml:space="preserve">  </w:t>
      </w:r>
      <w:r w:rsidR="00A63A52" w:rsidRPr="00DF1A26">
        <w:rPr>
          <w:rFonts w:ascii="宋体" w:hAnsi="宋体"/>
          <w:sz w:val="21"/>
          <w:szCs w:val="21"/>
        </w:rPr>
        <w:t>// the next for [out] interface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0010116F">
        <w:rPr>
          <w:rFonts w:ascii="宋体" w:hAnsi="宋体"/>
          <w:sz w:val="21"/>
          <w:szCs w:val="21"/>
        </w:rPr>
        <w:t xml:space="preserve">                       </w:t>
      </w:r>
      <w:r w:rsidRPr="00DF1A26">
        <w:rPr>
          <w:rFonts w:ascii="宋体" w:hAnsi="宋体"/>
          <w:sz w:val="21"/>
          <w:szCs w:val="21"/>
        </w:rPr>
        <w:t>// the others is the stack length</w:t>
      </w:r>
    </w:p>
    <w:p w:rsidR="00A63A52" w:rsidRPr="00DF1A26" w:rsidRDefault="0010116F"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CIBaseType     *params;   </w:t>
      </w:r>
      <w:r w:rsidR="00A63A52" w:rsidRPr="00DF1A26">
        <w:rPr>
          <w:rFonts w:ascii="宋体" w:hAnsi="宋体"/>
          <w:sz w:val="21"/>
          <w:szCs w:val="21"/>
        </w:rPr>
        <w:t>// size_is(paramNum)</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CIMethodEntry;</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typedef struct _CIInterfaceEntry {</w:t>
      </w:r>
    </w:p>
    <w:p w:rsidR="00A63A52" w:rsidRPr="00DF1A26" w:rsidRDefault="0010116F"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UINT16         methodNumMinus3;</w:t>
      </w:r>
      <w:r w:rsidR="00A63A52" w:rsidRPr="00DF1A26">
        <w:rPr>
          <w:rFonts w:ascii="宋体" w:hAnsi="宋体"/>
          <w:sz w:val="21"/>
          <w:szCs w:val="21"/>
        </w:rPr>
        <w:t>// exclude IUnknown's 3 methods</w:t>
      </w:r>
    </w:p>
    <w:p w:rsidR="00A63A52" w:rsidRPr="00DF1A26" w:rsidRDefault="0010116F"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CIMethodEntry  </w:t>
      </w:r>
      <w:r w:rsidR="00A63A52" w:rsidRPr="00DF1A26">
        <w:rPr>
          <w:rFonts w:ascii="宋体" w:hAnsi="宋体"/>
          <w:sz w:val="21"/>
          <w:szCs w:val="21"/>
        </w:rPr>
        <w:t>*methods;       // size_is(methodNumMinus3)</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lastRenderedPageBreak/>
        <w:t xml:space="preserve">    </w:t>
      </w:r>
      <w:r w:rsidR="0056566E">
        <w:rPr>
          <w:rFonts w:ascii="宋体" w:hAnsi="宋体"/>
          <w:sz w:val="21"/>
          <w:szCs w:val="21"/>
        </w:rPr>
        <w:t>InterfaceId</w:t>
      </w:r>
      <w:r w:rsidRPr="00DF1A26">
        <w:rPr>
          <w:rFonts w:ascii="宋体" w:hAnsi="宋体"/>
          <w:sz w:val="21"/>
          <w:szCs w:val="21"/>
        </w:rPr>
        <w:t xml:space="preserve">                     iid;</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CIInterfaceEntry;</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typedef struct _CIClassEntry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CLSID                   clsid;</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UINT16                  interfaceNum;</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CIInterfaceEntry        **interfaces;   // size_is(interfaceNum)</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CIClassEntry;</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typedef struct _CIClassInfo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int                     totalSize;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int                     classNum;</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int                     interfaceNum;</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CIClassEntry            *classDir;      // size_is(classNum)</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CIInterfaceEntry        *interfaceDir;  // size_is(interfaceNum)</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CIClassInfo;</w:t>
      </w:r>
    </w:p>
    <w:p w:rsidR="00A63A52" w:rsidRPr="00DF1A26" w:rsidRDefault="00A63A52" w:rsidP="000D1FE8">
      <w:pPr>
        <w:shd w:val="clear" w:color="auto" w:fill="E6E6E6"/>
        <w:snapToGrid w:val="0"/>
        <w:spacing w:line="300" w:lineRule="auto"/>
        <w:rPr>
          <w:rFonts w:ascii="宋体" w:hAnsi="宋体" w:hint="eastAsia"/>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typedef struct _CIClassInfoNode _CIClassInfoNode;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struct _CIClassInfoNode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CIClassInfo *m_pClsInfo;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_CIClassInfoNode *m_pNext;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typedef struct _CIClassInfoNode CIClassInfoNode;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extern </w:t>
      </w:r>
      <w:r w:rsidR="00666EC9">
        <w:rPr>
          <w:rFonts w:ascii="宋体" w:hAnsi="宋体"/>
          <w:sz w:val="21"/>
          <w:szCs w:val="21"/>
        </w:rPr>
        <w:t>ECode</w:t>
      </w:r>
      <w:r w:rsidRPr="00DF1A26">
        <w:rPr>
          <w:rFonts w:ascii="宋体" w:hAnsi="宋体"/>
          <w:sz w:val="21"/>
          <w:szCs w:val="21"/>
        </w:rPr>
        <w:t xml:space="preserve"> InitServerClassInfo();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extern </w:t>
      </w:r>
      <w:r w:rsidR="00666EC9">
        <w:rPr>
          <w:rFonts w:ascii="宋体" w:hAnsi="宋体"/>
          <w:sz w:val="21"/>
          <w:szCs w:val="21"/>
        </w:rPr>
        <w:t>ECode</w:t>
      </w:r>
      <w:r w:rsidRPr="00DF1A26">
        <w:rPr>
          <w:rFonts w:ascii="宋体" w:hAnsi="宋体"/>
          <w:sz w:val="21"/>
          <w:szCs w:val="21"/>
        </w:rPr>
        <w:t xml:space="preserve"> RegisterServerClassInfo(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[in] */ const CIClassInfo *pClassInfo);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extern </w:t>
      </w:r>
      <w:r w:rsidR="00666EC9">
        <w:rPr>
          <w:rFonts w:ascii="宋体" w:hAnsi="宋体"/>
          <w:sz w:val="21"/>
          <w:szCs w:val="21"/>
        </w:rPr>
        <w:t>ECode</w:t>
      </w:r>
      <w:r w:rsidRPr="00DF1A26">
        <w:rPr>
          <w:rFonts w:ascii="宋体" w:hAnsi="宋体"/>
          <w:sz w:val="21"/>
          <w:szCs w:val="21"/>
        </w:rPr>
        <w:t xml:space="preserve"> LookupServerClassEntry(</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[in] */ REFCLSID rclsid,</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[out] */ const CIClassEntry **pClassInfo);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extern </w:t>
      </w:r>
      <w:r w:rsidR="00666EC9">
        <w:rPr>
          <w:rFonts w:ascii="宋体" w:hAnsi="宋体"/>
          <w:sz w:val="21"/>
          <w:szCs w:val="21"/>
        </w:rPr>
        <w:t>ECode</w:t>
      </w:r>
      <w:r w:rsidRPr="00DF1A26">
        <w:rPr>
          <w:rFonts w:ascii="宋体" w:hAnsi="宋体"/>
          <w:sz w:val="21"/>
          <w:szCs w:val="21"/>
        </w:rPr>
        <w:t xml:space="preserve"> UnregisterServerClassInfos();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#endif // _CLSINFO_H_</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sz w:val="21"/>
          <w:szCs w:val="21"/>
        </w:rPr>
        <w:t>clsinfo.h中严格定义了上面数组的格式，有了这部分描述的信息上面的数组就是可读的了。</w:t>
      </w:r>
    </w:p>
    <w:p w:rsidR="00A63A52" w:rsidRDefault="00A63A52" w:rsidP="000A487D">
      <w:pPr>
        <w:snapToGrid w:val="0"/>
        <w:spacing w:line="300" w:lineRule="auto"/>
        <w:ind w:firstLineChars="200" w:firstLine="420"/>
        <w:rPr>
          <w:rFonts w:hint="eastAsia"/>
          <w:sz w:val="21"/>
          <w:szCs w:val="21"/>
        </w:rPr>
      </w:pPr>
      <w:r w:rsidRPr="000A487D">
        <w:rPr>
          <w:rFonts w:ascii="宋体" w:hAnsi="宋体"/>
          <w:sz w:val="21"/>
          <w:szCs w:val="21"/>
        </w:rPr>
        <w:t>在生成的_hellopub.cpp文件中可通过调用_CarDllGetClassObject获得相关的接口信息。_CarDllGetClassObject函数的定义如下：</w:t>
      </w:r>
    </w:p>
    <w:p w:rsidR="00A63A52" w:rsidRDefault="00A63A52" w:rsidP="000A487D">
      <w:pPr>
        <w:snapToGrid w:val="0"/>
        <w:spacing w:line="300" w:lineRule="auto"/>
        <w:ind w:firstLineChars="200" w:firstLine="420"/>
        <w:jc w:val="center"/>
        <w:rPr>
          <w:rFonts w:hint="eastAsia"/>
          <w:szCs w:val="21"/>
        </w:rPr>
      </w:pPr>
      <w:r w:rsidRPr="000A487D">
        <w:rPr>
          <w:rFonts w:ascii="宋体" w:hAnsi="宋体" w:hint="eastAsia"/>
          <w:sz w:val="21"/>
          <w:szCs w:val="21"/>
        </w:rPr>
        <w:t>程序清单</w:t>
      </w:r>
      <w:r w:rsidR="00E42DB7">
        <w:rPr>
          <w:rFonts w:ascii="宋体" w:hAnsi="宋体" w:hint="eastAsia"/>
          <w:sz w:val="21"/>
          <w:szCs w:val="21"/>
        </w:rPr>
        <w:t>11.</w:t>
      </w:r>
      <w:r w:rsidRPr="000A487D">
        <w:rPr>
          <w:rFonts w:ascii="宋体" w:hAnsi="宋体" w:hint="eastAsia"/>
          <w:sz w:val="21"/>
          <w:szCs w:val="21"/>
        </w:rPr>
        <w:t xml:space="preserve">4  </w:t>
      </w:r>
      <w:r w:rsidRPr="000A487D">
        <w:rPr>
          <w:rFonts w:ascii="宋体" w:hAnsi="宋体"/>
          <w:sz w:val="21"/>
          <w:szCs w:val="21"/>
        </w:rPr>
        <w:t>_CarDllGetClassObject函数</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lastRenderedPageBreak/>
        <w:t>EXTERN_C CARAPI _CarDllGetClassObject(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REFCLSID clsid, RIID riid, IObject **ppObj)</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 (CLSID_CHello == clsid)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_g_CHello_ClsObj.QueryInterface(riid, ppObj);</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 (CLSID_ClassInfo == clsid)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*ppObj = (IObject *)g_hello_classInfo;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NOERROR;</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E_CLASS_NOT_AVAILABLE;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Default="00A63A52" w:rsidP="000A487D">
      <w:pPr>
        <w:snapToGrid w:val="0"/>
        <w:spacing w:line="300" w:lineRule="auto"/>
        <w:ind w:firstLineChars="200" w:firstLine="420"/>
        <w:rPr>
          <w:sz w:val="21"/>
          <w:szCs w:val="21"/>
        </w:rPr>
      </w:pPr>
      <w:r w:rsidRPr="000A487D">
        <w:rPr>
          <w:rFonts w:ascii="宋体" w:hAnsi="宋体"/>
          <w:sz w:val="21"/>
          <w:szCs w:val="21"/>
        </w:rPr>
        <w:t>该函数增加了CLSID_ClassInfo选项，客户可通过调用_CarDllGetClassObject取得该dll所包含的接口元数据。</w:t>
      </w:r>
    </w:p>
    <w:p w:rsidR="00A63A52" w:rsidRDefault="00E42DB7" w:rsidP="00BA4562">
      <w:pPr>
        <w:pStyle w:val="2"/>
        <w:snapToGrid w:val="0"/>
        <w:spacing w:line="300" w:lineRule="auto"/>
        <w:rPr>
          <w:rFonts w:ascii="宋体" w:eastAsia="宋体" w:hAnsi="宋体" w:hint="eastAsia"/>
        </w:rPr>
      </w:pPr>
      <w:bookmarkStart w:id="607" w:name="_Toc148261101"/>
      <w:bookmarkStart w:id="608" w:name="_Toc152754456"/>
      <w:bookmarkStart w:id="609" w:name="_Toc197919095"/>
      <w:r>
        <w:rPr>
          <w:rFonts w:ascii="宋体" w:eastAsia="宋体" w:hAnsi="宋体" w:hint="eastAsia"/>
        </w:rPr>
        <w:t>11.</w:t>
      </w:r>
      <w:r w:rsidR="00A63A52">
        <w:rPr>
          <w:rFonts w:ascii="宋体" w:eastAsia="宋体" w:hAnsi="宋体" w:hint="eastAsia"/>
        </w:rPr>
        <w:t>3元数据的使用</w:t>
      </w:r>
      <w:bookmarkEnd w:id="607"/>
      <w:bookmarkEnd w:id="608"/>
      <w:bookmarkEnd w:id="609"/>
    </w:p>
    <w:p w:rsidR="00A63A52" w:rsidRDefault="00E42DB7" w:rsidP="00BA4562">
      <w:pPr>
        <w:pStyle w:val="3"/>
        <w:snapToGrid w:val="0"/>
        <w:spacing w:before="468" w:after="100" w:line="300" w:lineRule="auto"/>
        <w:rPr>
          <w:rFonts w:ascii="宋体" w:hAnsi="宋体" w:hint="eastAsia"/>
          <w:sz w:val="28"/>
          <w:szCs w:val="28"/>
        </w:rPr>
      </w:pPr>
      <w:bookmarkStart w:id="610" w:name="_Toc148261102"/>
      <w:bookmarkStart w:id="611" w:name="_Toc152754457"/>
      <w:bookmarkStart w:id="612" w:name="_Toc197919096"/>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11.</w:t>
        </w:r>
        <w:r w:rsidR="00A63A52">
          <w:rPr>
            <w:rFonts w:ascii="宋体" w:hAnsi="宋体" w:hint="eastAsia"/>
            <w:sz w:val="28"/>
            <w:szCs w:val="28"/>
          </w:rPr>
          <w:t>3.1</w:t>
        </w:r>
      </w:smartTag>
      <w:r w:rsidR="00A63A52">
        <w:rPr>
          <w:rFonts w:ascii="宋体" w:hAnsi="宋体" w:hint="eastAsia"/>
          <w:sz w:val="28"/>
          <w:szCs w:val="28"/>
        </w:rPr>
        <w:t xml:space="preserve"> 元数据在elastos中的使用</w:t>
      </w:r>
      <w:bookmarkEnd w:id="610"/>
      <w:bookmarkEnd w:id="611"/>
      <w:bookmarkEnd w:id="612"/>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sz w:val="21"/>
          <w:szCs w:val="21"/>
        </w:rPr>
        <w:t>目前系统中存在两种接口元数据：一种是通过数组打包到exe或dll程序中；另一种是以单独的文件形式存在，存放在目标目录中。文件的后缀名为cls，以zip压缩的方式存储。当生成一个CAR构件的时候，编译环境会将其放置到可执行文件的资源段中。</w:t>
      </w:r>
    </w:p>
    <w:p w:rsidR="00A63A52" w:rsidRPr="000A487D" w:rsidRDefault="00A63A52" w:rsidP="000A487D">
      <w:pPr>
        <w:snapToGrid w:val="0"/>
        <w:spacing w:line="300" w:lineRule="auto"/>
        <w:ind w:firstLineChars="200" w:firstLine="420"/>
        <w:rPr>
          <w:rFonts w:ascii="宋体" w:hAnsi="宋体"/>
          <w:sz w:val="21"/>
          <w:szCs w:val="21"/>
        </w:rPr>
      </w:pPr>
      <w:r w:rsidRPr="000A487D">
        <w:rPr>
          <w:rFonts w:ascii="宋体" w:hAnsi="宋体"/>
          <w:sz w:val="21"/>
          <w:szCs w:val="21"/>
        </w:rPr>
        <w:t>系统在加载CAR构件的过程中，会调用SysRegisterClassInfo将接口信息注册到内核。根据元数据在Marshalling和unMarshalling的过程中，可以将数据打包构建调用栈以及数据解包。</w:t>
      </w:r>
    </w:p>
    <w:p w:rsidR="00A63A52" w:rsidRDefault="00A63A52" w:rsidP="000A487D">
      <w:pPr>
        <w:snapToGrid w:val="0"/>
        <w:spacing w:line="300" w:lineRule="auto"/>
        <w:ind w:firstLineChars="200" w:firstLine="420"/>
        <w:rPr>
          <w:rFonts w:hint="eastAsia"/>
          <w:sz w:val="21"/>
          <w:szCs w:val="21"/>
        </w:rPr>
      </w:pPr>
      <w:r w:rsidRPr="000A487D">
        <w:rPr>
          <w:rFonts w:ascii="宋体" w:hAnsi="宋体"/>
          <w:sz w:val="21"/>
          <w:szCs w:val="21"/>
        </w:rPr>
        <w:t>此外，在java和.net中也存在元数据。Java元数据的组织可参考JMI(Java Metadata Interface)文档（可以从sun的官方网站</w:t>
      </w:r>
      <w:hyperlink r:id="rId39" w:tgtFrame="_blank" w:history="1">
        <w:r w:rsidRPr="000A487D">
          <w:rPr>
            <w:rFonts w:ascii="宋体" w:hAnsi="宋体"/>
          </w:rPr>
          <w:t>http://www.sun.com</w:t>
        </w:r>
      </w:hyperlink>
      <w:r w:rsidRPr="000A487D">
        <w:rPr>
          <w:rFonts w:ascii="宋体" w:hAnsi="宋体" w:hint="eastAsia"/>
          <w:sz w:val="21"/>
          <w:szCs w:val="21"/>
        </w:rPr>
        <w:t>下</w:t>
      </w:r>
      <w:r w:rsidRPr="000A487D">
        <w:rPr>
          <w:rFonts w:ascii="宋体" w:hAnsi="宋体"/>
          <w:sz w:val="21"/>
          <w:szCs w:val="21"/>
        </w:rPr>
        <w:t>载）；.Net的元数据组织可参考微软的相关网站或《Inside Microsoft .Net Il Assembler》一书，其中文名《Microsoft .Net Il汇编语言程序设计》</w:t>
      </w:r>
      <w:r>
        <w:t>。</w:t>
      </w:r>
    </w:p>
    <w:p w:rsidR="00A63A52" w:rsidRDefault="00E42DB7" w:rsidP="00BA4562">
      <w:pPr>
        <w:pStyle w:val="3"/>
        <w:snapToGrid w:val="0"/>
        <w:spacing w:before="468" w:after="100" w:line="300" w:lineRule="auto"/>
        <w:rPr>
          <w:rFonts w:ascii="宋体" w:hAnsi="宋体" w:hint="eastAsia"/>
          <w:szCs w:val="28"/>
        </w:rPr>
      </w:pPr>
      <w:bookmarkStart w:id="613" w:name="_Toc148261103"/>
      <w:bookmarkStart w:id="614" w:name="_Toc152754458"/>
      <w:bookmarkStart w:id="615" w:name="_Toc197919097"/>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11.</w:t>
        </w:r>
        <w:r w:rsidR="00A63A52">
          <w:rPr>
            <w:rFonts w:ascii="宋体" w:hAnsi="宋体" w:hint="eastAsia"/>
            <w:sz w:val="28"/>
            <w:szCs w:val="28"/>
          </w:rPr>
          <w:t>3.2</w:t>
        </w:r>
      </w:smartTag>
      <w:r w:rsidR="00A63A52">
        <w:rPr>
          <w:rFonts w:ascii="宋体" w:hAnsi="宋体" w:hint="eastAsia"/>
          <w:sz w:val="28"/>
          <w:szCs w:val="28"/>
        </w:rPr>
        <w:t xml:space="preserve"> 访问元数据接口</w:t>
      </w:r>
      <w:bookmarkEnd w:id="613"/>
      <w:bookmarkEnd w:id="614"/>
      <w:bookmarkEnd w:id="615"/>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CAR构件库定义了一套访问元数据的接口：</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IModuleInfo;</w:t>
      </w:r>
      <w:r w:rsidRPr="00DF1A26">
        <w:rPr>
          <w:rFonts w:ascii="宋体" w:hAnsi="宋体" w:hint="eastAsia"/>
          <w:sz w:val="21"/>
          <w:szCs w:val="21"/>
        </w:rPr>
        <w:t xml:space="preserve">            //对构件模块信息的访问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IInterfaceInfo;</w:t>
      </w:r>
      <w:r w:rsidRPr="00DF1A26">
        <w:rPr>
          <w:rFonts w:ascii="宋体" w:hAnsi="宋体" w:hint="eastAsia"/>
          <w:sz w:val="21"/>
          <w:szCs w:val="21"/>
        </w:rPr>
        <w:t xml:space="preserve">           //对构件接口信息的访问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IClassInfo;</w:t>
      </w:r>
      <w:r w:rsidRPr="00DF1A26">
        <w:rPr>
          <w:rFonts w:ascii="宋体" w:hAnsi="宋体" w:hint="eastAsia"/>
          <w:sz w:val="21"/>
          <w:szCs w:val="21"/>
        </w:rPr>
        <w:t xml:space="preserve">　　　　　　  //对构件类信息的访问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IMethodInfo;</w:t>
      </w:r>
      <w:r w:rsidRPr="00DF1A26">
        <w:rPr>
          <w:rFonts w:ascii="宋体" w:hAnsi="宋体" w:hint="eastAsia"/>
          <w:sz w:val="21"/>
          <w:szCs w:val="21"/>
        </w:rPr>
        <w:t xml:space="preserve">　　　　　　//对方法信息的访问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IParameterInfo;</w:t>
      </w:r>
      <w:r w:rsidRPr="00DF1A26">
        <w:rPr>
          <w:rFonts w:ascii="宋体" w:hAnsi="宋体" w:hint="eastAsia"/>
          <w:sz w:val="21"/>
          <w:szCs w:val="21"/>
        </w:rPr>
        <w:t xml:space="preserve">　　　　　//对参数信息的访问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IEnumerationInfo;</w:t>
      </w:r>
      <w:r w:rsidRPr="00DF1A26">
        <w:rPr>
          <w:rFonts w:ascii="宋体" w:hAnsi="宋体" w:hint="eastAsia"/>
          <w:sz w:val="21"/>
          <w:szCs w:val="21"/>
        </w:rPr>
        <w:t xml:space="preserve">        //对枚举器信息的访问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lastRenderedPageBreak/>
        <w:t>interface IEnumElementInfo;</w:t>
      </w:r>
      <w:r w:rsidRPr="00DF1A26">
        <w:rPr>
          <w:rFonts w:ascii="宋体" w:hAnsi="宋体" w:hint="eastAsia"/>
          <w:sz w:val="21"/>
          <w:szCs w:val="21"/>
        </w:rPr>
        <w:t xml:space="preserve">       //对枚举类类型元素信息的访问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IDataTypeInfo;</w:t>
      </w:r>
      <w:r w:rsidRPr="00DF1A26">
        <w:rPr>
          <w:rFonts w:ascii="宋体" w:hAnsi="宋体" w:hint="eastAsia"/>
          <w:sz w:val="21"/>
          <w:szCs w:val="21"/>
        </w:rPr>
        <w:t xml:space="preserve">　　　　　 //对数据类型信息的访问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IStructInfo;</w:t>
      </w:r>
      <w:r w:rsidRPr="00DF1A26">
        <w:rPr>
          <w:rFonts w:ascii="宋体" w:hAnsi="宋体" w:hint="eastAsia"/>
          <w:sz w:val="21"/>
          <w:szCs w:val="21"/>
        </w:rPr>
        <w:t xml:space="preserve">              //对结构体类型信息的访问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IAliasInfo;</w:t>
      </w:r>
      <w:r w:rsidRPr="00DF1A26">
        <w:rPr>
          <w:rFonts w:ascii="宋体" w:hAnsi="宋体" w:hint="eastAsia"/>
          <w:sz w:val="21"/>
          <w:szCs w:val="21"/>
        </w:rPr>
        <w:t xml:space="preserve">               //对别名信息的访问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interface IFieldInfo;</w:t>
      </w:r>
      <w:r w:rsidRPr="00DF1A26">
        <w:rPr>
          <w:rFonts w:ascii="宋体" w:hAnsi="宋体" w:hint="eastAsia"/>
          <w:sz w:val="21"/>
          <w:szCs w:val="21"/>
        </w:rPr>
        <w:t xml:space="preserve">               //对字段信息的访问</w:t>
      </w:r>
    </w:p>
    <w:p w:rsidR="00A63A52" w:rsidRDefault="00A63A52" w:rsidP="00DF1A26">
      <w:pPr>
        <w:shd w:val="clear" w:color="auto" w:fill="E6E6E6"/>
        <w:snapToGrid w:val="0"/>
        <w:spacing w:line="300" w:lineRule="auto"/>
        <w:ind w:firstLineChars="200" w:firstLine="420"/>
        <w:rPr>
          <w:rFonts w:hint="eastAsia"/>
        </w:rPr>
      </w:pPr>
      <w:r w:rsidRPr="00DF1A26">
        <w:rPr>
          <w:rFonts w:ascii="宋体" w:hAnsi="宋体"/>
          <w:sz w:val="21"/>
          <w:szCs w:val="21"/>
        </w:rPr>
        <w:t>interface IMethodDispatcher;</w:t>
      </w:r>
      <w:r w:rsidRPr="00DF1A26">
        <w:rPr>
          <w:rFonts w:ascii="宋体" w:hAnsi="宋体" w:hint="eastAsia"/>
          <w:sz w:val="21"/>
          <w:szCs w:val="21"/>
        </w:rPr>
        <w:t xml:space="preserve">  </w:t>
      </w:r>
      <w:r>
        <w:rPr>
          <w:rFonts w:hint="eastAsia"/>
        </w:rPr>
        <w:t xml:space="preserve">      </w:t>
      </w:r>
    </w:p>
    <w:p w:rsidR="00A63A52" w:rsidRDefault="00A63A52" w:rsidP="00124A87">
      <w:pPr>
        <w:snapToGrid w:val="0"/>
        <w:spacing w:line="300" w:lineRule="auto"/>
        <w:ind w:firstLine="482"/>
        <w:rPr>
          <w:rFonts w:hint="eastAsia"/>
        </w:rPr>
      </w:pP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上面的各个接口方法分别定义如下：</w:t>
      </w:r>
    </w:p>
    <w:p w:rsidR="00A63A52" w:rsidRDefault="00A63A52" w:rsidP="000A487D">
      <w:pPr>
        <w:snapToGrid w:val="0"/>
        <w:spacing w:line="300" w:lineRule="auto"/>
        <w:ind w:firstLineChars="200" w:firstLine="420"/>
        <w:jc w:val="center"/>
        <w:rPr>
          <w:rFonts w:hint="eastAsia"/>
          <w:szCs w:val="21"/>
        </w:rPr>
      </w:pPr>
      <w:r w:rsidRPr="000A487D">
        <w:rPr>
          <w:rFonts w:ascii="宋体" w:hAnsi="宋体" w:hint="eastAsia"/>
          <w:sz w:val="21"/>
          <w:szCs w:val="21"/>
        </w:rPr>
        <w:t>程序清单</w:t>
      </w:r>
      <w:r w:rsidR="00E42DB7">
        <w:rPr>
          <w:rFonts w:ascii="宋体" w:hAnsi="宋体" w:hint="eastAsia"/>
          <w:sz w:val="21"/>
          <w:szCs w:val="21"/>
        </w:rPr>
        <w:t>11.</w:t>
      </w:r>
      <w:r w:rsidRPr="000A487D">
        <w:rPr>
          <w:rFonts w:ascii="宋体" w:hAnsi="宋体" w:hint="eastAsia"/>
          <w:sz w:val="21"/>
          <w:szCs w:val="21"/>
        </w:rPr>
        <w:t>5  接口</w:t>
      </w:r>
      <w:r w:rsidRPr="000A487D">
        <w:rPr>
          <w:rFonts w:ascii="宋体" w:hAnsi="宋体"/>
          <w:sz w:val="21"/>
          <w:szCs w:val="21"/>
        </w:rPr>
        <w:t>IModuleInfo</w:t>
      </w:r>
      <w:r w:rsidRPr="000A487D">
        <w:rPr>
          <w:rFonts w:ascii="宋体" w:hAnsi="宋体" w:hint="eastAsia"/>
          <w:sz w:val="21"/>
          <w:szCs w:val="21"/>
        </w:rPr>
        <w:t>定义</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interface IModuleInfo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Global operations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GetName (</w:t>
      </w:r>
      <w:r w:rsidRPr="00DF1A26">
        <w:rPr>
          <w:rFonts w:ascii="宋体" w:hAnsi="宋体" w:hint="eastAsia"/>
          <w:sz w:val="21"/>
          <w:szCs w:val="21"/>
        </w:rPr>
        <w:t xml:space="preserve">　</w:t>
      </w:r>
      <w:r w:rsidR="00CC4D00">
        <w:rPr>
          <w:rFonts w:ascii="宋体" w:hAnsi="宋体"/>
          <w:sz w:val="21"/>
          <w:szCs w:val="21"/>
        </w:rPr>
        <w:t>[out] AStringBuf</w:t>
      </w:r>
      <w:r w:rsidRPr="00DF1A26">
        <w:rPr>
          <w:rFonts w:ascii="宋体" w:hAnsi="宋体"/>
          <w:sz w:val="21"/>
          <w:szCs w:val="21"/>
        </w:rPr>
        <w:t xml:space="preserve"> Name);</w:t>
      </w:r>
    </w:p>
    <w:p w:rsidR="00A63A52" w:rsidRPr="00DF1A26" w:rsidRDefault="00A63A52" w:rsidP="00942BDC">
      <w:pPr>
        <w:shd w:val="clear" w:color="auto" w:fill="E6E6E6"/>
        <w:snapToGrid w:val="0"/>
        <w:spacing w:line="300" w:lineRule="auto"/>
        <w:ind w:firstLineChars="600" w:firstLine="1260"/>
        <w:rPr>
          <w:rFonts w:ascii="宋体" w:hAnsi="宋体"/>
          <w:sz w:val="21"/>
          <w:szCs w:val="21"/>
        </w:rPr>
      </w:pPr>
      <w:r w:rsidRPr="00DF1A26">
        <w:rPr>
          <w:rFonts w:ascii="宋体" w:hAnsi="宋体"/>
          <w:sz w:val="21"/>
          <w:szCs w:val="21"/>
        </w:rPr>
        <w:t>GetEZMODID([out] EZMODID *pezModid);</w:t>
      </w:r>
    </w:p>
    <w:p w:rsidR="00A63A52" w:rsidRPr="00DF1A26" w:rsidRDefault="00A63A52" w:rsidP="00942BDC">
      <w:pPr>
        <w:shd w:val="clear" w:color="auto" w:fill="E6E6E6"/>
        <w:snapToGrid w:val="0"/>
        <w:spacing w:line="300" w:lineRule="auto"/>
        <w:ind w:firstLineChars="600" w:firstLine="1260"/>
        <w:rPr>
          <w:rFonts w:ascii="宋体" w:hAnsi="宋体" w:hint="eastAsia"/>
          <w:sz w:val="21"/>
          <w:szCs w:val="21"/>
        </w:rPr>
      </w:pPr>
      <w:r w:rsidRPr="00DF1A26">
        <w:rPr>
          <w:rFonts w:ascii="宋体" w:hAnsi="宋体" w:hint="eastAsia"/>
          <w:sz w:val="21"/>
          <w:szCs w:val="21"/>
        </w:rPr>
        <w:t>//得到版本信息</w:t>
      </w:r>
    </w:p>
    <w:p w:rsidR="00A63A52" w:rsidRPr="00DF1A26" w:rsidRDefault="00CC4D00"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GetVersion([out] AStringBuf</w:t>
      </w:r>
      <w:r w:rsidR="00A63A52" w:rsidRPr="00DF1A26">
        <w:rPr>
          <w:rFonts w:ascii="宋体" w:hAnsi="宋体"/>
          <w:sz w:val="21"/>
          <w:szCs w:val="21"/>
        </w:rPr>
        <w:t xml:space="preserve"> Ver);</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 xml:space="preserve">　　　　//得到属性</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GetAttributes( [out] CARAttrib *pAttibute );</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 xml:space="preserve">　　　　//得到构件模块里所定义的构件类个数</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Class reflect information operations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GetClassCount( [out] UINT *pCount );</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 xml:space="preserve">　　 　//得到构件类信息的枚举器，可用来访问所有的构件类信息</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GetClasses( [out] IObjectEnumerator **ppClassInfos);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GetClassByName( [in]  AString Name, [out] IClassInfo **piClassInfo);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GetClassByIndex( [in]  UINT uIndex, [out] IClassInfo **piClassInfo );</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 xml:space="preserve">       //得到构件模块里所定义的接口总数</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Interface reflect information operations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GetInterfaceCount([out] UINT *pCount);</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 xml:space="preserve">       //得到构件接口信息的枚举器，可用来访问所有的构件接口信息</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GetInterfaces( [out] IObjectEnumerator ** ppClassInfos);</w:t>
      </w:r>
    </w:p>
    <w:p w:rsidR="00A63A52" w:rsidRPr="00DF1A26" w:rsidRDefault="00A63A52" w:rsidP="00E7696C">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 xml:space="preserve">　　 　//通过接口名得到接口信息</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GetInterfaceByName([in]  AString Name, [out] IInterfaceInfo **piInterfaceInfo);</w:t>
      </w:r>
    </w:p>
    <w:p w:rsidR="00A63A52" w:rsidRPr="00DF1A26" w:rsidRDefault="00A63A52" w:rsidP="00E7696C">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 xml:space="preserve">　　　 //通过接口index得到接口信息</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GetInterfaceByIndex( [in] UINT uIndex, [out] IInterfaceInfo **piInterfaceInfo);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Struct reflect information operations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GetStructCount( [out] UINT *pCount);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GetStructs( [out] IObjectEnumerator **ppStructInfos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GetStructByName( [in]  AString Name, [out] IStructInfo **piStructInfo);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lastRenderedPageBreak/>
        <w:t xml:space="preserve">        GetStructByIndex( [in] UINT uIndex, [out] IStructInfo **piStructInfo);</w:t>
      </w:r>
    </w:p>
    <w:p w:rsidR="00A63A52" w:rsidRPr="00DF1A26" w:rsidRDefault="00A63A52" w:rsidP="000D0B08">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bookmarkStart w:id="616" w:name="_Toc152754459"/>
      <w:bookmarkStart w:id="617" w:name="_Toc152754845"/>
      <w:r w:rsidRPr="00DF1A26">
        <w:rPr>
          <w:rFonts w:ascii="宋体" w:hAnsi="宋体"/>
          <w:sz w:val="21"/>
          <w:szCs w:val="21"/>
        </w:rPr>
        <w:t>// Enumeration reflect information operations</w:t>
      </w:r>
      <w:bookmarkEnd w:id="616"/>
      <w:bookmarkEnd w:id="617"/>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GetEnumerations([out] IObjectEnumerator **ppEnumerationInfos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GetEnumerationCount([out] UINT *pCount);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GetEnumerationByName( [in]  AString Name,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[out] IEnumerationInfo **piEnumerationInfo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GetEnumerationByIndex([in] UINT uIndex,</w:t>
      </w:r>
    </w:p>
    <w:p w:rsidR="00A63A52" w:rsidRPr="00DF1A26" w:rsidRDefault="00A63A52" w:rsidP="000D0B08">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bookmarkStart w:id="618" w:name="_Toc152754460"/>
      <w:bookmarkStart w:id="619" w:name="_Toc152754846"/>
      <w:r w:rsidRPr="00DF1A26">
        <w:rPr>
          <w:rFonts w:ascii="宋体" w:hAnsi="宋体"/>
          <w:sz w:val="21"/>
          <w:szCs w:val="21"/>
        </w:rPr>
        <w:t>[out] IEnumerationInfo **piEnumerationInfo</w:t>
      </w:r>
      <w:bookmarkEnd w:id="618"/>
      <w:bookmarkEnd w:id="619"/>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GetEnumerationValueByName([in] AString Name, [out] INT *pValue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Type Alias reflect information operations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GetTypeAliasCount( [out] UINT *pCount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GetTypeAliases([out] IObjectEnumerator **ppAliasInfos);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GetTypeAliasByName( [in]  AString Name, [out] IAliasInfo **piAliasInfo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GetTypeAliasByIndex( [in] UINT uIndex, [out] IAliasInfo **piAliasInfo )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0A487D" w:rsidRDefault="00A63A52" w:rsidP="000A487D">
      <w:pPr>
        <w:snapToGrid w:val="0"/>
        <w:spacing w:line="300" w:lineRule="auto"/>
        <w:ind w:firstLineChars="200" w:firstLine="420"/>
        <w:jc w:val="center"/>
        <w:rPr>
          <w:rFonts w:ascii="宋体" w:hAnsi="宋体" w:hint="eastAsia"/>
          <w:sz w:val="21"/>
          <w:szCs w:val="21"/>
        </w:rPr>
      </w:pPr>
      <w:r w:rsidRPr="000A487D">
        <w:rPr>
          <w:rFonts w:ascii="宋体" w:hAnsi="宋体" w:hint="eastAsia"/>
          <w:sz w:val="21"/>
          <w:szCs w:val="21"/>
        </w:rPr>
        <w:t>程序清单</w:t>
      </w:r>
      <w:r w:rsidR="00E42DB7">
        <w:rPr>
          <w:rFonts w:ascii="宋体" w:hAnsi="宋体" w:hint="eastAsia"/>
          <w:sz w:val="21"/>
          <w:szCs w:val="21"/>
        </w:rPr>
        <w:t>11.</w:t>
      </w:r>
      <w:r w:rsidRPr="000A487D">
        <w:rPr>
          <w:rFonts w:ascii="宋体" w:hAnsi="宋体" w:hint="eastAsia"/>
          <w:sz w:val="21"/>
          <w:szCs w:val="21"/>
        </w:rPr>
        <w:t>6  接口</w:t>
      </w:r>
      <w:r w:rsidRPr="000A487D">
        <w:rPr>
          <w:rFonts w:ascii="宋体" w:hAnsi="宋体"/>
          <w:sz w:val="21"/>
          <w:szCs w:val="21"/>
        </w:rPr>
        <w:t>IClassInfo</w:t>
      </w:r>
      <w:r w:rsidRPr="000A487D">
        <w:rPr>
          <w:rFonts w:ascii="宋体" w:hAnsi="宋体" w:hint="eastAsia"/>
          <w:sz w:val="21"/>
          <w:szCs w:val="21"/>
        </w:rPr>
        <w:t>定义</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interface IClassInfo</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w:t>
      </w:r>
    </w:p>
    <w:p w:rsidR="00A63A52" w:rsidRPr="00DF1A26" w:rsidRDefault="00CC4D00" w:rsidP="00942BDC">
      <w:pPr>
        <w:shd w:val="clear" w:color="auto" w:fill="E6E6E6"/>
        <w:snapToGrid w:val="0"/>
        <w:spacing w:line="300" w:lineRule="auto"/>
        <w:ind w:firstLineChars="600" w:firstLine="1260"/>
        <w:rPr>
          <w:rFonts w:ascii="宋体" w:hAnsi="宋体"/>
          <w:sz w:val="21"/>
          <w:szCs w:val="21"/>
        </w:rPr>
      </w:pPr>
      <w:r>
        <w:rPr>
          <w:rFonts w:ascii="宋体" w:hAnsi="宋体"/>
          <w:sz w:val="21"/>
          <w:szCs w:val="21"/>
        </w:rPr>
        <w:t>GetName ( [out] AStringBuf</w:t>
      </w:r>
      <w:r w:rsidR="00A63A52" w:rsidRPr="00DF1A26">
        <w:rPr>
          <w:rFonts w:ascii="宋体" w:hAnsi="宋体"/>
          <w:sz w:val="21"/>
          <w:szCs w:val="21"/>
        </w:rPr>
        <w:t xml:space="preserve"> Name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w:t>
      </w:r>
      <w:r w:rsidR="002B66DB">
        <w:rPr>
          <w:rFonts w:ascii="宋体" w:hAnsi="宋体"/>
          <w:sz w:val="21"/>
          <w:szCs w:val="21"/>
        </w:rPr>
        <w:t>CLASSID</w:t>
      </w:r>
      <w:r w:rsidRPr="00DF1A26">
        <w:rPr>
          <w:rFonts w:ascii="宋体" w:hAnsi="宋体"/>
          <w:sz w:val="21"/>
          <w:szCs w:val="21"/>
        </w:rPr>
        <w:t xml:space="preserve">( [out] </w:t>
      </w:r>
      <w:r w:rsidR="002B66DB">
        <w:rPr>
          <w:rFonts w:ascii="宋体" w:hAnsi="宋体"/>
          <w:sz w:val="21"/>
          <w:szCs w:val="21"/>
        </w:rPr>
        <w:t>CLASSID</w:t>
      </w:r>
      <w:r w:rsidRPr="00DF1A26">
        <w:rPr>
          <w:rFonts w:ascii="宋体" w:hAnsi="宋体"/>
          <w:sz w:val="21"/>
          <w:szCs w:val="21"/>
        </w:rPr>
        <w:t xml:space="preserve"> *p</w:t>
      </w:r>
      <w:r w:rsidR="002B66DB">
        <w:rPr>
          <w:rFonts w:ascii="宋体" w:hAnsi="宋体"/>
          <w:sz w:val="21"/>
          <w:szCs w:val="21"/>
        </w:rPr>
        <w:t>ClassId</w:t>
      </w: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GetModule( [out] IModuleInfo **piModuleInfo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GetAttributes( [out] ClassAttrib *pAttibute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GetConstructors( [out] IObjectEnumerator **ppMethodInfos);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GetInterfaces( [out] IObjectEnumerator **ppInterfaceInfos);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GetInterfaceCount([out] UINT *pCount);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GetInterfaceByName( [in]  AString Name, [out] IInterfaceInfo **piInterfaceInfo);</w:t>
      </w:r>
    </w:p>
    <w:p w:rsidR="00A63A52" w:rsidRPr="00DF1A26" w:rsidRDefault="00A63A52" w:rsidP="00942BDC">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GetInterfaceArttributeByName( [in]  AString Name,[out] ClassInterfaceAttrib *pAttribute);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GetCallBackInterfaces( [out] IObjectEnumerator **ppInterfaceInfos);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GetCallBackInterfaceCount( [out] UINT *pCount );</w:t>
      </w:r>
    </w:p>
    <w:p w:rsidR="00A63A52" w:rsidRPr="00DF1A26" w:rsidRDefault="00A63A52" w:rsidP="00942BDC">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GetCallBackInterfaceByName([in]  AString Name,[out] IInterfaceInfo **piInterfaceInfo);</w:t>
      </w:r>
    </w:p>
    <w:p w:rsidR="00A63A52" w:rsidRPr="00DF1A26" w:rsidRDefault="00A63A52" w:rsidP="000D0B08">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bookmarkStart w:id="620" w:name="_Toc152754461"/>
      <w:bookmarkStart w:id="621" w:name="_Toc152754847"/>
      <w:r w:rsidRPr="00DF1A26">
        <w:rPr>
          <w:rFonts w:ascii="宋体" w:hAnsi="宋体"/>
          <w:sz w:val="21"/>
          <w:szCs w:val="21"/>
        </w:rPr>
        <w:t>GetCallBackMethodByName(</w:t>
      </w:r>
      <w:bookmarkEnd w:id="620"/>
      <w:bookmarkEnd w:id="621"/>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[in]  AString Name,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[out] IMethodInfo **piMethodInfo,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lastRenderedPageBreak/>
        <w:t xml:space="preserve">            [out] int *pEnumValue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 Aggregate Class reflect information operations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GetAggregateCount([out] UINT *pCount);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GetAggregates( [out] IObjectEnumerator **ppClassInfos);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GetParentClass( [out] IClassInfo **piClassInfo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//TODO: Add Aspects Info functions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GetMethods([out] IObjectEnumerator **ppMethodInfos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GetMethodCount([out] UINT *pCount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GetMethodByName([in]  AString Name, [out] IMethodInfo **piMethodInfo);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GetMethodByIndex([in] UINT uIndex, [out] IMethodInfo **piMethodInfo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CreateObject([in] PDOMAININFO pDomainInfo, [out] </w:t>
      </w:r>
      <w:r w:rsidR="00B711E6">
        <w:rPr>
          <w:rFonts w:ascii="宋体" w:hAnsi="宋体"/>
          <w:sz w:val="21"/>
          <w:szCs w:val="21"/>
        </w:rPr>
        <w:t>PObject</w:t>
      </w:r>
      <w:r w:rsidRPr="00DF1A26">
        <w:rPr>
          <w:rFonts w:ascii="宋体" w:hAnsi="宋体"/>
          <w:sz w:val="21"/>
          <w:szCs w:val="21"/>
        </w:rPr>
        <w:t xml:space="preserve"> * ppObject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0A487D" w:rsidRDefault="00A63A52" w:rsidP="000A487D">
      <w:pPr>
        <w:snapToGrid w:val="0"/>
        <w:spacing w:line="300" w:lineRule="auto"/>
        <w:ind w:firstLineChars="200" w:firstLine="420"/>
        <w:jc w:val="center"/>
        <w:rPr>
          <w:rFonts w:ascii="宋体" w:hAnsi="宋体" w:hint="eastAsia"/>
          <w:sz w:val="21"/>
          <w:szCs w:val="21"/>
        </w:rPr>
      </w:pPr>
      <w:r w:rsidRPr="000A487D">
        <w:rPr>
          <w:rFonts w:ascii="宋体" w:hAnsi="宋体" w:hint="eastAsia"/>
          <w:sz w:val="21"/>
          <w:szCs w:val="21"/>
        </w:rPr>
        <w:t>程序清单</w:t>
      </w:r>
      <w:r w:rsidR="00E42DB7">
        <w:rPr>
          <w:rFonts w:ascii="宋体" w:hAnsi="宋体" w:hint="eastAsia"/>
          <w:sz w:val="21"/>
          <w:szCs w:val="21"/>
        </w:rPr>
        <w:t>11.</w:t>
      </w:r>
      <w:r w:rsidRPr="000A487D">
        <w:rPr>
          <w:rFonts w:ascii="宋体" w:hAnsi="宋体" w:hint="eastAsia"/>
          <w:sz w:val="21"/>
          <w:szCs w:val="21"/>
        </w:rPr>
        <w:t>7  接口</w:t>
      </w:r>
      <w:r w:rsidRPr="000A487D">
        <w:rPr>
          <w:rFonts w:ascii="宋体" w:hAnsi="宋体"/>
          <w:sz w:val="21"/>
          <w:szCs w:val="21"/>
        </w:rPr>
        <w:t>I</w:t>
      </w:r>
      <w:r w:rsidRPr="000A487D">
        <w:rPr>
          <w:rFonts w:ascii="宋体" w:hAnsi="宋体" w:hint="eastAsia"/>
          <w:sz w:val="21"/>
          <w:szCs w:val="21"/>
        </w:rPr>
        <w:t>Interface</w:t>
      </w:r>
      <w:r w:rsidRPr="000A487D">
        <w:rPr>
          <w:rFonts w:ascii="宋体" w:hAnsi="宋体"/>
          <w:sz w:val="21"/>
          <w:szCs w:val="21"/>
        </w:rPr>
        <w:t>Info</w:t>
      </w:r>
      <w:r w:rsidRPr="000A487D">
        <w:rPr>
          <w:rFonts w:ascii="宋体" w:hAnsi="宋体" w:hint="eastAsia"/>
          <w:sz w:val="21"/>
          <w:szCs w:val="21"/>
        </w:rPr>
        <w:t>定义</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interface IInterfaceInfo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CC4D00"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GetName ( [out] AStringBuf</w:t>
      </w:r>
      <w:r w:rsidR="00A63A52" w:rsidRPr="00DF1A26">
        <w:rPr>
          <w:rFonts w:ascii="宋体" w:hAnsi="宋体"/>
          <w:sz w:val="21"/>
          <w:szCs w:val="21"/>
        </w:rPr>
        <w:t xml:space="preserve"> Name);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GetIndex ( [out] UINT *pIndex);</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GetIID( [out] </w:t>
      </w:r>
      <w:r w:rsidR="0056566E">
        <w:rPr>
          <w:rFonts w:ascii="宋体" w:hAnsi="宋体"/>
          <w:sz w:val="21"/>
          <w:szCs w:val="21"/>
        </w:rPr>
        <w:t>InterfaceId</w:t>
      </w:r>
      <w:r w:rsidRPr="00DF1A26">
        <w:rPr>
          <w:rFonts w:ascii="宋体" w:hAnsi="宋体"/>
          <w:sz w:val="21"/>
          <w:szCs w:val="21"/>
        </w:rPr>
        <w:t xml:space="preserve"> *piid);</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GetModule( [out] IModuleInfo **piModuleInfo);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GetAttributes([out] InterfaceAttrib *pAttibute);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GetMethods( [out] IObjectEnumerator **ppMethodInfos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GetMethodCount( [out] UINT *pCount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GetMethodByName( [in]  AString Name, [out] IMethodInfo **piMethodInfo);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GetMethodByIndex([in] UINT uIndex, [out] IMethodInfo **piMethodInfo);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GetParentInterface( [out] IInterfaceInfo **piInterfaceInfo);</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w:t>
      </w:r>
    </w:p>
    <w:p w:rsidR="00A63A52" w:rsidRPr="000A487D" w:rsidRDefault="00A63A52" w:rsidP="000A487D">
      <w:pPr>
        <w:snapToGrid w:val="0"/>
        <w:spacing w:line="300" w:lineRule="auto"/>
        <w:ind w:firstLineChars="200" w:firstLine="420"/>
        <w:jc w:val="center"/>
        <w:rPr>
          <w:rFonts w:ascii="宋体" w:hAnsi="宋体" w:hint="eastAsia"/>
          <w:sz w:val="21"/>
          <w:szCs w:val="21"/>
        </w:rPr>
      </w:pPr>
      <w:r w:rsidRPr="000A487D">
        <w:rPr>
          <w:rFonts w:ascii="宋体" w:hAnsi="宋体" w:hint="eastAsia"/>
          <w:sz w:val="21"/>
          <w:szCs w:val="21"/>
        </w:rPr>
        <w:t>程序清单</w:t>
      </w:r>
      <w:r w:rsidR="00E42DB7">
        <w:rPr>
          <w:rFonts w:ascii="宋体" w:hAnsi="宋体" w:hint="eastAsia"/>
          <w:sz w:val="21"/>
          <w:szCs w:val="21"/>
        </w:rPr>
        <w:t>11.</w:t>
      </w:r>
      <w:r w:rsidRPr="000A487D">
        <w:rPr>
          <w:rFonts w:ascii="宋体" w:hAnsi="宋体" w:hint="eastAsia"/>
          <w:sz w:val="21"/>
          <w:szCs w:val="21"/>
        </w:rPr>
        <w:t>8  接口</w:t>
      </w:r>
      <w:r w:rsidRPr="000A487D">
        <w:rPr>
          <w:rFonts w:ascii="宋体" w:hAnsi="宋体"/>
          <w:sz w:val="21"/>
          <w:szCs w:val="21"/>
        </w:rPr>
        <w:t>I</w:t>
      </w:r>
      <w:r w:rsidRPr="000A487D">
        <w:rPr>
          <w:rFonts w:ascii="宋体" w:hAnsi="宋体" w:hint="eastAsia"/>
          <w:sz w:val="21"/>
          <w:szCs w:val="21"/>
        </w:rPr>
        <w:t>Method</w:t>
      </w:r>
      <w:r w:rsidRPr="000A487D">
        <w:rPr>
          <w:rFonts w:ascii="宋体" w:hAnsi="宋体"/>
          <w:sz w:val="21"/>
          <w:szCs w:val="21"/>
        </w:rPr>
        <w:t>Info</w:t>
      </w:r>
      <w:r w:rsidRPr="000A487D">
        <w:rPr>
          <w:rFonts w:ascii="宋体" w:hAnsi="宋体" w:hint="eastAsia"/>
          <w:sz w:val="21"/>
          <w:szCs w:val="21"/>
        </w:rPr>
        <w:t>定义</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interface IMethodInfo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CC4D00"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GetName ([out] AStringBuf</w:t>
      </w:r>
      <w:r w:rsidR="00A63A52" w:rsidRPr="00DF1A26">
        <w:rPr>
          <w:rFonts w:ascii="宋体" w:hAnsi="宋体"/>
          <w:sz w:val="21"/>
          <w:szCs w:val="21"/>
        </w:rPr>
        <w:t xml:space="preserve"> Name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GetIndex ([out] UINT *pIndex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GetParameterCount([out] UINT *pCount);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GetInParameterCount([out] UINT *pCount);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GetParameters([out] IObjectEnumerator **ppParamInfos);</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GetParameterByName(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[in]  AString Name,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[out] IParameterInfo **piParameterInfo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lastRenderedPageBreak/>
        <w:t xml:space="preserve">        GetParameterByIndex([in] UINT uIndex, [out] IParameterInfo **piParameterInfo);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BA4562">
      <w:pPr>
        <w:shd w:val="clear" w:color="auto" w:fill="E6E6E6"/>
        <w:snapToGrid w:val="0"/>
        <w:spacing w:line="300" w:lineRule="auto"/>
        <w:ind w:firstLineChars="200" w:firstLine="420"/>
        <w:outlineLvl w:val="0"/>
        <w:rPr>
          <w:rFonts w:ascii="宋体" w:hAnsi="宋体"/>
          <w:sz w:val="21"/>
          <w:szCs w:val="21"/>
        </w:rPr>
      </w:pPr>
      <w:r w:rsidRPr="00DF1A26">
        <w:rPr>
          <w:rFonts w:ascii="宋体" w:hAnsi="宋体"/>
          <w:sz w:val="21"/>
          <w:szCs w:val="21"/>
        </w:rPr>
        <w:t xml:space="preserve">        </w:t>
      </w:r>
      <w:bookmarkStart w:id="622" w:name="_Toc152754462"/>
      <w:bookmarkStart w:id="623" w:name="_Toc152754848"/>
      <w:r w:rsidRPr="00DF1A26">
        <w:rPr>
          <w:rFonts w:ascii="宋体" w:hAnsi="宋体"/>
          <w:sz w:val="21"/>
          <w:szCs w:val="21"/>
        </w:rPr>
        <w:t>GetAttributes(</w:t>
      </w:r>
      <w:bookmarkEnd w:id="622"/>
      <w:bookmarkEnd w:id="623"/>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[out] MethodAttribute *pAttibute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BA4562">
      <w:pPr>
        <w:shd w:val="clear" w:color="auto" w:fill="E6E6E6"/>
        <w:snapToGrid w:val="0"/>
        <w:spacing w:line="300" w:lineRule="auto"/>
        <w:ind w:firstLineChars="200" w:firstLine="420"/>
        <w:outlineLvl w:val="0"/>
        <w:rPr>
          <w:rFonts w:ascii="宋体" w:hAnsi="宋体"/>
          <w:sz w:val="21"/>
          <w:szCs w:val="21"/>
        </w:rPr>
      </w:pPr>
      <w:r w:rsidRPr="00DF1A26">
        <w:rPr>
          <w:rFonts w:ascii="宋体" w:hAnsi="宋体"/>
          <w:sz w:val="21"/>
          <w:szCs w:val="21"/>
        </w:rPr>
        <w:t xml:space="preserve">        </w:t>
      </w:r>
      <w:bookmarkStart w:id="624" w:name="_Toc152754463"/>
      <w:bookmarkStart w:id="625" w:name="_Toc152754849"/>
      <w:r w:rsidRPr="00DF1A26">
        <w:rPr>
          <w:rFonts w:ascii="宋体" w:hAnsi="宋体"/>
          <w:sz w:val="21"/>
          <w:szCs w:val="21"/>
        </w:rPr>
        <w:t>CreateMethodDispatcher(</w:t>
      </w:r>
      <w:bookmarkEnd w:id="624"/>
      <w:bookmarkEnd w:id="625"/>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[in]  </w:t>
      </w:r>
      <w:r w:rsidR="00B711E6">
        <w:rPr>
          <w:rFonts w:ascii="宋体" w:hAnsi="宋体"/>
          <w:sz w:val="21"/>
          <w:szCs w:val="21"/>
        </w:rPr>
        <w:t>PObject</w:t>
      </w:r>
      <w:r w:rsidRPr="00DF1A26">
        <w:rPr>
          <w:rFonts w:ascii="宋体" w:hAnsi="宋体"/>
          <w:sz w:val="21"/>
          <w:szCs w:val="21"/>
        </w:rPr>
        <w:t xml:space="preserve"> pObj,</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[out] IMethodDispatcher **piMethodDispatcher</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w:t>
      </w:r>
    </w:p>
    <w:p w:rsidR="00A63A52" w:rsidRPr="000A487D" w:rsidRDefault="00A63A52" w:rsidP="000A487D">
      <w:pPr>
        <w:snapToGrid w:val="0"/>
        <w:spacing w:line="300" w:lineRule="auto"/>
        <w:ind w:firstLineChars="200" w:firstLine="420"/>
        <w:jc w:val="center"/>
        <w:rPr>
          <w:rFonts w:ascii="宋体" w:hAnsi="宋体" w:hint="eastAsia"/>
          <w:sz w:val="21"/>
          <w:szCs w:val="21"/>
        </w:rPr>
      </w:pPr>
      <w:r w:rsidRPr="000A487D">
        <w:rPr>
          <w:rFonts w:ascii="宋体" w:hAnsi="宋体" w:hint="eastAsia"/>
          <w:sz w:val="21"/>
          <w:szCs w:val="21"/>
        </w:rPr>
        <w:t>程序清单</w:t>
      </w:r>
      <w:r w:rsidR="00E42DB7">
        <w:rPr>
          <w:rFonts w:ascii="宋体" w:hAnsi="宋体" w:hint="eastAsia"/>
          <w:sz w:val="21"/>
          <w:szCs w:val="21"/>
        </w:rPr>
        <w:t>11.</w:t>
      </w:r>
      <w:r w:rsidRPr="000A487D">
        <w:rPr>
          <w:rFonts w:ascii="宋体" w:hAnsi="宋体" w:hint="eastAsia"/>
          <w:sz w:val="21"/>
          <w:szCs w:val="21"/>
        </w:rPr>
        <w:t>9  接口</w:t>
      </w:r>
      <w:r w:rsidRPr="000A487D">
        <w:rPr>
          <w:rFonts w:ascii="宋体" w:hAnsi="宋体"/>
          <w:sz w:val="21"/>
          <w:szCs w:val="21"/>
        </w:rPr>
        <w:t>I</w:t>
      </w:r>
      <w:r w:rsidRPr="000A487D">
        <w:rPr>
          <w:rFonts w:ascii="宋体" w:hAnsi="宋体" w:hint="eastAsia"/>
          <w:sz w:val="21"/>
          <w:szCs w:val="21"/>
        </w:rPr>
        <w:t>Method</w:t>
      </w:r>
      <w:r w:rsidRPr="000A487D">
        <w:rPr>
          <w:rFonts w:ascii="宋体" w:hAnsi="宋体"/>
          <w:sz w:val="21"/>
          <w:szCs w:val="21"/>
        </w:rPr>
        <w:t>Info</w:t>
      </w:r>
      <w:r w:rsidRPr="000A487D">
        <w:rPr>
          <w:rFonts w:ascii="宋体" w:hAnsi="宋体" w:hint="eastAsia"/>
          <w:sz w:val="21"/>
          <w:szCs w:val="21"/>
        </w:rPr>
        <w:t>定义</w:t>
      </w:r>
    </w:p>
    <w:p w:rsidR="00A63A52" w:rsidRPr="00DF1A26" w:rsidRDefault="00A63A52" w:rsidP="00997BE8">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interface IParameterInfo</w:t>
      </w:r>
    </w:p>
    <w:p w:rsidR="00A63A52" w:rsidRPr="00DF1A26" w:rsidRDefault="00A63A52" w:rsidP="00997BE8">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CC4D00" w:rsidP="00997BE8">
      <w:pPr>
        <w:shd w:val="clear" w:color="auto" w:fill="E6E6E6"/>
        <w:snapToGrid w:val="0"/>
        <w:spacing w:line="300" w:lineRule="auto"/>
        <w:ind w:firstLineChars="400" w:firstLine="840"/>
        <w:rPr>
          <w:rFonts w:ascii="宋体" w:hAnsi="宋体"/>
          <w:sz w:val="21"/>
          <w:szCs w:val="21"/>
        </w:rPr>
      </w:pPr>
      <w:r>
        <w:rPr>
          <w:rFonts w:ascii="宋体" w:hAnsi="宋体"/>
          <w:sz w:val="21"/>
          <w:szCs w:val="21"/>
        </w:rPr>
        <w:t>GetName ( [out] AStringBuf</w:t>
      </w:r>
      <w:r w:rsidR="00A63A52" w:rsidRPr="00DF1A26">
        <w:rPr>
          <w:rFonts w:ascii="宋体" w:hAnsi="宋体"/>
          <w:sz w:val="21"/>
          <w:szCs w:val="21"/>
        </w:rPr>
        <w:t xml:space="preserve"> Name );</w:t>
      </w:r>
    </w:p>
    <w:p w:rsidR="00A63A52" w:rsidRPr="00DF1A26" w:rsidRDefault="00997BE8"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w:t>
      </w:r>
      <w:r w:rsidR="00A63A52" w:rsidRPr="00DF1A26">
        <w:rPr>
          <w:rFonts w:ascii="宋体" w:hAnsi="宋体"/>
          <w:sz w:val="21"/>
          <w:szCs w:val="21"/>
        </w:rPr>
        <w:t>GetDataTypeInfo([out] IDataTypeInfo **piDataTypeInfo );</w:t>
      </w:r>
    </w:p>
    <w:p w:rsidR="00A63A52" w:rsidRPr="00DF1A26" w:rsidRDefault="00997BE8" w:rsidP="00DF1A26">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w:t>
      </w:r>
      <w:r w:rsidR="00A63A52" w:rsidRPr="00DF1A26">
        <w:rPr>
          <w:rFonts w:ascii="宋体" w:hAnsi="宋体"/>
          <w:sz w:val="21"/>
          <w:szCs w:val="21"/>
        </w:rPr>
        <w:t xml:space="preserve"> GetAttributes([out] ParamAttrib *pAttibute);</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 xml:space="preserve">}  </w:t>
      </w:r>
    </w:p>
    <w:p w:rsidR="00A63A52" w:rsidRDefault="00E42DB7" w:rsidP="00BA4562">
      <w:pPr>
        <w:pStyle w:val="3"/>
        <w:snapToGrid w:val="0"/>
        <w:spacing w:before="468" w:after="100" w:line="300" w:lineRule="auto"/>
        <w:rPr>
          <w:rFonts w:ascii="宋体" w:hAnsi="宋体" w:hint="eastAsia"/>
          <w:sz w:val="28"/>
          <w:szCs w:val="28"/>
        </w:rPr>
      </w:pPr>
      <w:bookmarkStart w:id="626" w:name="_Toc148261104"/>
      <w:bookmarkStart w:id="627" w:name="_Toc152754464"/>
      <w:bookmarkStart w:id="628" w:name="_Toc197919098"/>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11.</w:t>
        </w:r>
        <w:r w:rsidR="00A63A52">
          <w:rPr>
            <w:rFonts w:ascii="宋体" w:hAnsi="宋体" w:hint="eastAsia"/>
            <w:sz w:val="28"/>
            <w:szCs w:val="28"/>
          </w:rPr>
          <w:t>3.3</w:t>
        </w:r>
      </w:smartTag>
      <w:r w:rsidR="00A63A52">
        <w:rPr>
          <w:rFonts w:ascii="宋体" w:hAnsi="宋体" w:hint="eastAsia"/>
          <w:sz w:val="28"/>
          <w:szCs w:val="28"/>
        </w:rPr>
        <w:t xml:space="preserve"> 相关API函数</w:t>
      </w:r>
      <w:bookmarkEnd w:id="626"/>
      <w:bookmarkEnd w:id="627"/>
      <w:bookmarkEnd w:id="628"/>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可以通过映射函数(reflection)获取元数据：</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//从模块的文件名中获得</w:t>
      </w:r>
      <w:r w:rsidRPr="00DF1A26">
        <w:rPr>
          <w:rFonts w:ascii="宋体" w:hAnsi="宋体"/>
          <w:sz w:val="21"/>
          <w:szCs w:val="21"/>
        </w:rPr>
        <w:t>IModuleInfo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EZAPI EzAcquireModuleInfo(WString wsName,</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 xml:space="preserve">    IModuleInfo **piModuleInfo)</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//从构件对象指针中获得</w:t>
      </w:r>
      <w:r w:rsidRPr="00DF1A26">
        <w:rPr>
          <w:rFonts w:ascii="宋体" w:hAnsi="宋体"/>
          <w:sz w:val="21"/>
          <w:szCs w:val="21"/>
        </w:rPr>
        <w:t>IModuleInfo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EZAPI EzReflectModuleInfo(</w:t>
      </w:r>
      <w:r w:rsidR="00B711E6">
        <w:rPr>
          <w:rFonts w:ascii="宋体" w:hAnsi="宋体"/>
          <w:sz w:val="21"/>
          <w:szCs w:val="21"/>
        </w:rPr>
        <w:t>PObject</w:t>
      </w:r>
      <w:r w:rsidRPr="00DF1A26">
        <w:rPr>
          <w:rFonts w:ascii="宋体" w:hAnsi="宋体"/>
          <w:sz w:val="21"/>
          <w:szCs w:val="21"/>
        </w:rPr>
        <w:t xml:space="preserve"> pObj,</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 xml:space="preserve">    IModuleInfo **piModuleInfo)</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//从构件对象指针中获得</w:t>
      </w:r>
      <w:r w:rsidRPr="00DF1A26">
        <w:rPr>
          <w:rFonts w:ascii="宋体" w:hAnsi="宋体"/>
          <w:sz w:val="21"/>
          <w:szCs w:val="21"/>
        </w:rPr>
        <w:t>IClassInfo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EZAPI EzReflectClassInfo(</w:t>
      </w:r>
      <w:r w:rsidR="00B711E6">
        <w:rPr>
          <w:rFonts w:ascii="宋体" w:hAnsi="宋体"/>
          <w:sz w:val="21"/>
          <w:szCs w:val="21"/>
        </w:rPr>
        <w:t>PObject</w:t>
      </w:r>
      <w:r w:rsidRPr="00DF1A26">
        <w:rPr>
          <w:rFonts w:ascii="宋体" w:hAnsi="宋体"/>
          <w:sz w:val="21"/>
          <w:szCs w:val="21"/>
        </w:rPr>
        <w:t xml:space="preserve"> pObj,</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 xml:space="preserve">    IClassInfo **piClassInfo)</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w:t>
      </w:r>
      <w:r w:rsidRPr="00DF1A26">
        <w:rPr>
          <w:rFonts w:ascii="宋体" w:hAnsi="宋体" w:hint="eastAsia"/>
          <w:sz w:val="21"/>
          <w:szCs w:val="21"/>
        </w:rPr>
        <w:t>从构件对象指针中获得</w:t>
      </w:r>
      <w:r w:rsidRPr="00DF1A26">
        <w:rPr>
          <w:rFonts w:ascii="宋体" w:hAnsi="宋体"/>
          <w:sz w:val="21"/>
          <w:szCs w:val="21"/>
        </w:rPr>
        <w:t>IInterfaceInfo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EZAPI EzReflectInterfaceInfo(</w:t>
      </w:r>
      <w:r w:rsidR="00B711E6">
        <w:rPr>
          <w:rFonts w:ascii="宋体" w:hAnsi="宋体"/>
          <w:sz w:val="21"/>
          <w:szCs w:val="21"/>
        </w:rPr>
        <w:t>PObject</w:t>
      </w:r>
      <w:r w:rsidRPr="00DF1A26">
        <w:rPr>
          <w:rFonts w:ascii="宋体" w:hAnsi="宋体"/>
          <w:sz w:val="21"/>
          <w:szCs w:val="21"/>
        </w:rPr>
        <w:t xml:space="preserve"> pObj,</w:t>
      </w:r>
    </w:p>
    <w:p w:rsidR="00A63A52" w:rsidRDefault="00A63A52" w:rsidP="00DF1A26">
      <w:pPr>
        <w:shd w:val="clear" w:color="auto" w:fill="E6E6E6"/>
        <w:snapToGrid w:val="0"/>
        <w:spacing w:line="300" w:lineRule="auto"/>
        <w:ind w:firstLineChars="200" w:firstLine="420"/>
        <w:rPr>
          <w:rFonts w:hint="eastAsia"/>
        </w:rPr>
      </w:pPr>
      <w:r w:rsidRPr="00DF1A26">
        <w:rPr>
          <w:rFonts w:ascii="宋体" w:hAnsi="宋体"/>
          <w:sz w:val="21"/>
          <w:szCs w:val="21"/>
        </w:rPr>
        <w:t xml:space="preserve">    IInterfaceInfo **piInterfaceInfo)</w:t>
      </w:r>
    </w:p>
    <w:p w:rsidR="00A63A52" w:rsidRDefault="00B6682A" w:rsidP="00124A87">
      <w:pPr>
        <w:snapToGrid w:val="0"/>
        <w:spacing w:line="300" w:lineRule="auto"/>
        <w:rPr>
          <w:rFonts w:hint="eastAsia"/>
        </w:rPr>
      </w:pPr>
      <w:r>
        <w:br w:type="page"/>
      </w:r>
    </w:p>
    <w:p w:rsidR="00A63A52" w:rsidRPr="002C7B0C" w:rsidRDefault="00A63A52" w:rsidP="00D619BF">
      <w:pPr>
        <w:pStyle w:val="1125"/>
        <w:rPr>
          <w:rFonts w:hint="eastAsia"/>
        </w:rPr>
      </w:pPr>
      <w:r w:rsidRPr="004E6F39">
        <w:rPr>
          <w:rFonts w:hint="eastAsia"/>
        </w:rPr>
        <w:t xml:space="preserve">  </w:t>
      </w:r>
      <w:bookmarkStart w:id="629" w:name="_Toc148261105"/>
      <w:bookmarkStart w:id="630" w:name="_Toc152754465"/>
      <w:bookmarkStart w:id="631" w:name="_Toc197919099"/>
      <w:r w:rsidR="008149B1" w:rsidRPr="004E6F39">
        <w:rPr>
          <w:rFonts w:hint="eastAsia"/>
        </w:rPr>
        <w:t>第十二</w:t>
      </w:r>
      <w:r w:rsidRPr="004E6F39">
        <w:rPr>
          <w:rFonts w:hint="eastAsia"/>
        </w:rPr>
        <w:t>章</w:t>
      </w:r>
      <w:r w:rsidR="00DC3C9D" w:rsidRPr="004E6F39">
        <w:rPr>
          <w:rFonts w:hint="eastAsia"/>
        </w:rPr>
        <w:t xml:space="preserve">　</w:t>
      </w:r>
      <w:r w:rsidRPr="004E6F39">
        <w:rPr>
          <w:rFonts w:hint="eastAsia"/>
        </w:rPr>
        <w:t>面向方面的</w:t>
      </w:r>
      <w:r w:rsidRPr="004E6F39">
        <w:rPr>
          <w:rFonts w:hint="eastAsia"/>
        </w:rPr>
        <w:t>AOP</w:t>
      </w:r>
      <w:r w:rsidRPr="002C7B0C">
        <w:rPr>
          <w:rFonts w:hint="eastAsia"/>
        </w:rPr>
        <w:t>编程模式</w:t>
      </w:r>
      <w:bookmarkEnd w:id="629"/>
      <w:bookmarkEnd w:id="630"/>
      <w:bookmarkEnd w:id="631"/>
    </w:p>
    <w:p w:rsidR="00A63A52" w:rsidRPr="002C7B0C" w:rsidRDefault="00E42DB7" w:rsidP="00BA4562">
      <w:pPr>
        <w:pStyle w:val="2"/>
        <w:snapToGrid w:val="0"/>
        <w:spacing w:line="300" w:lineRule="auto"/>
        <w:rPr>
          <w:rFonts w:ascii="Times New Roman" w:hAnsi="Times New Roman" w:hint="eastAsia"/>
        </w:rPr>
      </w:pPr>
      <w:bookmarkStart w:id="632" w:name="_Toc148261106"/>
      <w:bookmarkStart w:id="633" w:name="_Toc152754466"/>
      <w:bookmarkStart w:id="634" w:name="_Toc197919100"/>
      <w:r>
        <w:rPr>
          <w:rFonts w:ascii="宋体" w:eastAsia="宋体" w:hAnsi="宋体" w:hint="eastAsia"/>
        </w:rPr>
        <w:t>12.</w:t>
      </w:r>
      <w:r w:rsidR="00A63A52" w:rsidRPr="006672E0">
        <w:rPr>
          <w:rFonts w:ascii="宋体" w:eastAsia="宋体" w:hAnsi="宋体" w:hint="eastAsia"/>
        </w:rPr>
        <w:t>1基于CAR的AOP技术</w:t>
      </w:r>
      <w:bookmarkEnd w:id="632"/>
      <w:bookmarkEnd w:id="633"/>
      <w:bookmarkEnd w:id="634"/>
    </w:p>
    <w:p w:rsidR="00A63A52" w:rsidRPr="002C7B0C" w:rsidRDefault="00E42DB7" w:rsidP="00FF179A">
      <w:pPr>
        <w:pStyle w:val="3"/>
        <w:snapToGrid w:val="0"/>
        <w:spacing w:before="468" w:after="100" w:line="300" w:lineRule="auto"/>
        <w:rPr>
          <w:rFonts w:hint="eastAsia"/>
        </w:rPr>
      </w:pPr>
      <w:bookmarkStart w:id="635" w:name="_Toc148261107"/>
      <w:bookmarkStart w:id="636" w:name="_Toc152754467"/>
      <w:bookmarkStart w:id="637" w:name="_Toc197919101"/>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12.</w:t>
        </w:r>
        <w:r w:rsidR="00A63A52" w:rsidRPr="00CA6AC6">
          <w:rPr>
            <w:rFonts w:ascii="宋体" w:hAnsi="宋体" w:hint="eastAsia"/>
            <w:sz w:val="28"/>
            <w:szCs w:val="28"/>
          </w:rPr>
          <w:t>1.1</w:t>
        </w:r>
      </w:smartTag>
      <w:r w:rsidR="00CA6AC6">
        <w:rPr>
          <w:rFonts w:ascii="宋体" w:hAnsi="宋体" w:hint="eastAsia"/>
          <w:sz w:val="28"/>
          <w:szCs w:val="28"/>
        </w:rPr>
        <w:t xml:space="preserve"> </w:t>
      </w:r>
      <w:r w:rsidR="00A63A52" w:rsidRPr="00CA6AC6">
        <w:rPr>
          <w:rFonts w:ascii="宋体" w:hAnsi="宋体" w:hint="eastAsia"/>
          <w:sz w:val="28"/>
          <w:szCs w:val="28"/>
        </w:rPr>
        <w:t>什么是AOP</w:t>
      </w:r>
      <w:bookmarkEnd w:id="635"/>
      <w:bookmarkEnd w:id="636"/>
      <w:bookmarkEnd w:id="637"/>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面向方面的编程（AOP，Aspect Oriented Programming）是在面向对象编程的基础上引入方面(Aspect)的概念的一种编程方法。在目前的面向对象的编程模式中，仅仅用类的思想来分析和实现软件系统，不能有效地表示软件系统的关注点。关注点是指系统中的一些横向逻辑代码。如调试，权限管理，缓存，内容传递，错误处理，记录跟踪，同步，持久化，负载均衡等，这些代码一般不代表系统的主要逻辑，但会分散在许多模块当中与其他代码缠结在一起。在AOP中称这些横向代码为横切关注点，也就是方面（Aspect）。</w:t>
      </w:r>
      <w:r w:rsidRPr="000A487D">
        <w:rPr>
          <w:rFonts w:ascii="宋体" w:hAnsi="宋体"/>
          <w:sz w:val="21"/>
          <w:szCs w:val="21"/>
        </w:rPr>
        <w:t>AOP将“关注”封装在“方面”中</w:t>
      </w:r>
      <w:r w:rsidRPr="000A487D">
        <w:rPr>
          <w:rFonts w:ascii="宋体" w:hAnsi="宋体" w:hint="eastAsia"/>
          <w:sz w:val="21"/>
          <w:szCs w:val="21"/>
        </w:rPr>
        <w:t>，</w:t>
      </w:r>
      <w:r w:rsidRPr="000A487D">
        <w:rPr>
          <w:rFonts w:ascii="宋体" w:hAnsi="宋体"/>
          <w:sz w:val="21"/>
          <w:szCs w:val="21"/>
        </w:rPr>
        <w:t>将这些操作与业务逻辑分离，使程序员在编写程序时可以专注于业务逻辑的处理，而利用AOP将贯穿于各个模块间的横切关注点自动耦合进来。</w:t>
      </w:r>
      <w:r w:rsidRPr="000A487D">
        <w:rPr>
          <w:rFonts w:ascii="宋体" w:hAnsi="宋体" w:hint="eastAsia"/>
          <w:sz w:val="21"/>
          <w:szCs w:val="21"/>
        </w:rPr>
        <w:t>因此AOP技术是实现关注点的分离、改善系统逻辑、减低软件开发难度、提高软件开发质量和软件重用性的良好方法。</w:t>
      </w:r>
    </w:p>
    <w:p w:rsidR="00A63A52" w:rsidRPr="002C7B0C" w:rsidRDefault="00E42DB7" w:rsidP="00BA4562">
      <w:pPr>
        <w:pStyle w:val="3"/>
        <w:snapToGrid w:val="0"/>
        <w:spacing w:before="468" w:after="100" w:line="300" w:lineRule="auto"/>
        <w:rPr>
          <w:rFonts w:hint="eastAsia"/>
        </w:rPr>
      </w:pPr>
      <w:bookmarkStart w:id="638" w:name="_Toc148261108"/>
      <w:bookmarkStart w:id="639" w:name="_Toc152754468"/>
      <w:bookmarkStart w:id="640" w:name="_Toc197919102"/>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12.</w:t>
        </w:r>
        <w:r w:rsidR="00A63A52" w:rsidRPr="00CA6AC6">
          <w:rPr>
            <w:rFonts w:ascii="宋体" w:hAnsi="宋体" w:hint="eastAsia"/>
            <w:sz w:val="28"/>
            <w:szCs w:val="28"/>
          </w:rPr>
          <w:t>1.2</w:t>
        </w:r>
      </w:smartTag>
      <w:r w:rsidR="00A63A52" w:rsidRPr="00CA6AC6">
        <w:rPr>
          <w:rFonts w:ascii="宋体" w:hAnsi="宋体" w:hint="eastAsia"/>
          <w:sz w:val="28"/>
          <w:szCs w:val="28"/>
        </w:rPr>
        <w:t xml:space="preserve"> CAR构件技术与AOP的结合</w:t>
      </w:r>
      <w:bookmarkEnd w:id="638"/>
      <w:bookmarkEnd w:id="639"/>
      <w:bookmarkEnd w:id="640"/>
    </w:p>
    <w:p w:rsidR="00A63A52" w:rsidRPr="000A487D" w:rsidRDefault="00395F15" w:rsidP="000A487D">
      <w:pPr>
        <w:snapToGrid w:val="0"/>
        <w:spacing w:line="300" w:lineRule="auto"/>
        <w:ind w:firstLineChars="200" w:firstLine="420"/>
        <w:rPr>
          <w:rFonts w:ascii="宋体" w:hAnsi="宋体" w:hint="eastAsia"/>
          <w:sz w:val="21"/>
          <w:szCs w:val="21"/>
        </w:rPr>
      </w:pPr>
      <w:r>
        <w:rPr>
          <w:rFonts w:ascii="宋体" w:hAnsi="宋体" w:hint="eastAsia"/>
          <w:sz w:val="21"/>
          <w:szCs w:val="21"/>
        </w:rPr>
        <w:t>Elastos</w:t>
      </w:r>
      <w:r w:rsidR="00A63A52" w:rsidRPr="000A487D">
        <w:rPr>
          <w:rFonts w:ascii="宋体" w:hAnsi="宋体" w:hint="eastAsia"/>
          <w:sz w:val="21"/>
          <w:szCs w:val="21"/>
        </w:rPr>
        <w:t>通过其提供了一种基于二进制的</w:t>
      </w:r>
      <w:r w:rsidR="00A63A52" w:rsidRPr="000A487D">
        <w:rPr>
          <w:rFonts w:ascii="宋体" w:hAnsi="宋体"/>
          <w:sz w:val="21"/>
          <w:szCs w:val="21"/>
        </w:rPr>
        <w:t>AOP</w:t>
      </w:r>
      <w:r w:rsidR="00A63A52" w:rsidRPr="000A487D">
        <w:rPr>
          <w:rFonts w:ascii="宋体" w:hAnsi="宋体" w:hint="eastAsia"/>
          <w:sz w:val="21"/>
          <w:szCs w:val="21"/>
        </w:rPr>
        <w:t>的实现，其能够灵活的实现基于</w:t>
      </w:r>
      <w:r w:rsidR="00666EC9">
        <w:rPr>
          <w:rFonts w:ascii="宋体" w:hAnsi="宋体" w:hint="eastAsia"/>
          <w:sz w:val="21"/>
          <w:szCs w:val="21"/>
        </w:rPr>
        <w:t>构件</w:t>
      </w:r>
      <w:r w:rsidR="00A63A52" w:rsidRPr="000A487D">
        <w:rPr>
          <w:rFonts w:ascii="宋体" w:hAnsi="宋体" w:hint="eastAsia"/>
          <w:sz w:val="21"/>
          <w:szCs w:val="21"/>
        </w:rPr>
        <w:t>级别的代码的动态插入，拦截，从而能提供</w:t>
      </w:r>
      <w:r w:rsidR="00666EC9">
        <w:rPr>
          <w:rFonts w:ascii="宋体" w:hAnsi="宋体" w:hint="eastAsia"/>
          <w:sz w:val="21"/>
          <w:szCs w:val="21"/>
        </w:rPr>
        <w:t>构件</w:t>
      </w:r>
      <w:r w:rsidR="00A63A52" w:rsidRPr="000A487D">
        <w:rPr>
          <w:rFonts w:ascii="宋体" w:hAnsi="宋体" w:hint="eastAsia"/>
          <w:sz w:val="21"/>
          <w:szCs w:val="21"/>
        </w:rPr>
        <w:t>的动态组合，扩展，以及实现各种功能。</w:t>
      </w:r>
      <w:r w:rsidR="00A63A52" w:rsidRPr="000A487D">
        <w:rPr>
          <w:rFonts w:ascii="宋体" w:hAnsi="宋体"/>
          <w:sz w:val="21"/>
          <w:szCs w:val="21"/>
        </w:rPr>
        <w:t>CAR</w:t>
      </w:r>
      <w:r w:rsidR="00A63A52" w:rsidRPr="000A487D">
        <w:rPr>
          <w:rFonts w:ascii="宋体" w:hAnsi="宋体" w:hint="eastAsia"/>
          <w:sz w:val="21"/>
          <w:szCs w:val="21"/>
        </w:rPr>
        <w:t>的</w:t>
      </w:r>
      <w:r w:rsidR="00A63A52" w:rsidRPr="000A487D">
        <w:rPr>
          <w:rFonts w:ascii="宋体" w:hAnsi="宋体"/>
          <w:sz w:val="21"/>
          <w:szCs w:val="21"/>
        </w:rPr>
        <w:t>AOP</w:t>
      </w:r>
      <w:r w:rsidR="00A63A52" w:rsidRPr="000A487D">
        <w:rPr>
          <w:rFonts w:ascii="宋体" w:hAnsi="宋体" w:hint="eastAsia"/>
          <w:sz w:val="21"/>
          <w:szCs w:val="21"/>
        </w:rPr>
        <w:t>机制使用户能够在完全不用修改源代码的情况下简单，方便的动态聚合两个</w:t>
      </w:r>
      <w:r w:rsidR="00A63A52" w:rsidRPr="000A487D">
        <w:rPr>
          <w:rFonts w:ascii="宋体" w:hAnsi="宋体"/>
          <w:sz w:val="21"/>
          <w:szCs w:val="21"/>
        </w:rPr>
        <w:t>CAR</w:t>
      </w:r>
      <w:r w:rsidR="00666EC9">
        <w:rPr>
          <w:rFonts w:ascii="宋体" w:hAnsi="宋体" w:hint="eastAsia"/>
          <w:sz w:val="21"/>
          <w:szCs w:val="21"/>
        </w:rPr>
        <w:t>构件</w:t>
      </w:r>
      <w:r w:rsidR="00A63A52" w:rsidRPr="000A487D">
        <w:rPr>
          <w:rFonts w:ascii="宋体" w:hAnsi="宋体" w:hint="eastAsia"/>
          <w:sz w:val="21"/>
          <w:szCs w:val="21"/>
        </w:rPr>
        <w:t>类，从而生成一个具有两个</w:t>
      </w:r>
      <w:r w:rsidR="00A63A52" w:rsidRPr="000A487D">
        <w:rPr>
          <w:rFonts w:ascii="宋体" w:hAnsi="宋体"/>
          <w:sz w:val="21"/>
          <w:szCs w:val="21"/>
        </w:rPr>
        <w:t>CAR</w:t>
      </w:r>
      <w:r w:rsidR="00666EC9">
        <w:rPr>
          <w:rFonts w:ascii="宋体" w:hAnsi="宋体" w:hint="eastAsia"/>
          <w:sz w:val="21"/>
          <w:szCs w:val="21"/>
        </w:rPr>
        <w:t>构件</w:t>
      </w:r>
      <w:r w:rsidR="00A63A52" w:rsidRPr="000A487D">
        <w:rPr>
          <w:rFonts w:ascii="宋体" w:hAnsi="宋体" w:hint="eastAsia"/>
          <w:sz w:val="21"/>
          <w:szCs w:val="21"/>
        </w:rPr>
        <w:t>类所有接口实现的新</w:t>
      </w:r>
      <w:r w:rsidR="00666EC9">
        <w:rPr>
          <w:rFonts w:ascii="宋体" w:hAnsi="宋体" w:hint="eastAsia"/>
          <w:sz w:val="21"/>
          <w:szCs w:val="21"/>
        </w:rPr>
        <w:t>构件</w:t>
      </w:r>
      <w:r w:rsidR="00A63A52" w:rsidRPr="000A487D">
        <w:rPr>
          <w:rFonts w:ascii="宋体" w:hAnsi="宋体" w:hint="eastAsia"/>
          <w:sz w:val="21"/>
          <w:szCs w:val="21"/>
        </w:rPr>
        <w:t>类；亦可支持用户动态的在一个</w:t>
      </w:r>
      <w:r w:rsidR="00666EC9">
        <w:rPr>
          <w:rFonts w:ascii="宋体" w:hAnsi="宋体" w:hint="eastAsia"/>
          <w:sz w:val="21"/>
          <w:szCs w:val="21"/>
        </w:rPr>
        <w:t>构件</w:t>
      </w:r>
      <w:r w:rsidR="00A63A52" w:rsidRPr="000A487D">
        <w:rPr>
          <w:rFonts w:ascii="宋体" w:hAnsi="宋体" w:hint="eastAsia"/>
          <w:sz w:val="21"/>
          <w:szCs w:val="21"/>
        </w:rPr>
        <w:t>接口的实现方法前面或者后面动态的插入另一个</w:t>
      </w:r>
      <w:r w:rsidR="00666EC9">
        <w:rPr>
          <w:rFonts w:ascii="宋体" w:hAnsi="宋体" w:hint="eastAsia"/>
          <w:sz w:val="21"/>
          <w:szCs w:val="21"/>
        </w:rPr>
        <w:t>构件</w:t>
      </w:r>
      <w:r w:rsidR="00A63A52" w:rsidRPr="000A487D">
        <w:rPr>
          <w:rFonts w:ascii="宋体" w:hAnsi="宋体" w:hint="eastAsia"/>
          <w:sz w:val="21"/>
          <w:szCs w:val="21"/>
        </w:rPr>
        <w:t>的接口方法，或者用一个</w:t>
      </w:r>
      <w:r w:rsidR="00666EC9">
        <w:rPr>
          <w:rFonts w:ascii="宋体" w:hAnsi="宋体" w:hint="eastAsia"/>
          <w:sz w:val="21"/>
          <w:szCs w:val="21"/>
        </w:rPr>
        <w:t>构件</w:t>
      </w:r>
      <w:r w:rsidR="00A63A52" w:rsidRPr="000A487D">
        <w:rPr>
          <w:rFonts w:ascii="宋体" w:hAnsi="宋体" w:hint="eastAsia"/>
          <w:sz w:val="21"/>
          <w:szCs w:val="21"/>
        </w:rPr>
        <w:t>的接口方法的实现取代另一个</w:t>
      </w:r>
      <w:r w:rsidR="00666EC9">
        <w:rPr>
          <w:rFonts w:ascii="宋体" w:hAnsi="宋体" w:hint="eastAsia"/>
          <w:sz w:val="21"/>
          <w:szCs w:val="21"/>
        </w:rPr>
        <w:t>构件</w:t>
      </w:r>
      <w:r w:rsidR="00A63A52" w:rsidRPr="000A487D">
        <w:rPr>
          <w:rFonts w:ascii="宋体" w:hAnsi="宋体" w:hint="eastAsia"/>
          <w:sz w:val="21"/>
          <w:szCs w:val="21"/>
        </w:rPr>
        <w:t>接口的某个指定方法的实现等等。关于</w:t>
      </w:r>
      <w:r w:rsidR="00A63A52" w:rsidRPr="000A487D">
        <w:rPr>
          <w:rFonts w:ascii="宋体" w:hAnsi="宋体"/>
          <w:sz w:val="21"/>
          <w:szCs w:val="21"/>
        </w:rPr>
        <w:t>CAR</w:t>
      </w:r>
      <w:r w:rsidR="00A63A52" w:rsidRPr="000A487D">
        <w:rPr>
          <w:rFonts w:ascii="宋体" w:hAnsi="宋体" w:hint="eastAsia"/>
          <w:sz w:val="21"/>
          <w:szCs w:val="21"/>
        </w:rPr>
        <w:t>的</w:t>
      </w:r>
      <w:r w:rsidR="00A63A52" w:rsidRPr="000A487D">
        <w:rPr>
          <w:rFonts w:ascii="宋体" w:hAnsi="宋体"/>
          <w:sz w:val="21"/>
          <w:szCs w:val="21"/>
        </w:rPr>
        <w:t>AOP</w:t>
      </w:r>
      <w:r w:rsidR="00A63A52" w:rsidRPr="000A487D">
        <w:rPr>
          <w:rFonts w:ascii="宋体" w:hAnsi="宋体" w:hint="eastAsia"/>
          <w:sz w:val="21"/>
          <w:szCs w:val="21"/>
        </w:rPr>
        <w:t>机制的各种运用方法将在第</w:t>
      </w:r>
      <w:r w:rsidR="00E42DB7">
        <w:rPr>
          <w:rFonts w:ascii="宋体" w:hAnsi="宋体" w:hint="eastAsia"/>
          <w:sz w:val="21"/>
          <w:szCs w:val="21"/>
        </w:rPr>
        <w:t>12.</w:t>
      </w:r>
      <w:r w:rsidR="00A63A52" w:rsidRPr="000A487D">
        <w:rPr>
          <w:rFonts w:ascii="宋体" w:hAnsi="宋体" w:hint="eastAsia"/>
          <w:sz w:val="21"/>
          <w:szCs w:val="21"/>
        </w:rPr>
        <w:t>4节中介绍。</w:t>
      </w:r>
    </w:p>
    <w:p w:rsidR="00A63A52" w:rsidRPr="002C7B0C" w:rsidRDefault="00E42DB7" w:rsidP="00BA4562">
      <w:pPr>
        <w:pStyle w:val="2"/>
        <w:snapToGrid w:val="0"/>
        <w:spacing w:line="300" w:lineRule="auto"/>
        <w:rPr>
          <w:rFonts w:ascii="Times New Roman" w:hAnsi="Times New Roman" w:hint="eastAsia"/>
        </w:rPr>
      </w:pPr>
      <w:bookmarkStart w:id="641" w:name="_Toc148261109"/>
      <w:bookmarkStart w:id="642" w:name="_Toc152754469"/>
      <w:bookmarkStart w:id="643" w:name="_Toc197919103"/>
      <w:r>
        <w:rPr>
          <w:rFonts w:ascii="宋体" w:eastAsia="宋体" w:hAnsi="宋体" w:hint="eastAsia"/>
        </w:rPr>
        <w:t>12.</w:t>
      </w:r>
      <w:r w:rsidR="00A63A52" w:rsidRPr="006672E0">
        <w:rPr>
          <w:rFonts w:ascii="宋体" w:eastAsia="宋体" w:hAnsi="宋体" w:hint="eastAsia"/>
        </w:rPr>
        <w:t>2 CAR的AOP技术组成</w:t>
      </w:r>
      <w:bookmarkEnd w:id="641"/>
      <w:bookmarkEnd w:id="642"/>
      <w:bookmarkEnd w:id="643"/>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CAR的AOP技术是由aspect, 动态聚合，</w:t>
      </w:r>
      <w:r w:rsidR="00F60F90">
        <w:rPr>
          <w:rFonts w:ascii="宋体" w:hAnsi="宋体" w:hint="eastAsia"/>
          <w:sz w:val="21"/>
          <w:szCs w:val="21"/>
        </w:rPr>
        <w:t>语境</w:t>
      </w:r>
      <w:r w:rsidRPr="000A487D">
        <w:rPr>
          <w:rFonts w:ascii="宋体" w:hAnsi="宋体" w:hint="eastAsia"/>
          <w:sz w:val="21"/>
          <w:szCs w:val="21"/>
        </w:rPr>
        <w:t>(context)组成，aspect对象是实现动态聚合必要条件，动态聚合是</w:t>
      </w:r>
      <w:r w:rsidR="00F60F90">
        <w:rPr>
          <w:rFonts w:ascii="宋体" w:hAnsi="宋体" w:hint="eastAsia"/>
          <w:sz w:val="21"/>
          <w:szCs w:val="21"/>
        </w:rPr>
        <w:t>语境</w:t>
      </w:r>
      <w:r w:rsidRPr="000A487D">
        <w:rPr>
          <w:rFonts w:ascii="宋体" w:hAnsi="宋体" w:hint="eastAsia"/>
          <w:sz w:val="21"/>
          <w:szCs w:val="21"/>
        </w:rPr>
        <w:t>实现的基础。下面分别介绍这三个CAR的AOP技术的组成要素。</w:t>
      </w:r>
    </w:p>
    <w:p w:rsidR="00A63A52" w:rsidRPr="002C7B0C" w:rsidRDefault="00E42DB7" w:rsidP="00BA4562">
      <w:pPr>
        <w:pStyle w:val="3"/>
        <w:snapToGrid w:val="0"/>
        <w:spacing w:before="468" w:after="100" w:line="300" w:lineRule="auto"/>
        <w:rPr>
          <w:rFonts w:hint="eastAsia"/>
        </w:rPr>
      </w:pPr>
      <w:bookmarkStart w:id="644" w:name="_Toc148261110"/>
      <w:bookmarkStart w:id="645" w:name="_Toc152754470"/>
      <w:bookmarkStart w:id="646" w:name="_Toc197919104"/>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12.</w:t>
        </w:r>
        <w:r w:rsidR="00A63A52" w:rsidRPr="00CA6AC6">
          <w:rPr>
            <w:rFonts w:ascii="宋体" w:hAnsi="宋体" w:hint="eastAsia"/>
            <w:sz w:val="28"/>
            <w:szCs w:val="28"/>
          </w:rPr>
          <w:t>2.1 a</w:t>
        </w:r>
      </w:smartTag>
      <w:r w:rsidR="00A63A52" w:rsidRPr="00CA6AC6">
        <w:rPr>
          <w:rFonts w:ascii="宋体" w:hAnsi="宋体" w:hint="eastAsia"/>
          <w:sz w:val="28"/>
          <w:szCs w:val="28"/>
        </w:rPr>
        <w:t>spect对象</w:t>
      </w:r>
      <w:bookmarkEnd w:id="644"/>
      <w:bookmarkEnd w:id="645"/>
      <w:bookmarkEnd w:id="646"/>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aspect是一种特殊的构件类实现，aspect对象的特征是可以被其它构件对象聚合，该构件类必须实现IAspect接口，aspect对象就是实现了IAspect接口的构件对象。</w:t>
      </w:r>
    </w:p>
    <w:p w:rsidR="00A63A52" w:rsidRPr="002C7B0C" w:rsidRDefault="00A63A52" w:rsidP="00124A87">
      <w:pPr>
        <w:adjustRightInd w:val="0"/>
        <w:snapToGrid w:val="0"/>
        <w:spacing w:beforeLines="50" w:before="120" w:line="300" w:lineRule="auto"/>
        <w:ind w:firstLineChars="200" w:firstLine="480"/>
        <w:rPr>
          <w:rFonts w:hint="eastAsia"/>
        </w:rPr>
      </w:pPr>
    </w:p>
    <w:p w:rsidR="00A63A52" w:rsidRPr="002C7B0C" w:rsidRDefault="00A63A52" w:rsidP="00124A87">
      <w:pPr>
        <w:adjustRightInd w:val="0"/>
        <w:snapToGrid w:val="0"/>
        <w:spacing w:beforeLines="50" w:before="120" w:line="300" w:lineRule="auto"/>
        <w:ind w:firstLineChars="200" w:firstLine="480"/>
        <w:jc w:val="center"/>
        <w:rPr>
          <w:rFonts w:hint="eastAsia"/>
        </w:rPr>
      </w:pPr>
      <w:r w:rsidRPr="002C7B0C">
        <w:object w:dxaOrig="5007" w:dyaOrig="3589">
          <v:shape id="_x0000_i1061" type="#_x0000_t75" style="width:199.8pt;height:143.4pt" o:ole="">
            <v:imagedata r:id="rId40" o:title=""/>
          </v:shape>
          <o:OLEObject Type="Embed" ProgID="Visio.Drawing.11" ShapeID="_x0000_i1061" DrawAspect="Content" ObjectID="_1670495679" r:id="rId41"/>
        </w:object>
      </w:r>
    </w:p>
    <w:p w:rsidR="00A63A52" w:rsidRPr="002C7B0C" w:rsidRDefault="00A63A52" w:rsidP="008F0A5E">
      <w:pPr>
        <w:snapToGrid w:val="0"/>
        <w:spacing w:line="300" w:lineRule="auto"/>
        <w:ind w:firstLineChars="200" w:firstLine="420"/>
        <w:jc w:val="center"/>
        <w:rPr>
          <w:rFonts w:hint="eastAsia"/>
        </w:rPr>
      </w:pPr>
      <w:r w:rsidRPr="008F0A5E">
        <w:rPr>
          <w:rFonts w:ascii="宋体" w:hAnsi="宋体" w:hint="eastAsia"/>
          <w:sz w:val="21"/>
          <w:szCs w:val="21"/>
        </w:rPr>
        <w:t>图</w:t>
      </w:r>
      <w:r w:rsidR="00E42DB7">
        <w:rPr>
          <w:rFonts w:ascii="宋体" w:hAnsi="宋体" w:hint="eastAsia"/>
          <w:sz w:val="21"/>
          <w:szCs w:val="21"/>
        </w:rPr>
        <w:t>12.</w:t>
      </w:r>
      <w:r w:rsidRPr="008F0A5E">
        <w:rPr>
          <w:rFonts w:ascii="宋体" w:hAnsi="宋体" w:hint="eastAsia"/>
          <w:sz w:val="21"/>
          <w:szCs w:val="21"/>
        </w:rPr>
        <w:t>1 aspect 构件对象模型</w:t>
      </w:r>
    </w:p>
    <w:p w:rsidR="00A63A52" w:rsidRPr="002C7B0C" w:rsidRDefault="00A63A52" w:rsidP="000A487D">
      <w:pPr>
        <w:snapToGrid w:val="0"/>
        <w:spacing w:line="300" w:lineRule="auto"/>
        <w:ind w:firstLineChars="200" w:firstLine="420"/>
        <w:rPr>
          <w:rFonts w:hint="eastAsia"/>
        </w:rPr>
      </w:pPr>
      <w:r w:rsidRPr="000A487D">
        <w:rPr>
          <w:rFonts w:ascii="宋体" w:hAnsi="宋体" w:hint="eastAsia"/>
          <w:sz w:val="21"/>
          <w:szCs w:val="21"/>
        </w:rPr>
        <w:t>在CAR里，只有aspect对象才可被聚合， 跟普通的CAR接口不一样，IAspect接口不从IObject继承，但是它除了方法名与IObject不一样外，IAspect的接口其它定义与I</w:t>
      </w:r>
      <w:r w:rsidR="00AC7833" w:rsidRPr="000A487D">
        <w:rPr>
          <w:rFonts w:ascii="宋体" w:hAnsi="宋体"/>
          <w:sz w:val="21"/>
          <w:szCs w:val="21"/>
        </w:rPr>
        <w:t>O</w:t>
      </w:r>
      <w:r w:rsidRPr="000A487D">
        <w:rPr>
          <w:rFonts w:ascii="宋体" w:hAnsi="宋体" w:hint="eastAsia"/>
          <w:sz w:val="21"/>
          <w:szCs w:val="21"/>
        </w:rPr>
        <w:t>bject是完全相同的，下面是</w:t>
      </w:r>
      <w:r w:rsidRPr="000A487D">
        <w:rPr>
          <w:rFonts w:ascii="宋体" w:hAnsi="宋体"/>
          <w:sz w:val="21"/>
          <w:szCs w:val="21"/>
        </w:rPr>
        <w:t>IObject</w:t>
      </w:r>
      <w:r w:rsidRPr="000A487D">
        <w:rPr>
          <w:rFonts w:ascii="宋体" w:hAnsi="宋体" w:hint="eastAsia"/>
          <w:sz w:val="21"/>
          <w:szCs w:val="21"/>
        </w:rPr>
        <w:t>接口的定义：</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typedef struct IObjectVtbl {</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xml:space="preserve">    </w:t>
      </w:r>
      <w:r w:rsidR="00666EC9">
        <w:rPr>
          <w:rFonts w:ascii="宋体" w:hAnsi="宋体"/>
          <w:sz w:val="21"/>
          <w:szCs w:val="21"/>
        </w:rPr>
        <w:t>ECode</w:t>
      </w:r>
      <w:r w:rsidRPr="00BD6D9A">
        <w:rPr>
          <w:rFonts w:ascii="宋体" w:hAnsi="宋体"/>
          <w:sz w:val="21"/>
          <w:szCs w:val="21"/>
        </w:rPr>
        <w:t xml:space="preserve"> (CARAPICALLTYPE *QueryInterface)(</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xml:space="preserve">          </w:t>
      </w:r>
      <w:r>
        <w:rPr>
          <w:rFonts w:ascii="宋体" w:hAnsi="宋体" w:hint="eastAsia"/>
          <w:sz w:val="21"/>
          <w:szCs w:val="21"/>
        </w:rPr>
        <w:t xml:space="preserve"> </w:t>
      </w:r>
      <w:r w:rsidRPr="00BD6D9A">
        <w:rPr>
          <w:rFonts w:ascii="宋体" w:hAnsi="宋体"/>
          <w:sz w:val="21"/>
          <w:szCs w:val="21"/>
        </w:rPr>
        <w:t xml:space="preserve"> PObject pThis,</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xml:space="preserve">            /* [in] */ RIID riid,</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xml:space="preserve">            /* [out] */ PObject *ppObject);</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p>
    <w:p w:rsidR="00BD6D9A" w:rsidRPr="00BD6D9A" w:rsidRDefault="00BD6D9A" w:rsidP="00BA4562">
      <w:pPr>
        <w:shd w:val="clear" w:color="auto" w:fill="E6E6E6"/>
        <w:snapToGrid w:val="0"/>
        <w:spacing w:line="300" w:lineRule="auto"/>
        <w:ind w:firstLineChars="200" w:firstLine="420"/>
        <w:outlineLvl w:val="0"/>
        <w:rPr>
          <w:rFonts w:ascii="宋体" w:hAnsi="宋体" w:hint="eastAsia"/>
          <w:sz w:val="21"/>
          <w:szCs w:val="21"/>
        </w:rPr>
      </w:pPr>
      <w:r w:rsidRPr="00BD6D9A">
        <w:rPr>
          <w:rFonts w:ascii="宋体" w:hAnsi="宋体"/>
          <w:sz w:val="21"/>
          <w:szCs w:val="21"/>
        </w:rPr>
        <w:t xml:space="preserve">    </w:t>
      </w:r>
      <w:bookmarkStart w:id="647" w:name="_Toc152754471"/>
      <w:bookmarkStart w:id="648" w:name="_Toc152754857"/>
      <w:r w:rsidRPr="00BD6D9A">
        <w:rPr>
          <w:rFonts w:ascii="宋体" w:hAnsi="宋体"/>
          <w:sz w:val="21"/>
          <w:szCs w:val="21"/>
        </w:rPr>
        <w:t>UInt32 (CARAPICALLTYPE *AddRef)(</w:t>
      </w:r>
      <w:bookmarkEnd w:id="647"/>
      <w:bookmarkEnd w:id="648"/>
    </w:p>
    <w:p w:rsidR="00BD6D9A" w:rsidRPr="00BD6D9A" w:rsidRDefault="00BD6D9A" w:rsidP="00BD6D9A">
      <w:pPr>
        <w:shd w:val="clear" w:color="auto" w:fill="E6E6E6"/>
        <w:snapToGrid w:val="0"/>
        <w:spacing w:line="300" w:lineRule="auto"/>
        <w:ind w:firstLineChars="200" w:firstLine="420"/>
        <w:rPr>
          <w:rFonts w:ascii="宋体" w:hAnsi="宋体" w:hint="eastAsia"/>
          <w:sz w:val="21"/>
          <w:szCs w:val="21"/>
        </w:rPr>
      </w:pPr>
      <w:r w:rsidRPr="00BD6D9A">
        <w:rPr>
          <w:rFonts w:ascii="宋体" w:hAnsi="宋体"/>
          <w:sz w:val="21"/>
          <w:szCs w:val="21"/>
        </w:rPr>
        <w:t xml:space="preserve">            PObject pThis);</w:t>
      </w:r>
      <w:r>
        <w:rPr>
          <w:rFonts w:ascii="宋体" w:hAnsi="宋体" w:hint="eastAsia"/>
          <w:sz w:val="21"/>
          <w:szCs w:val="21"/>
        </w:rPr>
        <w:t xml:space="preserve">                          </w:t>
      </w:r>
      <w:r w:rsidRPr="00DF1A26">
        <w:rPr>
          <w:rFonts w:ascii="宋体" w:hAnsi="宋体" w:hint="eastAsia"/>
          <w:sz w:val="21"/>
          <w:szCs w:val="21"/>
        </w:rPr>
        <w:t>//增加引用计数</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xml:space="preserve">    UInt32 (CARAPICALLTYPE *Release)(</w:t>
      </w:r>
    </w:p>
    <w:p w:rsidR="00BD6D9A" w:rsidRPr="00BD6D9A" w:rsidRDefault="00BD6D9A" w:rsidP="00BD6D9A">
      <w:pPr>
        <w:shd w:val="clear" w:color="auto" w:fill="E6E6E6"/>
        <w:snapToGrid w:val="0"/>
        <w:spacing w:line="300" w:lineRule="auto"/>
        <w:ind w:firstLineChars="200" w:firstLine="420"/>
        <w:rPr>
          <w:rFonts w:ascii="宋体" w:hAnsi="宋体" w:hint="eastAsia"/>
          <w:sz w:val="21"/>
          <w:szCs w:val="21"/>
        </w:rPr>
      </w:pPr>
      <w:r w:rsidRPr="00BD6D9A">
        <w:rPr>
          <w:rFonts w:ascii="宋体" w:hAnsi="宋体"/>
          <w:sz w:val="21"/>
          <w:szCs w:val="21"/>
        </w:rPr>
        <w:t xml:space="preserve">            PObject pThis);</w:t>
      </w:r>
      <w:r>
        <w:rPr>
          <w:rFonts w:ascii="宋体" w:hAnsi="宋体" w:hint="eastAsia"/>
          <w:sz w:val="21"/>
          <w:szCs w:val="21"/>
        </w:rPr>
        <w:t xml:space="preserve">                          </w:t>
      </w:r>
      <w:r w:rsidRPr="00DF1A26">
        <w:rPr>
          <w:rFonts w:ascii="宋体" w:hAnsi="宋体" w:hint="eastAsia"/>
          <w:sz w:val="21"/>
          <w:szCs w:val="21"/>
        </w:rPr>
        <w:t>//减少引用计数</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xml:space="preserve">    </w:t>
      </w:r>
      <w:r w:rsidR="00666EC9">
        <w:rPr>
          <w:rFonts w:ascii="宋体" w:hAnsi="宋体"/>
          <w:sz w:val="21"/>
          <w:szCs w:val="21"/>
        </w:rPr>
        <w:t>ECode</w:t>
      </w:r>
      <w:r w:rsidRPr="00BD6D9A">
        <w:rPr>
          <w:rFonts w:ascii="宋体" w:hAnsi="宋体"/>
          <w:sz w:val="21"/>
          <w:szCs w:val="21"/>
        </w:rPr>
        <w:t xml:space="preserve"> (CARAPICALLTYPE *Aggregate)(</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xml:space="preserve">            PObject pThis,</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xml:space="preserve">            /* [in] */ AggregateType type,</w:t>
      </w:r>
    </w:p>
    <w:p w:rsidR="00BD6D9A" w:rsidRPr="00BD6D9A" w:rsidRDefault="00BD6D9A" w:rsidP="00BD6D9A">
      <w:pPr>
        <w:shd w:val="clear" w:color="auto" w:fill="E6E6E6"/>
        <w:snapToGrid w:val="0"/>
        <w:spacing w:line="300" w:lineRule="auto"/>
        <w:ind w:left="5670" w:hangingChars="2700" w:hanging="5670"/>
        <w:rPr>
          <w:rFonts w:ascii="宋体" w:hAnsi="宋体" w:hint="eastAsia"/>
          <w:sz w:val="21"/>
          <w:szCs w:val="21"/>
        </w:rPr>
      </w:pPr>
      <w:r w:rsidRPr="00BD6D9A">
        <w:rPr>
          <w:rFonts w:ascii="宋体" w:hAnsi="宋体"/>
          <w:sz w:val="21"/>
          <w:szCs w:val="21"/>
        </w:rPr>
        <w:t xml:space="preserve">            /* [in] */ PObject pObject);</w:t>
      </w:r>
      <w:r>
        <w:rPr>
          <w:rFonts w:ascii="宋体" w:hAnsi="宋体" w:hint="eastAsia"/>
          <w:sz w:val="21"/>
          <w:szCs w:val="21"/>
        </w:rPr>
        <w:t xml:space="preserve">             </w:t>
      </w:r>
      <w:r w:rsidRPr="00DF1A26">
        <w:rPr>
          <w:rFonts w:ascii="宋体" w:hAnsi="宋体"/>
          <w:sz w:val="21"/>
          <w:szCs w:val="21"/>
        </w:rPr>
        <w:t>//</w:t>
      </w:r>
      <w:r w:rsidRPr="00DF1A26">
        <w:rPr>
          <w:rFonts w:ascii="宋体" w:hAnsi="宋体" w:hint="eastAsia"/>
          <w:sz w:val="21"/>
          <w:szCs w:val="21"/>
        </w:rPr>
        <w:t>动态聚合，一般用户不会直接调用该方法</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IObjectVtbl;</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interface IObject {</w:t>
      </w:r>
    </w:p>
    <w:p w:rsidR="00BD6D9A" w:rsidRPr="00BD6D9A" w:rsidRDefault="00BD6D9A" w:rsidP="00BD6D9A">
      <w:pPr>
        <w:shd w:val="clear" w:color="auto" w:fill="E6E6E6"/>
        <w:snapToGrid w:val="0"/>
        <w:spacing w:line="300" w:lineRule="auto"/>
        <w:ind w:firstLineChars="200" w:firstLine="420"/>
        <w:rPr>
          <w:rFonts w:ascii="宋体" w:hAnsi="宋体"/>
          <w:sz w:val="21"/>
          <w:szCs w:val="21"/>
        </w:rPr>
      </w:pPr>
      <w:r w:rsidRPr="00BD6D9A">
        <w:rPr>
          <w:rFonts w:ascii="宋体" w:hAnsi="宋体"/>
          <w:sz w:val="21"/>
          <w:szCs w:val="21"/>
        </w:rPr>
        <w:t xml:space="preserve">    CONST_VTBL struct IObjectVtbl *v;</w:t>
      </w:r>
    </w:p>
    <w:p w:rsidR="00BD6D9A" w:rsidRPr="00BD6D9A" w:rsidRDefault="00BD6D9A" w:rsidP="00BD6D9A">
      <w:pPr>
        <w:shd w:val="clear" w:color="auto" w:fill="E6E6E6"/>
        <w:snapToGrid w:val="0"/>
        <w:spacing w:line="300" w:lineRule="auto"/>
        <w:ind w:firstLineChars="200" w:firstLine="420"/>
        <w:rPr>
          <w:rFonts w:ascii="宋体" w:hAnsi="宋体" w:hint="eastAsia"/>
          <w:sz w:val="21"/>
          <w:szCs w:val="21"/>
        </w:rPr>
      </w:pPr>
      <w:r w:rsidRPr="00BD6D9A">
        <w:rPr>
          <w:rFonts w:ascii="宋体" w:hAnsi="宋体"/>
          <w:sz w:val="21"/>
          <w:szCs w:val="21"/>
        </w:rPr>
        <w:t>};</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IAspect另一个比较特别的地方是：没有IID与其对应。实际上，除了聚合的外部对象外，IAspect接口对上层是不可见的，即IAspect接口不出现在QI(QueryInterface)列表中。</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 xml:space="preserve">注意： </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1. CAR构件技术里只有aspect构件对象可以被聚合。</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2. 不允许一个aspect构件类包含回调接口。</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3. aspect对象不但可以被其他构件对象聚合，而且它也可以聚合其它aspect对象。</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lastRenderedPageBreak/>
        <w:t>在CAR里， aspect构件类在CAR文件里是用aspect关键字来标识的，用CAR语言定义一个aspect对象非常简单，可描述如下：</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module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997BE8">
      <w:pPr>
        <w:shd w:val="clear" w:color="auto" w:fill="E6E6E6"/>
        <w:snapToGrid w:val="0"/>
        <w:spacing w:line="300" w:lineRule="auto"/>
        <w:ind w:firstLineChars="400" w:firstLine="840"/>
        <w:rPr>
          <w:rFonts w:ascii="宋体" w:hAnsi="宋体"/>
          <w:sz w:val="21"/>
          <w:szCs w:val="21"/>
        </w:rPr>
      </w:pPr>
      <w:r w:rsidRPr="00DF1A26">
        <w:rPr>
          <w:rFonts w:ascii="宋体" w:hAnsi="宋体"/>
          <w:sz w:val="21"/>
          <w:szCs w:val="21"/>
        </w:rPr>
        <w:t>interface Ihello {</w:t>
      </w:r>
    </w:p>
    <w:p w:rsidR="00A63A52" w:rsidRPr="00DF1A26" w:rsidRDefault="00A63A52" w:rsidP="00997BE8">
      <w:pPr>
        <w:shd w:val="clear" w:color="auto" w:fill="E6E6E6"/>
        <w:snapToGrid w:val="0"/>
        <w:spacing w:line="300" w:lineRule="auto"/>
        <w:ind w:firstLineChars="600" w:firstLine="1260"/>
        <w:rPr>
          <w:rFonts w:ascii="宋体" w:hAnsi="宋体" w:hint="eastAsia"/>
          <w:sz w:val="21"/>
          <w:szCs w:val="21"/>
        </w:rPr>
      </w:pPr>
      <w:r w:rsidRPr="00DF1A26">
        <w:rPr>
          <w:rFonts w:ascii="宋体" w:hAnsi="宋体"/>
          <w:sz w:val="21"/>
          <w:szCs w:val="21"/>
        </w:rPr>
        <w:t>Hello();</w:t>
      </w:r>
    </w:p>
    <w:p w:rsidR="00A63A52" w:rsidRPr="00DF1A26" w:rsidRDefault="00A63A52" w:rsidP="00997BE8">
      <w:pPr>
        <w:shd w:val="clear" w:color="auto" w:fill="E6E6E6"/>
        <w:snapToGrid w:val="0"/>
        <w:spacing w:line="300" w:lineRule="auto"/>
        <w:ind w:firstLineChars="400" w:firstLine="840"/>
        <w:rPr>
          <w:rFonts w:ascii="宋体" w:hAnsi="宋体"/>
          <w:sz w:val="21"/>
          <w:szCs w:val="21"/>
        </w:rPr>
      </w:pPr>
      <w:r w:rsidRPr="00DF1A26">
        <w:rPr>
          <w:rFonts w:ascii="宋体" w:hAnsi="宋体"/>
          <w:sz w:val="21"/>
          <w:szCs w:val="21"/>
        </w:rPr>
        <w:t>}</w:t>
      </w:r>
    </w:p>
    <w:p w:rsidR="00A63A52" w:rsidRPr="00DF1A26" w:rsidRDefault="00A63A52" w:rsidP="00997BE8">
      <w:pPr>
        <w:shd w:val="clear" w:color="auto" w:fill="E6E6E6"/>
        <w:snapToGrid w:val="0"/>
        <w:spacing w:line="300" w:lineRule="auto"/>
        <w:ind w:firstLineChars="400" w:firstLine="840"/>
        <w:rPr>
          <w:rFonts w:ascii="宋体" w:hAnsi="宋体"/>
          <w:sz w:val="21"/>
          <w:szCs w:val="21"/>
        </w:rPr>
      </w:pPr>
      <w:r w:rsidRPr="00DF1A26">
        <w:rPr>
          <w:rFonts w:ascii="宋体" w:hAnsi="宋体"/>
          <w:sz w:val="21"/>
          <w:szCs w:val="21"/>
        </w:rPr>
        <w:t xml:space="preserve">aspect </w:t>
      </w:r>
      <w:r w:rsidR="00AC08F7">
        <w:rPr>
          <w:rFonts w:ascii="宋体" w:hAnsi="宋体" w:hint="eastAsia"/>
          <w:sz w:val="21"/>
          <w:szCs w:val="21"/>
        </w:rPr>
        <w:t>A</w:t>
      </w:r>
      <w:r w:rsidRPr="00DF1A26">
        <w:rPr>
          <w:rFonts w:ascii="宋体" w:hAnsi="宋体"/>
          <w:sz w:val="21"/>
          <w:szCs w:val="21"/>
        </w:rPr>
        <w:t>Hello {</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ab/>
      </w:r>
      <w:r w:rsidRPr="00DF1A26">
        <w:rPr>
          <w:rFonts w:ascii="宋体" w:hAnsi="宋体" w:hint="eastAsia"/>
          <w:sz w:val="21"/>
          <w:szCs w:val="21"/>
        </w:rPr>
        <w:t xml:space="preserve">    </w:t>
      </w:r>
      <w:r w:rsidRPr="00DF1A26">
        <w:rPr>
          <w:rFonts w:ascii="宋体" w:hAnsi="宋体"/>
          <w:sz w:val="21"/>
          <w:szCs w:val="21"/>
        </w:rPr>
        <w:t>interface IHello;</w:t>
      </w:r>
    </w:p>
    <w:p w:rsidR="00A63A52" w:rsidRPr="00DF1A26" w:rsidRDefault="00A63A52" w:rsidP="00997BE8">
      <w:pPr>
        <w:shd w:val="clear" w:color="auto" w:fill="E6E6E6"/>
        <w:snapToGrid w:val="0"/>
        <w:spacing w:line="300" w:lineRule="auto"/>
        <w:ind w:firstLineChars="400" w:firstLine="84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 xml:space="preserve"> }</w:t>
      </w:r>
    </w:p>
    <w:p w:rsidR="00A63A52" w:rsidRPr="000A487D" w:rsidRDefault="00AC08F7" w:rsidP="000A487D">
      <w:pPr>
        <w:snapToGrid w:val="0"/>
        <w:spacing w:line="300" w:lineRule="auto"/>
        <w:ind w:firstLineChars="200" w:firstLine="420"/>
        <w:rPr>
          <w:rFonts w:ascii="宋体" w:hAnsi="宋体" w:hint="eastAsia"/>
          <w:sz w:val="21"/>
          <w:szCs w:val="21"/>
        </w:rPr>
      </w:pPr>
      <w:r>
        <w:rPr>
          <w:rFonts w:ascii="宋体" w:hAnsi="宋体"/>
          <w:sz w:val="21"/>
          <w:szCs w:val="21"/>
        </w:rPr>
        <w:t>AHello</w:t>
      </w:r>
      <w:r w:rsidR="00A63A52" w:rsidRPr="000A487D">
        <w:rPr>
          <w:rFonts w:ascii="宋体" w:hAnsi="宋体" w:hint="eastAsia"/>
          <w:sz w:val="21"/>
          <w:szCs w:val="21"/>
        </w:rPr>
        <w:t>构件类就是一个可被聚合的aspect构件类，被实例化后就是aspect对象。</w:t>
      </w:r>
      <w:r>
        <w:rPr>
          <w:rFonts w:ascii="宋体" w:hAnsi="宋体" w:hint="eastAsia"/>
          <w:sz w:val="21"/>
          <w:szCs w:val="21"/>
        </w:rPr>
        <w:t>AHello</w:t>
      </w:r>
      <w:r w:rsidR="00A63A52" w:rsidRPr="000A487D">
        <w:rPr>
          <w:rFonts w:ascii="宋体" w:hAnsi="宋体" w:hint="eastAsia"/>
          <w:sz w:val="21"/>
          <w:szCs w:val="21"/>
        </w:rPr>
        <w:t>构件类不但会实现IHello接口，还会实现IAspect接口，CAR自动代码工具会自动生成这部分代码。</w:t>
      </w:r>
    </w:p>
    <w:p w:rsidR="00A63A52" w:rsidRPr="002C7B0C" w:rsidRDefault="00A63A52" w:rsidP="000A487D">
      <w:pPr>
        <w:snapToGrid w:val="0"/>
        <w:spacing w:line="300" w:lineRule="auto"/>
        <w:ind w:firstLineChars="200" w:firstLine="420"/>
        <w:rPr>
          <w:rFonts w:hint="eastAsia"/>
        </w:rPr>
      </w:pPr>
      <w:r w:rsidRPr="000A487D">
        <w:rPr>
          <w:rFonts w:ascii="宋体" w:hAnsi="宋体" w:hint="eastAsia"/>
          <w:sz w:val="21"/>
          <w:szCs w:val="21"/>
        </w:rPr>
        <w:t>aspect对IAspect的实现是真正意义上的IObject实现，而对IObject接口的实现只是进行简单的转接。当aspect构件对象作为一个独立的构件对象存在时，对IObject的方法调用将会完全转接到IAspect接口的对应方法上。如果aspect对象被其它构件对象聚合，对IObject的方法调用则会被委托给外面的聚合对象上, 外部对象保存aspect对象的IAspect的接口指针，用于aspect对象的真正QI。</w:t>
      </w:r>
    </w:p>
    <w:p w:rsidR="00A63A52" w:rsidRPr="002C7B0C" w:rsidRDefault="00A63A52" w:rsidP="00124A87">
      <w:pPr>
        <w:adjustRightInd w:val="0"/>
        <w:snapToGrid w:val="0"/>
        <w:spacing w:beforeLines="50" w:before="120" w:line="300" w:lineRule="auto"/>
        <w:ind w:firstLineChars="200" w:firstLine="480"/>
        <w:rPr>
          <w:rFonts w:hint="eastAsia"/>
        </w:rPr>
      </w:pPr>
      <w:r w:rsidRPr="002C7B0C">
        <w:object w:dxaOrig="7614" w:dyaOrig="3866">
          <v:shape id="_x0000_i1062" type="#_x0000_t75" style="width:381pt;height:193.2pt" o:ole="">
            <v:imagedata r:id="rId42" o:title=""/>
          </v:shape>
          <o:OLEObject Type="Embed" ProgID="Visio.Drawing.11" ShapeID="_x0000_i1062" DrawAspect="Content" ObjectID="_1670495680" r:id="rId43"/>
        </w:object>
      </w:r>
    </w:p>
    <w:p w:rsidR="00A63A52" w:rsidRPr="000A487D" w:rsidRDefault="00A63A52" w:rsidP="008F0A5E">
      <w:pPr>
        <w:snapToGrid w:val="0"/>
        <w:spacing w:line="300" w:lineRule="auto"/>
        <w:ind w:firstLineChars="200" w:firstLine="420"/>
        <w:jc w:val="center"/>
        <w:rPr>
          <w:rFonts w:ascii="宋体" w:hAnsi="宋体" w:hint="eastAsia"/>
          <w:sz w:val="21"/>
          <w:szCs w:val="21"/>
        </w:rPr>
      </w:pPr>
      <w:r w:rsidRPr="000A487D">
        <w:rPr>
          <w:rFonts w:ascii="宋体" w:hAnsi="宋体" w:hint="eastAsia"/>
          <w:sz w:val="21"/>
          <w:szCs w:val="21"/>
        </w:rPr>
        <w:t>图</w:t>
      </w:r>
      <w:r w:rsidR="00E42DB7">
        <w:rPr>
          <w:rFonts w:ascii="宋体" w:hAnsi="宋体" w:hint="eastAsia"/>
          <w:sz w:val="21"/>
          <w:szCs w:val="21"/>
        </w:rPr>
        <w:t>12.</w:t>
      </w:r>
      <w:r w:rsidRPr="000A487D">
        <w:rPr>
          <w:rFonts w:ascii="宋体" w:hAnsi="宋体" w:hint="eastAsia"/>
          <w:sz w:val="21"/>
          <w:szCs w:val="21"/>
        </w:rPr>
        <w:t>2 aspect 对象在非聚合情况下的接口示意图</w:t>
      </w:r>
    </w:p>
    <w:p w:rsidR="00A63A52" w:rsidRPr="002C7B0C" w:rsidRDefault="00A63A52" w:rsidP="00124A87">
      <w:pPr>
        <w:adjustRightInd w:val="0"/>
        <w:snapToGrid w:val="0"/>
        <w:spacing w:beforeLines="50" w:before="120" w:line="300" w:lineRule="auto"/>
        <w:ind w:firstLineChars="200" w:firstLine="480"/>
        <w:rPr>
          <w:rFonts w:hint="eastAsia"/>
        </w:rPr>
      </w:pPr>
    </w:p>
    <w:p w:rsidR="00A63A52" w:rsidRPr="000A487D" w:rsidRDefault="00A63A52" w:rsidP="00124A87">
      <w:pPr>
        <w:adjustRightInd w:val="0"/>
        <w:snapToGrid w:val="0"/>
        <w:spacing w:beforeLines="50" w:before="120" w:line="300" w:lineRule="auto"/>
        <w:ind w:firstLineChars="200" w:firstLine="480"/>
        <w:jc w:val="center"/>
        <w:rPr>
          <w:rFonts w:ascii="宋体" w:hAnsi="宋体" w:hint="eastAsia"/>
          <w:sz w:val="21"/>
          <w:szCs w:val="21"/>
        </w:rPr>
      </w:pPr>
      <w:r w:rsidRPr="002C7B0C">
        <w:object w:dxaOrig="8975" w:dyaOrig="6027">
          <v:shape id="_x0000_i1063" type="#_x0000_t75" style="width:415.2pt;height:279pt" o:ole="">
            <v:imagedata r:id="rId44" o:title=""/>
          </v:shape>
          <o:OLEObject Type="Embed" ProgID="Visio.Drawing.11" ShapeID="_x0000_i1063" DrawAspect="Content" ObjectID="_1670495681" r:id="rId45"/>
        </w:object>
      </w:r>
      <w:r w:rsidRPr="000A487D">
        <w:rPr>
          <w:rFonts w:ascii="宋体" w:hAnsi="宋体" w:hint="eastAsia"/>
          <w:sz w:val="21"/>
          <w:szCs w:val="21"/>
        </w:rPr>
        <w:t>图</w:t>
      </w:r>
      <w:r w:rsidR="00E42DB7">
        <w:rPr>
          <w:rFonts w:ascii="宋体" w:hAnsi="宋体" w:hint="eastAsia"/>
          <w:sz w:val="21"/>
          <w:szCs w:val="21"/>
        </w:rPr>
        <w:t>12.</w:t>
      </w:r>
      <w:r w:rsidRPr="000A487D">
        <w:rPr>
          <w:rFonts w:ascii="宋体" w:hAnsi="宋体" w:hint="eastAsia"/>
          <w:sz w:val="21"/>
          <w:szCs w:val="21"/>
        </w:rPr>
        <w:t>3  aspect 对象在聚合情况下的接口示意图</w:t>
      </w:r>
    </w:p>
    <w:p w:rsidR="00A63A52" w:rsidRPr="002C7B0C" w:rsidRDefault="00A63A52" w:rsidP="00124A87">
      <w:pPr>
        <w:adjustRightInd w:val="0"/>
        <w:snapToGrid w:val="0"/>
        <w:spacing w:beforeLines="50" w:before="120" w:line="300" w:lineRule="auto"/>
        <w:ind w:firstLineChars="200" w:firstLine="480"/>
        <w:rPr>
          <w:rFonts w:hint="eastAsia"/>
        </w:rPr>
      </w:pPr>
      <w:r w:rsidRPr="002C7B0C">
        <w:rPr>
          <w:rFonts w:hint="eastAsia"/>
        </w:rPr>
        <w:tab/>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另外，CAR构件技术里不允许一个aspect构件类包含回调接口。aspect对象不但可以被其他构件对象聚合，而且它也可以聚合其它aspect对象。</w:t>
      </w:r>
    </w:p>
    <w:p w:rsidR="00A63A52" w:rsidRPr="002C7B0C" w:rsidRDefault="00E42DB7" w:rsidP="00FF179A">
      <w:pPr>
        <w:pStyle w:val="3"/>
        <w:snapToGrid w:val="0"/>
        <w:spacing w:before="468" w:after="100" w:line="300" w:lineRule="auto"/>
        <w:rPr>
          <w:rFonts w:hint="eastAsia"/>
        </w:rPr>
      </w:pPr>
      <w:bookmarkStart w:id="649" w:name="_Toc148261111"/>
      <w:bookmarkStart w:id="650" w:name="_Toc152754472"/>
      <w:bookmarkStart w:id="651" w:name="_Toc197919105"/>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12.</w:t>
        </w:r>
        <w:r w:rsidR="00A63A52" w:rsidRPr="00CA6AC6">
          <w:rPr>
            <w:rFonts w:ascii="宋体" w:hAnsi="宋体" w:hint="eastAsia"/>
            <w:sz w:val="28"/>
            <w:szCs w:val="28"/>
          </w:rPr>
          <w:t>2.2</w:t>
        </w:r>
      </w:smartTag>
      <w:r w:rsidR="00A63A52" w:rsidRPr="00CA6AC6">
        <w:rPr>
          <w:rFonts w:ascii="宋体" w:hAnsi="宋体" w:hint="eastAsia"/>
          <w:sz w:val="28"/>
          <w:szCs w:val="28"/>
        </w:rPr>
        <w:t xml:space="preserve"> 动态聚合</w:t>
      </w:r>
      <w:bookmarkEnd w:id="649"/>
      <w:bookmarkEnd w:id="650"/>
      <w:bookmarkEnd w:id="651"/>
    </w:p>
    <w:p w:rsidR="00A63A52" w:rsidRPr="000A487D" w:rsidRDefault="00A63A52" w:rsidP="00BA4562">
      <w:pPr>
        <w:snapToGrid w:val="0"/>
        <w:spacing w:line="300" w:lineRule="auto"/>
        <w:ind w:firstLineChars="200" w:firstLine="420"/>
        <w:outlineLvl w:val="0"/>
        <w:rPr>
          <w:rFonts w:ascii="宋体" w:hAnsi="宋体" w:hint="eastAsia"/>
          <w:sz w:val="21"/>
          <w:szCs w:val="21"/>
        </w:rPr>
      </w:pPr>
      <w:bookmarkStart w:id="652" w:name="_Toc152754473"/>
      <w:bookmarkStart w:id="653" w:name="_Toc152754859"/>
      <w:r w:rsidRPr="000A487D">
        <w:rPr>
          <w:rFonts w:ascii="宋体" w:hAnsi="宋体" w:hint="eastAsia"/>
          <w:sz w:val="21"/>
          <w:szCs w:val="21"/>
        </w:rPr>
        <w:t>一、动态聚合</w:t>
      </w:r>
      <w:bookmarkEnd w:id="652"/>
      <w:bookmarkEnd w:id="653"/>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动态聚合是构件对象在运行时随着运行环境的改变需要聚合其它的构件对象的聚合，虽然COM里的静态聚合能够满足一定的应用需求，但在现实模型中，更多的情况却是动态聚合。</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比如宠物店的猫（构件对象），具有宠物和商品两方面的特征（Aspects）。但猫刚生下来时却未必是宠物，更不会是商品；而一旦被售出，就不再是商品，但宠物特征却保留了下来；护士在医院里是护士，回家后可能就是贤惠的妻子等等。</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可以看出，随着构件对象的环境（context）的改变，构件对象所具有的特征（Aspects）也可能是不一样的。</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因此，随时聚合、随时拆卸才是真正的面向方面的聚合模型。</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 xml:space="preserve">下面介绍动态聚合的实现, </w:t>
      </w:r>
      <w:r w:rsidR="00F60F90">
        <w:rPr>
          <w:rFonts w:ascii="宋体" w:hAnsi="宋体" w:hint="eastAsia"/>
          <w:sz w:val="21"/>
          <w:szCs w:val="21"/>
        </w:rPr>
        <w:t>语境</w:t>
      </w:r>
      <w:r w:rsidRPr="000A487D">
        <w:rPr>
          <w:rFonts w:ascii="宋体" w:hAnsi="宋体" w:hint="eastAsia"/>
          <w:sz w:val="21"/>
          <w:szCs w:val="21"/>
        </w:rPr>
        <w:t>将在</w:t>
      </w:r>
      <w:smartTag w:uri="urn:schemas-microsoft-com:office:smarttags" w:element="chsdate">
        <w:smartTagPr>
          <w:attr w:name="IsROCDate" w:val="False"/>
          <w:attr w:name="IsLunarDate" w:val="False"/>
          <w:attr w:name="Day" w:val="30"/>
          <w:attr w:name="Month" w:val="12"/>
          <w:attr w:name="Year" w:val="1899"/>
        </w:smartTagPr>
        <w:r w:rsidR="00E42DB7">
          <w:rPr>
            <w:rFonts w:ascii="宋体" w:hAnsi="宋体" w:hint="eastAsia"/>
            <w:sz w:val="21"/>
            <w:szCs w:val="21"/>
          </w:rPr>
          <w:t>12.</w:t>
        </w:r>
        <w:r w:rsidRPr="000A487D">
          <w:rPr>
            <w:rFonts w:ascii="宋体" w:hAnsi="宋体" w:hint="eastAsia"/>
            <w:sz w:val="21"/>
            <w:szCs w:val="21"/>
          </w:rPr>
          <w:t>2.3</w:t>
        </w:r>
      </w:smartTag>
      <w:r w:rsidRPr="000A487D">
        <w:rPr>
          <w:rFonts w:ascii="宋体" w:hAnsi="宋体" w:hint="eastAsia"/>
          <w:sz w:val="21"/>
          <w:szCs w:val="21"/>
        </w:rPr>
        <w:t>介绍。</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动态聚合是通过IObject的Aggregate方法来完成的，因此构件编写者定义的每个构件对象都具有聚合其他aspect对象的能力。如有一个构件对象A(构件类为CA)和一个aspect对象B(构件类为</w:t>
      </w:r>
      <w:r w:rsidR="0056117D">
        <w:rPr>
          <w:rFonts w:ascii="宋体" w:hAnsi="宋体" w:hint="eastAsia"/>
          <w:sz w:val="21"/>
          <w:szCs w:val="21"/>
        </w:rPr>
        <w:t>A</w:t>
      </w:r>
      <w:r w:rsidRPr="000A487D">
        <w:rPr>
          <w:rFonts w:ascii="宋体" w:hAnsi="宋体" w:hint="eastAsia"/>
          <w:sz w:val="21"/>
          <w:szCs w:val="21"/>
        </w:rPr>
        <w:t>B), 对于构件A的编写者来说，在构件对象A里如果要聚合aspect对象B，那么只要通过如下过程就可完成聚合任务：</w:t>
      </w:r>
    </w:p>
    <w:p w:rsidR="00A63A52" w:rsidRPr="000A487D" w:rsidRDefault="000A487D" w:rsidP="000A487D">
      <w:pPr>
        <w:snapToGrid w:val="0"/>
        <w:spacing w:line="300" w:lineRule="auto"/>
        <w:ind w:firstLineChars="200" w:firstLine="420"/>
        <w:rPr>
          <w:rFonts w:ascii="宋体" w:hAnsi="宋体" w:hint="eastAsia"/>
          <w:sz w:val="21"/>
          <w:szCs w:val="21"/>
        </w:rPr>
      </w:pPr>
      <w:r>
        <w:rPr>
          <w:rFonts w:ascii="宋体" w:hAnsi="宋体" w:hint="eastAsia"/>
          <w:sz w:val="21"/>
          <w:szCs w:val="21"/>
        </w:rPr>
        <w:t>1、</w:t>
      </w:r>
      <w:r w:rsidR="00A63A52" w:rsidRPr="000A487D">
        <w:rPr>
          <w:rFonts w:ascii="宋体" w:hAnsi="宋体" w:hint="eastAsia"/>
          <w:sz w:val="21"/>
          <w:szCs w:val="21"/>
        </w:rPr>
        <w:t>创建aspect对象B，如：</w:t>
      </w:r>
    </w:p>
    <w:p w:rsidR="0056117D" w:rsidRPr="002157D1" w:rsidRDefault="0056117D" w:rsidP="0056117D">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t>ec</w:t>
      </w:r>
      <w:r w:rsidRPr="002157D1">
        <w:rPr>
          <w:rFonts w:ascii="宋体" w:hAnsi="宋体"/>
          <w:sz w:val="21"/>
          <w:szCs w:val="21"/>
        </w:rPr>
        <w:t xml:space="preserve"> = </w:t>
      </w:r>
      <w:r>
        <w:rPr>
          <w:rFonts w:ascii="宋体" w:hAnsi="宋体" w:hint="eastAsia"/>
          <w:sz w:val="21"/>
          <w:szCs w:val="21"/>
        </w:rPr>
        <w:t>AB::New(</w:t>
      </w:r>
      <w:r w:rsidRPr="002157D1">
        <w:rPr>
          <w:rFonts w:ascii="宋体" w:hAnsi="宋体"/>
          <w:sz w:val="21"/>
          <w:szCs w:val="21"/>
        </w:rPr>
        <w:t>&amp;p</w:t>
      </w:r>
      <w:r>
        <w:rPr>
          <w:rFonts w:ascii="宋体" w:hAnsi="宋体" w:hint="eastAsia"/>
          <w:sz w:val="21"/>
          <w:szCs w:val="21"/>
        </w:rPr>
        <w:t>IB</w:t>
      </w:r>
      <w:r w:rsidRPr="002157D1">
        <w:rPr>
          <w:rFonts w:ascii="宋体" w:hAnsi="宋体"/>
          <w:sz w:val="21"/>
          <w:szCs w:val="21"/>
        </w:rPr>
        <w:t>);</w:t>
      </w:r>
    </w:p>
    <w:p w:rsidR="00A63A52" w:rsidRPr="000A487D" w:rsidRDefault="000A487D" w:rsidP="000A487D">
      <w:pPr>
        <w:snapToGrid w:val="0"/>
        <w:spacing w:line="300" w:lineRule="auto"/>
        <w:ind w:firstLineChars="200" w:firstLine="420"/>
        <w:rPr>
          <w:rFonts w:ascii="宋体" w:hAnsi="宋体" w:hint="eastAsia"/>
          <w:sz w:val="21"/>
          <w:szCs w:val="21"/>
        </w:rPr>
      </w:pPr>
      <w:r>
        <w:rPr>
          <w:rFonts w:ascii="宋体" w:hAnsi="宋体" w:hint="eastAsia"/>
          <w:sz w:val="21"/>
          <w:szCs w:val="21"/>
        </w:rPr>
        <w:t>2、</w:t>
      </w:r>
      <w:r w:rsidR="00A63A52" w:rsidRPr="000A487D">
        <w:rPr>
          <w:rFonts w:ascii="宋体" w:hAnsi="宋体" w:hint="eastAsia"/>
          <w:sz w:val="21"/>
          <w:szCs w:val="21"/>
        </w:rPr>
        <w:t xml:space="preserve"> 调用CAR构件库提供的聚合函数</w:t>
      </w:r>
      <w:r w:rsidR="00A63A52" w:rsidRPr="000A487D">
        <w:rPr>
          <w:rFonts w:ascii="宋体" w:hAnsi="宋体"/>
          <w:sz w:val="21"/>
          <w:szCs w:val="21"/>
        </w:rPr>
        <w:t>EzAggregate</w:t>
      </w:r>
      <w:r w:rsidR="00A63A52" w:rsidRPr="000A487D">
        <w:rPr>
          <w:rFonts w:ascii="宋体" w:hAnsi="宋体" w:hint="eastAsia"/>
          <w:sz w:val="21"/>
          <w:szCs w:val="21"/>
        </w:rPr>
        <w:t>：</w:t>
      </w:r>
    </w:p>
    <w:p w:rsidR="0056117D" w:rsidRPr="002157D1" w:rsidRDefault="0056117D" w:rsidP="0056117D">
      <w:pPr>
        <w:shd w:val="clear" w:color="auto" w:fill="E6E6E6"/>
        <w:snapToGrid w:val="0"/>
        <w:spacing w:line="300" w:lineRule="auto"/>
        <w:ind w:firstLineChars="200" w:firstLine="420"/>
        <w:rPr>
          <w:rFonts w:ascii="宋体" w:hAnsi="宋体" w:hint="eastAsia"/>
          <w:sz w:val="21"/>
          <w:szCs w:val="21"/>
        </w:rPr>
      </w:pPr>
      <w:r w:rsidRPr="002157D1">
        <w:rPr>
          <w:rFonts w:ascii="宋体" w:hAnsi="宋体" w:hint="eastAsia"/>
          <w:sz w:val="21"/>
          <w:szCs w:val="21"/>
        </w:rPr>
        <w:lastRenderedPageBreak/>
        <w:t>ec</w:t>
      </w:r>
      <w:r w:rsidRPr="002157D1">
        <w:rPr>
          <w:rFonts w:ascii="宋体" w:hAnsi="宋体"/>
          <w:sz w:val="21"/>
          <w:szCs w:val="21"/>
        </w:rPr>
        <w:t xml:space="preserve"> = EzAggregate((IObject *)this, p</w:t>
      </w:r>
      <w:r>
        <w:rPr>
          <w:rFonts w:ascii="宋体" w:hAnsi="宋体" w:hint="eastAsia"/>
          <w:sz w:val="21"/>
          <w:szCs w:val="21"/>
        </w:rPr>
        <w:t>IB</w:t>
      </w:r>
      <w:r w:rsidRPr="002157D1">
        <w:rPr>
          <w:rFonts w:ascii="宋体" w:hAnsi="宋体"/>
          <w:sz w:val="21"/>
          <w:szCs w:val="21"/>
        </w:rPr>
        <w:t>);</w:t>
      </w:r>
    </w:p>
    <w:p w:rsidR="00A63A52" w:rsidRPr="00DF1A26" w:rsidRDefault="0056117D" w:rsidP="00DF1A26">
      <w:pPr>
        <w:shd w:val="clear" w:color="auto" w:fill="E6E6E6"/>
        <w:snapToGrid w:val="0"/>
        <w:spacing w:line="300" w:lineRule="auto"/>
        <w:ind w:firstLineChars="200" w:firstLine="420"/>
        <w:rPr>
          <w:rFonts w:ascii="宋体" w:hAnsi="宋体" w:hint="eastAsia"/>
          <w:sz w:val="21"/>
          <w:szCs w:val="21"/>
        </w:rPr>
      </w:pPr>
      <w:r w:rsidRPr="002157D1">
        <w:rPr>
          <w:rFonts w:ascii="宋体" w:hAnsi="宋体"/>
          <w:sz w:val="21"/>
          <w:szCs w:val="21"/>
        </w:rPr>
        <w:t>p</w:t>
      </w:r>
      <w:r>
        <w:rPr>
          <w:rFonts w:ascii="宋体" w:hAnsi="宋体" w:hint="eastAsia"/>
          <w:sz w:val="21"/>
          <w:szCs w:val="21"/>
        </w:rPr>
        <w:t>IB</w:t>
      </w:r>
      <w:r w:rsidR="00A63A52" w:rsidRPr="00DF1A26">
        <w:rPr>
          <w:rFonts w:ascii="宋体" w:hAnsi="宋体" w:hint="eastAsia"/>
          <w:sz w:val="21"/>
          <w:szCs w:val="21"/>
        </w:rPr>
        <w:t>-&gt;Release();</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EzAggregate函数调用成功后，那么对象B里保存了外部对象A的指针，对象A则保存了内部对象B的IAspect指针，同时内部对象B的引用计数也转嫁到了外部对象A上了。</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sz w:val="21"/>
          <w:szCs w:val="21"/>
        </w:rPr>
        <w:t>EzAggregate</w:t>
      </w:r>
      <w:r w:rsidRPr="000A487D">
        <w:rPr>
          <w:rFonts w:ascii="宋体" w:hAnsi="宋体" w:hint="eastAsia"/>
          <w:sz w:val="21"/>
          <w:szCs w:val="21"/>
        </w:rPr>
        <w:t>函数声明如下：</w:t>
      </w:r>
    </w:p>
    <w:p w:rsidR="00BB434B" w:rsidRPr="00BB434B" w:rsidRDefault="00BB434B" w:rsidP="00BB434B">
      <w:pPr>
        <w:shd w:val="clear" w:color="auto" w:fill="E6E6E6"/>
        <w:snapToGrid w:val="0"/>
        <w:spacing w:line="300" w:lineRule="auto"/>
        <w:ind w:firstLineChars="200" w:firstLine="420"/>
        <w:rPr>
          <w:rFonts w:ascii="宋体" w:hAnsi="宋体"/>
          <w:sz w:val="21"/>
          <w:szCs w:val="21"/>
        </w:rPr>
      </w:pPr>
      <w:r w:rsidRPr="00BB434B">
        <w:rPr>
          <w:rFonts w:ascii="宋体" w:hAnsi="宋体"/>
          <w:sz w:val="21"/>
          <w:szCs w:val="21"/>
        </w:rPr>
        <w:t>EZAPI EzAggregate(</w:t>
      </w:r>
    </w:p>
    <w:p w:rsidR="00BB434B" w:rsidRPr="00BB434B" w:rsidRDefault="00BB434B" w:rsidP="00BB434B">
      <w:pPr>
        <w:shd w:val="clear" w:color="auto" w:fill="E6E6E6"/>
        <w:snapToGrid w:val="0"/>
        <w:spacing w:line="300" w:lineRule="auto"/>
        <w:ind w:firstLineChars="200" w:firstLine="420"/>
        <w:rPr>
          <w:rFonts w:ascii="宋体" w:hAnsi="宋体"/>
          <w:sz w:val="21"/>
          <w:szCs w:val="21"/>
        </w:rPr>
      </w:pPr>
      <w:r w:rsidRPr="00BB434B">
        <w:rPr>
          <w:rFonts w:ascii="宋体" w:hAnsi="宋体"/>
          <w:sz w:val="21"/>
          <w:szCs w:val="21"/>
        </w:rPr>
        <w:t xml:space="preserve">       </w:t>
      </w:r>
      <w:r>
        <w:rPr>
          <w:rFonts w:ascii="宋体" w:hAnsi="宋体" w:hint="eastAsia"/>
          <w:sz w:val="21"/>
          <w:szCs w:val="21"/>
        </w:rPr>
        <w:t xml:space="preserve">          </w:t>
      </w:r>
      <w:r w:rsidRPr="00BB434B">
        <w:rPr>
          <w:rFonts w:ascii="宋体" w:hAnsi="宋体"/>
          <w:sz w:val="21"/>
          <w:szCs w:val="21"/>
        </w:rPr>
        <w:t xml:space="preserve"> /* [in] */ PObject pAggregator,</w:t>
      </w:r>
    </w:p>
    <w:p w:rsidR="00A63A52" w:rsidRPr="00BB434B" w:rsidRDefault="00BB434B" w:rsidP="00BB434B">
      <w:pPr>
        <w:shd w:val="clear" w:color="auto" w:fill="E6E6E6"/>
        <w:snapToGrid w:val="0"/>
        <w:spacing w:line="300" w:lineRule="auto"/>
        <w:ind w:firstLineChars="200" w:firstLine="420"/>
        <w:rPr>
          <w:rFonts w:ascii="宋体" w:hAnsi="宋体" w:hint="eastAsia"/>
          <w:sz w:val="21"/>
          <w:szCs w:val="21"/>
        </w:rPr>
      </w:pPr>
      <w:r w:rsidRPr="00BB434B">
        <w:rPr>
          <w:rFonts w:ascii="宋体" w:hAnsi="宋体"/>
          <w:sz w:val="21"/>
          <w:szCs w:val="21"/>
        </w:rPr>
        <w:t xml:space="preserve">      </w:t>
      </w:r>
      <w:r>
        <w:rPr>
          <w:rFonts w:ascii="宋体" w:hAnsi="宋体" w:hint="eastAsia"/>
          <w:sz w:val="21"/>
          <w:szCs w:val="21"/>
        </w:rPr>
        <w:t xml:space="preserve">          </w:t>
      </w:r>
      <w:r w:rsidRPr="00BB434B">
        <w:rPr>
          <w:rFonts w:ascii="宋体" w:hAnsi="宋体"/>
          <w:sz w:val="21"/>
          <w:szCs w:val="21"/>
        </w:rPr>
        <w:t xml:space="preserve">  /* [in] */ PObject pAspect)</w:t>
      </w:r>
      <w:r>
        <w:rPr>
          <w:rFonts w:ascii="宋体" w:hAnsi="宋体" w:hint="eastAsia"/>
          <w:sz w:val="21"/>
          <w:szCs w:val="21"/>
        </w:rPr>
        <w:t>;</w:t>
      </w:r>
    </w:p>
    <w:p w:rsidR="00A63A52" w:rsidRPr="000A487D" w:rsidRDefault="00A63A52" w:rsidP="00BB434B">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pAggregator为外部对象指针，pAspect为内部对象(aspect对象指针),而实际上</w:t>
      </w:r>
      <w:r w:rsidRPr="000A487D">
        <w:rPr>
          <w:rFonts w:ascii="宋体" w:hAnsi="宋体"/>
          <w:sz w:val="21"/>
          <w:szCs w:val="21"/>
        </w:rPr>
        <w:t>EzAggregate</w:t>
      </w:r>
      <w:r w:rsidRPr="000A487D">
        <w:rPr>
          <w:rFonts w:ascii="宋体" w:hAnsi="宋体" w:hint="eastAsia"/>
          <w:sz w:val="21"/>
          <w:szCs w:val="21"/>
        </w:rPr>
        <w:t>的实现就是调用Aggregate方法：</w:t>
      </w:r>
    </w:p>
    <w:p w:rsidR="00BB434B" w:rsidRPr="00BB434B" w:rsidRDefault="00BB434B" w:rsidP="00BA4562">
      <w:pPr>
        <w:shd w:val="clear" w:color="auto" w:fill="E6E6E6"/>
        <w:snapToGrid w:val="0"/>
        <w:spacing w:line="300" w:lineRule="auto"/>
        <w:ind w:firstLineChars="200" w:firstLine="420"/>
        <w:outlineLvl w:val="0"/>
        <w:rPr>
          <w:rFonts w:ascii="宋体" w:hAnsi="宋体"/>
          <w:sz w:val="21"/>
          <w:szCs w:val="21"/>
        </w:rPr>
      </w:pPr>
      <w:r w:rsidRPr="00BB434B">
        <w:rPr>
          <w:rFonts w:ascii="宋体" w:hAnsi="宋体"/>
          <w:sz w:val="21"/>
          <w:szCs w:val="21"/>
        </w:rPr>
        <w:t>EZAPI EzAggregate(</w:t>
      </w:r>
    </w:p>
    <w:p w:rsidR="00BB434B" w:rsidRPr="00BB434B" w:rsidRDefault="00BB434B" w:rsidP="00BB434B">
      <w:pPr>
        <w:shd w:val="clear" w:color="auto" w:fill="E6E6E6"/>
        <w:snapToGrid w:val="0"/>
        <w:spacing w:line="300" w:lineRule="auto"/>
        <w:ind w:firstLineChars="200" w:firstLine="420"/>
        <w:rPr>
          <w:rFonts w:ascii="宋体" w:hAnsi="宋体"/>
          <w:sz w:val="21"/>
          <w:szCs w:val="21"/>
        </w:rPr>
      </w:pPr>
      <w:r w:rsidRPr="00BB434B">
        <w:rPr>
          <w:rFonts w:ascii="宋体" w:hAnsi="宋体"/>
          <w:sz w:val="21"/>
          <w:szCs w:val="21"/>
        </w:rPr>
        <w:t xml:space="preserve">       </w:t>
      </w:r>
      <w:r>
        <w:rPr>
          <w:rFonts w:ascii="宋体" w:hAnsi="宋体" w:hint="eastAsia"/>
          <w:sz w:val="21"/>
          <w:szCs w:val="21"/>
        </w:rPr>
        <w:t xml:space="preserve">         </w:t>
      </w:r>
      <w:r w:rsidRPr="00BB434B">
        <w:rPr>
          <w:rFonts w:ascii="宋体" w:hAnsi="宋体"/>
          <w:sz w:val="21"/>
          <w:szCs w:val="21"/>
        </w:rPr>
        <w:t xml:space="preserve"> /* [in] */ PObject pAggregator,</w:t>
      </w:r>
    </w:p>
    <w:p w:rsidR="00BB434B" w:rsidRPr="00BB434B" w:rsidRDefault="00BB434B" w:rsidP="00BB434B">
      <w:pPr>
        <w:shd w:val="clear" w:color="auto" w:fill="E6E6E6"/>
        <w:snapToGrid w:val="0"/>
        <w:spacing w:line="300" w:lineRule="auto"/>
        <w:ind w:firstLineChars="200" w:firstLine="420"/>
        <w:rPr>
          <w:rFonts w:ascii="宋体" w:hAnsi="宋体"/>
          <w:sz w:val="21"/>
          <w:szCs w:val="21"/>
        </w:rPr>
      </w:pPr>
      <w:r w:rsidRPr="00BB434B">
        <w:rPr>
          <w:rFonts w:ascii="宋体" w:hAnsi="宋体"/>
          <w:sz w:val="21"/>
          <w:szCs w:val="21"/>
        </w:rPr>
        <w:t xml:space="preserve">       </w:t>
      </w:r>
      <w:r>
        <w:rPr>
          <w:rFonts w:ascii="宋体" w:hAnsi="宋体" w:hint="eastAsia"/>
          <w:sz w:val="21"/>
          <w:szCs w:val="21"/>
        </w:rPr>
        <w:t xml:space="preserve">         </w:t>
      </w:r>
      <w:r w:rsidRPr="00BB434B">
        <w:rPr>
          <w:rFonts w:ascii="宋体" w:hAnsi="宋体"/>
          <w:sz w:val="21"/>
          <w:szCs w:val="21"/>
        </w:rPr>
        <w:t xml:space="preserve"> /* [in] */ PObject pAspect){</w:t>
      </w:r>
    </w:p>
    <w:p w:rsidR="00BB434B" w:rsidRPr="00BB434B" w:rsidRDefault="00BB434B" w:rsidP="00BB434B">
      <w:pPr>
        <w:shd w:val="clear" w:color="auto" w:fill="E6E6E6"/>
        <w:snapToGrid w:val="0"/>
        <w:spacing w:line="300" w:lineRule="auto"/>
        <w:ind w:firstLineChars="200" w:firstLine="420"/>
        <w:rPr>
          <w:rFonts w:ascii="宋体" w:hAnsi="宋体"/>
          <w:sz w:val="21"/>
          <w:szCs w:val="21"/>
        </w:rPr>
      </w:pPr>
      <w:r w:rsidRPr="00BB434B">
        <w:rPr>
          <w:rFonts w:ascii="宋体" w:hAnsi="宋体"/>
          <w:sz w:val="21"/>
          <w:szCs w:val="21"/>
        </w:rPr>
        <w:t xml:space="preserve">    return pAspect-&gt;Aggregate(AggrType_Aggregate, pAggregator);</w:t>
      </w:r>
    </w:p>
    <w:p w:rsidR="00A63A52" w:rsidRPr="00BB434B" w:rsidRDefault="00BB434B" w:rsidP="00BB434B">
      <w:pPr>
        <w:shd w:val="clear" w:color="auto" w:fill="E6E6E6"/>
        <w:snapToGrid w:val="0"/>
        <w:spacing w:line="300" w:lineRule="auto"/>
        <w:ind w:firstLineChars="200" w:firstLine="420"/>
        <w:rPr>
          <w:rFonts w:ascii="宋体" w:hAnsi="宋体" w:hint="eastAsia"/>
          <w:sz w:val="21"/>
          <w:szCs w:val="21"/>
        </w:rPr>
      </w:pPr>
      <w:r w:rsidRPr="00BB434B">
        <w:rPr>
          <w:rFonts w:ascii="宋体" w:hAnsi="宋体"/>
          <w:sz w:val="21"/>
          <w:szCs w:val="21"/>
        </w:rPr>
        <w:t>}</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聚合时我们也可直接象上面那样调用Aggregate方面来完成聚合过程，如：</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 xml:space="preserve">ec = pObj-&gt;Aggregate(AggrType_Aggregate, (IObject *)this); </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w:t>
      </w:r>
      <w:r w:rsidRPr="00DF1A26">
        <w:rPr>
          <w:rFonts w:ascii="宋体" w:hAnsi="宋体"/>
          <w:sz w:val="21"/>
          <w:szCs w:val="21"/>
        </w:rPr>
        <w:t xml:space="preserve"> AggrType_Aggregate</w:t>
      </w:r>
      <w:r w:rsidRPr="00DF1A26">
        <w:rPr>
          <w:rFonts w:ascii="宋体" w:hAnsi="宋体" w:hint="eastAsia"/>
          <w:sz w:val="21"/>
          <w:szCs w:val="21"/>
        </w:rPr>
        <w:t>指定Aggregate方法是聚合行为。</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Aggregate方法在聚合时是引发了一系列的调用来完成聚合过程的，这个过程可以简单地如下表示(为了简便，我们将外部对象指针用pOuter表示，pAspect表示IAspect指针)：</w:t>
      </w:r>
    </w:p>
    <w:p w:rsidR="00A63A52" w:rsidRPr="002C7B0C" w:rsidRDefault="000A487D" w:rsidP="000A487D">
      <w:pPr>
        <w:snapToGrid w:val="0"/>
        <w:spacing w:line="300" w:lineRule="auto"/>
        <w:ind w:firstLineChars="200" w:firstLine="420"/>
        <w:rPr>
          <w:rFonts w:hint="eastAsia"/>
        </w:rPr>
      </w:pPr>
      <w:r>
        <w:rPr>
          <w:rFonts w:ascii="宋体" w:hAnsi="宋体" w:hint="eastAsia"/>
          <w:sz w:val="21"/>
          <w:szCs w:val="21"/>
        </w:rPr>
        <w:t>1）</w:t>
      </w:r>
      <w:r w:rsidR="00A63A52" w:rsidRPr="000A487D">
        <w:rPr>
          <w:rFonts w:ascii="宋体" w:hAnsi="宋体" w:hint="eastAsia"/>
          <w:sz w:val="21"/>
          <w:szCs w:val="21"/>
        </w:rPr>
        <w:t>外部对象A调用：</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pAspect-&gt;Aggregate(AggrType_Aggregate, pAggregator)</w:t>
      </w:r>
      <w:r w:rsidRPr="00DF1A26">
        <w:rPr>
          <w:rFonts w:ascii="宋体" w:hAnsi="宋体" w:hint="eastAsia"/>
          <w:sz w:val="21"/>
          <w:szCs w:val="21"/>
        </w:rPr>
        <w:t>;</w:t>
      </w:r>
    </w:p>
    <w:p w:rsidR="00A63A52" w:rsidRPr="000A487D" w:rsidRDefault="000A487D" w:rsidP="000A487D">
      <w:pPr>
        <w:snapToGrid w:val="0"/>
        <w:spacing w:line="300" w:lineRule="auto"/>
        <w:ind w:firstLineChars="200" w:firstLine="420"/>
        <w:rPr>
          <w:rFonts w:ascii="宋体" w:hAnsi="宋体" w:hint="eastAsia"/>
          <w:sz w:val="21"/>
          <w:szCs w:val="21"/>
        </w:rPr>
      </w:pPr>
      <w:r>
        <w:rPr>
          <w:rFonts w:ascii="宋体" w:hAnsi="宋体" w:hint="eastAsia"/>
          <w:sz w:val="21"/>
          <w:szCs w:val="21"/>
        </w:rPr>
        <w:t>2）</w:t>
      </w:r>
      <w:r w:rsidR="00A63A52" w:rsidRPr="000A487D">
        <w:rPr>
          <w:rFonts w:ascii="宋体" w:hAnsi="宋体" w:hint="eastAsia"/>
          <w:sz w:val="21"/>
          <w:szCs w:val="21"/>
        </w:rPr>
        <w:t>aspect对象B及时反调外部对象的Aggregate方法：</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pOuter-&gt;Aggregate(AggrType_AspectAttach,</w:t>
      </w:r>
      <w:r w:rsidRPr="00DF1A26">
        <w:rPr>
          <w:rFonts w:ascii="宋体" w:hAnsi="宋体" w:hint="eastAsia"/>
          <w:sz w:val="21"/>
          <w:szCs w:val="21"/>
        </w:rPr>
        <w:t xml:space="preserve"> pAspect</w:t>
      </w:r>
      <w:r w:rsidRPr="00DF1A26">
        <w:rPr>
          <w:rFonts w:ascii="宋体" w:hAnsi="宋体"/>
          <w:sz w:val="21"/>
          <w:szCs w:val="21"/>
        </w:rPr>
        <w:t>)</w:t>
      </w:r>
      <w:r w:rsidRPr="00DF1A26">
        <w:rPr>
          <w:rFonts w:ascii="宋体" w:hAnsi="宋体" w:hint="eastAsia"/>
          <w:sz w:val="21"/>
          <w:szCs w:val="21"/>
        </w:rPr>
        <w:t>;</w:t>
      </w:r>
    </w:p>
    <w:p w:rsidR="00A63A52" w:rsidRPr="000A487D" w:rsidRDefault="000A487D" w:rsidP="000A487D">
      <w:pPr>
        <w:snapToGrid w:val="0"/>
        <w:spacing w:line="300" w:lineRule="auto"/>
        <w:ind w:firstLineChars="200" w:firstLine="420"/>
        <w:rPr>
          <w:rFonts w:ascii="宋体" w:hAnsi="宋体" w:hint="eastAsia"/>
          <w:sz w:val="21"/>
          <w:szCs w:val="21"/>
        </w:rPr>
      </w:pPr>
      <w:r>
        <w:rPr>
          <w:rFonts w:ascii="宋体" w:hAnsi="宋体" w:hint="eastAsia"/>
          <w:sz w:val="21"/>
          <w:szCs w:val="21"/>
        </w:rPr>
        <w:t>3）</w:t>
      </w:r>
      <w:r w:rsidR="00A63A52" w:rsidRPr="000A487D">
        <w:rPr>
          <w:rFonts w:ascii="宋体" w:hAnsi="宋体" w:hint="eastAsia"/>
          <w:sz w:val="21"/>
          <w:szCs w:val="21"/>
        </w:rPr>
        <w:t>外部对象保存aspect对象指针</w:t>
      </w:r>
    </w:p>
    <w:p w:rsidR="00A63A52" w:rsidRPr="000A487D" w:rsidRDefault="000A487D" w:rsidP="000A487D">
      <w:pPr>
        <w:snapToGrid w:val="0"/>
        <w:spacing w:line="300" w:lineRule="auto"/>
        <w:ind w:firstLineChars="200" w:firstLine="420"/>
        <w:rPr>
          <w:rFonts w:ascii="宋体" w:hAnsi="宋体" w:hint="eastAsia"/>
          <w:sz w:val="21"/>
          <w:szCs w:val="21"/>
        </w:rPr>
      </w:pPr>
      <w:r>
        <w:rPr>
          <w:rFonts w:ascii="宋体" w:hAnsi="宋体" w:hint="eastAsia"/>
          <w:sz w:val="21"/>
          <w:szCs w:val="21"/>
        </w:rPr>
        <w:t>4）</w:t>
      </w:r>
      <w:r w:rsidR="00A63A52" w:rsidRPr="000A487D">
        <w:rPr>
          <w:rFonts w:ascii="宋体" w:hAnsi="宋体" w:hint="eastAsia"/>
          <w:sz w:val="21"/>
          <w:szCs w:val="21"/>
        </w:rPr>
        <w:t>aspect对象保存外部对象指针并将所有的引用计数全部转嫁到外部对象，聚合过程完成。</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aggregate过程是在CA里调用了CB的Aggregate方法，其</w:t>
      </w:r>
      <w:r w:rsidRPr="000A487D">
        <w:rPr>
          <w:rFonts w:ascii="宋体" w:hAnsi="宋体"/>
          <w:sz w:val="21"/>
          <w:szCs w:val="21"/>
        </w:rPr>
        <w:t>AggregateType</w:t>
      </w:r>
      <w:r w:rsidRPr="000A487D">
        <w:rPr>
          <w:rFonts w:ascii="宋体" w:hAnsi="宋体" w:hint="eastAsia"/>
          <w:sz w:val="21"/>
          <w:szCs w:val="21"/>
        </w:rPr>
        <w:t>为AggrType_Aggregate, 然后在内部对象CB里又及时反调了外部对象的Aggregate方法，这时的</w:t>
      </w:r>
      <w:r w:rsidRPr="000A487D">
        <w:rPr>
          <w:rFonts w:ascii="宋体" w:hAnsi="宋体"/>
          <w:sz w:val="21"/>
          <w:szCs w:val="21"/>
        </w:rPr>
        <w:t>AggregateType</w:t>
      </w:r>
      <w:r w:rsidRPr="000A487D">
        <w:rPr>
          <w:rFonts w:ascii="宋体" w:hAnsi="宋体" w:hint="eastAsia"/>
          <w:sz w:val="21"/>
          <w:szCs w:val="21"/>
        </w:rPr>
        <w:t>为AggrType_AspectAttach，这个过程可称之为attach过程,attach过程保存了aspect对象的IAspect接口指针, 在多面聚合的情况下，attach过程就是将一个aspect对象添加到聚合链里。</w:t>
      </w:r>
    </w:p>
    <w:p w:rsidR="00A63A52" w:rsidRPr="002C7B0C" w:rsidRDefault="00A63A52" w:rsidP="000A487D">
      <w:pPr>
        <w:snapToGrid w:val="0"/>
        <w:spacing w:line="300" w:lineRule="auto"/>
        <w:ind w:firstLineChars="200" w:firstLine="420"/>
        <w:rPr>
          <w:rFonts w:hint="eastAsia"/>
        </w:rPr>
      </w:pPr>
      <w:r w:rsidRPr="000A487D">
        <w:rPr>
          <w:rFonts w:ascii="宋体" w:hAnsi="宋体" w:hint="eastAsia"/>
          <w:sz w:val="21"/>
          <w:szCs w:val="21"/>
        </w:rPr>
        <w:t>通过上面的聚合过程，外部对象就有了指向aspect对象的指针(m_pAspect)，被聚合的aspect对象就有了指向外部对象的指针(m_pOuter)，聚合后的两个对象的状态可简单地标识为：</w:t>
      </w:r>
    </w:p>
    <w:p w:rsidR="00A63A52" w:rsidRPr="002C7B0C" w:rsidRDefault="00A63A52" w:rsidP="00124A87">
      <w:pPr>
        <w:adjustRightInd w:val="0"/>
        <w:snapToGrid w:val="0"/>
        <w:spacing w:beforeLines="50" w:before="120" w:line="300" w:lineRule="auto"/>
        <w:jc w:val="center"/>
        <w:rPr>
          <w:rFonts w:hint="eastAsia"/>
        </w:rPr>
      </w:pPr>
      <w:r w:rsidRPr="002C7B0C">
        <w:object w:dxaOrig="5460" w:dyaOrig="3022">
          <v:shape id="_x0000_i1064" type="#_x0000_t75" style="width:273pt;height:151.2pt" o:ole="">
            <v:imagedata r:id="rId46" o:title=""/>
          </v:shape>
          <o:OLEObject Type="Embed" ProgID="Visio.Drawing.11" ShapeID="_x0000_i1064" DrawAspect="Content" ObjectID="_1670495682" r:id="rId47"/>
        </w:object>
      </w:r>
    </w:p>
    <w:p w:rsidR="00A63A52" w:rsidRPr="000A487D" w:rsidRDefault="00A63A52" w:rsidP="000A487D">
      <w:pPr>
        <w:snapToGrid w:val="0"/>
        <w:spacing w:line="300" w:lineRule="auto"/>
        <w:ind w:firstLineChars="200" w:firstLine="420"/>
        <w:jc w:val="center"/>
        <w:rPr>
          <w:rFonts w:ascii="宋体" w:hAnsi="宋体" w:hint="eastAsia"/>
          <w:sz w:val="21"/>
          <w:szCs w:val="21"/>
        </w:rPr>
      </w:pPr>
      <w:r w:rsidRPr="000A487D">
        <w:rPr>
          <w:rFonts w:ascii="宋体" w:hAnsi="宋体" w:hint="eastAsia"/>
          <w:sz w:val="21"/>
          <w:szCs w:val="21"/>
        </w:rPr>
        <w:t xml:space="preserve">图 </w:t>
      </w:r>
      <w:r w:rsidR="00E42DB7">
        <w:rPr>
          <w:rFonts w:ascii="宋体" w:hAnsi="宋体" w:hint="eastAsia"/>
          <w:sz w:val="21"/>
          <w:szCs w:val="21"/>
        </w:rPr>
        <w:t>12.</w:t>
      </w:r>
      <w:r w:rsidRPr="000A487D">
        <w:rPr>
          <w:rFonts w:ascii="宋体" w:hAnsi="宋体" w:hint="eastAsia"/>
          <w:sz w:val="21"/>
          <w:szCs w:val="21"/>
        </w:rPr>
        <w:t>4两个对象聚合后的状态的简单示意图</w:t>
      </w:r>
    </w:p>
    <w:p w:rsidR="00A63A52" w:rsidRPr="000A487D" w:rsidRDefault="00A63A52" w:rsidP="00BA4562">
      <w:pPr>
        <w:snapToGrid w:val="0"/>
        <w:spacing w:line="300" w:lineRule="auto"/>
        <w:ind w:firstLineChars="200" w:firstLine="420"/>
        <w:outlineLvl w:val="0"/>
        <w:rPr>
          <w:rFonts w:ascii="宋体" w:hAnsi="宋体" w:hint="eastAsia"/>
          <w:sz w:val="21"/>
          <w:szCs w:val="21"/>
        </w:rPr>
      </w:pPr>
      <w:bookmarkStart w:id="654" w:name="_Toc152754474"/>
      <w:bookmarkStart w:id="655" w:name="_Toc152754860"/>
      <w:r w:rsidRPr="000A487D">
        <w:rPr>
          <w:rFonts w:ascii="宋体" w:hAnsi="宋体" w:hint="eastAsia"/>
          <w:sz w:val="21"/>
          <w:szCs w:val="21"/>
        </w:rPr>
        <w:t>二、实例讲解</w:t>
      </w:r>
      <w:bookmarkEnd w:id="654"/>
      <w:bookmarkEnd w:id="655"/>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编写一个aspect客户端程序client.cpp如下：</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#include &lt;stdio.h&gt;</w:t>
      </w:r>
    </w:p>
    <w:p w:rsidR="00A63A52" w:rsidRPr="00DF1A26" w:rsidRDefault="008B2FF6" w:rsidP="00DF1A26">
      <w:pPr>
        <w:shd w:val="clear" w:color="auto" w:fill="E6E6E6"/>
        <w:snapToGrid w:val="0"/>
        <w:spacing w:line="300" w:lineRule="auto"/>
        <w:ind w:firstLineChars="200" w:firstLine="420"/>
        <w:rPr>
          <w:rFonts w:ascii="宋体" w:hAnsi="宋体" w:hint="eastAsia"/>
          <w:sz w:val="21"/>
          <w:szCs w:val="21"/>
        </w:rPr>
      </w:pPr>
      <w:r w:rsidRPr="008B2FF6">
        <w:rPr>
          <w:rFonts w:ascii="宋体" w:hAnsi="宋体" w:hint="eastAsia"/>
          <w:sz w:val="21"/>
          <w:szCs w:val="21"/>
        </w:rPr>
        <w:t>#import</w:t>
      </w:r>
      <w:r>
        <w:rPr>
          <w:rFonts w:ascii="宋体" w:hAnsi="宋体" w:hint="eastAsia"/>
          <w:sz w:val="21"/>
          <w:szCs w:val="21"/>
        </w:rPr>
        <w:t xml:space="preserve"> &lt;</w:t>
      </w:r>
      <w:r w:rsidR="00A63A52" w:rsidRPr="00DF1A26">
        <w:rPr>
          <w:rFonts w:ascii="宋体" w:hAnsi="宋体"/>
          <w:sz w:val="21"/>
          <w:szCs w:val="21"/>
        </w:rPr>
        <w:t>aspect.dll</w:t>
      </w:r>
      <w:r>
        <w:rPr>
          <w:rFonts w:ascii="宋体" w:hAnsi="宋体" w:hint="eastAsia"/>
          <w:sz w:val="21"/>
          <w:szCs w:val="21"/>
        </w:rPr>
        <w:t>&gt;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int main()</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00666EC9">
        <w:rPr>
          <w:rFonts w:ascii="宋体" w:hAnsi="宋体"/>
          <w:sz w:val="21"/>
          <w:szCs w:val="21"/>
        </w:rPr>
        <w:t>ECode</w:t>
      </w:r>
      <w:r w:rsidRPr="00DF1A26">
        <w:rPr>
          <w:rFonts w:ascii="宋体" w:hAnsi="宋体"/>
          <w:sz w:val="21"/>
          <w:szCs w:val="21"/>
        </w:rPr>
        <w:t xml:space="preserve"> ec;</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IFoo* pIFoo;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IBar* pIBar;</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Pr="00DF1A26">
        <w:rPr>
          <w:rFonts w:ascii="宋体" w:hAnsi="宋体" w:hint="eastAsia"/>
          <w:sz w:val="21"/>
          <w:szCs w:val="21"/>
        </w:rPr>
        <w:t>//创建构件对象pIFoo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ec = CFoo::New(&amp;pIFoo);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 (FAILED(ec))</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w:t>
      </w:r>
      <w:r w:rsidRPr="00DF1A26">
        <w:rPr>
          <w:rFonts w:ascii="宋体" w:hAnsi="宋体" w:hint="eastAsia"/>
          <w:sz w:val="21"/>
          <w:szCs w:val="21"/>
        </w:rPr>
        <w:t>ec</w:t>
      </w: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Pr="00DF1A26">
        <w:rPr>
          <w:rFonts w:ascii="宋体" w:hAnsi="宋体" w:hint="eastAsia"/>
          <w:sz w:val="21"/>
          <w:szCs w:val="21"/>
        </w:rPr>
        <w:t>//创建构件对象pIBar</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ec = CBar::New(&amp;pIBar);</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 (FAILED(ec))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pIFoo-&gt;Release();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w:t>
      </w:r>
      <w:r w:rsidRPr="00DF1A26">
        <w:rPr>
          <w:rFonts w:ascii="宋体" w:hAnsi="宋体" w:hint="eastAsia"/>
          <w:sz w:val="21"/>
          <w:szCs w:val="21"/>
        </w:rPr>
        <w:t xml:space="preserve"> ec</w:t>
      </w: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pIBar-&gt;</w:t>
      </w:r>
      <w:r w:rsidRPr="00DF1A26">
        <w:rPr>
          <w:rFonts w:ascii="宋体" w:hAnsi="宋体" w:hint="eastAsia"/>
          <w:sz w:val="21"/>
          <w:szCs w:val="21"/>
        </w:rPr>
        <w:t>Bar</w:t>
      </w:r>
      <w:r w:rsidRPr="00DF1A26">
        <w:rPr>
          <w:rFonts w:ascii="宋体" w:hAnsi="宋体"/>
          <w:sz w:val="21"/>
          <w:szCs w:val="21"/>
        </w:rPr>
        <w:t>Hello();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Pr="00DF1A26">
        <w:rPr>
          <w:rFonts w:ascii="宋体" w:hAnsi="宋体" w:hint="eastAsia"/>
          <w:sz w:val="21"/>
          <w:szCs w:val="21"/>
        </w:rPr>
        <w:t>//</w:t>
      </w:r>
      <w:r w:rsidRPr="00DF1A26">
        <w:rPr>
          <w:rFonts w:ascii="宋体" w:hAnsi="宋体"/>
          <w:sz w:val="21"/>
          <w:szCs w:val="21"/>
        </w:rPr>
        <w:t xml:space="preserve"> pIBar</w:t>
      </w:r>
      <w:r w:rsidRPr="00DF1A26">
        <w:rPr>
          <w:rFonts w:ascii="宋体" w:hAnsi="宋体" w:hint="eastAsia"/>
          <w:sz w:val="21"/>
          <w:szCs w:val="21"/>
        </w:rPr>
        <w:t>聚合构件对象pIFoo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ec = EzAggregate(pIBar, pIFoo);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 (FAILED(ec))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printf("Aggregate failed!\n");</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goto _exit1;</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997BE8">
      <w:pPr>
        <w:shd w:val="clear" w:color="auto" w:fill="E6E6E6"/>
        <w:snapToGrid w:val="0"/>
        <w:spacing w:line="300" w:lineRule="auto"/>
        <w:ind w:firstLineChars="400" w:firstLine="840"/>
        <w:rPr>
          <w:rFonts w:ascii="宋体" w:hAnsi="宋体" w:hint="eastAsia"/>
          <w:sz w:val="21"/>
          <w:szCs w:val="21"/>
        </w:rPr>
      </w:pPr>
      <w:r w:rsidRPr="00DF1A26">
        <w:rPr>
          <w:rFonts w:ascii="宋体" w:hAnsi="宋体"/>
          <w:sz w:val="21"/>
          <w:szCs w:val="21"/>
        </w:rPr>
        <w:t>pIFoo-&gt;Release();</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Pr="00DF1A26">
        <w:rPr>
          <w:rFonts w:ascii="宋体" w:hAnsi="宋体" w:hint="eastAsia"/>
          <w:sz w:val="21"/>
          <w:szCs w:val="21"/>
        </w:rPr>
        <w:t>//pIBar查询出被聚合的构件对象</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lastRenderedPageBreak/>
        <w:t xml:space="preserve">    ec = IFoo::Query(pIBar, &amp;pIFoo);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 (FAILED(ec))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printf("Query failed!\n");</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goto _exit2;</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pIFoo-&gt;</w:t>
      </w:r>
      <w:r w:rsidRPr="00DF1A26">
        <w:rPr>
          <w:rFonts w:ascii="宋体" w:hAnsi="宋体" w:hint="eastAsia"/>
          <w:sz w:val="21"/>
          <w:szCs w:val="21"/>
        </w:rPr>
        <w:t>Foo</w:t>
      </w:r>
      <w:r w:rsidRPr="00DF1A26">
        <w:rPr>
          <w:rFonts w:ascii="宋体" w:hAnsi="宋体"/>
          <w:sz w:val="21"/>
          <w:szCs w:val="21"/>
        </w:rPr>
        <w:t>Hello();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pIFoo-&gt;Release();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Pr="00DF1A26">
        <w:rPr>
          <w:rFonts w:ascii="宋体" w:hAnsi="宋体" w:hint="eastAsia"/>
          <w:sz w:val="21"/>
          <w:szCs w:val="21"/>
        </w:rPr>
        <w:t>//拆卸聚合</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ec = EzUnaggregate(pIBar, CLSID_CFoo);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 (FAILED(ec))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goto _exit2;</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r w:rsidRPr="00DF1A26">
        <w:rPr>
          <w:rFonts w:ascii="宋体" w:hAnsi="宋体" w:hint="eastAsia"/>
          <w:sz w:val="21"/>
          <w:szCs w:val="21"/>
        </w:rPr>
        <w:t>//拆卸聚合再次查询聚合的对象将失败</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ec = IFoo::Query(pIBar, &amp;pIFoo);</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if (FAILED(ec))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printf("Unaggregated!\n");</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pIBar-&gt;Release();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DF1A26" w:rsidRDefault="00A63A52" w:rsidP="00997BE8">
      <w:pPr>
        <w:shd w:val="clear" w:color="auto" w:fill="E6E6E6"/>
        <w:snapToGrid w:val="0"/>
        <w:spacing w:line="300" w:lineRule="auto"/>
        <w:ind w:firstLineChars="400" w:firstLine="840"/>
        <w:rPr>
          <w:rFonts w:ascii="宋体" w:hAnsi="宋体" w:hint="eastAsia"/>
          <w:sz w:val="21"/>
          <w:szCs w:val="21"/>
        </w:rPr>
      </w:pPr>
      <w:r w:rsidRPr="00DF1A26">
        <w:rPr>
          <w:rFonts w:ascii="宋体" w:hAnsi="宋体"/>
          <w:sz w:val="21"/>
          <w:szCs w:val="21"/>
        </w:rPr>
        <w:t xml:space="preserve">return </w:t>
      </w:r>
      <w:r w:rsidR="00B44496">
        <w:rPr>
          <w:rFonts w:ascii="宋体" w:hAnsi="宋体" w:hint="eastAsia"/>
          <w:sz w:val="21"/>
          <w:szCs w:val="21"/>
        </w:rPr>
        <w:t>0</w:t>
      </w:r>
      <w:r w:rsidRPr="00DF1A26">
        <w:rPr>
          <w:rFonts w:ascii="宋体" w:hAnsi="宋体"/>
          <w:sz w:val="21"/>
          <w:szCs w:val="21"/>
        </w:rPr>
        <w:t xml:space="preserve">; </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_exit1:</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pIFoo-&gt;Release();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_exit2:</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pIBar-&gt;Release();</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return </w:t>
      </w:r>
      <w:r w:rsidR="00B44496">
        <w:rPr>
          <w:rFonts w:ascii="宋体" w:hAnsi="宋体" w:hint="eastAsia"/>
          <w:sz w:val="21"/>
          <w:szCs w:val="21"/>
        </w:rPr>
        <w:t>1</w:t>
      </w:r>
      <w:r w:rsidRPr="00DF1A26">
        <w:rPr>
          <w:rFonts w:ascii="宋体" w:hAnsi="宋体"/>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  </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编译运行程序之后的结果为：</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Hello, I am from CBar</w:t>
      </w:r>
      <w:r w:rsidRPr="00DF1A26">
        <w:rPr>
          <w:rFonts w:ascii="宋体" w:hAnsi="宋体" w:hint="eastAsia"/>
          <w:sz w:val="21"/>
          <w:szCs w:val="21"/>
        </w:rPr>
        <w:t>!</w:t>
      </w:r>
    </w:p>
    <w:p w:rsidR="00A63A52" w:rsidRPr="00DF1A26" w:rsidRDefault="00A63A52" w:rsidP="00DF1A26">
      <w:pPr>
        <w:shd w:val="clear" w:color="auto" w:fill="E6E6E6"/>
        <w:snapToGrid w:val="0"/>
        <w:spacing w:line="300" w:lineRule="auto"/>
        <w:ind w:firstLineChars="200" w:firstLine="420"/>
        <w:rPr>
          <w:rFonts w:ascii="宋体" w:hAnsi="宋体"/>
          <w:sz w:val="21"/>
          <w:szCs w:val="21"/>
        </w:rPr>
      </w:pPr>
      <w:r w:rsidRPr="00DF1A26">
        <w:rPr>
          <w:rFonts w:ascii="宋体" w:hAnsi="宋体"/>
          <w:sz w:val="21"/>
          <w:szCs w:val="21"/>
        </w:rPr>
        <w:t xml:space="preserve">Hello, I am from </w:t>
      </w:r>
      <w:r w:rsidR="00F16534">
        <w:rPr>
          <w:rFonts w:ascii="宋体" w:hAnsi="宋体" w:hint="eastAsia"/>
          <w:sz w:val="21"/>
          <w:szCs w:val="21"/>
        </w:rPr>
        <w:t>A</w:t>
      </w:r>
      <w:r w:rsidRPr="00DF1A26">
        <w:rPr>
          <w:rFonts w:ascii="宋体" w:hAnsi="宋体"/>
          <w:sz w:val="21"/>
          <w:szCs w:val="21"/>
        </w:rPr>
        <w:t>Foo!</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hint="eastAsia"/>
          <w:sz w:val="21"/>
          <w:szCs w:val="21"/>
        </w:rPr>
        <w:t>U</w:t>
      </w:r>
      <w:r w:rsidRPr="00DF1A26">
        <w:rPr>
          <w:rFonts w:ascii="宋体" w:hAnsi="宋体"/>
          <w:sz w:val="21"/>
          <w:szCs w:val="21"/>
        </w:rPr>
        <w:t>naggregated!</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通过上例，可以看出，在完成聚合之后，可以调用Query方法来查询出所聚合的构件对象。Query方法也是由自动代码生成框架生成，是相应构件接口的静态方法，上例中I</w:t>
      </w:r>
      <w:r w:rsidR="00F16534">
        <w:rPr>
          <w:rFonts w:ascii="宋体" w:hAnsi="宋体" w:hint="eastAsia"/>
          <w:sz w:val="21"/>
          <w:szCs w:val="21"/>
        </w:rPr>
        <w:t>F</w:t>
      </w:r>
      <w:r w:rsidRPr="000A487D">
        <w:rPr>
          <w:rFonts w:ascii="宋体" w:hAnsi="宋体" w:hint="eastAsia"/>
          <w:sz w:val="21"/>
          <w:szCs w:val="21"/>
        </w:rPr>
        <w:t>oo接口生成的Query方法的定义如下：</w:t>
      </w:r>
    </w:p>
    <w:p w:rsidR="00A63A52" w:rsidRPr="00DF1A26" w:rsidRDefault="00A63A52" w:rsidP="00DF1A26">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static CARAPI Query(IObject* pObj, IFoo** ppIFoo)</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第一个参数pObj是构件对象，第二个参数是要query出的对象。实际上Query方法是对QueryInterface方法的一层包装，内部调用了QueryInterface方法。在编写代码时尽量使用Query方法，而不是QueryInterface。</w:t>
      </w:r>
    </w:p>
    <w:p w:rsidR="00A63A52" w:rsidRPr="000A487D" w:rsidRDefault="00A63A52" w:rsidP="00BA4562">
      <w:pPr>
        <w:snapToGrid w:val="0"/>
        <w:spacing w:line="300" w:lineRule="auto"/>
        <w:ind w:firstLineChars="200" w:firstLine="420"/>
        <w:outlineLvl w:val="0"/>
        <w:rPr>
          <w:rFonts w:ascii="宋体" w:hAnsi="宋体" w:hint="eastAsia"/>
          <w:sz w:val="21"/>
          <w:szCs w:val="21"/>
        </w:rPr>
      </w:pPr>
      <w:bookmarkStart w:id="656" w:name="_Toc152754475"/>
      <w:bookmarkStart w:id="657" w:name="_Toc152754861"/>
      <w:r w:rsidRPr="000A487D">
        <w:rPr>
          <w:rFonts w:ascii="宋体" w:hAnsi="宋体" w:hint="eastAsia"/>
          <w:sz w:val="21"/>
          <w:szCs w:val="21"/>
        </w:rPr>
        <w:t>三、 多面聚合</w:t>
      </w:r>
      <w:bookmarkEnd w:id="656"/>
      <w:bookmarkEnd w:id="657"/>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lastRenderedPageBreak/>
        <w:t>上面我们介绍的只是两个对象的聚合，外部对象只聚合了一个aspect对象，但实际上，在面向方面编程时，往往需要一个对象聚合多个aspect对象，这就是多面聚合。我们在完成多面聚合时，实现上并没有多大的变化，就是创建多个aspect对象，多次调用</w:t>
      </w:r>
      <w:r w:rsidRPr="000A487D">
        <w:rPr>
          <w:rFonts w:ascii="宋体" w:hAnsi="宋体"/>
          <w:sz w:val="21"/>
          <w:szCs w:val="21"/>
        </w:rPr>
        <w:t>EzAggregate</w:t>
      </w:r>
      <w:r w:rsidRPr="000A487D">
        <w:rPr>
          <w:rFonts w:ascii="宋体" w:hAnsi="宋体" w:hint="eastAsia"/>
          <w:sz w:val="21"/>
          <w:szCs w:val="21"/>
        </w:rPr>
        <w:t>方法使一个对象聚合多个aspect对象。</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在上面一节中我们用了一个简单的示意图描述了两个对象聚合后的状态，类似地我们将多面聚合的结果示意如下：</w:t>
      </w:r>
    </w:p>
    <w:p w:rsidR="00A63A52" w:rsidRPr="002C7B0C" w:rsidRDefault="00A63A52" w:rsidP="00124A87">
      <w:pPr>
        <w:adjustRightInd w:val="0"/>
        <w:snapToGrid w:val="0"/>
        <w:spacing w:beforeLines="50" w:before="120" w:line="300" w:lineRule="auto"/>
        <w:rPr>
          <w:rFonts w:hint="eastAsia"/>
        </w:rPr>
      </w:pPr>
      <w:r w:rsidRPr="002C7B0C">
        <w:object w:dxaOrig="9712" w:dyaOrig="4723">
          <v:shape id="_x0000_i1065" type="#_x0000_t75" style="width:415.2pt;height:202.2pt" o:ole="">
            <v:imagedata r:id="rId48" o:title=""/>
          </v:shape>
          <o:OLEObject Type="Embed" ProgID="Visio.Drawing.11" ShapeID="_x0000_i1065" DrawAspect="Content" ObjectID="_1670495683" r:id="rId49"/>
        </w:object>
      </w:r>
    </w:p>
    <w:p w:rsidR="00A63A52" w:rsidRPr="000A487D" w:rsidRDefault="00A63A52" w:rsidP="000A487D">
      <w:pPr>
        <w:snapToGrid w:val="0"/>
        <w:spacing w:line="300" w:lineRule="auto"/>
        <w:ind w:firstLineChars="200" w:firstLine="420"/>
        <w:jc w:val="center"/>
        <w:rPr>
          <w:rFonts w:ascii="宋体" w:hAnsi="宋体" w:hint="eastAsia"/>
          <w:sz w:val="21"/>
          <w:szCs w:val="21"/>
        </w:rPr>
      </w:pPr>
      <w:r w:rsidRPr="000A487D">
        <w:rPr>
          <w:rFonts w:ascii="宋体" w:hAnsi="宋体" w:hint="eastAsia"/>
          <w:sz w:val="21"/>
          <w:szCs w:val="21"/>
        </w:rPr>
        <w:t>图</w:t>
      </w:r>
      <w:r w:rsidR="00E42DB7">
        <w:rPr>
          <w:rFonts w:ascii="宋体" w:hAnsi="宋体" w:hint="eastAsia"/>
          <w:sz w:val="21"/>
          <w:szCs w:val="21"/>
        </w:rPr>
        <w:t>12.</w:t>
      </w:r>
      <w:r w:rsidRPr="000A487D">
        <w:rPr>
          <w:rFonts w:ascii="宋体" w:hAnsi="宋体" w:hint="eastAsia"/>
          <w:sz w:val="21"/>
          <w:szCs w:val="21"/>
        </w:rPr>
        <w:t xml:space="preserve">5 </w:t>
      </w:r>
      <w:r w:rsidRPr="000A487D">
        <w:rPr>
          <w:rFonts w:ascii="宋体" w:hAnsi="宋体"/>
          <w:sz w:val="21"/>
          <w:szCs w:val="21"/>
        </w:rPr>
        <w:t xml:space="preserve">Elastos </w:t>
      </w:r>
      <w:r w:rsidRPr="000A487D">
        <w:rPr>
          <w:rFonts w:ascii="宋体" w:hAnsi="宋体" w:hint="eastAsia"/>
          <w:sz w:val="21"/>
          <w:szCs w:val="21"/>
        </w:rPr>
        <w:t>中的多面聚合模型（聚合链）示意图</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可以看出，构件对象指向下层被聚合的aspect对象的指针(m_pAspect)构成了一个单向链表，而链表中的每一个aspect对象的m_pOuter指针都指向最外层的外部对象(聚合者)。通过这种方式，QI调用可以在链表中从头向尾传递，而所有的aspect对象的引用计数都委托给了最外层的外部对象。这与前面所介绍的两个对象的聚合情况并没有多大区别。</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当然，上图是一种比较理想的聚合情况，在某些情况下，下层的aspect对象的m_pOuter指针可能会指向中间的aspect对象，最坏的情况是每一个aspect对象的m_pOuter指针都指向它相邻的上层对象。虽然这样也能正确运行，不影响执行的结果，但运行效率却十分低下。</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多面聚合在实现上与两个对象聚合的情形最大区别就是attach过程的实现。在某时刻，外部对象聚合一个aspect对象时，在attach的时候，外部对象首先检查自己是否已经聚合其它aspect对象，如果有(m_pAspect不为空)，就继续向aspect对象1 attach，aspect对象1又会检查自己的m_pAspect, 如果为空就保存了将要被聚合的aspect对象指针，否则继续向聚合链里的下一个aspect对象attach，直到聚合链的最后一个aspect对象，聚合链里的最后一个aspect对象的m_pAspect指针一定是为空的。</w:t>
      </w:r>
    </w:p>
    <w:p w:rsidR="00A63A52" w:rsidRPr="000A487D" w:rsidRDefault="00A63A52" w:rsidP="00BA4562">
      <w:pPr>
        <w:snapToGrid w:val="0"/>
        <w:spacing w:line="300" w:lineRule="auto"/>
        <w:ind w:firstLineChars="200" w:firstLine="420"/>
        <w:outlineLvl w:val="0"/>
        <w:rPr>
          <w:rFonts w:ascii="宋体" w:hAnsi="宋体" w:hint="eastAsia"/>
          <w:sz w:val="21"/>
          <w:szCs w:val="21"/>
        </w:rPr>
      </w:pPr>
      <w:bookmarkStart w:id="658" w:name="_Toc152754476"/>
      <w:bookmarkStart w:id="659" w:name="_Toc152754862"/>
      <w:r w:rsidRPr="000A487D">
        <w:rPr>
          <w:rFonts w:ascii="宋体" w:hAnsi="宋体" w:hint="eastAsia"/>
          <w:sz w:val="21"/>
          <w:szCs w:val="21"/>
        </w:rPr>
        <w:t>四、动态拆卸聚合</w:t>
      </w:r>
      <w:bookmarkEnd w:id="658"/>
      <w:bookmarkEnd w:id="659"/>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CAR构件库提供了</w:t>
      </w:r>
      <w:r w:rsidRPr="000A487D">
        <w:rPr>
          <w:rFonts w:ascii="宋体" w:hAnsi="宋体"/>
          <w:sz w:val="21"/>
          <w:szCs w:val="21"/>
        </w:rPr>
        <w:t>EzUnaggregate</w:t>
      </w:r>
      <w:r w:rsidRPr="000A487D">
        <w:rPr>
          <w:rFonts w:ascii="宋体" w:hAnsi="宋体" w:hint="eastAsia"/>
          <w:sz w:val="21"/>
          <w:szCs w:val="21"/>
        </w:rPr>
        <w:t>函数来实现动态拆卸聚合：</w:t>
      </w:r>
    </w:p>
    <w:p w:rsidR="001E71F5" w:rsidRPr="001E71F5" w:rsidRDefault="001E71F5" w:rsidP="00BA4562">
      <w:pPr>
        <w:shd w:val="clear" w:color="auto" w:fill="E6E6E6"/>
        <w:snapToGrid w:val="0"/>
        <w:spacing w:line="300" w:lineRule="auto"/>
        <w:ind w:firstLineChars="200" w:firstLine="420"/>
        <w:outlineLvl w:val="0"/>
        <w:rPr>
          <w:rFonts w:ascii="宋体" w:hAnsi="宋体"/>
          <w:sz w:val="21"/>
          <w:szCs w:val="21"/>
        </w:rPr>
      </w:pPr>
      <w:r w:rsidRPr="001E71F5">
        <w:rPr>
          <w:rFonts w:ascii="宋体" w:hAnsi="宋体"/>
          <w:sz w:val="21"/>
          <w:szCs w:val="21"/>
        </w:rPr>
        <w:t>EZAPI EzUnaggregate(</w:t>
      </w:r>
    </w:p>
    <w:p w:rsidR="001E71F5" w:rsidRPr="001E71F5" w:rsidRDefault="001E71F5" w:rsidP="001E71F5">
      <w:pPr>
        <w:shd w:val="clear" w:color="auto" w:fill="E6E6E6"/>
        <w:snapToGrid w:val="0"/>
        <w:spacing w:line="300" w:lineRule="auto"/>
        <w:ind w:firstLineChars="200" w:firstLine="420"/>
        <w:rPr>
          <w:rFonts w:ascii="宋体" w:hAnsi="宋体"/>
          <w:sz w:val="21"/>
          <w:szCs w:val="21"/>
        </w:rPr>
      </w:pPr>
      <w:r w:rsidRPr="001E71F5">
        <w:rPr>
          <w:rFonts w:ascii="宋体" w:hAnsi="宋体"/>
          <w:sz w:val="21"/>
          <w:szCs w:val="21"/>
        </w:rPr>
        <w:t xml:space="preserve">        </w:t>
      </w:r>
      <w:r>
        <w:rPr>
          <w:rFonts w:ascii="宋体" w:hAnsi="宋体" w:hint="eastAsia"/>
          <w:sz w:val="21"/>
          <w:szCs w:val="21"/>
        </w:rPr>
        <w:t xml:space="preserve">              </w:t>
      </w:r>
      <w:r w:rsidRPr="001E71F5">
        <w:rPr>
          <w:rFonts w:ascii="宋体" w:hAnsi="宋体"/>
          <w:sz w:val="21"/>
          <w:szCs w:val="21"/>
        </w:rPr>
        <w:t>/* [in] */ PObject pAggregator,</w:t>
      </w:r>
    </w:p>
    <w:p w:rsidR="00A63A52" w:rsidRPr="001E71F5" w:rsidRDefault="001E71F5" w:rsidP="001E71F5">
      <w:pPr>
        <w:shd w:val="clear" w:color="auto" w:fill="E6E6E6"/>
        <w:snapToGrid w:val="0"/>
        <w:spacing w:line="300" w:lineRule="auto"/>
        <w:ind w:firstLineChars="200" w:firstLine="420"/>
        <w:rPr>
          <w:rFonts w:ascii="宋体" w:hAnsi="宋体" w:hint="eastAsia"/>
          <w:sz w:val="21"/>
          <w:szCs w:val="21"/>
        </w:rPr>
      </w:pPr>
      <w:r w:rsidRPr="001E71F5">
        <w:rPr>
          <w:rFonts w:ascii="宋体" w:hAnsi="宋体"/>
          <w:sz w:val="21"/>
          <w:szCs w:val="21"/>
        </w:rPr>
        <w:t xml:space="preserve">        </w:t>
      </w:r>
      <w:r>
        <w:rPr>
          <w:rFonts w:ascii="宋体" w:hAnsi="宋体" w:hint="eastAsia"/>
          <w:sz w:val="21"/>
          <w:szCs w:val="21"/>
        </w:rPr>
        <w:t xml:space="preserve">              </w:t>
      </w:r>
      <w:r w:rsidRPr="001E71F5">
        <w:rPr>
          <w:rFonts w:ascii="宋体" w:hAnsi="宋体"/>
          <w:sz w:val="21"/>
          <w:szCs w:val="21"/>
        </w:rPr>
        <w:t>/* [in] */ R</w:t>
      </w:r>
      <w:r w:rsidR="002B66DB">
        <w:rPr>
          <w:rFonts w:ascii="宋体" w:hAnsi="宋体"/>
          <w:sz w:val="21"/>
          <w:szCs w:val="21"/>
        </w:rPr>
        <w:t>CLASSID</w:t>
      </w:r>
      <w:r w:rsidRPr="001E71F5">
        <w:rPr>
          <w:rFonts w:ascii="宋体" w:hAnsi="宋体"/>
          <w:sz w:val="21"/>
          <w:szCs w:val="21"/>
        </w:rPr>
        <w:t xml:space="preserve"> rAspectClsid)</w:t>
      </w:r>
    </w:p>
    <w:p w:rsidR="00A63A52" w:rsidRPr="000A487D" w:rsidRDefault="00A63A52" w:rsidP="000A487D">
      <w:pPr>
        <w:snapToGrid w:val="0"/>
        <w:spacing w:line="300" w:lineRule="auto"/>
        <w:ind w:firstLineChars="200" w:firstLine="420"/>
        <w:rPr>
          <w:rFonts w:ascii="宋体" w:hAnsi="宋体" w:hint="eastAsia"/>
          <w:sz w:val="21"/>
          <w:szCs w:val="21"/>
        </w:rPr>
      </w:pPr>
      <w:r w:rsidRPr="000A487D">
        <w:rPr>
          <w:rFonts w:ascii="宋体" w:hAnsi="宋体" w:hint="eastAsia"/>
          <w:sz w:val="21"/>
          <w:szCs w:val="21"/>
        </w:rPr>
        <w:t>pAggregator为外部对象，rAspectClsid为aspect对象构件类的</w:t>
      </w:r>
      <w:r w:rsidR="002B66DB">
        <w:rPr>
          <w:rFonts w:ascii="宋体" w:hAnsi="宋体" w:hint="eastAsia"/>
          <w:sz w:val="21"/>
          <w:szCs w:val="21"/>
        </w:rPr>
        <w:t>CLASSID</w:t>
      </w:r>
      <w:r w:rsidRPr="000A487D">
        <w:rPr>
          <w:rFonts w:ascii="宋体" w:hAnsi="宋体" w:hint="eastAsia"/>
          <w:sz w:val="21"/>
          <w:szCs w:val="21"/>
        </w:rPr>
        <w:t>标识，这个函数可以使外部对象动态地拆卸某个已被聚合了的aspect对象，其大致的实现过程如下：</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lastRenderedPageBreak/>
        <w:t>1）</w:t>
      </w:r>
      <w:r w:rsidR="00A63A52" w:rsidRPr="006B2B4D">
        <w:rPr>
          <w:rFonts w:ascii="宋体" w:hAnsi="宋体" w:hint="eastAsia"/>
          <w:sz w:val="21"/>
          <w:szCs w:val="21"/>
        </w:rPr>
        <w:t>外部对象通过aspect对象标识QI出相应的aspect对象IAspect接口指针：</w:t>
      </w:r>
    </w:p>
    <w:p w:rsidR="00A63A52" w:rsidRPr="00DF1A26" w:rsidRDefault="00A63A52" w:rsidP="001E71F5">
      <w:pPr>
        <w:shd w:val="clear" w:color="auto" w:fill="E6E6E6"/>
        <w:snapToGrid w:val="0"/>
        <w:spacing w:line="300" w:lineRule="auto"/>
        <w:ind w:firstLineChars="200" w:firstLine="420"/>
        <w:rPr>
          <w:rFonts w:ascii="宋体" w:hAnsi="宋体" w:hint="eastAsia"/>
          <w:sz w:val="21"/>
          <w:szCs w:val="21"/>
        </w:rPr>
      </w:pPr>
      <w:r w:rsidRPr="00DF1A26">
        <w:rPr>
          <w:rFonts w:ascii="宋体" w:hAnsi="宋体"/>
          <w:sz w:val="21"/>
          <w:szCs w:val="21"/>
        </w:rPr>
        <w:t>pAggregator-&gt;QueryInterface((REFIID)rAspectClsid, &amp;pAspect)</w:t>
      </w:r>
      <w:r w:rsidRPr="00DF1A26">
        <w:rPr>
          <w:rFonts w:ascii="宋体" w:hAnsi="宋体" w:hint="eastAsia"/>
          <w:sz w:val="21"/>
          <w:szCs w:val="21"/>
        </w:rPr>
        <w:t>;</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由于IAspect接口没有IID与之对应，IAspect接口对上层也是透明的，所以通过aspect对象的构件类标识来QI。虽然CLSID只是用于标识构件类，一般情况下不能标识对象，但对被聚合的aspect对象却可以，因为聚合同一个Aspect构件类的多个对象实例是没有意义的。</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如果当前对象找不到与之匹配的类标识，那么会传替给聚合链里的下一个对象，直到匹配为止，并返回对应的IAspect指针。</w:t>
      </w:r>
    </w:p>
    <w:p w:rsidR="00A63A52" w:rsidRPr="006B2B4D" w:rsidRDefault="00A63A52" w:rsidP="005B53F6">
      <w:pPr>
        <w:snapToGrid w:val="0"/>
        <w:spacing w:line="300" w:lineRule="auto"/>
        <w:ind w:firstLineChars="200" w:firstLine="420"/>
        <w:rPr>
          <w:rFonts w:ascii="宋体" w:hAnsi="宋体" w:hint="eastAsia"/>
          <w:sz w:val="21"/>
          <w:szCs w:val="21"/>
        </w:rPr>
      </w:pPr>
      <w:bookmarkStart w:id="660" w:name="_Toc152754477"/>
      <w:bookmarkStart w:id="661" w:name="_Toc152754863"/>
      <w:r w:rsidRPr="006B2B4D">
        <w:rPr>
          <w:rFonts w:ascii="宋体" w:hAnsi="宋体" w:hint="eastAsia"/>
          <w:sz w:val="21"/>
          <w:szCs w:val="21"/>
        </w:rPr>
        <w:t>2）</w:t>
      </w:r>
      <w:r w:rsidRPr="006B2B4D">
        <w:rPr>
          <w:rFonts w:ascii="宋体" w:hAnsi="宋体" w:hint="eastAsia"/>
          <w:sz w:val="21"/>
          <w:szCs w:val="21"/>
        </w:rPr>
        <w:tab/>
        <w:t>与</w:t>
      </w:r>
      <w:r w:rsidRPr="006B2B4D">
        <w:rPr>
          <w:rFonts w:ascii="宋体" w:hAnsi="宋体"/>
          <w:sz w:val="21"/>
          <w:szCs w:val="21"/>
        </w:rPr>
        <w:t>rAspectClsid</w:t>
      </w:r>
      <w:r w:rsidRPr="006B2B4D">
        <w:rPr>
          <w:rFonts w:ascii="宋体" w:hAnsi="宋体" w:hint="eastAsia"/>
          <w:sz w:val="21"/>
          <w:szCs w:val="21"/>
        </w:rPr>
        <w:t xml:space="preserve"> 匹配aspect对象断开自己并维持剩余的聚合链表</w:t>
      </w:r>
      <w:bookmarkEnd w:id="660"/>
      <w:bookmarkEnd w:id="661"/>
    </w:p>
    <w:p w:rsidR="00A63A52" w:rsidRPr="006B2B4D" w:rsidRDefault="00A63A52" w:rsidP="005B53F6">
      <w:pPr>
        <w:snapToGrid w:val="0"/>
        <w:spacing w:line="300" w:lineRule="auto"/>
        <w:ind w:firstLineChars="200" w:firstLine="420"/>
        <w:rPr>
          <w:rFonts w:ascii="宋体" w:hAnsi="宋体" w:hint="eastAsia"/>
          <w:sz w:val="21"/>
          <w:szCs w:val="21"/>
        </w:rPr>
      </w:pPr>
      <w:bookmarkStart w:id="662" w:name="_Toc152754478"/>
      <w:bookmarkStart w:id="663" w:name="_Toc152754864"/>
      <w:r w:rsidRPr="006B2B4D">
        <w:rPr>
          <w:rFonts w:ascii="宋体" w:hAnsi="宋体" w:hint="eastAsia"/>
          <w:sz w:val="21"/>
          <w:szCs w:val="21"/>
        </w:rPr>
        <w:t>3)</w:t>
      </w:r>
      <w:r w:rsidRPr="006B2B4D">
        <w:rPr>
          <w:rFonts w:ascii="宋体" w:hAnsi="宋体" w:hint="eastAsia"/>
          <w:sz w:val="21"/>
          <w:szCs w:val="21"/>
        </w:rPr>
        <w:tab/>
        <w:t>还原引用计数。由于在聚合时aspect对象将引用计数完全转嫁到了外部对象，所以在拆卸的时候必须还原，还原的过程就是聚合时转嫁的相反过程。</w:t>
      </w:r>
      <w:bookmarkEnd w:id="662"/>
      <w:bookmarkEnd w:id="663"/>
    </w:p>
    <w:p w:rsidR="00A63A52" w:rsidRPr="00AC7833" w:rsidRDefault="00A63A52" w:rsidP="00AC7833">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注：目前动态拆卸聚合实现上还不完善，在拆卸时很容易破坏聚合链，关于动态拆卸的介绍以后再补充。</w:t>
      </w:r>
    </w:p>
    <w:p w:rsidR="00A63A52" w:rsidRPr="002C7B0C" w:rsidRDefault="00E42DB7" w:rsidP="00BA4562">
      <w:pPr>
        <w:pStyle w:val="3"/>
        <w:snapToGrid w:val="0"/>
        <w:spacing w:before="468" w:after="100" w:line="300" w:lineRule="auto"/>
        <w:rPr>
          <w:rFonts w:hint="eastAsia"/>
        </w:rPr>
      </w:pPr>
      <w:bookmarkStart w:id="664" w:name="_Toc148261112"/>
      <w:bookmarkStart w:id="665" w:name="_Toc152754479"/>
      <w:bookmarkStart w:id="666" w:name="_Toc197919106"/>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12.</w:t>
        </w:r>
        <w:r w:rsidR="00A63A52" w:rsidRPr="00CA6AC6">
          <w:rPr>
            <w:rFonts w:ascii="宋体" w:hAnsi="宋体" w:hint="eastAsia"/>
            <w:sz w:val="28"/>
            <w:szCs w:val="28"/>
          </w:rPr>
          <w:t>2.3</w:t>
        </w:r>
      </w:smartTag>
      <w:r w:rsidR="00F60F90">
        <w:rPr>
          <w:rFonts w:ascii="宋体" w:hAnsi="宋体" w:hint="eastAsia"/>
          <w:sz w:val="28"/>
          <w:szCs w:val="28"/>
        </w:rPr>
        <w:t>语境</w:t>
      </w:r>
      <w:r w:rsidR="00A63A52" w:rsidRPr="00CA6AC6">
        <w:rPr>
          <w:rFonts w:ascii="宋体" w:hAnsi="宋体" w:hint="eastAsia"/>
          <w:sz w:val="28"/>
          <w:szCs w:val="28"/>
        </w:rPr>
        <w:t>（context）</w:t>
      </w:r>
      <w:bookmarkEnd w:id="664"/>
      <w:bookmarkEnd w:id="665"/>
      <w:bookmarkEnd w:id="666"/>
    </w:p>
    <w:p w:rsidR="00A63A52" w:rsidRPr="006B2B4D" w:rsidRDefault="00A63A52" w:rsidP="006B2B4D">
      <w:pPr>
        <w:snapToGrid w:val="0"/>
        <w:spacing w:line="300" w:lineRule="auto"/>
        <w:rPr>
          <w:rFonts w:ascii="宋体" w:hAnsi="宋体" w:hint="eastAsia"/>
          <w:sz w:val="21"/>
          <w:szCs w:val="21"/>
        </w:rPr>
      </w:pPr>
      <w:r w:rsidRPr="006B2B4D">
        <w:rPr>
          <w:rFonts w:ascii="宋体" w:hAnsi="宋体" w:hint="eastAsia"/>
          <w:sz w:val="21"/>
          <w:szCs w:val="21"/>
        </w:rPr>
        <w:t>一、</w:t>
      </w:r>
      <w:r w:rsidR="00F60F90">
        <w:rPr>
          <w:rFonts w:ascii="宋体" w:hAnsi="宋体" w:hint="eastAsia"/>
          <w:sz w:val="21"/>
          <w:szCs w:val="21"/>
        </w:rPr>
        <w:t>语境</w:t>
      </w:r>
    </w:p>
    <w:p w:rsidR="00A63A52" w:rsidRPr="006B2B4D" w:rsidRDefault="00F60F90" w:rsidP="006B2B4D">
      <w:pPr>
        <w:snapToGrid w:val="0"/>
        <w:spacing w:line="300" w:lineRule="auto"/>
        <w:ind w:firstLineChars="200" w:firstLine="420"/>
        <w:rPr>
          <w:rFonts w:ascii="宋体" w:hAnsi="宋体"/>
          <w:sz w:val="21"/>
          <w:szCs w:val="21"/>
        </w:rPr>
      </w:pPr>
      <w:r>
        <w:rPr>
          <w:rFonts w:ascii="宋体" w:hAnsi="宋体" w:hint="eastAsia"/>
          <w:sz w:val="21"/>
          <w:szCs w:val="21"/>
        </w:rPr>
        <w:t>语境</w:t>
      </w:r>
      <w:r w:rsidR="00A63A52" w:rsidRPr="006B2B4D">
        <w:rPr>
          <w:rFonts w:ascii="宋体" w:hAnsi="宋体" w:hint="eastAsia"/>
          <w:sz w:val="21"/>
          <w:szCs w:val="21"/>
        </w:rPr>
        <w:t>是对象运行时的环境，一个对象如果进入了</w:t>
      </w:r>
      <w:r>
        <w:rPr>
          <w:rFonts w:ascii="宋体" w:hAnsi="宋体" w:hint="eastAsia"/>
          <w:sz w:val="21"/>
          <w:szCs w:val="21"/>
        </w:rPr>
        <w:t>语境</w:t>
      </w:r>
      <w:r w:rsidR="00A63A52" w:rsidRPr="006B2B4D">
        <w:rPr>
          <w:rFonts w:ascii="宋体" w:hAnsi="宋体" w:hint="eastAsia"/>
          <w:sz w:val="21"/>
          <w:szCs w:val="21"/>
        </w:rPr>
        <w:t>，那么该对象将具有此</w:t>
      </w:r>
      <w:r>
        <w:rPr>
          <w:rFonts w:ascii="宋体" w:hAnsi="宋体" w:hint="eastAsia"/>
          <w:sz w:val="21"/>
          <w:szCs w:val="21"/>
        </w:rPr>
        <w:t>语境</w:t>
      </w:r>
      <w:r w:rsidR="00A63A52" w:rsidRPr="006B2B4D">
        <w:rPr>
          <w:rFonts w:ascii="宋体" w:hAnsi="宋体" w:hint="eastAsia"/>
          <w:sz w:val="21"/>
          <w:szCs w:val="21"/>
        </w:rPr>
        <w:t>的特征，一旦对象离开了一个</w:t>
      </w:r>
      <w:r>
        <w:rPr>
          <w:rFonts w:ascii="宋体" w:hAnsi="宋体" w:hint="eastAsia"/>
          <w:sz w:val="21"/>
          <w:szCs w:val="21"/>
        </w:rPr>
        <w:t>语境</w:t>
      </w:r>
      <w:r w:rsidR="00A63A52" w:rsidRPr="006B2B4D">
        <w:rPr>
          <w:rFonts w:ascii="宋体" w:hAnsi="宋体" w:hint="eastAsia"/>
          <w:sz w:val="21"/>
          <w:szCs w:val="21"/>
        </w:rPr>
        <w:t>，则这个环境的特征就会失去，但该对象很有可能又进入了另外一个</w:t>
      </w:r>
      <w:r>
        <w:rPr>
          <w:rFonts w:ascii="宋体" w:hAnsi="宋体" w:hint="eastAsia"/>
          <w:sz w:val="21"/>
          <w:szCs w:val="21"/>
        </w:rPr>
        <w:t>语境</w:t>
      </w:r>
      <w:r w:rsidR="00A63A52" w:rsidRPr="006B2B4D">
        <w:rPr>
          <w:rFonts w:ascii="宋体" w:hAnsi="宋体" w:hint="eastAsia"/>
          <w:sz w:val="21"/>
          <w:szCs w:val="21"/>
        </w:rPr>
        <w:t>， 拥有新的环境特征。</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在CAR里，</w:t>
      </w:r>
      <w:r w:rsidR="00F60F90">
        <w:rPr>
          <w:rFonts w:ascii="宋体" w:hAnsi="宋体" w:hint="eastAsia"/>
          <w:sz w:val="21"/>
          <w:szCs w:val="21"/>
        </w:rPr>
        <w:t>语境</w:t>
      </w:r>
      <w:r w:rsidRPr="006B2B4D">
        <w:rPr>
          <w:rFonts w:ascii="宋体" w:hAnsi="宋体" w:hint="eastAsia"/>
          <w:sz w:val="21"/>
          <w:szCs w:val="21"/>
        </w:rPr>
        <w:t>也是一种构件对象，它具有普通构件对象的所有功能；aspect对象作为</w:t>
      </w:r>
      <w:r w:rsidR="00F60F90">
        <w:rPr>
          <w:rFonts w:ascii="宋体" w:hAnsi="宋体" w:hint="eastAsia"/>
          <w:sz w:val="21"/>
          <w:szCs w:val="21"/>
        </w:rPr>
        <w:t>语境</w:t>
      </w:r>
      <w:r w:rsidRPr="006B2B4D">
        <w:rPr>
          <w:rFonts w:ascii="宋体" w:hAnsi="宋体" w:hint="eastAsia"/>
          <w:sz w:val="21"/>
          <w:szCs w:val="21"/>
        </w:rPr>
        <w:t>的属性来表示</w:t>
      </w:r>
      <w:r w:rsidR="00F60F90">
        <w:rPr>
          <w:rFonts w:ascii="宋体" w:hAnsi="宋体" w:hint="eastAsia"/>
          <w:sz w:val="21"/>
          <w:szCs w:val="21"/>
        </w:rPr>
        <w:t>语境</w:t>
      </w:r>
      <w:r w:rsidRPr="006B2B4D">
        <w:rPr>
          <w:rFonts w:ascii="宋体" w:hAnsi="宋体" w:hint="eastAsia"/>
          <w:sz w:val="21"/>
          <w:szCs w:val="21"/>
        </w:rPr>
        <w:t>的特征，在CAR文件里我们可以如下定义</w:t>
      </w:r>
      <w:r w:rsidR="00F60F90">
        <w:rPr>
          <w:rFonts w:ascii="宋体" w:hAnsi="宋体" w:hint="eastAsia"/>
          <w:sz w:val="21"/>
          <w:szCs w:val="21"/>
        </w:rPr>
        <w:t>语境</w:t>
      </w:r>
      <w:r w:rsidRPr="006B2B4D">
        <w:rPr>
          <w:rFonts w:ascii="宋体" w:hAnsi="宋体" w:hint="eastAsia"/>
          <w:sz w:val="21"/>
          <w:szCs w:val="21"/>
        </w:rPr>
        <w:t>构件类：</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module</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importlib("hello.dll");</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interface IObjectDump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DumpObjectInfo();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aspect AObjectDump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interface IObjectDump;</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p>
    <w:p w:rsidR="00A63A52" w:rsidRPr="00AB5DDD" w:rsidRDefault="00A63A52" w:rsidP="00997BE8">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    [aspect(AObjectEx, AObjectDump)]</w:t>
      </w:r>
    </w:p>
    <w:p w:rsidR="00A63A52" w:rsidRPr="00AB5DDD" w:rsidRDefault="00A63A52" w:rsidP="00997BE8">
      <w:pPr>
        <w:shd w:val="clear" w:color="auto" w:fill="E6E6E6"/>
        <w:snapToGrid w:val="0"/>
        <w:spacing w:line="300" w:lineRule="auto"/>
        <w:ind w:firstLineChars="400" w:firstLine="840"/>
        <w:rPr>
          <w:rFonts w:ascii="宋体" w:hAnsi="宋体" w:hint="eastAsia"/>
          <w:sz w:val="21"/>
          <w:szCs w:val="21"/>
        </w:rPr>
      </w:pPr>
      <w:r w:rsidRPr="00AB5DDD">
        <w:rPr>
          <w:rFonts w:ascii="宋体" w:hAnsi="宋体" w:hint="eastAsia"/>
          <w:sz w:val="21"/>
          <w:szCs w:val="21"/>
        </w:rPr>
        <w:t>interface I</w:t>
      </w:r>
      <w:r w:rsidRPr="00AB5DDD">
        <w:rPr>
          <w:rFonts w:ascii="宋体" w:hAnsi="宋体"/>
          <w:sz w:val="21"/>
          <w:szCs w:val="21"/>
        </w:rPr>
        <w:t>Hello</w:t>
      </w:r>
      <w:r w:rsidRPr="00AB5DDD">
        <w:rPr>
          <w:rFonts w:ascii="宋体" w:hAnsi="宋体" w:hint="eastAsia"/>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 xml:space="preserve">    </w:t>
      </w:r>
      <w:r w:rsidRPr="00AB5DDD">
        <w:rPr>
          <w:rFonts w:ascii="宋体" w:hAnsi="宋体" w:hint="eastAsia"/>
          <w:sz w:val="21"/>
          <w:szCs w:val="21"/>
        </w:rPr>
        <w:tab/>
        <w:t>Hello();</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b/>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context </w:t>
      </w:r>
      <w:r w:rsidR="00F16534">
        <w:rPr>
          <w:rFonts w:ascii="宋体" w:hAnsi="宋体" w:hint="eastAsia"/>
          <w:sz w:val="21"/>
          <w:szCs w:val="21"/>
        </w:rPr>
        <w:t>K</w:t>
      </w:r>
      <w:r w:rsidRPr="00AB5DDD">
        <w:rPr>
          <w:rFonts w:ascii="宋体" w:hAnsi="宋体"/>
          <w:sz w:val="21"/>
          <w:szCs w:val="21"/>
        </w:rPr>
        <w:t>ContextTest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interface 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lastRenderedPageBreak/>
        <w:t xml:space="preserve">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CAR语言提供context关键字来定义一个</w:t>
      </w:r>
      <w:r w:rsidR="00F60F90">
        <w:rPr>
          <w:rFonts w:ascii="宋体" w:hAnsi="宋体" w:hint="eastAsia"/>
          <w:sz w:val="21"/>
          <w:szCs w:val="21"/>
        </w:rPr>
        <w:t>语境</w:t>
      </w:r>
      <w:r w:rsidRPr="006B2B4D">
        <w:rPr>
          <w:rFonts w:ascii="宋体" w:hAnsi="宋体" w:hint="eastAsia"/>
          <w:sz w:val="21"/>
          <w:szCs w:val="21"/>
        </w:rPr>
        <w:t>构件类，在</w:t>
      </w:r>
      <w:r w:rsidR="00F60F90">
        <w:rPr>
          <w:rFonts w:ascii="宋体" w:hAnsi="宋体" w:hint="eastAsia"/>
          <w:sz w:val="21"/>
          <w:szCs w:val="21"/>
        </w:rPr>
        <w:t>语境</w:t>
      </w:r>
      <w:r w:rsidRPr="006B2B4D">
        <w:rPr>
          <w:rFonts w:ascii="宋体" w:hAnsi="宋体" w:hint="eastAsia"/>
          <w:sz w:val="21"/>
          <w:szCs w:val="21"/>
        </w:rPr>
        <w:t xml:space="preserve">构件类的属性里采用 aspect（aspect对象1， aspect对象2, </w:t>
      </w:r>
      <w:r w:rsidRPr="006B2B4D">
        <w:rPr>
          <w:rFonts w:ascii="宋体" w:hAnsi="宋体"/>
          <w:sz w:val="21"/>
          <w:szCs w:val="21"/>
        </w:rPr>
        <w:t>…</w:t>
      </w:r>
      <w:r w:rsidRPr="006B2B4D">
        <w:rPr>
          <w:rFonts w:ascii="宋体" w:hAnsi="宋体" w:hint="eastAsia"/>
          <w:sz w:val="21"/>
          <w:szCs w:val="21"/>
        </w:rPr>
        <w:t>）来描述一个</w:t>
      </w:r>
      <w:r w:rsidR="00F60F90">
        <w:rPr>
          <w:rFonts w:ascii="宋体" w:hAnsi="宋体" w:hint="eastAsia"/>
          <w:sz w:val="21"/>
          <w:szCs w:val="21"/>
        </w:rPr>
        <w:t>语境</w:t>
      </w:r>
      <w:r w:rsidRPr="006B2B4D">
        <w:rPr>
          <w:rFonts w:ascii="宋体" w:hAnsi="宋体" w:hint="eastAsia"/>
          <w:sz w:val="21"/>
          <w:szCs w:val="21"/>
        </w:rPr>
        <w:t>的特征。</w:t>
      </w:r>
      <w:r w:rsidR="00F16534">
        <w:rPr>
          <w:rFonts w:ascii="宋体" w:hAnsi="宋体" w:hint="eastAsia"/>
          <w:sz w:val="21"/>
          <w:szCs w:val="21"/>
        </w:rPr>
        <w:t>K</w:t>
      </w:r>
      <w:r w:rsidRPr="006B2B4D">
        <w:rPr>
          <w:rFonts w:ascii="宋体" w:hAnsi="宋体" w:hint="eastAsia"/>
          <w:sz w:val="21"/>
          <w:szCs w:val="21"/>
        </w:rPr>
        <w:t>ContextText</w:t>
      </w:r>
      <w:r w:rsidR="00F60F90">
        <w:rPr>
          <w:rFonts w:ascii="宋体" w:hAnsi="宋体" w:hint="eastAsia"/>
          <w:sz w:val="21"/>
          <w:szCs w:val="21"/>
        </w:rPr>
        <w:t>语境</w:t>
      </w:r>
      <w:r w:rsidRPr="006B2B4D">
        <w:rPr>
          <w:rFonts w:ascii="宋体" w:hAnsi="宋体" w:hint="eastAsia"/>
          <w:sz w:val="21"/>
          <w:szCs w:val="21"/>
        </w:rPr>
        <w:t xml:space="preserve">拥有两个特征： </w:t>
      </w:r>
      <w:r w:rsidRPr="006B2B4D">
        <w:rPr>
          <w:rFonts w:ascii="宋体" w:hAnsi="宋体"/>
          <w:sz w:val="21"/>
          <w:szCs w:val="21"/>
        </w:rPr>
        <w:t>AObjectEx</w:t>
      </w:r>
      <w:r w:rsidRPr="006B2B4D">
        <w:rPr>
          <w:rFonts w:ascii="宋体" w:hAnsi="宋体" w:hint="eastAsia"/>
          <w:sz w:val="21"/>
          <w:szCs w:val="21"/>
        </w:rPr>
        <w:t>和</w:t>
      </w:r>
      <w:r w:rsidRPr="006B2B4D">
        <w:rPr>
          <w:rFonts w:ascii="宋体" w:hAnsi="宋体"/>
          <w:sz w:val="21"/>
          <w:szCs w:val="21"/>
        </w:rPr>
        <w:t>AObjectDump</w:t>
      </w:r>
      <w:r w:rsidRPr="006B2B4D">
        <w:rPr>
          <w:rFonts w:ascii="宋体" w:hAnsi="宋体" w:hint="eastAsia"/>
          <w:sz w:val="21"/>
          <w:szCs w:val="21"/>
        </w:rPr>
        <w:t>，这两个是</w:t>
      </w:r>
      <w:r w:rsidR="00235D94">
        <w:rPr>
          <w:rFonts w:ascii="宋体" w:hAnsi="宋体" w:hint="eastAsia"/>
          <w:sz w:val="21"/>
          <w:szCs w:val="21"/>
        </w:rPr>
        <w:t>Elastos</w:t>
      </w:r>
      <w:r w:rsidRPr="006B2B4D">
        <w:rPr>
          <w:rFonts w:ascii="宋体" w:hAnsi="宋体" w:hint="eastAsia"/>
          <w:sz w:val="21"/>
          <w:szCs w:val="21"/>
        </w:rPr>
        <w:t>系统定义的两个aspect对象</w:t>
      </w:r>
      <w:r w:rsidRPr="006B2B4D">
        <w:rPr>
          <w:rFonts w:ascii="宋体" w:hAnsi="宋体"/>
          <w:sz w:val="21"/>
          <w:szCs w:val="21"/>
        </w:rPr>
        <w:t xml:space="preserve">, </w:t>
      </w:r>
      <w:r w:rsidRPr="006B2B4D">
        <w:rPr>
          <w:rFonts w:ascii="宋体" w:hAnsi="宋体" w:hint="eastAsia"/>
          <w:sz w:val="21"/>
          <w:szCs w:val="21"/>
        </w:rPr>
        <w:t>同时</w:t>
      </w:r>
      <w:r w:rsidR="00F16534">
        <w:rPr>
          <w:rFonts w:ascii="宋体" w:hAnsi="宋体" w:hint="eastAsia"/>
          <w:sz w:val="21"/>
          <w:szCs w:val="21"/>
        </w:rPr>
        <w:t>K</w:t>
      </w:r>
      <w:r w:rsidRPr="006B2B4D">
        <w:rPr>
          <w:rFonts w:ascii="宋体" w:hAnsi="宋体" w:hint="eastAsia"/>
          <w:sz w:val="21"/>
          <w:szCs w:val="21"/>
        </w:rPr>
        <w:t>ContextText还实现了接口IHello。</w:t>
      </w:r>
    </w:p>
    <w:p w:rsidR="00A63A52" w:rsidRPr="002C7B0C" w:rsidRDefault="00A63A52" w:rsidP="00124A87">
      <w:pPr>
        <w:snapToGrid w:val="0"/>
        <w:spacing w:line="300" w:lineRule="auto"/>
      </w:pPr>
      <w:r w:rsidRPr="002C7B0C">
        <w:rPr>
          <w:rFonts w:hint="eastAsia"/>
        </w:rPr>
        <w:tab/>
      </w:r>
    </w:p>
    <w:p w:rsidR="00A63A52" w:rsidRPr="006B2B4D" w:rsidRDefault="00A63A52" w:rsidP="005B53F6">
      <w:pPr>
        <w:snapToGrid w:val="0"/>
        <w:spacing w:line="300" w:lineRule="auto"/>
        <w:ind w:firstLineChars="200" w:firstLine="420"/>
        <w:rPr>
          <w:rFonts w:ascii="宋体" w:hAnsi="宋体" w:hint="eastAsia"/>
          <w:sz w:val="21"/>
          <w:szCs w:val="21"/>
        </w:rPr>
      </w:pPr>
      <w:bookmarkStart w:id="667" w:name="_Toc152754480"/>
      <w:bookmarkStart w:id="668" w:name="_Toc152754866"/>
      <w:r w:rsidRPr="006B2B4D">
        <w:rPr>
          <w:rFonts w:ascii="宋体" w:hAnsi="宋体" w:hint="eastAsia"/>
          <w:sz w:val="21"/>
          <w:szCs w:val="21"/>
        </w:rPr>
        <w:t>二、</w:t>
      </w:r>
      <w:r w:rsidR="00F60F90">
        <w:rPr>
          <w:rFonts w:ascii="宋体" w:hAnsi="宋体" w:hint="eastAsia"/>
          <w:sz w:val="21"/>
          <w:szCs w:val="21"/>
        </w:rPr>
        <w:t>语境</w:t>
      </w:r>
      <w:r w:rsidRPr="006B2B4D">
        <w:rPr>
          <w:rFonts w:ascii="宋体" w:hAnsi="宋体" w:hint="eastAsia"/>
          <w:sz w:val="21"/>
          <w:szCs w:val="21"/>
        </w:rPr>
        <w:t>的进入和离开</w:t>
      </w:r>
      <w:bookmarkEnd w:id="667"/>
      <w:bookmarkEnd w:id="668"/>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如果一个构件对象进入了一</w:t>
      </w:r>
      <w:r w:rsidR="00F60F90">
        <w:rPr>
          <w:rFonts w:ascii="宋体" w:hAnsi="宋体" w:hint="eastAsia"/>
          <w:sz w:val="21"/>
          <w:szCs w:val="21"/>
        </w:rPr>
        <w:t>语境</w:t>
      </w:r>
      <w:r w:rsidRPr="006B2B4D">
        <w:rPr>
          <w:rFonts w:ascii="宋体" w:hAnsi="宋体" w:hint="eastAsia"/>
          <w:sz w:val="21"/>
          <w:szCs w:val="21"/>
        </w:rPr>
        <w:t>，那么该对象会聚合</w:t>
      </w:r>
      <w:r w:rsidR="00F60F90">
        <w:rPr>
          <w:rFonts w:ascii="宋体" w:hAnsi="宋体" w:hint="eastAsia"/>
          <w:sz w:val="21"/>
          <w:szCs w:val="21"/>
        </w:rPr>
        <w:t>语境</w:t>
      </w:r>
      <w:r w:rsidRPr="006B2B4D">
        <w:rPr>
          <w:rFonts w:ascii="宋体" w:hAnsi="宋体" w:hint="eastAsia"/>
          <w:sz w:val="21"/>
          <w:szCs w:val="21"/>
        </w:rPr>
        <w:t>的特征，也就是聚合了</w:t>
      </w:r>
      <w:r w:rsidR="00F60F90">
        <w:rPr>
          <w:rFonts w:ascii="宋体" w:hAnsi="宋体" w:hint="eastAsia"/>
          <w:sz w:val="21"/>
          <w:szCs w:val="21"/>
        </w:rPr>
        <w:t>语境</w:t>
      </w:r>
      <w:r w:rsidRPr="006B2B4D">
        <w:rPr>
          <w:rFonts w:ascii="宋体" w:hAnsi="宋体" w:hint="eastAsia"/>
          <w:sz w:val="21"/>
          <w:szCs w:val="21"/>
        </w:rPr>
        <w:t>属性里的aspect对象，从而使该对象拥有了</w:t>
      </w:r>
      <w:r w:rsidR="00F60F90">
        <w:rPr>
          <w:rFonts w:ascii="宋体" w:hAnsi="宋体" w:hint="eastAsia"/>
          <w:sz w:val="21"/>
          <w:szCs w:val="21"/>
        </w:rPr>
        <w:t>语境</w:t>
      </w:r>
      <w:r w:rsidRPr="006B2B4D">
        <w:rPr>
          <w:rFonts w:ascii="宋体" w:hAnsi="宋体" w:hint="eastAsia"/>
          <w:sz w:val="21"/>
          <w:szCs w:val="21"/>
        </w:rPr>
        <w:t>特征；如果该对象离开此</w:t>
      </w:r>
      <w:r w:rsidR="00F60F90">
        <w:rPr>
          <w:rFonts w:ascii="宋体" w:hAnsi="宋体" w:hint="eastAsia"/>
          <w:sz w:val="21"/>
          <w:szCs w:val="21"/>
        </w:rPr>
        <w:t>语境</w:t>
      </w:r>
      <w:r w:rsidRPr="006B2B4D">
        <w:rPr>
          <w:rFonts w:ascii="宋体" w:hAnsi="宋体" w:hint="eastAsia"/>
          <w:sz w:val="21"/>
          <w:szCs w:val="21"/>
        </w:rPr>
        <w:t>，那么会拆卸聚合该</w:t>
      </w:r>
      <w:r w:rsidR="00F60F90">
        <w:rPr>
          <w:rFonts w:ascii="宋体" w:hAnsi="宋体" w:hint="eastAsia"/>
          <w:sz w:val="21"/>
          <w:szCs w:val="21"/>
        </w:rPr>
        <w:t>语境</w:t>
      </w:r>
      <w:r w:rsidRPr="006B2B4D">
        <w:rPr>
          <w:rFonts w:ascii="宋体" w:hAnsi="宋体" w:hint="eastAsia"/>
          <w:sz w:val="21"/>
          <w:szCs w:val="21"/>
        </w:rPr>
        <w:t>属性里的aspect对象。</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CAR构件库提供如下两个函数分别完成</w:t>
      </w:r>
      <w:r w:rsidR="00F60F90">
        <w:rPr>
          <w:rFonts w:ascii="宋体" w:hAnsi="宋体" w:hint="eastAsia"/>
          <w:sz w:val="21"/>
          <w:szCs w:val="21"/>
        </w:rPr>
        <w:t>语境</w:t>
      </w:r>
      <w:r w:rsidRPr="006B2B4D">
        <w:rPr>
          <w:rFonts w:ascii="宋体" w:hAnsi="宋体" w:hint="eastAsia"/>
          <w:sz w:val="21"/>
          <w:szCs w:val="21"/>
        </w:rPr>
        <w:t>的进入和离开：</w:t>
      </w:r>
    </w:p>
    <w:p w:rsidR="001E71F5" w:rsidRPr="001E71F5" w:rsidRDefault="001E71F5" w:rsidP="00BA4562">
      <w:pPr>
        <w:shd w:val="clear" w:color="auto" w:fill="E6E6E6"/>
        <w:snapToGrid w:val="0"/>
        <w:spacing w:line="300" w:lineRule="auto"/>
        <w:ind w:firstLineChars="200" w:firstLine="420"/>
        <w:outlineLvl w:val="0"/>
        <w:rPr>
          <w:rFonts w:ascii="宋体" w:hAnsi="宋体"/>
          <w:sz w:val="21"/>
          <w:szCs w:val="21"/>
        </w:rPr>
      </w:pPr>
      <w:r w:rsidRPr="001E71F5">
        <w:rPr>
          <w:rFonts w:ascii="宋体" w:hAnsi="宋体"/>
          <w:sz w:val="21"/>
          <w:szCs w:val="21"/>
        </w:rPr>
        <w:t>EZAPI EzEnterContext(</w:t>
      </w:r>
    </w:p>
    <w:p w:rsidR="001E71F5" w:rsidRPr="001E71F5" w:rsidRDefault="001E71F5" w:rsidP="001E71F5">
      <w:pPr>
        <w:shd w:val="clear" w:color="auto" w:fill="E6E6E6"/>
        <w:snapToGrid w:val="0"/>
        <w:spacing w:line="300" w:lineRule="auto"/>
        <w:ind w:firstLineChars="200" w:firstLine="420"/>
        <w:rPr>
          <w:rFonts w:ascii="宋体" w:hAnsi="宋体"/>
          <w:sz w:val="21"/>
          <w:szCs w:val="21"/>
        </w:rPr>
      </w:pPr>
      <w:r w:rsidRPr="001E71F5">
        <w:rPr>
          <w:rFonts w:ascii="宋体" w:hAnsi="宋体"/>
          <w:sz w:val="21"/>
          <w:szCs w:val="21"/>
        </w:rPr>
        <w:t xml:space="preserve">        /* [in] */ PObject pContext,</w:t>
      </w:r>
      <w:r w:rsidRPr="001E71F5">
        <w:rPr>
          <w:rFonts w:ascii="宋体" w:hAnsi="宋体" w:hint="eastAsia"/>
          <w:sz w:val="21"/>
          <w:szCs w:val="21"/>
        </w:rPr>
        <w:t xml:space="preserve"> </w:t>
      </w:r>
      <w:r>
        <w:rPr>
          <w:rFonts w:ascii="宋体" w:hAnsi="宋体" w:hint="eastAsia"/>
          <w:sz w:val="21"/>
          <w:szCs w:val="21"/>
        </w:rPr>
        <w:t xml:space="preserve">    </w:t>
      </w:r>
      <w:r w:rsidRPr="00AB5DDD">
        <w:rPr>
          <w:rFonts w:ascii="宋体" w:hAnsi="宋体" w:hint="eastAsia"/>
          <w:sz w:val="21"/>
          <w:szCs w:val="21"/>
        </w:rPr>
        <w:t>//</w:t>
      </w:r>
      <w:r w:rsidR="00F60F90">
        <w:rPr>
          <w:rFonts w:ascii="宋体" w:hAnsi="宋体" w:hint="eastAsia"/>
          <w:sz w:val="21"/>
          <w:szCs w:val="21"/>
        </w:rPr>
        <w:t>语境</w:t>
      </w:r>
      <w:r w:rsidRPr="00AB5DDD">
        <w:rPr>
          <w:rFonts w:ascii="宋体" w:hAnsi="宋体" w:hint="eastAsia"/>
          <w:sz w:val="21"/>
          <w:szCs w:val="21"/>
        </w:rPr>
        <w:t>指针</w:t>
      </w:r>
    </w:p>
    <w:p w:rsidR="00A63A52" w:rsidRPr="00AB5DDD" w:rsidRDefault="001E71F5" w:rsidP="001E71F5">
      <w:pPr>
        <w:shd w:val="clear" w:color="auto" w:fill="E6E6E6"/>
        <w:snapToGrid w:val="0"/>
        <w:spacing w:line="300" w:lineRule="auto"/>
        <w:ind w:firstLineChars="200" w:firstLine="420"/>
        <w:rPr>
          <w:rFonts w:ascii="宋体" w:hAnsi="宋体"/>
          <w:sz w:val="21"/>
          <w:szCs w:val="21"/>
        </w:rPr>
      </w:pPr>
      <w:r w:rsidRPr="001E71F5">
        <w:rPr>
          <w:rFonts w:ascii="宋体" w:hAnsi="宋体"/>
          <w:sz w:val="21"/>
          <w:szCs w:val="21"/>
        </w:rPr>
        <w:t xml:space="preserve">        /* [in] */ PObject pObj)</w:t>
      </w:r>
      <w:r w:rsidR="00A63A52" w:rsidRPr="00AB5DDD">
        <w:rPr>
          <w:rFonts w:ascii="宋体" w:hAnsi="宋体" w:hint="eastAsia"/>
          <w:sz w:val="21"/>
          <w:szCs w:val="21"/>
        </w:rPr>
        <w:t xml:space="preserve">   </w:t>
      </w:r>
      <w:r>
        <w:rPr>
          <w:rFonts w:ascii="宋体" w:hAnsi="宋体" w:hint="eastAsia"/>
          <w:sz w:val="21"/>
          <w:szCs w:val="21"/>
        </w:rPr>
        <w:t xml:space="preserve">       </w:t>
      </w:r>
      <w:r w:rsidRPr="00AB5DDD">
        <w:rPr>
          <w:rFonts w:ascii="宋体" w:hAnsi="宋体" w:hint="eastAsia"/>
          <w:sz w:val="21"/>
          <w:szCs w:val="21"/>
        </w:rPr>
        <w:t>//进入或离开</w:t>
      </w:r>
      <w:r w:rsidR="00F60F90">
        <w:rPr>
          <w:rFonts w:ascii="宋体" w:hAnsi="宋体" w:hint="eastAsia"/>
          <w:sz w:val="21"/>
          <w:szCs w:val="21"/>
        </w:rPr>
        <w:t>语境</w:t>
      </w:r>
      <w:r w:rsidRPr="00AB5DDD">
        <w:rPr>
          <w:rFonts w:ascii="宋体" w:hAnsi="宋体" w:hint="eastAsia"/>
          <w:sz w:val="21"/>
          <w:szCs w:val="21"/>
        </w:rPr>
        <w:t>的构件对象指针</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hint="eastAsia"/>
          <w:sz w:val="21"/>
          <w:szCs w:val="21"/>
        </w:rPr>
        <w:t xml:space="preserve">  </w:t>
      </w:r>
    </w:p>
    <w:p w:rsidR="001E71F5" w:rsidRPr="001E71F5" w:rsidRDefault="001E71F5" w:rsidP="00BA4562">
      <w:pPr>
        <w:shd w:val="clear" w:color="auto" w:fill="E6E6E6"/>
        <w:snapToGrid w:val="0"/>
        <w:spacing w:line="300" w:lineRule="auto"/>
        <w:ind w:firstLineChars="200" w:firstLine="420"/>
        <w:outlineLvl w:val="0"/>
        <w:rPr>
          <w:rFonts w:ascii="宋体" w:hAnsi="宋体"/>
          <w:sz w:val="21"/>
          <w:szCs w:val="21"/>
        </w:rPr>
      </w:pPr>
      <w:bookmarkStart w:id="669" w:name="_Toc152754481"/>
      <w:bookmarkStart w:id="670" w:name="_Toc152754867"/>
      <w:r w:rsidRPr="001E71F5">
        <w:rPr>
          <w:rFonts w:ascii="宋体" w:hAnsi="宋体"/>
          <w:sz w:val="21"/>
          <w:szCs w:val="21"/>
        </w:rPr>
        <w:t>EZAPI EzLeaveContext(</w:t>
      </w:r>
      <w:bookmarkEnd w:id="669"/>
      <w:bookmarkEnd w:id="670"/>
    </w:p>
    <w:p w:rsidR="001E71F5" w:rsidRPr="001E71F5" w:rsidRDefault="001E71F5" w:rsidP="001E71F5">
      <w:pPr>
        <w:shd w:val="clear" w:color="auto" w:fill="E6E6E6"/>
        <w:snapToGrid w:val="0"/>
        <w:spacing w:line="300" w:lineRule="auto"/>
        <w:ind w:firstLineChars="200" w:firstLine="420"/>
        <w:rPr>
          <w:rFonts w:ascii="宋体" w:hAnsi="宋体"/>
          <w:sz w:val="21"/>
          <w:szCs w:val="21"/>
        </w:rPr>
      </w:pPr>
      <w:r w:rsidRPr="001E71F5">
        <w:rPr>
          <w:rFonts w:ascii="宋体" w:hAnsi="宋体"/>
          <w:sz w:val="21"/>
          <w:szCs w:val="21"/>
        </w:rPr>
        <w:t xml:space="preserve">        /* [in] */ PObject pContext,</w:t>
      </w:r>
    </w:p>
    <w:p w:rsidR="00A63A52" w:rsidRPr="001E71F5" w:rsidRDefault="001E71F5" w:rsidP="001E71F5">
      <w:pPr>
        <w:shd w:val="clear" w:color="auto" w:fill="E6E6E6"/>
        <w:snapToGrid w:val="0"/>
        <w:spacing w:line="300" w:lineRule="auto"/>
        <w:ind w:firstLineChars="200" w:firstLine="420"/>
        <w:rPr>
          <w:rFonts w:ascii="宋体" w:hAnsi="宋体" w:hint="eastAsia"/>
          <w:sz w:val="21"/>
          <w:szCs w:val="21"/>
        </w:rPr>
      </w:pPr>
      <w:r w:rsidRPr="001E71F5">
        <w:rPr>
          <w:rFonts w:ascii="宋体" w:hAnsi="宋体"/>
          <w:sz w:val="21"/>
          <w:szCs w:val="21"/>
        </w:rPr>
        <w:t xml:space="preserve">        /* [in] */ PObject pObj)</w:t>
      </w:r>
    </w:p>
    <w:p w:rsidR="00A63A52" w:rsidRPr="002C7B0C" w:rsidRDefault="00A63A52" w:rsidP="00124A87">
      <w:pPr>
        <w:snapToGrid w:val="0"/>
        <w:spacing w:line="300" w:lineRule="auto"/>
        <w:rPr>
          <w:rFonts w:hint="eastAsia"/>
          <w:bCs/>
        </w:rPr>
      </w:pPr>
    </w:p>
    <w:p w:rsidR="00A63A52" w:rsidRPr="006B2B4D" w:rsidRDefault="00A63A52" w:rsidP="006B2B4D">
      <w:pPr>
        <w:snapToGrid w:val="0"/>
        <w:spacing w:line="300" w:lineRule="auto"/>
        <w:ind w:firstLineChars="200" w:firstLine="420"/>
        <w:rPr>
          <w:rFonts w:ascii="宋体" w:hAnsi="宋体"/>
          <w:sz w:val="21"/>
          <w:szCs w:val="21"/>
        </w:rPr>
      </w:pPr>
      <w:r w:rsidRPr="006B2B4D">
        <w:rPr>
          <w:rFonts w:ascii="宋体" w:hAnsi="宋体" w:hint="eastAsia"/>
          <w:sz w:val="21"/>
          <w:szCs w:val="21"/>
        </w:rPr>
        <w:t>EzEnterContext函数完成的功能是：由</w:t>
      </w:r>
      <w:r w:rsidR="00F60F90">
        <w:rPr>
          <w:rFonts w:ascii="宋体" w:hAnsi="宋体" w:hint="eastAsia"/>
          <w:sz w:val="21"/>
          <w:szCs w:val="21"/>
        </w:rPr>
        <w:t>语境</w:t>
      </w:r>
      <w:r w:rsidRPr="006B2B4D">
        <w:rPr>
          <w:rFonts w:ascii="宋体" w:hAnsi="宋体" w:hint="eastAsia"/>
          <w:sz w:val="21"/>
          <w:szCs w:val="21"/>
        </w:rPr>
        <w:t>创建其特征实例</w:t>
      </w:r>
      <w:r w:rsidRPr="006B2B4D">
        <w:rPr>
          <w:rFonts w:ascii="宋体" w:hAnsi="宋体"/>
          <w:sz w:val="21"/>
          <w:szCs w:val="21"/>
        </w:rPr>
        <w:t>(</w:t>
      </w:r>
      <w:r w:rsidRPr="006B2B4D">
        <w:rPr>
          <w:rFonts w:ascii="宋体" w:hAnsi="宋体" w:hint="eastAsia"/>
          <w:sz w:val="21"/>
          <w:szCs w:val="21"/>
        </w:rPr>
        <w:t>aspect对象)，而</w:t>
      </w:r>
      <w:r w:rsidR="00F60F90">
        <w:rPr>
          <w:rFonts w:ascii="宋体" w:hAnsi="宋体" w:hint="eastAsia"/>
          <w:sz w:val="21"/>
          <w:szCs w:val="21"/>
        </w:rPr>
        <w:t>语境</w:t>
      </w:r>
      <w:r w:rsidRPr="006B2B4D">
        <w:rPr>
          <w:rFonts w:ascii="宋体" w:hAnsi="宋体" w:hint="eastAsia"/>
          <w:sz w:val="21"/>
          <w:szCs w:val="21"/>
        </w:rPr>
        <w:t>进入者pObj动态聚合这些aspect对象。</w:t>
      </w:r>
      <w:r w:rsidRPr="006B2B4D">
        <w:rPr>
          <w:rFonts w:ascii="宋体" w:hAnsi="宋体"/>
          <w:sz w:val="21"/>
          <w:szCs w:val="21"/>
        </w:rPr>
        <w:t>EzLeaveContext</w:t>
      </w:r>
      <w:r w:rsidRPr="006B2B4D">
        <w:rPr>
          <w:rFonts w:ascii="宋体" w:hAnsi="宋体" w:hint="eastAsia"/>
          <w:sz w:val="21"/>
          <w:szCs w:val="21"/>
        </w:rPr>
        <w:t>实现的功能是对象进入者pObj拆卸聚合</w:t>
      </w:r>
      <w:r w:rsidR="00F60F90">
        <w:rPr>
          <w:rFonts w:ascii="宋体" w:hAnsi="宋体" w:hint="eastAsia"/>
          <w:sz w:val="21"/>
          <w:szCs w:val="21"/>
        </w:rPr>
        <w:t>语境</w:t>
      </w:r>
      <w:r w:rsidRPr="006B2B4D">
        <w:rPr>
          <w:rFonts w:ascii="宋体" w:hAnsi="宋体" w:hint="eastAsia"/>
          <w:sz w:val="21"/>
          <w:szCs w:val="21"/>
        </w:rPr>
        <w:t>pContext的特征。</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ab/>
      </w:r>
      <w:r w:rsidRPr="006B2B4D">
        <w:rPr>
          <w:rFonts w:ascii="宋体" w:hAnsi="宋体" w:hint="eastAsia"/>
          <w:sz w:val="21"/>
          <w:szCs w:val="21"/>
        </w:rPr>
        <w:t>关于</w:t>
      </w:r>
      <w:r w:rsidR="00F60F90">
        <w:rPr>
          <w:rFonts w:ascii="宋体" w:hAnsi="宋体" w:hint="eastAsia"/>
          <w:sz w:val="21"/>
          <w:szCs w:val="21"/>
        </w:rPr>
        <w:t>语境</w:t>
      </w:r>
      <w:r w:rsidRPr="006B2B4D">
        <w:rPr>
          <w:rFonts w:ascii="宋体" w:hAnsi="宋体" w:hint="eastAsia"/>
          <w:sz w:val="21"/>
          <w:szCs w:val="21"/>
        </w:rPr>
        <w:t>进入者</w:t>
      </w:r>
      <w:r w:rsidRPr="006B2B4D">
        <w:rPr>
          <w:rFonts w:ascii="宋体" w:hAnsi="宋体"/>
          <w:sz w:val="21"/>
          <w:szCs w:val="21"/>
        </w:rPr>
        <w:t>、</w:t>
      </w:r>
      <w:r w:rsidR="00F60F90">
        <w:rPr>
          <w:rFonts w:ascii="宋体" w:hAnsi="宋体" w:hint="eastAsia"/>
          <w:sz w:val="21"/>
          <w:szCs w:val="21"/>
        </w:rPr>
        <w:t>语境</w:t>
      </w:r>
      <w:r w:rsidRPr="006B2B4D">
        <w:rPr>
          <w:rFonts w:ascii="宋体" w:hAnsi="宋体" w:hint="eastAsia"/>
          <w:sz w:val="21"/>
          <w:szCs w:val="21"/>
        </w:rPr>
        <w:t>以及</w:t>
      </w:r>
      <w:r w:rsidR="00F60F90">
        <w:rPr>
          <w:rFonts w:ascii="宋体" w:hAnsi="宋体" w:hint="eastAsia"/>
          <w:sz w:val="21"/>
          <w:szCs w:val="21"/>
        </w:rPr>
        <w:t>语境</w:t>
      </w:r>
      <w:r w:rsidRPr="006B2B4D">
        <w:rPr>
          <w:rFonts w:ascii="宋体" w:hAnsi="宋体" w:hint="eastAsia"/>
          <w:sz w:val="21"/>
          <w:szCs w:val="21"/>
        </w:rPr>
        <w:t>特征三者的关系要注意如下几点：</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1）</w:t>
      </w:r>
      <w:r w:rsidR="00A63A52" w:rsidRPr="006B2B4D">
        <w:rPr>
          <w:rFonts w:ascii="宋体" w:hAnsi="宋体" w:hint="eastAsia"/>
          <w:sz w:val="21"/>
          <w:szCs w:val="21"/>
        </w:rPr>
        <w:t>对象进入</w:t>
      </w:r>
      <w:r w:rsidR="00F60F90">
        <w:rPr>
          <w:rFonts w:ascii="宋体" w:hAnsi="宋体" w:hint="eastAsia"/>
          <w:sz w:val="21"/>
          <w:szCs w:val="21"/>
        </w:rPr>
        <w:t>语境</w:t>
      </w:r>
      <w:r w:rsidR="00A63A52" w:rsidRPr="006B2B4D">
        <w:rPr>
          <w:rFonts w:ascii="宋体" w:hAnsi="宋体" w:hint="eastAsia"/>
          <w:sz w:val="21"/>
          <w:szCs w:val="21"/>
        </w:rPr>
        <w:t>后，对象并不聚合</w:t>
      </w:r>
      <w:r w:rsidR="00F60F90">
        <w:rPr>
          <w:rFonts w:ascii="宋体" w:hAnsi="宋体" w:hint="eastAsia"/>
          <w:sz w:val="21"/>
          <w:szCs w:val="21"/>
        </w:rPr>
        <w:t>语境</w:t>
      </w:r>
      <w:r w:rsidR="00A63A52" w:rsidRPr="006B2B4D">
        <w:rPr>
          <w:rFonts w:ascii="宋体" w:hAnsi="宋体" w:hint="eastAsia"/>
          <w:sz w:val="21"/>
          <w:szCs w:val="21"/>
        </w:rPr>
        <w:t>本身所实现的接口功能，对象只是聚合</w:t>
      </w:r>
      <w:r w:rsidR="00F60F90">
        <w:rPr>
          <w:rFonts w:ascii="宋体" w:hAnsi="宋体" w:hint="eastAsia"/>
          <w:sz w:val="21"/>
          <w:szCs w:val="21"/>
        </w:rPr>
        <w:t>语境</w:t>
      </w:r>
      <w:r w:rsidR="00A63A52" w:rsidRPr="006B2B4D">
        <w:rPr>
          <w:rFonts w:ascii="宋体" w:hAnsi="宋体" w:hint="eastAsia"/>
          <w:sz w:val="21"/>
          <w:szCs w:val="21"/>
        </w:rPr>
        <w:t>的特征</w:t>
      </w:r>
      <w:r w:rsidR="00A63A52" w:rsidRPr="006B2B4D">
        <w:rPr>
          <w:rFonts w:ascii="宋体" w:hAnsi="宋体"/>
          <w:sz w:val="21"/>
          <w:szCs w:val="21"/>
        </w:rPr>
        <w:t>(</w:t>
      </w:r>
      <w:r w:rsidR="00A63A52" w:rsidRPr="006B2B4D">
        <w:rPr>
          <w:rFonts w:ascii="宋体" w:hAnsi="宋体" w:hint="eastAsia"/>
          <w:sz w:val="21"/>
          <w:szCs w:val="21"/>
        </w:rPr>
        <w:t>aspect对象)</w:t>
      </w:r>
      <w:r>
        <w:rPr>
          <w:rFonts w:ascii="宋体" w:hAnsi="宋体" w:hint="eastAsia"/>
          <w:sz w:val="21"/>
          <w:szCs w:val="21"/>
        </w:rPr>
        <w:t>。</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2）</w:t>
      </w:r>
      <w:r w:rsidR="00F60F90">
        <w:rPr>
          <w:rFonts w:ascii="宋体" w:hAnsi="宋体" w:hint="eastAsia"/>
          <w:sz w:val="21"/>
          <w:szCs w:val="21"/>
        </w:rPr>
        <w:t>语境</w:t>
      </w:r>
      <w:r w:rsidR="00A63A52" w:rsidRPr="006B2B4D">
        <w:rPr>
          <w:rFonts w:ascii="宋体" w:hAnsi="宋体" w:hint="eastAsia"/>
          <w:sz w:val="21"/>
          <w:szCs w:val="21"/>
        </w:rPr>
        <w:t>的特征只是</w:t>
      </w:r>
      <w:r w:rsidR="00F60F90">
        <w:rPr>
          <w:rFonts w:ascii="宋体" w:hAnsi="宋体" w:hint="eastAsia"/>
          <w:sz w:val="21"/>
          <w:szCs w:val="21"/>
        </w:rPr>
        <w:t>语境</w:t>
      </w:r>
      <w:r w:rsidR="00A63A52" w:rsidRPr="006B2B4D">
        <w:rPr>
          <w:rFonts w:ascii="宋体" w:hAnsi="宋体" w:hint="eastAsia"/>
          <w:sz w:val="21"/>
          <w:szCs w:val="21"/>
        </w:rPr>
        <w:t>的属性，在实现上是aspect对象，但</w:t>
      </w:r>
      <w:r w:rsidR="00F60F90">
        <w:rPr>
          <w:rFonts w:ascii="宋体" w:hAnsi="宋体" w:hint="eastAsia"/>
          <w:sz w:val="21"/>
          <w:szCs w:val="21"/>
        </w:rPr>
        <w:t>语境</w:t>
      </w:r>
      <w:r w:rsidR="00A63A52" w:rsidRPr="006B2B4D">
        <w:rPr>
          <w:rFonts w:ascii="宋体" w:hAnsi="宋体" w:hint="eastAsia"/>
          <w:sz w:val="21"/>
          <w:szCs w:val="21"/>
        </w:rPr>
        <w:t>本身并不具有这些aspect对象的功能。如宠物店</w:t>
      </w:r>
      <w:r w:rsidR="00F60F90">
        <w:rPr>
          <w:rFonts w:ascii="宋体" w:hAnsi="宋体" w:hint="eastAsia"/>
          <w:sz w:val="21"/>
          <w:szCs w:val="21"/>
        </w:rPr>
        <w:t>语境</w:t>
      </w:r>
      <w:r w:rsidR="00A63A52" w:rsidRPr="006B2B4D">
        <w:rPr>
          <w:rFonts w:ascii="宋体" w:hAnsi="宋体" w:hint="eastAsia"/>
          <w:sz w:val="21"/>
          <w:szCs w:val="21"/>
        </w:rPr>
        <w:t>并不具有宠物和商品对象实例的功能。</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3）</w:t>
      </w:r>
      <w:r w:rsidR="00F60F90">
        <w:rPr>
          <w:rFonts w:ascii="宋体" w:hAnsi="宋体" w:hint="eastAsia"/>
          <w:sz w:val="21"/>
          <w:szCs w:val="21"/>
        </w:rPr>
        <w:t>语境</w:t>
      </w:r>
      <w:r w:rsidR="00A63A52" w:rsidRPr="006B2B4D">
        <w:rPr>
          <w:rFonts w:ascii="宋体" w:hAnsi="宋体" w:hint="eastAsia"/>
          <w:sz w:val="21"/>
          <w:szCs w:val="21"/>
        </w:rPr>
        <w:t>的特征只是</w:t>
      </w:r>
      <w:r w:rsidR="00F60F90">
        <w:rPr>
          <w:rFonts w:ascii="宋体" w:hAnsi="宋体" w:hint="eastAsia"/>
          <w:sz w:val="21"/>
          <w:szCs w:val="21"/>
        </w:rPr>
        <w:t>语境</w:t>
      </w:r>
      <w:r w:rsidR="00A63A52" w:rsidRPr="006B2B4D">
        <w:rPr>
          <w:rFonts w:ascii="宋体" w:hAnsi="宋体" w:hint="eastAsia"/>
          <w:sz w:val="21"/>
          <w:szCs w:val="21"/>
        </w:rPr>
        <w:t>的静态属性</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4）</w:t>
      </w:r>
      <w:r w:rsidR="00A63A52" w:rsidRPr="006B2B4D">
        <w:rPr>
          <w:rFonts w:ascii="宋体" w:hAnsi="宋体" w:hint="eastAsia"/>
          <w:sz w:val="21"/>
          <w:szCs w:val="21"/>
        </w:rPr>
        <w:t>一个对象可以进入多个</w:t>
      </w:r>
      <w:r w:rsidR="00F60F90">
        <w:rPr>
          <w:rFonts w:ascii="宋体" w:hAnsi="宋体" w:hint="eastAsia"/>
          <w:sz w:val="21"/>
          <w:szCs w:val="21"/>
        </w:rPr>
        <w:t>语境</w:t>
      </w:r>
      <w:r w:rsidR="00A63A52" w:rsidRPr="006B2B4D">
        <w:rPr>
          <w:rFonts w:ascii="宋体" w:hAnsi="宋体" w:hint="eastAsia"/>
          <w:sz w:val="21"/>
          <w:szCs w:val="21"/>
        </w:rPr>
        <w:t>，每个</w:t>
      </w:r>
      <w:r w:rsidR="00F60F90">
        <w:rPr>
          <w:rFonts w:ascii="宋体" w:hAnsi="宋体" w:hint="eastAsia"/>
          <w:sz w:val="21"/>
          <w:szCs w:val="21"/>
        </w:rPr>
        <w:t>语境</w:t>
      </w:r>
      <w:r w:rsidR="00A63A52" w:rsidRPr="006B2B4D">
        <w:rPr>
          <w:rFonts w:ascii="宋体" w:hAnsi="宋体" w:hint="eastAsia"/>
          <w:sz w:val="21"/>
          <w:szCs w:val="21"/>
        </w:rPr>
        <w:t>可被多个对象进入</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5）</w:t>
      </w:r>
      <w:r w:rsidR="00A63A52" w:rsidRPr="006B2B4D">
        <w:rPr>
          <w:rFonts w:ascii="宋体" w:hAnsi="宋体" w:hint="eastAsia"/>
          <w:sz w:val="21"/>
          <w:szCs w:val="21"/>
        </w:rPr>
        <w:t>在实际上不是所有的对象都可进入某个</w:t>
      </w:r>
      <w:r w:rsidR="00F60F90">
        <w:rPr>
          <w:rFonts w:ascii="宋体" w:hAnsi="宋体" w:hint="eastAsia"/>
          <w:sz w:val="21"/>
          <w:szCs w:val="21"/>
        </w:rPr>
        <w:t>语境</w:t>
      </w:r>
      <w:r w:rsidR="00A63A52" w:rsidRPr="006B2B4D">
        <w:rPr>
          <w:rFonts w:ascii="宋体" w:hAnsi="宋体" w:hint="eastAsia"/>
          <w:sz w:val="21"/>
          <w:szCs w:val="21"/>
        </w:rPr>
        <w:t>的，</w:t>
      </w:r>
      <w:r w:rsidR="00F60F90">
        <w:rPr>
          <w:rFonts w:ascii="宋体" w:hAnsi="宋体" w:hint="eastAsia"/>
          <w:sz w:val="21"/>
          <w:szCs w:val="21"/>
        </w:rPr>
        <w:t>语境</w:t>
      </w:r>
      <w:r w:rsidR="00A63A52" w:rsidRPr="006B2B4D">
        <w:rPr>
          <w:rFonts w:ascii="宋体" w:hAnsi="宋体" w:hint="eastAsia"/>
          <w:sz w:val="21"/>
          <w:szCs w:val="21"/>
        </w:rPr>
        <w:t>可对进入者设置条件，只有条件满足者才可进入。</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6）</w:t>
      </w:r>
      <w:r w:rsidR="00A63A52" w:rsidRPr="006B2B4D">
        <w:rPr>
          <w:rFonts w:ascii="宋体" w:hAnsi="宋体" w:hint="eastAsia"/>
          <w:sz w:val="21"/>
          <w:szCs w:val="21"/>
        </w:rPr>
        <w:t>也不是所有的对象都可随便离开某个</w:t>
      </w:r>
      <w:r w:rsidR="00F60F90">
        <w:rPr>
          <w:rFonts w:ascii="宋体" w:hAnsi="宋体" w:hint="eastAsia"/>
          <w:sz w:val="21"/>
          <w:szCs w:val="21"/>
        </w:rPr>
        <w:t>语境</w:t>
      </w:r>
      <w:r w:rsidR="00A63A52" w:rsidRPr="006B2B4D">
        <w:rPr>
          <w:rFonts w:ascii="宋体" w:hAnsi="宋体" w:hint="eastAsia"/>
          <w:sz w:val="21"/>
          <w:szCs w:val="21"/>
        </w:rPr>
        <w:t>，</w:t>
      </w:r>
      <w:r w:rsidR="00F60F90">
        <w:rPr>
          <w:rFonts w:ascii="宋体" w:hAnsi="宋体" w:hint="eastAsia"/>
          <w:sz w:val="21"/>
          <w:szCs w:val="21"/>
        </w:rPr>
        <w:t>语境</w:t>
      </w:r>
      <w:r w:rsidR="00A63A52" w:rsidRPr="006B2B4D">
        <w:rPr>
          <w:rFonts w:ascii="宋体" w:hAnsi="宋体" w:hint="eastAsia"/>
          <w:sz w:val="21"/>
          <w:szCs w:val="21"/>
        </w:rPr>
        <w:t>可对对象设置条件，只有条件满足者才可离开。</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在一个</w:t>
      </w:r>
      <w:r w:rsidR="00F60F90">
        <w:rPr>
          <w:rFonts w:ascii="宋体" w:hAnsi="宋体" w:hint="eastAsia"/>
          <w:sz w:val="21"/>
          <w:szCs w:val="21"/>
        </w:rPr>
        <w:t>语境</w:t>
      </w:r>
      <w:r w:rsidRPr="006B2B4D">
        <w:rPr>
          <w:rFonts w:ascii="宋体" w:hAnsi="宋体" w:hint="eastAsia"/>
          <w:sz w:val="21"/>
          <w:szCs w:val="21"/>
        </w:rPr>
        <w:t>构件类的定义之前可以指定其属性：aspect, aggregate,可以指定其中任意一个，也可以同时指定。格式如下：</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 xml:space="preserve">aspect（aspect对象1， aspect对象2, </w:t>
      </w:r>
      <w:r w:rsidRPr="006B2B4D">
        <w:rPr>
          <w:rFonts w:ascii="宋体" w:hAnsi="宋体"/>
          <w:sz w:val="21"/>
          <w:szCs w:val="21"/>
        </w:rPr>
        <w:t>…</w:t>
      </w:r>
      <w:r w:rsidRPr="006B2B4D">
        <w:rPr>
          <w:rFonts w:ascii="宋体" w:hAnsi="宋体" w:hint="eastAsia"/>
          <w:sz w:val="21"/>
          <w:szCs w:val="21"/>
        </w:rPr>
        <w:t>）来描述一个</w:t>
      </w:r>
      <w:r w:rsidR="00F60F90">
        <w:rPr>
          <w:rFonts w:ascii="宋体" w:hAnsi="宋体" w:hint="eastAsia"/>
          <w:sz w:val="21"/>
          <w:szCs w:val="21"/>
        </w:rPr>
        <w:t>语境</w:t>
      </w:r>
      <w:r w:rsidRPr="006B2B4D">
        <w:rPr>
          <w:rFonts w:ascii="宋体" w:hAnsi="宋体" w:hint="eastAsia"/>
          <w:sz w:val="21"/>
          <w:szCs w:val="21"/>
        </w:rPr>
        <w:t>的特征。</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 xml:space="preserve">aggregate（aspect对象1， aspect对象2, </w:t>
      </w:r>
      <w:r w:rsidRPr="006B2B4D">
        <w:rPr>
          <w:rFonts w:ascii="宋体" w:hAnsi="宋体"/>
          <w:sz w:val="21"/>
          <w:szCs w:val="21"/>
        </w:rPr>
        <w:t>…</w:t>
      </w:r>
      <w:r w:rsidRPr="006B2B4D">
        <w:rPr>
          <w:rFonts w:ascii="宋体" w:hAnsi="宋体" w:hint="eastAsia"/>
          <w:sz w:val="21"/>
          <w:szCs w:val="21"/>
        </w:rPr>
        <w:t>）描述一个</w:t>
      </w:r>
      <w:r w:rsidR="00F60F90">
        <w:rPr>
          <w:rFonts w:ascii="宋体" w:hAnsi="宋体" w:hint="eastAsia"/>
          <w:sz w:val="21"/>
          <w:szCs w:val="21"/>
        </w:rPr>
        <w:t>语境</w:t>
      </w:r>
      <w:r w:rsidRPr="006B2B4D">
        <w:rPr>
          <w:rFonts w:ascii="宋体" w:hAnsi="宋体" w:hint="eastAsia"/>
          <w:sz w:val="21"/>
          <w:szCs w:val="21"/>
        </w:rPr>
        <w:t>自身聚合的方面。</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例如：</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m</w:t>
      </w:r>
      <w:r w:rsidRPr="00AB5DDD">
        <w:rPr>
          <w:rFonts w:ascii="宋体" w:hAnsi="宋体"/>
          <w:sz w:val="21"/>
          <w:szCs w:val="21"/>
        </w:rPr>
        <w:t>odule</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w:t>
      </w:r>
    </w:p>
    <w:p w:rsidR="00A63A52" w:rsidRPr="00AB5DDD" w:rsidRDefault="00A63A52" w:rsidP="00997BE8">
      <w:pPr>
        <w:shd w:val="clear" w:color="auto" w:fill="E6E6E6"/>
        <w:snapToGrid w:val="0"/>
        <w:spacing w:line="300" w:lineRule="auto"/>
        <w:ind w:firstLineChars="400" w:firstLine="840"/>
        <w:rPr>
          <w:rFonts w:ascii="宋体" w:hAnsi="宋体" w:hint="eastAsia"/>
          <w:sz w:val="21"/>
          <w:szCs w:val="21"/>
        </w:rPr>
      </w:pPr>
      <w:r w:rsidRPr="00AB5DDD">
        <w:rPr>
          <w:rFonts w:ascii="宋体" w:hAnsi="宋体" w:hint="eastAsia"/>
          <w:sz w:val="21"/>
          <w:szCs w:val="21"/>
        </w:rPr>
        <w:lastRenderedPageBreak/>
        <w:t>interface IFoo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 xml:space="preserve">       </w:t>
      </w:r>
      <w:r w:rsidR="00997BE8">
        <w:rPr>
          <w:rFonts w:ascii="宋体" w:hAnsi="宋体" w:hint="eastAsia"/>
          <w:sz w:val="21"/>
          <w:szCs w:val="21"/>
        </w:rPr>
        <w:t xml:space="preserve"> </w:t>
      </w:r>
      <w:r w:rsidRPr="00AB5DDD">
        <w:rPr>
          <w:rFonts w:ascii="宋体" w:hAnsi="宋体" w:hint="eastAsia"/>
          <w:sz w:val="21"/>
          <w:szCs w:val="21"/>
        </w:rPr>
        <w:t>FooHello();</w:t>
      </w:r>
    </w:p>
    <w:p w:rsidR="00A63A52" w:rsidRPr="00AB5DDD" w:rsidRDefault="00A63A52" w:rsidP="00997BE8">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b/>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b/>
        <w:t>interface IBar{</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b/>
      </w:r>
      <w:r w:rsidRPr="00AB5DDD">
        <w:rPr>
          <w:rFonts w:ascii="宋体" w:hAnsi="宋体" w:hint="eastAsia"/>
          <w:sz w:val="21"/>
          <w:szCs w:val="21"/>
        </w:rPr>
        <w:tab/>
        <w:t>BarHello();</w:t>
      </w:r>
    </w:p>
    <w:p w:rsidR="00A63A52" w:rsidRPr="00AB5DDD" w:rsidRDefault="00A63A52" w:rsidP="00997BE8">
      <w:pPr>
        <w:shd w:val="clear" w:color="auto" w:fill="E6E6E6"/>
        <w:snapToGrid w:val="0"/>
        <w:spacing w:line="300" w:lineRule="auto"/>
        <w:ind w:firstLineChars="400" w:firstLine="840"/>
        <w:rPr>
          <w:rFonts w:ascii="宋体" w:hAnsi="宋体" w:hint="eastAsia"/>
          <w:sz w:val="21"/>
          <w:szCs w:val="21"/>
        </w:rPr>
      </w:pPr>
      <w:r w:rsidRPr="00AB5DDD">
        <w:rPr>
          <w:rFonts w:ascii="宋体" w:hAnsi="宋体" w:hint="eastAsia"/>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b/>
        <w:t xml:space="preserve">apect </w:t>
      </w:r>
      <w:r w:rsidR="0056117D">
        <w:rPr>
          <w:rFonts w:ascii="宋体" w:hAnsi="宋体" w:hint="eastAsia"/>
          <w:sz w:val="21"/>
          <w:szCs w:val="21"/>
        </w:rPr>
        <w:t>A</w:t>
      </w:r>
      <w:r w:rsidRPr="00AB5DDD">
        <w:rPr>
          <w:rFonts w:ascii="宋体" w:hAnsi="宋体" w:hint="eastAsia"/>
          <w:sz w:val="21"/>
          <w:szCs w:val="21"/>
        </w:rPr>
        <w:t>Foo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b/>
      </w:r>
      <w:r w:rsidRPr="00AB5DDD">
        <w:rPr>
          <w:rFonts w:ascii="宋体" w:hAnsi="宋体" w:hint="eastAsia"/>
          <w:sz w:val="21"/>
          <w:szCs w:val="21"/>
        </w:rPr>
        <w:tab/>
        <w:t>interface IFoo;</w:t>
      </w:r>
    </w:p>
    <w:p w:rsidR="00A63A52" w:rsidRPr="00AB5DDD" w:rsidRDefault="00A63A52" w:rsidP="00997BE8">
      <w:pPr>
        <w:shd w:val="clear" w:color="auto" w:fill="E6E6E6"/>
        <w:snapToGrid w:val="0"/>
        <w:spacing w:line="300" w:lineRule="auto"/>
        <w:ind w:firstLineChars="400" w:firstLine="840"/>
        <w:rPr>
          <w:rFonts w:ascii="宋体" w:hAnsi="宋体" w:hint="eastAsia"/>
          <w:sz w:val="21"/>
          <w:szCs w:val="21"/>
        </w:rPr>
      </w:pPr>
      <w:r w:rsidRPr="00AB5DDD">
        <w:rPr>
          <w:rFonts w:ascii="宋体" w:hAnsi="宋体" w:hint="eastAsia"/>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 xml:space="preserve">　　[ aspect(</w:t>
      </w:r>
      <w:r w:rsidR="0056117D">
        <w:rPr>
          <w:rFonts w:ascii="宋体" w:hAnsi="宋体" w:hint="eastAsia"/>
          <w:sz w:val="21"/>
          <w:szCs w:val="21"/>
        </w:rPr>
        <w:t>A</w:t>
      </w:r>
      <w:r w:rsidRPr="00AB5DDD">
        <w:rPr>
          <w:rFonts w:ascii="宋体" w:hAnsi="宋体" w:hint="eastAsia"/>
          <w:sz w:val="21"/>
          <w:szCs w:val="21"/>
        </w:rPr>
        <w:t>Foo)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b/>
      </w:r>
      <w:r w:rsidRPr="00AB5DDD">
        <w:rPr>
          <w:rFonts w:ascii="宋体" w:hAnsi="宋体"/>
          <w:sz w:val="21"/>
          <w:szCs w:val="21"/>
        </w:rPr>
        <w:t>context</w:t>
      </w:r>
      <w:r w:rsidRPr="00AB5DDD">
        <w:rPr>
          <w:rFonts w:ascii="宋体" w:hAnsi="宋体" w:hint="eastAsia"/>
          <w:sz w:val="21"/>
          <w:szCs w:val="21"/>
        </w:rPr>
        <w:t xml:space="preserve"> </w:t>
      </w:r>
      <w:r w:rsidR="0056117D">
        <w:rPr>
          <w:rFonts w:ascii="宋体" w:hAnsi="宋体" w:hint="eastAsia"/>
          <w:sz w:val="21"/>
          <w:szCs w:val="21"/>
        </w:rPr>
        <w:t>K</w:t>
      </w:r>
      <w:r w:rsidRPr="00AB5DDD">
        <w:rPr>
          <w:rFonts w:ascii="宋体" w:hAnsi="宋体" w:hint="eastAsia"/>
          <w:sz w:val="21"/>
          <w:szCs w:val="21"/>
        </w:rPr>
        <w:t>Bar{</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b/>
      </w:r>
      <w:r w:rsidRPr="00AB5DDD">
        <w:rPr>
          <w:rFonts w:ascii="宋体" w:hAnsi="宋体" w:hint="eastAsia"/>
          <w:sz w:val="21"/>
          <w:szCs w:val="21"/>
        </w:rPr>
        <w:tab/>
        <w:t>interface IBar;</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ab/>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在该示例中定义了一个方面构件类和一个</w:t>
      </w:r>
      <w:r w:rsidR="00F60F90">
        <w:rPr>
          <w:rFonts w:ascii="宋体" w:hAnsi="宋体" w:hint="eastAsia"/>
          <w:sz w:val="21"/>
          <w:szCs w:val="21"/>
        </w:rPr>
        <w:t>语境</w:t>
      </w:r>
      <w:r w:rsidRPr="006B2B4D">
        <w:rPr>
          <w:rFonts w:ascii="宋体" w:hAnsi="宋体" w:hint="eastAsia"/>
          <w:sz w:val="21"/>
          <w:szCs w:val="21"/>
        </w:rPr>
        <w:t>构件类。CBar</w:t>
      </w:r>
      <w:r w:rsidR="00F60F90">
        <w:rPr>
          <w:rFonts w:ascii="宋体" w:hAnsi="宋体" w:hint="eastAsia"/>
          <w:sz w:val="21"/>
          <w:szCs w:val="21"/>
        </w:rPr>
        <w:t>语境</w:t>
      </w:r>
      <w:r w:rsidRPr="006B2B4D">
        <w:rPr>
          <w:rFonts w:ascii="宋体" w:hAnsi="宋体" w:hint="eastAsia"/>
          <w:sz w:val="21"/>
          <w:szCs w:val="21"/>
        </w:rPr>
        <w:t>拥有特征CFoo.</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如果一个构件对象进入了一</w:t>
      </w:r>
      <w:r w:rsidR="00F60F90">
        <w:rPr>
          <w:rFonts w:ascii="宋体" w:hAnsi="宋体" w:hint="eastAsia"/>
          <w:sz w:val="21"/>
          <w:szCs w:val="21"/>
        </w:rPr>
        <w:t>语境</w:t>
      </w:r>
      <w:r w:rsidRPr="006B2B4D">
        <w:rPr>
          <w:rFonts w:ascii="宋体" w:hAnsi="宋体" w:hint="eastAsia"/>
          <w:sz w:val="21"/>
          <w:szCs w:val="21"/>
        </w:rPr>
        <w:t>，那么该对象会聚合</w:t>
      </w:r>
      <w:r w:rsidR="00F60F90">
        <w:rPr>
          <w:rFonts w:ascii="宋体" w:hAnsi="宋体" w:hint="eastAsia"/>
          <w:sz w:val="21"/>
          <w:szCs w:val="21"/>
        </w:rPr>
        <w:t>语境</w:t>
      </w:r>
      <w:r w:rsidRPr="006B2B4D">
        <w:rPr>
          <w:rFonts w:ascii="宋体" w:hAnsi="宋体" w:hint="eastAsia"/>
          <w:sz w:val="21"/>
          <w:szCs w:val="21"/>
        </w:rPr>
        <w:t>的特征，也就是聚合了</w:t>
      </w:r>
      <w:r w:rsidR="00F60F90">
        <w:rPr>
          <w:rFonts w:ascii="宋体" w:hAnsi="宋体" w:hint="eastAsia"/>
          <w:sz w:val="21"/>
          <w:szCs w:val="21"/>
        </w:rPr>
        <w:t>语境</w:t>
      </w:r>
      <w:r w:rsidRPr="006B2B4D">
        <w:rPr>
          <w:rFonts w:ascii="宋体" w:hAnsi="宋体" w:hint="eastAsia"/>
          <w:sz w:val="21"/>
          <w:szCs w:val="21"/>
        </w:rPr>
        <w:t>属性里的aspect对象，从而使该对象拥有了</w:t>
      </w:r>
      <w:r w:rsidR="00F60F90">
        <w:rPr>
          <w:rFonts w:ascii="宋体" w:hAnsi="宋体" w:hint="eastAsia"/>
          <w:sz w:val="21"/>
          <w:szCs w:val="21"/>
        </w:rPr>
        <w:t>语境</w:t>
      </w:r>
      <w:r w:rsidRPr="006B2B4D">
        <w:rPr>
          <w:rFonts w:ascii="宋体" w:hAnsi="宋体" w:hint="eastAsia"/>
          <w:sz w:val="21"/>
          <w:szCs w:val="21"/>
        </w:rPr>
        <w:t>特征；如果该对象离开此</w:t>
      </w:r>
      <w:r w:rsidR="00F60F90">
        <w:rPr>
          <w:rFonts w:ascii="宋体" w:hAnsi="宋体" w:hint="eastAsia"/>
          <w:sz w:val="21"/>
          <w:szCs w:val="21"/>
        </w:rPr>
        <w:t>语境</w:t>
      </w:r>
      <w:r w:rsidRPr="006B2B4D">
        <w:rPr>
          <w:rFonts w:ascii="宋体" w:hAnsi="宋体" w:hint="eastAsia"/>
          <w:sz w:val="21"/>
          <w:szCs w:val="21"/>
        </w:rPr>
        <w:t>，那么会拆卸聚合该</w:t>
      </w:r>
      <w:r w:rsidR="00F60F90">
        <w:rPr>
          <w:rFonts w:ascii="宋体" w:hAnsi="宋体" w:hint="eastAsia"/>
          <w:sz w:val="21"/>
          <w:szCs w:val="21"/>
        </w:rPr>
        <w:t>语境</w:t>
      </w:r>
      <w:r w:rsidRPr="006B2B4D">
        <w:rPr>
          <w:rFonts w:ascii="宋体" w:hAnsi="宋体" w:hint="eastAsia"/>
          <w:sz w:val="21"/>
          <w:szCs w:val="21"/>
        </w:rPr>
        <w:t>属性里的aspect对象。</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对于每个context构件类，可重载如下几个函数来满足</w:t>
      </w:r>
      <w:r w:rsidRPr="006B2B4D">
        <w:rPr>
          <w:rFonts w:ascii="宋体" w:hAnsi="宋体"/>
          <w:sz w:val="21"/>
          <w:szCs w:val="21"/>
        </w:rPr>
        <w:t>它的对象进行控制</w:t>
      </w:r>
      <w:r w:rsidRPr="006B2B4D">
        <w:rPr>
          <w:rFonts w:ascii="宋体" w:hAnsi="宋体" w:hint="eastAsia"/>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virtual CARAPI OnObjectEntering(</w:t>
      </w:r>
      <w:r w:rsidR="007A7BBB" w:rsidRPr="001E71F5">
        <w:rPr>
          <w:rFonts w:ascii="宋体" w:hAnsi="宋体"/>
          <w:sz w:val="21"/>
          <w:szCs w:val="21"/>
        </w:rPr>
        <w:t>PObject</w:t>
      </w:r>
      <w:r w:rsidRPr="00AB5DDD">
        <w:rPr>
          <w:rFonts w:ascii="宋体" w:hAnsi="宋体"/>
          <w:sz w:val="21"/>
          <w:szCs w:val="21"/>
        </w:rPr>
        <w:t xml:space="preserve"> pObj) </w:t>
      </w:r>
    </w:p>
    <w:p w:rsidR="00A63A52" w:rsidRPr="006B2B4D" w:rsidRDefault="00A63A52" w:rsidP="006B2B4D">
      <w:pPr>
        <w:snapToGrid w:val="0"/>
        <w:spacing w:line="300" w:lineRule="auto"/>
        <w:ind w:firstLineChars="200" w:firstLine="420"/>
        <w:rPr>
          <w:rFonts w:ascii="宋体" w:hAnsi="宋体"/>
          <w:sz w:val="21"/>
          <w:szCs w:val="21"/>
        </w:rPr>
      </w:pPr>
      <w:r w:rsidRPr="006B2B4D">
        <w:rPr>
          <w:rFonts w:ascii="宋体" w:hAnsi="宋体"/>
          <w:sz w:val="21"/>
          <w:szCs w:val="21"/>
        </w:rPr>
        <w:t>对象进入前调用，可以在这里检查对象是否满足要求。</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virtual CARAPI OnObjectEntered(</w:t>
      </w:r>
      <w:r w:rsidR="007A7BBB" w:rsidRPr="001E71F5">
        <w:rPr>
          <w:rFonts w:ascii="宋体" w:hAnsi="宋体"/>
          <w:sz w:val="21"/>
          <w:szCs w:val="21"/>
        </w:rPr>
        <w:t>PObject</w:t>
      </w:r>
      <w:r w:rsidRPr="00AB5DDD">
        <w:rPr>
          <w:rFonts w:ascii="宋体" w:hAnsi="宋体"/>
          <w:sz w:val="21"/>
          <w:szCs w:val="21"/>
        </w:rPr>
        <w:t xml:space="preserve"> pObj) </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对象进入后（已经聚合上context定义的aspects）调用</w:t>
      </w:r>
      <w:r w:rsidR="006B2B4D">
        <w:rPr>
          <w:rFonts w:ascii="宋体" w:hAnsi="宋体" w:hint="eastAsia"/>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virtual CARAPI OnObjectLeaving(</w:t>
      </w:r>
      <w:r w:rsidR="007A7BBB" w:rsidRPr="001E71F5">
        <w:rPr>
          <w:rFonts w:ascii="宋体" w:hAnsi="宋体"/>
          <w:sz w:val="21"/>
          <w:szCs w:val="21"/>
        </w:rPr>
        <w:t>PObject</w:t>
      </w:r>
      <w:r w:rsidRPr="00AB5DDD">
        <w:rPr>
          <w:rFonts w:ascii="宋体" w:hAnsi="宋体"/>
          <w:sz w:val="21"/>
          <w:szCs w:val="21"/>
        </w:rPr>
        <w:t xml:space="preserve"> pObj) </w:t>
      </w:r>
    </w:p>
    <w:p w:rsidR="00A63A52" w:rsidRPr="006B2B4D" w:rsidRDefault="00A63A52" w:rsidP="006B2B4D">
      <w:pPr>
        <w:snapToGrid w:val="0"/>
        <w:spacing w:line="300" w:lineRule="auto"/>
        <w:ind w:firstLineChars="200" w:firstLine="420"/>
        <w:rPr>
          <w:rFonts w:ascii="宋体" w:hAnsi="宋体"/>
          <w:sz w:val="21"/>
          <w:szCs w:val="21"/>
        </w:rPr>
      </w:pPr>
      <w:r w:rsidRPr="006B2B4D">
        <w:rPr>
          <w:rFonts w:ascii="宋体" w:hAnsi="宋体"/>
          <w:sz w:val="21"/>
          <w:szCs w:val="21"/>
        </w:rPr>
        <w:t>对象离开前调用，context可以在这里控制是否允许对象离开</w:t>
      </w:r>
      <w:r w:rsidR="006B2B4D">
        <w:rPr>
          <w:rFonts w:ascii="宋体" w:hAnsi="宋体" w:hint="eastAsia"/>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virtual CARAPI OnObjectLeft(</w:t>
      </w:r>
      <w:r w:rsidR="007A7BBB" w:rsidRPr="001E71F5">
        <w:rPr>
          <w:rFonts w:ascii="宋体" w:hAnsi="宋体"/>
          <w:sz w:val="21"/>
          <w:szCs w:val="21"/>
        </w:rPr>
        <w:t>PObject</w:t>
      </w:r>
      <w:r w:rsidRPr="00AB5DDD">
        <w:rPr>
          <w:rFonts w:ascii="宋体" w:hAnsi="宋体"/>
          <w:sz w:val="21"/>
          <w:szCs w:val="21"/>
        </w:rPr>
        <w:t xml:space="preserve"> pObj)  </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对象离开后调用，在这里做善后工作</w:t>
      </w:r>
      <w:r w:rsidRPr="006B2B4D">
        <w:rPr>
          <w:rFonts w:ascii="宋体" w:hAnsi="宋体" w:hint="eastAsia"/>
          <w:sz w:val="21"/>
          <w:szCs w:val="21"/>
        </w:rPr>
        <w:t>。</w:t>
      </w:r>
    </w:p>
    <w:p w:rsidR="00A63A52" w:rsidRPr="002C7B0C" w:rsidRDefault="00A63A52" w:rsidP="00124A87">
      <w:pPr>
        <w:snapToGrid w:val="0"/>
        <w:spacing w:line="300" w:lineRule="auto"/>
        <w:rPr>
          <w:rFonts w:hint="eastAsia"/>
          <w:bCs/>
        </w:rPr>
      </w:pPr>
    </w:p>
    <w:p w:rsidR="00A63A52" w:rsidRPr="006B2B4D" w:rsidRDefault="00A63A52" w:rsidP="00D619BF">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下面我们假设有一个普通构件hello.dll希望能够进入到</w:t>
      </w:r>
      <w:r w:rsidR="0056117D">
        <w:rPr>
          <w:rFonts w:ascii="宋体" w:hAnsi="宋体" w:hint="eastAsia"/>
          <w:sz w:val="21"/>
          <w:szCs w:val="21"/>
        </w:rPr>
        <w:t>K</w:t>
      </w:r>
      <w:r w:rsidRPr="006B2B4D">
        <w:rPr>
          <w:rFonts w:ascii="宋体" w:hAnsi="宋体" w:hint="eastAsia"/>
          <w:sz w:val="21"/>
          <w:szCs w:val="21"/>
        </w:rPr>
        <w:t>Bar这个</w:t>
      </w:r>
      <w:r w:rsidR="00F60F90">
        <w:rPr>
          <w:rFonts w:ascii="宋体" w:hAnsi="宋体" w:hint="eastAsia"/>
          <w:sz w:val="21"/>
          <w:szCs w:val="21"/>
        </w:rPr>
        <w:t>语境</w:t>
      </w:r>
      <w:r w:rsidRPr="006B2B4D">
        <w:rPr>
          <w:rFonts w:ascii="宋体" w:hAnsi="宋体" w:hint="eastAsia"/>
          <w:sz w:val="21"/>
          <w:szCs w:val="21"/>
        </w:rPr>
        <w:t>。</w:t>
      </w:r>
    </w:p>
    <w:p w:rsidR="00A63A52" w:rsidRPr="002C7B0C" w:rsidRDefault="00A63A52" w:rsidP="00124A87">
      <w:pPr>
        <w:widowControl w:val="0"/>
        <w:numPr>
          <w:ilvl w:val="0"/>
          <w:numId w:val="14"/>
        </w:numPr>
        <w:snapToGrid w:val="0"/>
        <w:spacing w:line="300" w:lineRule="auto"/>
        <w:jc w:val="both"/>
        <w:rPr>
          <w:rFonts w:hint="eastAsia"/>
          <w:b/>
          <w:bCs/>
        </w:rPr>
      </w:pPr>
      <w:r w:rsidRPr="002C7B0C">
        <w:rPr>
          <w:rFonts w:hint="eastAsia"/>
          <w:b/>
          <w:bCs/>
        </w:rPr>
        <w:t>服务端：</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对context.dll这个构件对象，编写自动代码生成框架生成的</w:t>
      </w:r>
      <w:r w:rsidR="0056117D">
        <w:rPr>
          <w:rFonts w:ascii="宋体" w:hAnsi="宋体" w:hint="eastAsia"/>
          <w:sz w:val="21"/>
          <w:szCs w:val="21"/>
        </w:rPr>
        <w:t>K</w:t>
      </w:r>
      <w:r w:rsidRPr="006B2B4D">
        <w:rPr>
          <w:rFonts w:ascii="宋体" w:hAnsi="宋体" w:hint="eastAsia"/>
          <w:sz w:val="21"/>
          <w:szCs w:val="21"/>
        </w:rPr>
        <w:t>Bar.cpp如下：</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"CBar.h"</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"_CBar.cpp"</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&lt;stdio.h&gt;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AB5DDD">
        <w:rPr>
          <w:rFonts w:ascii="宋体" w:hAnsi="宋体"/>
          <w:sz w:val="21"/>
          <w:szCs w:val="21"/>
        </w:rPr>
        <w:t xml:space="preserve"> </w:t>
      </w:r>
      <w:r w:rsidR="0056117D">
        <w:rPr>
          <w:rFonts w:ascii="宋体" w:hAnsi="宋体" w:hint="eastAsia"/>
          <w:sz w:val="21"/>
          <w:szCs w:val="21"/>
        </w:rPr>
        <w:t>K</w:t>
      </w:r>
      <w:r w:rsidR="00A63A52" w:rsidRPr="00AB5DDD">
        <w:rPr>
          <w:rFonts w:ascii="宋体" w:hAnsi="宋体"/>
          <w:sz w:val="21"/>
          <w:szCs w:val="21"/>
        </w:rPr>
        <w:t>Bar::BarHello()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printf("Hi, I am from </w:t>
      </w:r>
      <w:r w:rsidR="0056117D">
        <w:rPr>
          <w:rFonts w:ascii="宋体" w:hAnsi="宋体" w:hint="eastAsia"/>
          <w:sz w:val="21"/>
          <w:szCs w:val="21"/>
        </w:rPr>
        <w:t>K</w:t>
      </w:r>
      <w:r w:rsidRPr="00AB5DDD">
        <w:rPr>
          <w:rFonts w:ascii="宋体" w:hAnsi="宋体"/>
          <w:sz w:val="21"/>
          <w:szCs w:val="21"/>
        </w:rPr>
        <w:t>Bar.\n");</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NOERROR;</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w:t>
      </w:r>
      <w:r w:rsidRPr="00AB5DDD">
        <w:rPr>
          <w:rFonts w:ascii="宋体" w:hAnsi="宋体"/>
          <w:sz w:val="21"/>
          <w:szCs w:val="21"/>
        </w:rPr>
        <w:t>对象进入后（已经聚合上</w:t>
      </w:r>
      <w:r w:rsidR="0056117D">
        <w:rPr>
          <w:rFonts w:ascii="宋体" w:hAnsi="宋体" w:hint="eastAsia"/>
          <w:sz w:val="21"/>
          <w:szCs w:val="21"/>
        </w:rPr>
        <w:t>A</w:t>
      </w:r>
      <w:r w:rsidRPr="00AB5DDD">
        <w:rPr>
          <w:rFonts w:ascii="宋体" w:hAnsi="宋体" w:hint="eastAsia"/>
          <w:sz w:val="21"/>
          <w:szCs w:val="21"/>
        </w:rPr>
        <w:t>Foo</w:t>
      </w:r>
      <w:r w:rsidRPr="00AB5DDD">
        <w:rPr>
          <w:rFonts w:ascii="宋体" w:hAnsi="宋体"/>
          <w:sz w:val="21"/>
          <w:szCs w:val="21"/>
        </w:rPr>
        <w:t>）调用</w:t>
      </w: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sz w:val="21"/>
          <w:szCs w:val="21"/>
        </w:rPr>
        <w:lastRenderedPageBreak/>
        <w:t>ECode</w:t>
      </w:r>
      <w:r w:rsidR="00A63A52" w:rsidRPr="00AB5DDD">
        <w:rPr>
          <w:rFonts w:ascii="宋体" w:hAnsi="宋体"/>
          <w:sz w:val="21"/>
          <w:szCs w:val="21"/>
        </w:rPr>
        <w:t xml:space="preserve"> </w:t>
      </w:r>
      <w:r w:rsidR="0056117D">
        <w:rPr>
          <w:rFonts w:ascii="宋体" w:hAnsi="宋体" w:hint="eastAsia"/>
          <w:sz w:val="21"/>
          <w:szCs w:val="21"/>
        </w:rPr>
        <w:t>K</w:t>
      </w:r>
      <w:r w:rsidR="00A63A52" w:rsidRPr="00AB5DDD">
        <w:rPr>
          <w:rFonts w:ascii="宋体" w:hAnsi="宋体"/>
          <w:sz w:val="21"/>
          <w:szCs w:val="21"/>
        </w:rPr>
        <w:t>Bar::OnObjectEntered(</w:t>
      </w:r>
      <w:r w:rsidR="00B711E6">
        <w:rPr>
          <w:rFonts w:ascii="宋体" w:hAnsi="宋体"/>
          <w:sz w:val="21"/>
          <w:szCs w:val="21"/>
        </w:rPr>
        <w:t>PObject</w:t>
      </w:r>
      <w:r w:rsidR="00A63A52" w:rsidRPr="00AB5DDD">
        <w:rPr>
          <w:rFonts w:ascii="宋体" w:hAnsi="宋体"/>
          <w:sz w:val="21"/>
          <w:szCs w:val="21"/>
        </w:rPr>
        <w:t xml:space="preserve"> pObj)</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printf("Object entered the context.\n");</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NOERROR;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hint="eastAsia"/>
          <w:sz w:val="21"/>
          <w:szCs w:val="21"/>
        </w:rPr>
        <w:t>//</w:t>
      </w:r>
      <w:r w:rsidRPr="00AB5DDD">
        <w:rPr>
          <w:rFonts w:ascii="宋体" w:hAnsi="宋体"/>
          <w:sz w:val="21"/>
          <w:szCs w:val="21"/>
        </w:rPr>
        <w:t>对象</w:t>
      </w:r>
      <w:r w:rsidRPr="00AB5DDD">
        <w:rPr>
          <w:rFonts w:ascii="宋体" w:hAnsi="宋体" w:hint="eastAsia"/>
          <w:sz w:val="21"/>
          <w:szCs w:val="21"/>
        </w:rPr>
        <w:t>离开</w:t>
      </w:r>
      <w:r w:rsidR="00F60F90">
        <w:rPr>
          <w:rFonts w:ascii="宋体" w:hAnsi="宋体" w:hint="eastAsia"/>
          <w:sz w:val="21"/>
          <w:szCs w:val="21"/>
        </w:rPr>
        <w:t>语境</w:t>
      </w:r>
      <w:r w:rsidRPr="00AB5DDD">
        <w:rPr>
          <w:rFonts w:ascii="宋体" w:hAnsi="宋体"/>
          <w:sz w:val="21"/>
          <w:szCs w:val="21"/>
        </w:rPr>
        <w:t>后调用</w:t>
      </w: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AB5DDD">
        <w:rPr>
          <w:rFonts w:ascii="宋体" w:hAnsi="宋体"/>
          <w:sz w:val="21"/>
          <w:szCs w:val="21"/>
        </w:rPr>
        <w:t xml:space="preserve"> </w:t>
      </w:r>
      <w:r w:rsidR="0056117D">
        <w:rPr>
          <w:rFonts w:ascii="宋体" w:hAnsi="宋体" w:hint="eastAsia"/>
          <w:sz w:val="21"/>
          <w:szCs w:val="21"/>
        </w:rPr>
        <w:t>K</w:t>
      </w:r>
      <w:r w:rsidR="00A63A52" w:rsidRPr="00AB5DDD">
        <w:rPr>
          <w:rFonts w:ascii="宋体" w:hAnsi="宋体"/>
          <w:sz w:val="21"/>
          <w:szCs w:val="21"/>
        </w:rPr>
        <w:t>Bar::OnObjectLeft(</w:t>
      </w:r>
      <w:r w:rsidR="00B711E6">
        <w:rPr>
          <w:rFonts w:ascii="宋体" w:hAnsi="宋体"/>
          <w:sz w:val="21"/>
          <w:szCs w:val="21"/>
        </w:rPr>
        <w:t>PObject</w:t>
      </w:r>
      <w:r w:rsidR="00A63A52" w:rsidRPr="00AB5DDD">
        <w:rPr>
          <w:rFonts w:ascii="宋体" w:hAnsi="宋体"/>
          <w:sz w:val="21"/>
          <w:szCs w:val="21"/>
        </w:rPr>
        <w:t xml:space="preserve"> pObj)</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printf("Object left the context.\n");</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NOERROR;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对于aspect方面对象</w:t>
      </w:r>
      <w:r w:rsidR="00AC08F7">
        <w:rPr>
          <w:rFonts w:ascii="宋体" w:hAnsi="宋体" w:hint="eastAsia"/>
          <w:sz w:val="21"/>
          <w:szCs w:val="21"/>
        </w:rPr>
        <w:t>A</w:t>
      </w:r>
      <w:r w:rsidRPr="006B2B4D">
        <w:rPr>
          <w:rFonts w:ascii="宋体" w:hAnsi="宋体" w:hint="eastAsia"/>
          <w:sz w:val="21"/>
          <w:szCs w:val="21"/>
        </w:rPr>
        <w:t>Foo，我们希望在普通构件对象进入</w:t>
      </w:r>
      <w:r w:rsidR="00F60F90">
        <w:rPr>
          <w:rFonts w:ascii="宋体" w:hAnsi="宋体" w:hint="eastAsia"/>
          <w:sz w:val="21"/>
          <w:szCs w:val="21"/>
        </w:rPr>
        <w:t>语境</w:t>
      </w:r>
      <w:r w:rsidRPr="006B2B4D">
        <w:rPr>
          <w:rFonts w:ascii="宋体" w:hAnsi="宋体" w:hint="eastAsia"/>
          <w:sz w:val="21"/>
          <w:szCs w:val="21"/>
        </w:rPr>
        <w:t>而自动聚合该方面时也能够做一些相应的工作，编写</w:t>
      </w:r>
      <w:r w:rsidR="00AC08F7">
        <w:rPr>
          <w:rFonts w:ascii="宋体" w:hAnsi="宋体" w:hint="eastAsia"/>
          <w:sz w:val="21"/>
          <w:szCs w:val="21"/>
        </w:rPr>
        <w:t>A</w:t>
      </w:r>
      <w:r w:rsidRPr="006B2B4D">
        <w:rPr>
          <w:rFonts w:ascii="宋体" w:hAnsi="宋体" w:hint="eastAsia"/>
          <w:sz w:val="21"/>
          <w:szCs w:val="21"/>
        </w:rPr>
        <w:t>Foo.cpp如下：</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w:t>
      </w:r>
      <w:r w:rsidR="00AC08F7">
        <w:rPr>
          <w:rFonts w:ascii="宋体" w:hAnsi="宋体" w:hint="eastAsia"/>
          <w:sz w:val="21"/>
          <w:szCs w:val="21"/>
        </w:rPr>
        <w:t>A</w:t>
      </w:r>
      <w:r w:rsidRPr="00AB5DDD">
        <w:rPr>
          <w:rFonts w:ascii="宋体" w:hAnsi="宋体"/>
          <w:sz w:val="21"/>
          <w:szCs w:val="21"/>
        </w:rPr>
        <w:t>Foo.h"</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"_</w:t>
      </w:r>
      <w:r w:rsidR="00AC08F7">
        <w:rPr>
          <w:rFonts w:ascii="宋体" w:hAnsi="宋体" w:hint="eastAsia"/>
          <w:sz w:val="21"/>
          <w:szCs w:val="21"/>
        </w:rPr>
        <w:t>A</w:t>
      </w:r>
      <w:r w:rsidRPr="00AB5DDD">
        <w:rPr>
          <w:rFonts w:ascii="宋体" w:hAnsi="宋体"/>
          <w:sz w:val="21"/>
          <w:szCs w:val="21"/>
        </w:rPr>
        <w:t>Foo.cpp"</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&lt;stdio.h&gt;</w:t>
      </w:r>
    </w:p>
    <w:p w:rsidR="00A63A52" w:rsidRPr="00AB5DDD" w:rsidRDefault="008B2FF6" w:rsidP="00AB5DDD">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#import &lt;hello.dll</w:t>
      </w:r>
      <w:r>
        <w:rPr>
          <w:rFonts w:ascii="宋体" w:hAnsi="宋体" w:hint="eastAsia"/>
          <w:sz w:val="21"/>
          <w:szCs w:val="21"/>
        </w:rPr>
        <w:t>&gt;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AB5DDD">
        <w:rPr>
          <w:rFonts w:ascii="宋体" w:hAnsi="宋体"/>
          <w:sz w:val="21"/>
          <w:szCs w:val="21"/>
        </w:rPr>
        <w:t xml:space="preserve"> </w:t>
      </w:r>
      <w:r w:rsidR="00AC08F7">
        <w:rPr>
          <w:rFonts w:ascii="宋体" w:hAnsi="宋体" w:hint="eastAsia"/>
          <w:sz w:val="21"/>
          <w:szCs w:val="21"/>
        </w:rPr>
        <w:t>A</w:t>
      </w:r>
      <w:r w:rsidR="00A63A52" w:rsidRPr="00AB5DDD">
        <w:rPr>
          <w:rFonts w:ascii="宋体" w:hAnsi="宋体"/>
          <w:sz w:val="21"/>
          <w:szCs w:val="21"/>
        </w:rPr>
        <w:t>Foo::FooHello()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printf("Hi, I am form </w:t>
      </w:r>
      <w:r w:rsidR="00AC08F7">
        <w:rPr>
          <w:rFonts w:ascii="宋体" w:hAnsi="宋体" w:hint="eastAsia"/>
          <w:sz w:val="21"/>
          <w:szCs w:val="21"/>
        </w:rPr>
        <w:t>A</w:t>
      </w:r>
      <w:r w:rsidRPr="00AB5DDD">
        <w:rPr>
          <w:rFonts w:ascii="宋体" w:hAnsi="宋体"/>
          <w:sz w:val="21"/>
          <w:szCs w:val="21"/>
        </w:rPr>
        <w:t>Foo.\n");</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NOERROR;</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hint="eastAsia"/>
          <w:sz w:val="21"/>
          <w:szCs w:val="21"/>
        </w:rPr>
        <w:t>//被聚合成功后自动调用</w:t>
      </w: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AB5DDD">
        <w:rPr>
          <w:rFonts w:ascii="宋体" w:hAnsi="宋体"/>
          <w:sz w:val="21"/>
          <w:szCs w:val="21"/>
        </w:rPr>
        <w:t xml:space="preserve"> </w:t>
      </w:r>
      <w:r w:rsidR="00AC08F7">
        <w:rPr>
          <w:rFonts w:ascii="宋体" w:hAnsi="宋体" w:hint="eastAsia"/>
          <w:sz w:val="21"/>
          <w:szCs w:val="21"/>
        </w:rPr>
        <w:t>A</w:t>
      </w:r>
      <w:r w:rsidR="00A63A52" w:rsidRPr="00AB5DDD">
        <w:rPr>
          <w:rFonts w:ascii="宋体" w:hAnsi="宋体"/>
          <w:sz w:val="21"/>
          <w:szCs w:val="21"/>
        </w:rPr>
        <w:t>Foo::OnAggregated(PO</w:t>
      </w:r>
      <w:r w:rsidR="0056117D">
        <w:rPr>
          <w:rFonts w:ascii="宋体" w:hAnsi="宋体" w:hint="eastAsia"/>
          <w:sz w:val="21"/>
          <w:szCs w:val="21"/>
        </w:rPr>
        <w:t>bject</w:t>
      </w:r>
      <w:r w:rsidR="00A63A52" w:rsidRPr="00AB5DDD">
        <w:rPr>
          <w:rFonts w:ascii="宋体" w:hAnsi="宋体"/>
          <w:sz w:val="21"/>
          <w:szCs w:val="21"/>
        </w:rPr>
        <w:t xml:space="preserve"> pOuter)</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IHello* pIHello;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00666EC9">
        <w:rPr>
          <w:rFonts w:ascii="宋体" w:hAnsi="宋体"/>
          <w:sz w:val="21"/>
          <w:szCs w:val="21"/>
        </w:rPr>
        <w:t>ECode</w:t>
      </w:r>
      <w:r w:rsidRPr="00AB5DDD">
        <w:rPr>
          <w:rFonts w:ascii="宋体" w:hAnsi="宋体"/>
          <w:sz w:val="21"/>
          <w:szCs w:val="21"/>
        </w:rPr>
        <w:t xml:space="preserve"> ec;</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    </w:t>
      </w:r>
      <w:r w:rsidRPr="00AB5DDD">
        <w:rPr>
          <w:rFonts w:ascii="宋体" w:hAnsi="宋体" w:hint="eastAsia"/>
          <w:sz w:val="21"/>
          <w:szCs w:val="21"/>
        </w:rPr>
        <w:t>//QI出聚合者</w:t>
      </w:r>
      <w:r w:rsidRPr="00AB5DDD">
        <w:rPr>
          <w:rFonts w:ascii="宋体" w:hAnsi="宋体"/>
          <w:sz w:val="21"/>
          <w:szCs w:val="21"/>
        </w:rPr>
        <w:t>pIHello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ec = pOuter-&gt;QueryInterface(</w:t>
      </w:r>
      <w:r w:rsidR="0056566E">
        <w:rPr>
          <w:rFonts w:ascii="宋体" w:hAnsi="宋体"/>
          <w:sz w:val="21"/>
          <w:szCs w:val="21"/>
        </w:rPr>
        <w:t>InterfaceId</w:t>
      </w:r>
      <w:r w:rsidRPr="00AB5DDD">
        <w:rPr>
          <w:rFonts w:ascii="宋体" w:hAnsi="宋体"/>
          <w:sz w:val="21"/>
          <w:szCs w:val="21"/>
        </w:rPr>
        <w:t>_IHello, (</w:t>
      </w:r>
      <w:r w:rsidR="0056117D" w:rsidRPr="00AB5DDD">
        <w:rPr>
          <w:rFonts w:ascii="宋体" w:hAnsi="宋体"/>
          <w:sz w:val="21"/>
          <w:szCs w:val="21"/>
        </w:rPr>
        <w:t>PO</w:t>
      </w:r>
      <w:r w:rsidR="0056117D">
        <w:rPr>
          <w:rFonts w:ascii="宋体" w:hAnsi="宋体" w:hint="eastAsia"/>
          <w:sz w:val="21"/>
          <w:szCs w:val="21"/>
        </w:rPr>
        <w:t>bject</w:t>
      </w:r>
      <w:r w:rsidR="0056117D" w:rsidRPr="00AB5DDD">
        <w:rPr>
          <w:rFonts w:ascii="宋体" w:hAnsi="宋体"/>
          <w:sz w:val="21"/>
          <w:szCs w:val="21"/>
        </w:rPr>
        <w:t xml:space="preserve"> </w:t>
      </w:r>
      <w:r w:rsidRPr="00AB5DDD">
        <w:rPr>
          <w:rFonts w:ascii="宋体" w:hAnsi="宋体"/>
          <w:sz w:val="21"/>
          <w:szCs w:val="21"/>
        </w:rPr>
        <w:t>*)&amp;pIHello);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if (FAILED(ec)) return ec;</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printf("Aggregated say hello: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pIHello-&gt;Hello();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pIHello-&gt;Release();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NOERROR;</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hint="eastAsia"/>
          <w:sz w:val="21"/>
          <w:szCs w:val="21"/>
        </w:rPr>
        <w:t>//拆卸聚合成功后自动调用</w:t>
      </w: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AB5DDD">
        <w:rPr>
          <w:rFonts w:ascii="宋体" w:hAnsi="宋体"/>
          <w:sz w:val="21"/>
          <w:szCs w:val="21"/>
        </w:rPr>
        <w:t xml:space="preserve"> </w:t>
      </w:r>
      <w:r w:rsidR="00AC08F7">
        <w:rPr>
          <w:rFonts w:ascii="宋体" w:hAnsi="宋体" w:hint="eastAsia"/>
          <w:sz w:val="21"/>
          <w:szCs w:val="21"/>
        </w:rPr>
        <w:t>A</w:t>
      </w:r>
      <w:r w:rsidR="00A63A52" w:rsidRPr="00AB5DDD">
        <w:rPr>
          <w:rFonts w:ascii="宋体" w:hAnsi="宋体"/>
          <w:sz w:val="21"/>
          <w:szCs w:val="21"/>
        </w:rPr>
        <w:t>Foo::OnUnaggregated(</w:t>
      </w:r>
      <w:r w:rsidR="0056117D" w:rsidRPr="00AB5DDD">
        <w:rPr>
          <w:rFonts w:ascii="宋体" w:hAnsi="宋体"/>
          <w:sz w:val="21"/>
          <w:szCs w:val="21"/>
        </w:rPr>
        <w:t>PO</w:t>
      </w:r>
      <w:r w:rsidR="0056117D">
        <w:rPr>
          <w:rFonts w:ascii="宋体" w:hAnsi="宋体" w:hint="eastAsia"/>
          <w:sz w:val="21"/>
          <w:szCs w:val="21"/>
        </w:rPr>
        <w:t>bject</w:t>
      </w:r>
      <w:r w:rsidR="0056117D" w:rsidRPr="00AB5DDD">
        <w:rPr>
          <w:rFonts w:ascii="宋体" w:hAnsi="宋体"/>
          <w:sz w:val="21"/>
          <w:szCs w:val="21"/>
        </w:rPr>
        <w:t xml:space="preserve"> </w:t>
      </w:r>
      <w:r w:rsidR="00A63A52" w:rsidRPr="00AB5DDD">
        <w:rPr>
          <w:rFonts w:ascii="宋体" w:hAnsi="宋体"/>
          <w:sz w:val="21"/>
          <w:szCs w:val="21"/>
        </w:rPr>
        <w:t>pOuter)</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printf("Unaggregated ,bye-bye!\n");</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lastRenderedPageBreak/>
        <w:t xml:space="preserve">    return NOERROR;</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w:t>
      </w:r>
    </w:p>
    <w:p w:rsidR="00A63A52" w:rsidRPr="002C7B0C" w:rsidRDefault="00A63A52" w:rsidP="00124A87">
      <w:pPr>
        <w:snapToGrid w:val="0"/>
        <w:spacing w:line="300" w:lineRule="auto"/>
        <w:rPr>
          <w:rFonts w:hint="eastAsia"/>
          <w:bCs/>
        </w:rPr>
      </w:pP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现在我们定义一个普通的构件对象hello.car，希望这个构件对象进入</w:t>
      </w:r>
      <w:r w:rsidR="00AC08F7">
        <w:rPr>
          <w:rFonts w:ascii="宋体" w:hAnsi="宋体" w:hint="eastAsia"/>
          <w:sz w:val="21"/>
          <w:szCs w:val="21"/>
        </w:rPr>
        <w:t>K</w:t>
      </w:r>
      <w:r w:rsidRPr="006B2B4D">
        <w:rPr>
          <w:rFonts w:ascii="宋体" w:hAnsi="宋体" w:hint="eastAsia"/>
          <w:sz w:val="21"/>
          <w:szCs w:val="21"/>
        </w:rPr>
        <w:t>Bar这个context的时候能够自动的聚合</w:t>
      </w:r>
      <w:r w:rsidR="00AC08F7">
        <w:rPr>
          <w:rFonts w:ascii="宋体" w:hAnsi="宋体" w:hint="eastAsia"/>
          <w:sz w:val="21"/>
          <w:szCs w:val="21"/>
        </w:rPr>
        <w:t>A</w:t>
      </w:r>
      <w:r w:rsidRPr="006B2B4D">
        <w:rPr>
          <w:rFonts w:ascii="宋体" w:hAnsi="宋体" w:hint="eastAsia"/>
          <w:sz w:val="21"/>
          <w:szCs w:val="21"/>
        </w:rPr>
        <w:t>Foo这个方面对象，并在聚合了这个对象之后打印出一些信息：</w:t>
      </w:r>
    </w:p>
    <w:p w:rsidR="00997BE8"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module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interface IHello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class CHello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interface 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w:t>
      </w:r>
    </w:p>
    <w:p w:rsidR="00A63A52" w:rsidRPr="006B2B4D" w:rsidRDefault="00A63A52" w:rsidP="006B2B4D">
      <w:pPr>
        <w:snapToGrid w:val="0"/>
        <w:spacing w:line="300" w:lineRule="auto"/>
        <w:ind w:firstLineChars="200" w:firstLine="420"/>
        <w:rPr>
          <w:rFonts w:ascii="宋体" w:hAnsi="宋体"/>
          <w:sz w:val="21"/>
          <w:szCs w:val="21"/>
        </w:rPr>
      </w:pPr>
      <w:r w:rsidRPr="006B2B4D">
        <w:rPr>
          <w:rFonts w:ascii="宋体" w:hAnsi="宋体" w:hint="eastAsia"/>
          <w:sz w:val="21"/>
          <w:szCs w:val="21"/>
        </w:rPr>
        <w:t>编译之后编写自动代码框架所生成的hello.cpp文件：</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"CHello.h"</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"_CHello.cpp"</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&lt;stdio.h&gt;</w:t>
      </w:r>
    </w:p>
    <w:p w:rsidR="00A63A52" w:rsidRPr="00AB5DDD" w:rsidRDefault="008B2FF6" w:rsidP="00AB5DDD">
      <w:pPr>
        <w:shd w:val="clear" w:color="auto" w:fill="E6E6E6"/>
        <w:snapToGrid w:val="0"/>
        <w:spacing w:line="300" w:lineRule="auto"/>
        <w:ind w:firstLineChars="200" w:firstLine="420"/>
        <w:rPr>
          <w:rFonts w:ascii="宋体" w:hAnsi="宋体" w:hint="eastAsia"/>
          <w:sz w:val="21"/>
          <w:szCs w:val="21"/>
        </w:rPr>
      </w:pPr>
      <w:r w:rsidRPr="008B2FF6">
        <w:rPr>
          <w:rFonts w:ascii="宋体" w:hAnsi="宋体" w:hint="eastAsia"/>
          <w:sz w:val="21"/>
          <w:szCs w:val="21"/>
        </w:rPr>
        <w:t>#import</w:t>
      </w:r>
      <w:r>
        <w:rPr>
          <w:rFonts w:ascii="宋体" w:hAnsi="宋体" w:hint="eastAsia"/>
          <w:sz w:val="21"/>
          <w:szCs w:val="21"/>
        </w:rPr>
        <w:t xml:space="preserve"> &lt;</w:t>
      </w:r>
      <w:r w:rsidR="00A63A52" w:rsidRPr="00AB5DDD">
        <w:rPr>
          <w:rFonts w:ascii="宋体" w:hAnsi="宋体"/>
          <w:sz w:val="21"/>
          <w:szCs w:val="21"/>
        </w:rPr>
        <w:t>context.dll</w:t>
      </w:r>
      <w:r>
        <w:rPr>
          <w:rFonts w:ascii="宋体" w:hAnsi="宋体" w:hint="eastAsia"/>
          <w:sz w:val="21"/>
          <w:szCs w:val="21"/>
        </w:rPr>
        <w:t>&gt;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AB5DDD">
        <w:rPr>
          <w:rFonts w:ascii="宋体" w:hAnsi="宋体"/>
          <w:sz w:val="21"/>
          <w:szCs w:val="21"/>
        </w:rPr>
        <w:t xml:space="preserve"> CHello::Hello()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printf("Hi, I am from CHello.\n");</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NOERROR;</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hint="eastAsia"/>
          <w:sz w:val="21"/>
          <w:szCs w:val="21"/>
        </w:rPr>
        <w:t>//聚合成功后自动调用</w:t>
      </w: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AB5DDD">
        <w:rPr>
          <w:rFonts w:ascii="宋体" w:hAnsi="宋体"/>
          <w:sz w:val="21"/>
          <w:szCs w:val="21"/>
        </w:rPr>
        <w:t xml:space="preserve"> CHello::OnAspectAttached(</w:t>
      </w:r>
      <w:r w:rsidR="007A7BBB" w:rsidRPr="007A7BBB">
        <w:rPr>
          <w:rFonts w:ascii="宋体" w:hAnsi="宋体"/>
          <w:sz w:val="21"/>
          <w:szCs w:val="21"/>
        </w:rPr>
        <w:t>PObject</w:t>
      </w:r>
      <w:r w:rsidR="00A63A52" w:rsidRPr="00AB5DDD">
        <w:rPr>
          <w:rFonts w:ascii="宋体" w:hAnsi="宋体"/>
          <w:sz w:val="21"/>
          <w:szCs w:val="21"/>
        </w:rPr>
        <w:t xml:space="preserve"> pAspect)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00666EC9">
        <w:rPr>
          <w:rFonts w:ascii="宋体" w:hAnsi="宋体"/>
          <w:sz w:val="21"/>
          <w:szCs w:val="21"/>
        </w:rPr>
        <w:t>ECode</w:t>
      </w:r>
      <w:r w:rsidRPr="00AB5DDD">
        <w:rPr>
          <w:rFonts w:ascii="宋体" w:hAnsi="宋体"/>
          <w:sz w:val="21"/>
          <w:szCs w:val="21"/>
        </w:rPr>
        <w:t xml:space="preserve"> ec;</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w:t>
      </w:r>
      <w:r w:rsidR="007A7BBB">
        <w:rPr>
          <w:rFonts w:ascii="宋体" w:hAnsi="宋体" w:hint="eastAsia"/>
          <w:sz w:val="21"/>
          <w:szCs w:val="21"/>
        </w:rPr>
        <w:t>F</w:t>
      </w:r>
      <w:r w:rsidRPr="00AB5DDD">
        <w:rPr>
          <w:rFonts w:ascii="宋体" w:hAnsi="宋体"/>
          <w:sz w:val="21"/>
          <w:szCs w:val="21"/>
        </w:rPr>
        <w:t>oo</w:t>
      </w:r>
      <w:r w:rsidR="007A7BBB">
        <w:rPr>
          <w:rFonts w:ascii="宋体" w:hAnsi="宋体" w:hint="eastAsia"/>
          <w:sz w:val="21"/>
          <w:szCs w:val="21"/>
        </w:rPr>
        <w:t xml:space="preserve">  </w:t>
      </w:r>
      <w:r w:rsidRPr="00AB5DDD">
        <w:rPr>
          <w:rFonts w:ascii="宋体" w:hAnsi="宋体"/>
          <w:sz w:val="21"/>
          <w:szCs w:val="21"/>
        </w:rPr>
        <w:t>* pIFoo;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Pr="00AB5DDD">
        <w:rPr>
          <w:rFonts w:ascii="宋体" w:hAnsi="宋体" w:hint="eastAsia"/>
          <w:sz w:val="21"/>
          <w:szCs w:val="21"/>
        </w:rPr>
        <w:t>//QI出被聚合的对象</w:t>
      </w:r>
      <w:r w:rsidRPr="00AB5DDD">
        <w:rPr>
          <w:rFonts w:ascii="宋体" w:hAnsi="宋体"/>
          <w:sz w:val="21"/>
          <w:szCs w:val="21"/>
        </w:rPr>
        <w:t>pIFoo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ec = pAspect-&gt;QueryInterface(</w:t>
      </w:r>
      <w:r w:rsidR="0056566E">
        <w:rPr>
          <w:rFonts w:ascii="宋体" w:hAnsi="宋体"/>
          <w:sz w:val="21"/>
          <w:szCs w:val="21"/>
        </w:rPr>
        <w:t>InterfaceId</w:t>
      </w:r>
      <w:r w:rsidRPr="00AB5DDD">
        <w:rPr>
          <w:rFonts w:ascii="宋体" w:hAnsi="宋体"/>
          <w:sz w:val="21"/>
          <w:szCs w:val="21"/>
        </w:rPr>
        <w:t>_IFoo, (</w:t>
      </w:r>
      <w:r w:rsidR="007A7BBB" w:rsidRPr="007A7BBB">
        <w:rPr>
          <w:rFonts w:ascii="宋体" w:hAnsi="宋体"/>
          <w:sz w:val="21"/>
          <w:szCs w:val="21"/>
        </w:rPr>
        <w:t>PObject</w:t>
      </w:r>
      <w:r w:rsidRPr="00AB5DDD">
        <w:rPr>
          <w:rFonts w:ascii="宋体" w:hAnsi="宋体"/>
          <w:sz w:val="21"/>
          <w:szCs w:val="21"/>
        </w:rPr>
        <w:t xml:space="preserve"> *)&amp;pIFoo);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if (FAILED(ec)) return ec;</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printf("Attached aspect and say hello: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pIFoo-&gt;FooHello();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pIFoo-&gt;Release();</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NOERROR;</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hint="eastAsia"/>
          <w:sz w:val="21"/>
          <w:szCs w:val="21"/>
        </w:rPr>
        <w:lastRenderedPageBreak/>
        <w:t>//拆卸聚合成功后自动调用</w:t>
      </w: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AB5DDD">
        <w:rPr>
          <w:rFonts w:ascii="宋体" w:hAnsi="宋体"/>
          <w:sz w:val="21"/>
          <w:szCs w:val="21"/>
        </w:rPr>
        <w:t xml:space="preserve"> CHello::OnAspectDetached(</w:t>
      </w:r>
      <w:r w:rsidR="007A7BBB" w:rsidRPr="007A7BBB">
        <w:rPr>
          <w:rFonts w:ascii="宋体" w:hAnsi="宋体"/>
          <w:sz w:val="21"/>
          <w:szCs w:val="21"/>
        </w:rPr>
        <w:t>PObject</w:t>
      </w:r>
      <w:r w:rsidR="00A63A52" w:rsidRPr="00AB5DDD">
        <w:rPr>
          <w:rFonts w:ascii="宋体" w:hAnsi="宋体"/>
          <w:sz w:val="21"/>
          <w:szCs w:val="21"/>
        </w:rPr>
        <w:t xml:space="preserve"> pAspect)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printf("Dettached aspect, bye-bye!\n");</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NOERROR;</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w:t>
      </w:r>
    </w:p>
    <w:p w:rsidR="00A63A52" w:rsidRPr="002C7B0C" w:rsidRDefault="00A63A52" w:rsidP="00124A87">
      <w:pPr>
        <w:snapToGrid w:val="0"/>
        <w:spacing w:line="300" w:lineRule="auto"/>
        <w:rPr>
          <w:rFonts w:hint="eastAsia"/>
          <w:b/>
          <w:bCs/>
        </w:rPr>
      </w:pPr>
    </w:p>
    <w:p w:rsidR="00A63A52" w:rsidRPr="002C7B0C" w:rsidRDefault="00A63A52" w:rsidP="00124A87">
      <w:pPr>
        <w:widowControl w:val="0"/>
        <w:numPr>
          <w:ilvl w:val="0"/>
          <w:numId w:val="14"/>
        </w:numPr>
        <w:snapToGrid w:val="0"/>
        <w:spacing w:line="300" w:lineRule="auto"/>
        <w:jc w:val="both"/>
        <w:rPr>
          <w:rFonts w:hint="eastAsia"/>
          <w:b/>
          <w:bCs/>
        </w:rPr>
      </w:pPr>
      <w:r w:rsidRPr="002C7B0C">
        <w:rPr>
          <w:rFonts w:hint="eastAsia"/>
          <w:b/>
          <w:bCs/>
        </w:rPr>
        <w:t>客户端</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CAR构件库提供如下两个函数分别完成</w:t>
      </w:r>
      <w:r w:rsidR="00F60F90">
        <w:rPr>
          <w:rFonts w:ascii="宋体" w:hAnsi="宋体" w:hint="eastAsia"/>
          <w:sz w:val="21"/>
          <w:szCs w:val="21"/>
        </w:rPr>
        <w:t>语境</w:t>
      </w:r>
      <w:r w:rsidRPr="006B2B4D">
        <w:rPr>
          <w:rFonts w:ascii="宋体" w:hAnsi="宋体" w:hint="eastAsia"/>
          <w:sz w:val="21"/>
          <w:szCs w:val="21"/>
        </w:rPr>
        <w:t>的进入和离开：</w:t>
      </w:r>
    </w:p>
    <w:p w:rsidR="007A7BBB" w:rsidRPr="007A7BBB" w:rsidRDefault="007A7BBB" w:rsidP="007A7BBB">
      <w:pPr>
        <w:shd w:val="clear" w:color="auto" w:fill="E6E6E6"/>
        <w:snapToGrid w:val="0"/>
        <w:spacing w:line="300" w:lineRule="auto"/>
        <w:ind w:firstLineChars="200" w:firstLine="420"/>
        <w:rPr>
          <w:rFonts w:ascii="宋体" w:hAnsi="宋体"/>
          <w:sz w:val="21"/>
          <w:szCs w:val="21"/>
        </w:rPr>
      </w:pPr>
      <w:r w:rsidRPr="007A7BBB">
        <w:rPr>
          <w:rFonts w:ascii="宋体" w:hAnsi="宋体"/>
          <w:sz w:val="21"/>
          <w:szCs w:val="21"/>
        </w:rPr>
        <w:t>EZAPI EzEnterContext(</w:t>
      </w:r>
    </w:p>
    <w:p w:rsidR="007A7BBB" w:rsidRPr="007A7BBB" w:rsidRDefault="007A7BBB" w:rsidP="007A7BBB">
      <w:pPr>
        <w:shd w:val="clear" w:color="auto" w:fill="E6E6E6"/>
        <w:snapToGrid w:val="0"/>
        <w:spacing w:line="300" w:lineRule="auto"/>
        <w:ind w:firstLineChars="200" w:firstLine="420"/>
        <w:rPr>
          <w:rFonts w:ascii="宋体" w:hAnsi="宋体"/>
          <w:sz w:val="21"/>
          <w:szCs w:val="21"/>
        </w:rPr>
      </w:pPr>
      <w:r w:rsidRPr="007A7BBB">
        <w:rPr>
          <w:rFonts w:ascii="宋体" w:hAnsi="宋体"/>
          <w:sz w:val="21"/>
          <w:szCs w:val="21"/>
        </w:rPr>
        <w:t xml:space="preserve">        /* [in] */ PObject pContext,</w:t>
      </w:r>
    </w:p>
    <w:p w:rsidR="00A63A52" w:rsidRPr="007A7BBB" w:rsidRDefault="007A7BBB" w:rsidP="007A7BBB">
      <w:pPr>
        <w:shd w:val="clear" w:color="auto" w:fill="E6E6E6"/>
        <w:snapToGrid w:val="0"/>
        <w:spacing w:line="300" w:lineRule="auto"/>
        <w:ind w:firstLineChars="200" w:firstLine="420"/>
        <w:rPr>
          <w:rFonts w:ascii="宋体" w:hAnsi="宋体"/>
          <w:sz w:val="21"/>
          <w:szCs w:val="21"/>
        </w:rPr>
      </w:pPr>
      <w:r w:rsidRPr="007A7BBB">
        <w:rPr>
          <w:rFonts w:ascii="宋体" w:hAnsi="宋体"/>
          <w:sz w:val="21"/>
          <w:szCs w:val="21"/>
        </w:rPr>
        <w:t xml:space="preserve">        /* [in] */ PObject pObj)</w:t>
      </w:r>
    </w:p>
    <w:p w:rsidR="007A7BBB" w:rsidRPr="007A7BBB" w:rsidRDefault="007A7BBB" w:rsidP="007A7BBB">
      <w:pPr>
        <w:shd w:val="clear" w:color="auto" w:fill="E6E6E6"/>
        <w:snapToGrid w:val="0"/>
        <w:spacing w:line="300" w:lineRule="auto"/>
        <w:ind w:firstLineChars="200" w:firstLine="420"/>
        <w:rPr>
          <w:rFonts w:ascii="宋体" w:hAnsi="宋体"/>
          <w:sz w:val="21"/>
          <w:szCs w:val="21"/>
        </w:rPr>
      </w:pPr>
      <w:r w:rsidRPr="007A7BBB">
        <w:rPr>
          <w:rFonts w:ascii="宋体" w:hAnsi="宋体"/>
          <w:sz w:val="21"/>
          <w:szCs w:val="21"/>
        </w:rPr>
        <w:t>EZAPI EzLeaveContext(</w:t>
      </w:r>
    </w:p>
    <w:p w:rsidR="007A7BBB" w:rsidRPr="007A7BBB" w:rsidRDefault="007A7BBB" w:rsidP="007A7BBB">
      <w:pPr>
        <w:shd w:val="clear" w:color="auto" w:fill="E6E6E6"/>
        <w:snapToGrid w:val="0"/>
        <w:spacing w:line="300" w:lineRule="auto"/>
        <w:ind w:firstLineChars="200" w:firstLine="420"/>
        <w:rPr>
          <w:rFonts w:ascii="宋体" w:hAnsi="宋体"/>
          <w:sz w:val="21"/>
          <w:szCs w:val="21"/>
        </w:rPr>
      </w:pPr>
      <w:r w:rsidRPr="007A7BBB">
        <w:rPr>
          <w:rFonts w:ascii="宋体" w:hAnsi="宋体"/>
          <w:sz w:val="21"/>
          <w:szCs w:val="21"/>
        </w:rPr>
        <w:t xml:space="preserve">        /* [in] */ PObject pContext,</w:t>
      </w:r>
    </w:p>
    <w:p w:rsidR="00A63A52" w:rsidRPr="007A7BBB" w:rsidRDefault="007A7BBB" w:rsidP="007A7BBB">
      <w:pPr>
        <w:shd w:val="clear" w:color="auto" w:fill="E6E6E6"/>
        <w:snapToGrid w:val="0"/>
        <w:spacing w:line="300" w:lineRule="auto"/>
        <w:ind w:firstLineChars="200" w:firstLine="420"/>
        <w:rPr>
          <w:rFonts w:ascii="宋体" w:hAnsi="宋体" w:hint="eastAsia"/>
          <w:sz w:val="21"/>
          <w:szCs w:val="21"/>
        </w:rPr>
      </w:pPr>
      <w:r w:rsidRPr="007A7BBB">
        <w:rPr>
          <w:rFonts w:ascii="宋体" w:hAnsi="宋体"/>
          <w:sz w:val="21"/>
          <w:szCs w:val="21"/>
        </w:rPr>
        <w:t xml:space="preserve">        /* [in] */ PObject pObj)</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其中pContext为</w:t>
      </w:r>
      <w:r w:rsidR="00F60F90">
        <w:rPr>
          <w:rFonts w:ascii="宋体" w:hAnsi="宋体" w:hint="eastAsia"/>
          <w:sz w:val="21"/>
          <w:szCs w:val="21"/>
        </w:rPr>
        <w:t>语境</w:t>
      </w:r>
      <w:r w:rsidRPr="006B2B4D">
        <w:rPr>
          <w:rFonts w:ascii="宋体" w:hAnsi="宋体" w:hint="eastAsia"/>
          <w:sz w:val="21"/>
          <w:szCs w:val="21"/>
        </w:rPr>
        <w:t>指针，pObj为进入或离开</w:t>
      </w:r>
      <w:r w:rsidR="00F60F90">
        <w:rPr>
          <w:rFonts w:ascii="宋体" w:hAnsi="宋体" w:hint="eastAsia"/>
          <w:sz w:val="21"/>
          <w:szCs w:val="21"/>
        </w:rPr>
        <w:t>语境</w:t>
      </w:r>
      <w:r w:rsidRPr="006B2B4D">
        <w:rPr>
          <w:rFonts w:ascii="宋体" w:hAnsi="宋体" w:hint="eastAsia"/>
          <w:sz w:val="21"/>
          <w:szCs w:val="21"/>
        </w:rPr>
        <w:t>的构件对象指针。</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EzEnterContext函数完成的功能是：由</w:t>
      </w:r>
      <w:r w:rsidR="00F60F90">
        <w:rPr>
          <w:rFonts w:ascii="宋体" w:hAnsi="宋体" w:hint="eastAsia"/>
          <w:sz w:val="21"/>
          <w:szCs w:val="21"/>
        </w:rPr>
        <w:t>语境</w:t>
      </w:r>
      <w:r w:rsidRPr="006B2B4D">
        <w:rPr>
          <w:rFonts w:ascii="宋体" w:hAnsi="宋体" w:hint="eastAsia"/>
          <w:sz w:val="21"/>
          <w:szCs w:val="21"/>
        </w:rPr>
        <w:t>创建其特征实例</w:t>
      </w:r>
      <w:r w:rsidRPr="006B2B4D">
        <w:rPr>
          <w:rFonts w:ascii="宋体" w:hAnsi="宋体"/>
          <w:sz w:val="21"/>
          <w:szCs w:val="21"/>
        </w:rPr>
        <w:t>(</w:t>
      </w:r>
      <w:r w:rsidRPr="006B2B4D">
        <w:rPr>
          <w:rFonts w:ascii="宋体" w:hAnsi="宋体" w:hint="eastAsia"/>
          <w:sz w:val="21"/>
          <w:szCs w:val="21"/>
        </w:rPr>
        <w:t>aspect对象)，而</w:t>
      </w:r>
      <w:r w:rsidR="00F60F90">
        <w:rPr>
          <w:rFonts w:ascii="宋体" w:hAnsi="宋体" w:hint="eastAsia"/>
          <w:sz w:val="21"/>
          <w:szCs w:val="21"/>
        </w:rPr>
        <w:t>语境</w:t>
      </w:r>
      <w:r w:rsidRPr="006B2B4D">
        <w:rPr>
          <w:rFonts w:ascii="宋体" w:hAnsi="宋体" w:hint="eastAsia"/>
          <w:sz w:val="21"/>
          <w:szCs w:val="21"/>
        </w:rPr>
        <w:t>进入者pObj动态聚合这些aspect对象。</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EzLeaveContext</w:t>
      </w:r>
      <w:r w:rsidRPr="006B2B4D">
        <w:rPr>
          <w:rFonts w:ascii="宋体" w:hAnsi="宋体" w:hint="eastAsia"/>
          <w:sz w:val="21"/>
          <w:szCs w:val="21"/>
        </w:rPr>
        <w:t>实现的功能是对象进入者pObj拆卸聚合</w:t>
      </w:r>
      <w:r w:rsidR="00F60F90">
        <w:rPr>
          <w:rFonts w:ascii="宋体" w:hAnsi="宋体" w:hint="eastAsia"/>
          <w:sz w:val="21"/>
          <w:szCs w:val="21"/>
        </w:rPr>
        <w:t>语境</w:t>
      </w:r>
      <w:r w:rsidRPr="006B2B4D">
        <w:rPr>
          <w:rFonts w:ascii="宋体" w:hAnsi="宋体" w:hint="eastAsia"/>
          <w:sz w:val="21"/>
          <w:szCs w:val="21"/>
        </w:rPr>
        <w:t>pContext的特征。</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当客户端定义的构件对象调用这两个方法进入一个</w:t>
      </w:r>
      <w:r w:rsidR="00F60F90">
        <w:rPr>
          <w:rFonts w:ascii="宋体" w:hAnsi="宋体" w:hint="eastAsia"/>
          <w:sz w:val="21"/>
          <w:szCs w:val="21"/>
        </w:rPr>
        <w:t>语境</w:t>
      </w:r>
      <w:r w:rsidRPr="006B2B4D">
        <w:rPr>
          <w:rFonts w:ascii="宋体" w:hAnsi="宋体" w:hint="eastAsia"/>
          <w:sz w:val="21"/>
          <w:szCs w:val="21"/>
        </w:rPr>
        <w:t>，就会自动聚合server端context构件类属性aspect中所指定要聚合的IAspect对象。离开这个</w:t>
      </w:r>
      <w:r w:rsidR="00F60F90">
        <w:rPr>
          <w:rFonts w:ascii="宋体" w:hAnsi="宋体" w:hint="eastAsia"/>
          <w:sz w:val="21"/>
          <w:szCs w:val="21"/>
        </w:rPr>
        <w:t>语境</w:t>
      </w:r>
      <w:r w:rsidRPr="006B2B4D">
        <w:rPr>
          <w:rFonts w:ascii="宋体" w:hAnsi="宋体" w:hint="eastAsia"/>
          <w:sz w:val="21"/>
          <w:szCs w:val="21"/>
        </w:rPr>
        <w:t>时会自动拆卸聚合。</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具体客户端的实现如下：</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#include &lt;stdio.h&gt;</w:t>
      </w:r>
    </w:p>
    <w:p w:rsidR="00A63A52" w:rsidRPr="00AB5DDD" w:rsidRDefault="008B2FF6" w:rsidP="00AB5DDD">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#import &lt;</w:t>
      </w:r>
      <w:r w:rsidR="00A63A52" w:rsidRPr="00AB5DDD">
        <w:rPr>
          <w:rFonts w:ascii="宋体" w:hAnsi="宋体"/>
          <w:sz w:val="21"/>
          <w:szCs w:val="21"/>
        </w:rPr>
        <w:t>hello.dll</w:t>
      </w:r>
      <w:r>
        <w:rPr>
          <w:rFonts w:ascii="宋体" w:hAnsi="宋体" w:hint="eastAsia"/>
          <w:sz w:val="21"/>
          <w:szCs w:val="21"/>
        </w:rPr>
        <w:t>&gt;</w:t>
      </w:r>
    </w:p>
    <w:p w:rsidR="00A63A52" w:rsidRPr="00AB5DDD" w:rsidRDefault="008B2FF6" w:rsidP="00AB5DDD">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#import &lt;</w:t>
      </w:r>
      <w:r w:rsidR="00A63A52" w:rsidRPr="00AB5DDD">
        <w:rPr>
          <w:rFonts w:ascii="宋体" w:hAnsi="宋体"/>
          <w:sz w:val="21"/>
          <w:szCs w:val="21"/>
        </w:rPr>
        <w:t>context.dll</w:t>
      </w:r>
      <w:r>
        <w:rPr>
          <w:rFonts w:ascii="宋体" w:hAnsi="宋体" w:hint="eastAsia"/>
          <w:sz w:val="21"/>
          <w:szCs w:val="21"/>
        </w:rPr>
        <w:t>&gt;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int main()</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IHello* pIHello;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IBar* pI</w:t>
      </w:r>
      <w:r w:rsidR="00586FD2">
        <w:rPr>
          <w:rFonts w:ascii="宋体" w:hAnsi="宋体" w:hint="eastAsia"/>
          <w:sz w:val="21"/>
          <w:szCs w:val="21"/>
        </w:rPr>
        <w:t>K</w:t>
      </w:r>
      <w:r w:rsidRPr="00AB5DDD">
        <w:rPr>
          <w:rFonts w:ascii="宋体" w:hAnsi="宋体"/>
          <w:sz w:val="21"/>
          <w:szCs w:val="21"/>
        </w:rPr>
        <w:t>tx;</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00666EC9">
        <w:rPr>
          <w:rFonts w:ascii="宋体" w:hAnsi="宋体"/>
          <w:sz w:val="21"/>
          <w:szCs w:val="21"/>
        </w:rPr>
        <w:t>ECode</w:t>
      </w:r>
      <w:r w:rsidRPr="00AB5DDD">
        <w:rPr>
          <w:rFonts w:ascii="宋体" w:hAnsi="宋体"/>
          <w:sz w:val="21"/>
          <w:szCs w:val="21"/>
        </w:rPr>
        <w:t xml:space="preserve"> ec = NOERROR;</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    </w:t>
      </w:r>
      <w:r w:rsidRPr="00AB5DDD">
        <w:rPr>
          <w:rFonts w:ascii="宋体" w:hAnsi="宋体" w:hint="eastAsia"/>
          <w:sz w:val="21"/>
          <w:szCs w:val="21"/>
        </w:rPr>
        <w:t>//创建构件对象pIHello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ec = CHello::New(&amp;pIHello);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if (FAILED(ec))</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ec;</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     pIHello-&gt;Hello();</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    </w:t>
      </w:r>
      <w:r w:rsidRPr="00AB5DDD">
        <w:rPr>
          <w:rFonts w:ascii="宋体" w:hAnsi="宋体" w:hint="eastAsia"/>
          <w:sz w:val="21"/>
          <w:szCs w:val="21"/>
        </w:rPr>
        <w:t>//创建构件对象pI</w:t>
      </w:r>
      <w:r w:rsidR="00586FD2">
        <w:rPr>
          <w:rFonts w:ascii="宋体" w:hAnsi="宋体" w:hint="eastAsia"/>
          <w:sz w:val="21"/>
          <w:szCs w:val="21"/>
        </w:rPr>
        <w:t>K</w:t>
      </w:r>
      <w:r w:rsidRPr="00AB5DDD">
        <w:rPr>
          <w:rFonts w:ascii="宋体" w:hAnsi="宋体" w:hint="eastAsia"/>
          <w:sz w:val="21"/>
          <w:szCs w:val="21"/>
        </w:rPr>
        <w:t>tx</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ec =  </w:t>
      </w:r>
      <w:r w:rsidR="00586FD2">
        <w:rPr>
          <w:rFonts w:ascii="宋体" w:hAnsi="宋体" w:hint="eastAsia"/>
          <w:sz w:val="21"/>
          <w:szCs w:val="21"/>
        </w:rPr>
        <w:t>K</w:t>
      </w:r>
      <w:r w:rsidRPr="00AB5DDD">
        <w:rPr>
          <w:rFonts w:ascii="宋体" w:hAnsi="宋体"/>
          <w:sz w:val="21"/>
          <w:szCs w:val="21"/>
        </w:rPr>
        <w:t>Bar::New(&amp;pI</w:t>
      </w:r>
      <w:r w:rsidR="00586FD2">
        <w:rPr>
          <w:rFonts w:ascii="宋体" w:hAnsi="宋体" w:hint="eastAsia"/>
          <w:sz w:val="21"/>
          <w:szCs w:val="21"/>
        </w:rPr>
        <w:t>K</w:t>
      </w:r>
      <w:r w:rsidRPr="00AB5DDD">
        <w:rPr>
          <w:rFonts w:ascii="宋体" w:hAnsi="宋体"/>
          <w:sz w:val="21"/>
          <w:szCs w:val="21"/>
        </w:rPr>
        <w:t>tx);</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if (FAILED(ec)){</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lastRenderedPageBreak/>
        <w:t xml:space="preserve">        pIHello-&gt;Release();</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ec;</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    </w:t>
      </w:r>
      <w:r w:rsidRPr="00AB5DDD">
        <w:rPr>
          <w:rFonts w:ascii="宋体" w:hAnsi="宋体" w:hint="eastAsia"/>
          <w:sz w:val="21"/>
          <w:szCs w:val="21"/>
        </w:rPr>
        <w:t>//pIHello构件对象进入</w:t>
      </w:r>
      <w:r w:rsidR="00F60F90">
        <w:rPr>
          <w:rFonts w:ascii="宋体" w:hAnsi="宋体" w:hint="eastAsia"/>
          <w:sz w:val="21"/>
          <w:szCs w:val="21"/>
        </w:rPr>
        <w:t>语境</w:t>
      </w:r>
      <w:r w:rsidRPr="00AB5DDD">
        <w:rPr>
          <w:rFonts w:ascii="宋体" w:hAnsi="宋体" w:hint="eastAsia"/>
          <w:sz w:val="21"/>
          <w:szCs w:val="21"/>
        </w:rPr>
        <w:t>pI</w:t>
      </w:r>
      <w:r w:rsidR="0056117D">
        <w:rPr>
          <w:rFonts w:ascii="宋体" w:hAnsi="宋体" w:hint="eastAsia"/>
          <w:sz w:val="21"/>
          <w:szCs w:val="21"/>
        </w:rPr>
        <w:t>K</w:t>
      </w:r>
      <w:r w:rsidRPr="00AB5DDD">
        <w:rPr>
          <w:rFonts w:ascii="宋体" w:hAnsi="宋体" w:hint="eastAsia"/>
          <w:sz w:val="21"/>
          <w:szCs w:val="21"/>
        </w:rPr>
        <w:t>tx</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ec = EzEnterContext(pI</w:t>
      </w:r>
      <w:r w:rsidR="00586FD2">
        <w:rPr>
          <w:rFonts w:ascii="宋体" w:hAnsi="宋体" w:hint="eastAsia"/>
          <w:sz w:val="21"/>
          <w:szCs w:val="21"/>
        </w:rPr>
        <w:t>K</w:t>
      </w:r>
      <w:r w:rsidRPr="00AB5DDD">
        <w:rPr>
          <w:rFonts w:ascii="宋体" w:hAnsi="宋体"/>
          <w:sz w:val="21"/>
          <w:szCs w:val="21"/>
        </w:rPr>
        <w:t>tx, pIHello);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if (FAILED(ec)) goto</w:t>
      </w:r>
      <w:r w:rsidRPr="00AB5DDD">
        <w:rPr>
          <w:rFonts w:ascii="宋体" w:hAnsi="宋体" w:hint="eastAsia"/>
          <w:sz w:val="21"/>
          <w:szCs w:val="21"/>
        </w:rPr>
        <w:t xml:space="preserve"> _error_e</w:t>
      </w:r>
      <w:r w:rsidRPr="00AB5DDD">
        <w:rPr>
          <w:rFonts w:ascii="宋体" w:hAnsi="宋体"/>
          <w:sz w:val="21"/>
          <w:szCs w:val="21"/>
        </w:rPr>
        <w:t>xit;</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    </w:t>
      </w:r>
      <w:r w:rsidRPr="00AB5DDD">
        <w:rPr>
          <w:rFonts w:ascii="宋体" w:hAnsi="宋体" w:hint="eastAsia"/>
          <w:sz w:val="21"/>
          <w:szCs w:val="21"/>
        </w:rPr>
        <w:t>//pIHello构件对象离开</w:t>
      </w:r>
      <w:r w:rsidR="00F60F90">
        <w:rPr>
          <w:rFonts w:ascii="宋体" w:hAnsi="宋体" w:hint="eastAsia"/>
          <w:sz w:val="21"/>
          <w:szCs w:val="21"/>
        </w:rPr>
        <w:t>语境</w:t>
      </w:r>
      <w:r w:rsidRPr="00AB5DDD">
        <w:rPr>
          <w:rFonts w:ascii="宋体" w:hAnsi="宋体" w:hint="eastAsia"/>
          <w:sz w:val="21"/>
          <w:szCs w:val="21"/>
        </w:rPr>
        <w:t>pI</w:t>
      </w:r>
      <w:r w:rsidR="00586FD2">
        <w:rPr>
          <w:rFonts w:ascii="宋体" w:hAnsi="宋体" w:hint="eastAsia"/>
          <w:sz w:val="21"/>
          <w:szCs w:val="21"/>
        </w:rPr>
        <w:t>K</w:t>
      </w:r>
      <w:r w:rsidRPr="00AB5DDD">
        <w:rPr>
          <w:rFonts w:ascii="宋体" w:hAnsi="宋体" w:hint="eastAsia"/>
          <w:sz w:val="21"/>
          <w:szCs w:val="21"/>
        </w:rPr>
        <w:t>tx</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ec = EzLeaveContext(pI</w:t>
      </w:r>
      <w:r w:rsidR="00586FD2">
        <w:rPr>
          <w:rFonts w:ascii="宋体" w:hAnsi="宋体" w:hint="eastAsia"/>
          <w:sz w:val="21"/>
          <w:szCs w:val="21"/>
        </w:rPr>
        <w:t>K</w:t>
      </w:r>
      <w:r w:rsidRPr="00AB5DDD">
        <w:rPr>
          <w:rFonts w:ascii="宋体" w:hAnsi="宋体"/>
          <w:sz w:val="21"/>
          <w:szCs w:val="21"/>
        </w:rPr>
        <w:t>tx, pIHello);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if (FAILED(ec)) goto </w:t>
      </w:r>
      <w:r w:rsidRPr="00AB5DDD">
        <w:rPr>
          <w:rFonts w:ascii="宋体" w:hAnsi="宋体" w:hint="eastAsia"/>
          <w:sz w:val="21"/>
          <w:szCs w:val="21"/>
        </w:rPr>
        <w:t>_error_e</w:t>
      </w:r>
      <w:r w:rsidRPr="00AB5DDD">
        <w:rPr>
          <w:rFonts w:ascii="宋体" w:hAnsi="宋体"/>
          <w:sz w:val="21"/>
          <w:szCs w:val="21"/>
        </w:rPr>
        <w:t>xit;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hint="eastAsia"/>
          <w:sz w:val="21"/>
          <w:szCs w:val="21"/>
        </w:rPr>
        <w:t>_error_e</w:t>
      </w:r>
      <w:r w:rsidRPr="00AB5DDD">
        <w:rPr>
          <w:rFonts w:ascii="宋体" w:hAnsi="宋体"/>
          <w:sz w:val="21"/>
          <w:szCs w:val="21"/>
        </w:rPr>
        <w:t>xit: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pIHello-&gt;Release();</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pI</w:t>
      </w:r>
      <w:r w:rsidR="00586FD2">
        <w:rPr>
          <w:rFonts w:ascii="宋体" w:hAnsi="宋体" w:hint="eastAsia"/>
          <w:sz w:val="21"/>
          <w:szCs w:val="21"/>
        </w:rPr>
        <w:t>K</w:t>
      </w:r>
      <w:r w:rsidRPr="00AB5DDD">
        <w:rPr>
          <w:rFonts w:ascii="宋体" w:hAnsi="宋体"/>
          <w:sz w:val="21"/>
          <w:szCs w:val="21"/>
        </w:rPr>
        <w:t>tx-&gt;Release();</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return ec;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编译后运行的结果为：</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Hi, I am from CHello.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Attached aspect and say hello: Hi, I am form </w:t>
      </w:r>
      <w:r w:rsidR="00586FD2">
        <w:rPr>
          <w:rFonts w:ascii="宋体" w:hAnsi="宋体" w:hint="eastAsia"/>
          <w:sz w:val="21"/>
          <w:szCs w:val="21"/>
        </w:rPr>
        <w:t>A</w:t>
      </w:r>
      <w:r w:rsidRPr="00AB5DDD">
        <w:rPr>
          <w:rFonts w:ascii="宋体" w:hAnsi="宋体"/>
          <w:sz w:val="21"/>
          <w:szCs w:val="21"/>
        </w:rPr>
        <w:t>Foo.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Aggregated say hello: Hi, I am from CHello.</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Object entered the context.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Dettached aspect, bye-bye!</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Unaggregated ,bye-bye!</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Object left the context.</w:t>
      </w:r>
    </w:p>
    <w:p w:rsidR="00A63A52" w:rsidRPr="002C7B0C" w:rsidRDefault="00A63A52" w:rsidP="00124A87">
      <w:pPr>
        <w:snapToGrid w:val="0"/>
        <w:spacing w:line="300" w:lineRule="auto"/>
        <w:rPr>
          <w:rFonts w:hint="eastAsia"/>
          <w:bCs/>
        </w:rPr>
      </w:pPr>
    </w:p>
    <w:p w:rsidR="00A63A52" w:rsidRPr="006672E0" w:rsidRDefault="00E42DB7" w:rsidP="00BA4562">
      <w:pPr>
        <w:pStyle w:val="2"/>
        <w:snapToGrid w:val="0"/>
        <w:spacing w:line="300" w:lineRule="auto"/>
        <w:rPr>
          <w:rFonts w:ascii="宋体" w:eastAsia="宋体" w:hAnsi="宋体" w:hint="eastAsia"/>
        </w:rPr>
      </w:pPr>
      <w:bookmarkStart w:id="671" w:name="_Toc148261113"/>
      <w:bookmarkStart w:id="672" w:name="_Toc152754482"/>
      <w:bookmarkStart w:id="673" w:name="_Toc197919107"/>
      <w:r>
        <w:rPr>
          <w:rFonts w:ascii="宋体" w:eastAsia="宋体" w:hAnsi="宋体" w:hint="eastAsia"/>
        </w:rPr>
        <w:t>12.</w:t>
      </w:r>
      <w:r w:rsidR="00A63A52" w:rsidRPr="006672E0">
        <w:rPr>
          <w:rFonts w:ascii="宋体" w:eastAsia="宋体" w:hAnsi="宋体" w:hint="eastAsia"/>
        </w:rPr>
        <w:t>3</w:t>
      </w:r>
      <w:r w:rsidR="00A63A52" w:rsidRPr="006672E0">
        <w:rPr>
          <w:rFonts w:ascii="宋体" w:eastAsia="宋体" w:hAnsi="宋体"/>
        </w:rPr>
        <w:t xml:space="preserve"> </w:t>
      </w:r>
      <w:r w:rsidR="00A63A52" w:rsidRPr="006672E0">
        <w:rPr>
          <w:rFonts w:ascii="宋体" w:eastAsia="宋体" w:hAnsi="宋体" w:hint="eastAsia"/>
        </w:rPr>
        <w:t>CAR的</w:t>
      </w:r>
      <w:r w:rsidR="00A63A52" w:rsidRPr="006672E0">
        <w:rPr>
          <w:rFonts w:ascii="宋体" w:eastAsia="宋体" w:hAnsi="宋体"/>
        </w:rPr>
        <w:t>AOP</w:t>
      </w:r>
      <w:r w:rsidR="00A63A52" w:rsidRPr="006672E0">
        <w:rPr>
          <w:rFonts w:ascii="宋体" w:eastAsia="宋体" w:hAnsi="宋体" w:hint="eastAsia"/>
        </w:rPr>
        <w:t>技术实现过程</w:t>
      </w:r>
      <w:bookmarkEnd w:id="671"/>
      <w:bookmarkEnd w:id="672"/>
      <w:bookmarkEnd w:id="673"/>
    </w:p>
    <w:p w:rsidR="00A63A52" w:rsidRPr="002C7B0C" w:rsidRDefault="00E42DB7" w:rsidP="00BA4562">
      <w:pPr>
        <w:pStyle w:val="3"/>
        <w:snapToGrid w:val="0"/>
        <w:spacing w:before="468" w:after="100" w:line="300" w:lineRule="auto"/>
        <w:rPr>
          <w:rFonts w:hint="eastAsia"/>
        </w:rPr>
      </w:pPr>
      <w:bookmarkStart w:id="674" w:name="_Toc148261114"/>
      <w:bookmarkStart w:id="675" w:name="_Toc152754483"/>
      <w:bookmarkStart w:id="676" w:name="_Toc197919108"/>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12.</w:t>
        </w:r>
        <w:r w:rsidR="0084462F">
          <w:rPr>
            <w:rFonts w:ascii="宋体" w:hAnsi="宋体" w:hint="eastAsia"/>
            <w:sz w:val="28"/>
            <w:szCs w:val="28"/>
          </w:rPr>
          <w:t xml:space="preserve">3.1 </w:t>
        </w:r>
        <w:r w:rsidR="00A63A52" w:rsidRPr="00CA6AC6">
          <w:rPr>
            <w:rFonts w:ascii="宋体" w:hAnsi="宋体"/>
            <w:sz w:val="28"/>
            <w:szCs w:val="28"/>
          </w:rPr>
          <w:t>A</w:t>
        </w:r>
      </w:smartTag>
      <w:r w:rsidR="00A63A52" w:rsidRPr="00CA6AC6">
        <w:rPr>
          <w:rFonts w:ascii="宋体" w:hAnsi="宋体"/>
          <w:sz w:val="28"/>
          <w:szCs w:val="28"/>
        </w:rPr>
        <w:t>OP</w:t>
      </w:r>
      <w:r w:rsidR="00A63A52" w:rsidRPr="00CA6AC6">
        <w:rPr>
          <w:rFonts w:ascii="宋体" w:hAnsi="宋体" w:hint="eastAsia"/>
          <w:sz w:val="28"/>
          <w:szCs w:val="28"/>
        </w:rPr>
        <w:t>的实现原理</w:t>
      </w:r>
      <w:bookmarkEnd w:id="674"/>
      <w:bookmarkEnd w:id="675"/>
      <w:bookmarkEnd w:id="676"/>
    </w:p>
    <w:p w:rsidR="00A63A52" w:rsidRPr="006B2B4D" w:rsidRDefault="00A63A52" w:rsidP="00530ED5">
      <w:pPr>
        <w:snapToGrid w:val="0"/>
        <w:spacing w:line="300" w:lineRule="auto"/>
        <w:ind w:firstLineChars="200" w:firstLine="420"/>
        <w:rPr>
          <w:rFonts w:ascii="宋体" w:hAnsi="宋体" w:hint="eastAsia"/>
          <w:sz w:val="21"/>
          <w:szCs w:val="21"/>
        </w:rPr>
      </w:pPr>
      <w:r w:rsidRPr="006B2B4D">
        <w:rPr>
          <w:rFonts w:ascii="宋体" w:hAnsi="宋体"/>
          <w:sz w:val="21"/>
          <w:szCs w:val="21"/>
        </w:rPr>
        <w:t>AOP</w:t>
      </w:r>
      <w:r w:rsidRPr="006B2B4D">
        <w:rPr>
          <w:rFonts w:ascii="宋体" w:hAnsi="宋体" w:hint="eastAsia"/>
          <w:sz w:val="21"/>
          <w:szCs w:val="21"/>
        </w:rPr>
        <w:t>用到的最主要的实现思想是通过建立一个对象代理，该对象代理提供对用户调用的接口，对象代理然后根据用户调用的接</w:t>
      </w:r>
      <w:r w:rsidR="008806EA">
        <w:rPr>
          <w:rFonts w:ascii="宋体" w:hAnsi="宋体" w:hint="eastAsia"/>
          <w:sz w:val="21"/>
          <w:szCs w:val="21"/>
        </w:rPr>
        <w:t>口方法以及用户指定的绑定形式，按照用户设定的次序调用绑定，替代</w:t>
      </w:r>
      <w:r w:rsidRPr="006B2B4D">
        <w:rPr>
          <w:rFonts w:ascii="宋体" w:hAnsi="宋体" w:hint="eastAsia"/>
          <w:sz w:val="21"/>
          <w:szCs w:val="21"/>
        </w:rPr>
        <w:t>方法或者真正的对象接口方法实现。实现逻辑如下图：</w:t>
      </w:r>
    </w:p>
    <w:p w:rsidR="00A63A52" w:rsidRPr="002C7B0C" w:rsidRDefault="00A63A52" w:rsidP="00124A87">
      <w:pPr>
        <w:snapToGrid w:val="0"/>
        <w:spacing w:line="300" w:lineRule="auto"/>
        <w:jc w:val="center"/>
        <w:rPr>
          <w:rFonts w:hint="eastAsia"/>
        </w:rPr>
      </w:pPr>
      <w:r w:rsidRPr="002C7B0C">
        <w:object w:dxaOrig="8011" w:dyaOrig="4213">
          <v:shape id="_x0000_i1066" type="#_x0000_t75" style="width:336.6pt;height:177pt" o:ole="">
            <v:imagedata r:id="rId50" o:title=""/>
          </v:shape>
          <o:OLEObject Type="Embed" ProgID="Visio.Drawing.11" ShapeID="_x0000_i1066" DrawAspect="Content" ObjectID="_1670495684" r:id="rId51"/>
        </w:object>
      </w:r>
    </w:p>
    <w:p w:rsidR="00A63A52" w:rsidRPr="002C7B0C" w:rsidRDefault="00A63A52" w:rsidP="00124A87">
      <w:pPr>
        <w:snapToGrid w:val="0"/>
        <w:spacing w:line="300" w:lineRule="auto"/>
        <w:jc w:val="center"/>
        <w:rPr>
          <w:rFonts w:hint="eastAsia"/>
        </w:rPr>
      </w:pPr>
      <w:r w:rsidRPr="002C7B0C">
        <w:rPr>
          <w:rFonts w:hint="eastAsia"/>
        </w:rPr>
        <w:t>图</w:t>
      </w:r>
      <w:r w:rsidR="00E42DB7">
        <w:rPr>
          <w:rFonts w:hint="eastAsia"/>
        </w:rPr>
        <w:t>12.</w:t>
      </w:r>
      <w:r w:rsidRPr="002C7B0C">
        <w:rPr>
          <w:rFonts w:hint="eastAsia"/>
        </w:rPr>
        <w:t xml:space="preserve">6 </w:t>
      </w:r>
      <w:r w:rsidRPr="002C7B0C">
        <w:rPr>
          <w:rFonts w:hint="eastAsia"/>
        </w:rPr>
        <w:t>对象代理示意图</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用户通过上图中对象代理暴露的</w:t>
      </w:r>
      <w:r w:rsidRPr="006B2B4D">
        <w:rPr>
          <w:rFonts w:ascii="宋体" w:hAnsi="宋体"/>
          <w:sz w:val="21"/>
          <w:szCs w:val="21"/>
        </w:rPr>
        <w:t>IC</w:t>
      </w:r>
      <w:r w:rsidRPr="006B2B4D">
        <w:rPr>
          <w:rFonts w:ascii="宋体" w:hAnsi="宋体" w:hint="eastAsia"/>
          <w:sz w:val="21"/>
          <w:szCs w:val="21"/>
        </w:rPr>
        <w:t>接口（当然可以是多个接口）， 进行调用，对于实例中</w:t>
      </w:r>
      <w:r w:rsidRPr="006B2B4D">
        <w:rPr>
          <w:rFonts w:ascii="宋体" w:hAnsi="宋体"/>
          <w:sz w:val="21"/>
          <w:szCs w:val="21"/>
        </w:rPr>
        <w:t>A,C</w:t>
      </w:r>
      <w:r w:rsidRPr="006B2B4D">
        <w:rPr>
          <w:rFonts w:ascii="宋体" w:hAnsi="宋体" w:hint="eastAsia"/>
          <w:sz w:val="21"/>
          <w:szCs w:val="21"/>
        </w:rPr>
        <w:t xml:space="preserve">两种情况， </w:t>
      </w:r>
      <w:r w:rsidRPr="006B2B4D">
        <w:rPr>
          <w:rFonts w:ascii="宋体" w:hAnsi="宋体"/>
          <w:sz w:val="21"/>
          <w:szCs w:val="21"/>
        </w:rPr>
        <w:t>IC</w:t>
      </w:r>
      <w:r w:rsidRPr="006B2B4D">
        <w:rPr>
          <w:rFonts w:ascii="宋体" w:hAnsi="宋体" w:hint="eastAsia"/>
          <w:sz w:val="21"/>
          <w:szCs w:val="21"/>
        </w:rPr>
        <w:t>接口的定义则完全同于被绑定对象暴露的接口</w:t>
      </w:r>
      <w:r w:rsidRPr="006B2B4D">
        <w:rPr>
          <w:rFonts w:ascii="宋体" w:hAnsi="宋体"/>
          <w:sz w:val="21"/>
          <w:szCs w:val="21"/>
        </w:rPr>
        <w:t>IA</w:t>
      </w:r>
      <w:r w:rsidRPr="006B2B4D">
        <w:rPr>
          <w:rFonts w:ascii="宋体" w:hAnsi="宋体" w:hint="eastAsia"/>
          <w:sz w:val="21"/>
          <w:szCs w:val="21"/>
        </w:rPr>
        <w:t>（当然可以是多个接口）</w:t>
      </w:r>
      <w:r w:rsidRPr="006B2B4D">
        <w:rPr>
          <w:rFonts w:ascii="宋体" w:hAnsi="宋体"/>
          <w:sz w:val="21"/>
          <w:szCs w:val="21"/>
        </w:rPr>
        <w:t xml:space="preserve">, </w:t>
      </w:r>
      <w:r w:rsidRPr="006B2B4D">
        <w:rPr>
          <w:rFonts w:ascii="宋体" w:hAnsi="宋体" w:hint="eastAsia"/>
          <w:sz w:val="21"/>
          <w:szCs w:val="21"/>
        </w:rPr>
        <w:t>对于实例中的</w:t>
      </w:r>
      <w:r w:rsidRPr="006B2B4D">
        <w:rPr>
          <w:rFonts w:ascii="宋体" w:hAnsi="宋体"/>
          <w:sz w:val="21"/>
          <w:szCs w:val="21"/>
        </w:rPr>
        <w:t>B</w:t>
      </w:r>
      <w:r w:rsidRPr="006B2B4D">
        <w:rPr>
          <w:rFonts w:ascii="宋体" w:hAnsi="宋体" w:hint="eastAsia"/>
          <w:sz w:val="21"/>
          <w:szCs w:val="21"/>
        </w:rPr>
        <w:t>，则</w:t>
      </w:r>
      <w:r w:rsidRPr="006B2B4D">
        <w:rPr>
          <w:rFonts w:ascii="宋体" w:hAnsi="宋体"/>
          <w:sz w:val="21"/>
          <w:szCs w:val="21"/>
        </w:rPr>
        <w:t>IC</w:t>
      </w:r>
      <w:r w:rsidRPr="006B2B4D">
        <w:rPr>
          <w:rFonts w:ascii="宋体" w:hAnsi="宋体" w:hint="eastAsia"/>
          <w:sz w:val="21"/>
          <w:szCs w:val="21"/>
        </w:rPr>
        <w:t>接口聚合了</w:t>
      </w:r>
      <w:r w:rsidRPr="006B2B4D">
        <w:rPr>
          <w:rFonts w:ascii="宋体" w:hAnsi="宋体"/>
          <w:sz w:val="21"/>
          <w:szCs w:val="21"/>
        </w:rPr>
        <w:t>IA</w:t>
      </w:r>
      <w:r w:rsidRPr="006B2B4D">
        <w:rPr>
          <w:rFonts w:ascii="宋体" w:hAnsi="宋体" w:hint="eastAsia"/>
          <w:sz w:val="21"/>
          <w:szCs w:val="21"/>
        </w:rPr>
        <w:t>接口以及</w:t>
      </w:r>
      <w:r w:rsidRPr="006B2B4D">
        <w:rPr>
          <w:rFonts w:ascii="宋体" w:hAnsi="宋体"/>
          <w:sz w:val="21"/>
          <w:szCs w:val="21"/>
        </w:rPr>
        <w:t>Aspect</w:t>
      </w:r>
      <w:r w:rsidRPr="006B2B4D">
        <w:rPr>
          <w:rFonts w:ascii="宋体" w:hAnsi="宋体" w:hint="eastAsia"/>
          <w:sz w:val="21"/>
          <w:szCs w:val="21"/>
        </w:rPr>
        <w:t>对象所暴露的接口</w:t>
      </w:r>
      <w:r w:rsidRPr="006B2B4D">
        <w:rPr>
          <w:rFonts w:ascii="宋体" w:hAnsi="宋体"/>
          <w:sz w:val="21"/>
          <w:szCs w:val="21"/>
        </w:rPr>
        <w:t>IB</w:t>
      </w:r>
      <w:r w:rsidRPr="006B2B4D">
        <w:rPr>
          <w:rFonts w:ascii="宋体" w:hAnsi="宋体" w:hint="eastAsia"/>
          <w:sz w:val="21"/>
          <w:szCs w:val="21"/>
        </w:rPr>
        <w:t>（当然可以是多个接口）。对象代理将根据用户事先设定的绑定策略依次调用相关方法或者函数。</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用户通过实现了</w:t>
      </w:r>
      <w:r w:rsidRPr="006B2B4D">
        <w:rPr>
          <w:rFonts w:ascii="宋体" w:hAnsi="宋体"/>
          <w:sz w:val="21"/>
          <w:szCs w:val="21"/>
        </w:rPr>
        <w:t>IAspect</w:t>
      </w:r>
      <w:r w:rsidRPr="006B2B4D">
        <w:rPr>
          <w:rFonts w:ascii="宋体" w:hAnsi="宋体" w:hint="eastAsia"/>
          <w:sz w:val="21"/>
          <w:szCs w:val="21"/>
        </w:rPr>
        <w:t>的对象隐含的</w:t>
      </w:r>
      <w:r w:rsidRPr="006B2B4D">
        <w:rPr>
          <w:rFonts w:ascii="宋体" w:hAnsi="宋体"/>
          <w:sz w:val="21"/>
          <w:szCs w:val="21"/>
        </w:rPr>
        <w:t>IAspect</w:t>
      </w:r>
      <w:r w:rsidRPr="006B2B4D">
        <w:rPr>
          <w:rFonts w:ascii="宋体" w:hAnsi="宋体" w:hint="eastAsia"/>
          <w:sz w:val="21"/>
          <w:szCs w:val="21"/>
        </w:rPr>
        <w:t>接口对对象代理进行操作，</w:t>
      </w:r>
      <w:r w:rsidRPr="006B2B4D">
        <w:rPr>
          <w:rFonts w:ascii="宋体" w:hAnsi="宋体"/>
          <w:sz w:val="21"/>
          <w:szCs w:val="21"/>
        </w:rPr>
        <w:t>IAspect</w:t>
      </w:r>
      <w:r w:rsidRPr="006B2B4D">
        <w:rPr>
          <w:rFonts w:ascii="宋体" w:hAnsi="宋体" w:hint="eastAsia"/>
          <w:sz w:val="21"/>
          <w:szCs w:val="21"/>
        </w:rPr>
        <w:t>接口的定义如下:</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interface IAspect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00666EC9">
        <w:rPr>
          <w:rFonts w:ascii="宋体" w:hAnsi="宋体"/>
          <w:sz w:val="21"/>
          <w:szCs w:val="21"/>
        </w:rPr>
        <w:t>ECode</w:t>
      </w:r>
      <w:r w:rsidRPr="00AB5DDD">
        <w:rPr>
          <w:rFonts w:ascii="宋体" w:hAnsi="宋体"/>
          <w:sz w:val="21"/>
          <w:szCs w:val="21"/>
        </w:rPr>
        <w:t xml:space="preserve"> SetObject(IObject  * pIObj,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00752F7F">
        <w:rPr>
          <w:rFonts w:ascii="宋体" w:hAnsi="宋体"/>
          <w:sz w:val="21"/>
          <w:szCs w:val="21"/>
        </w:rPr>
        <w:t>Boolean</w:t>
      </w:r>
      <w:r w:rsidRPr="00AB5DDD">
        <w:rPr>
          <w:rFonts w:ascii="宋体" w:hAnsi="宋体"/>
          <w:sz w:val="21"/>
          <w:szCs w:val="21"/>
        </w:rPr>
        <w:t xml:space="preserve"> aggregate,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void ** ppIObj);</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00666EC9">
        <w:rPr>
          <w:rFonts w:ascii="宋体" w:hAnsi="宋体"/>
          <w:sz w:val="21"/>
          <w:szCs w:val="21"/>
        </w:rPr>
        <w:t>ECode</w:t>
      </w:r>
      <w:r w:rsidRPr="00AB5DDD">
        <w:rPr>
          <w:rFonts w:ascii="宋体" w:hAnsi="宋体"/>
          <w:sz w:val="21"/>
          <w:szCs w:val="21"/>
        </w:rPr>
        <w:t xml:space="preserve"> SetPointCutByName(char * szObjectMethod,</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char * szAspectMethond,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Advise uAdvise);</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00666EC9">
        <w:rPr>
          <w:rFonts w:ascii="宋体" w:hAnsi="宋体"/>
          <w:sz w:val="21"/>
          <w:szCs w:val="21"/>
        </w:rPr>
        <w:t>ECode</w:t>
      </w:r>
      <w:r w:rsidRPr="00AB5DDD">
        <w:rPr>
          <w:rFonts w:ascii="宋体" w:hAnsi="宋体"/>
          <w:sz w:val="21"/>
          <w:szCs w:val="21"/>
        </w:rPr>
        <w:t xml:space="preserve"> SetPointCutByAddr(char * szObjectMethod,</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UINT uFuncAddr,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Advise uAdvise);</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其中参数</w:t>
      </w:r>
      <w:r w:rsidRPr="006B2B4D">
        <w:rPr>
          <w:rFonts w:ascii="宋体" w:hAnsi="宋体"/>
          <w:sz w:val="21"/>
          <w:szCs w:val="21"/>
        </w:rPr>
        <w:t>Advise</w:t>
      </w:r>
      <w:r w:rsidRPr="006B2B4D">
        <w:rPr>
          <w:rFonts w:ascii="宋体" w:hAnsi="宋体" w:hint="eastAsia"/>
          <w:sz w:val="21"/>
          <w:szCs w:val="21"/>
        </w:rPr>
        <w:t>类型的定义如下：</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typedef enum Advise {</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ab/>
        <w:t xml:space="preserve">   Advise_Before  = 0x01;</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ab/>
        <w:t xml:space="preserve">   Advise_Around  = 0x02;</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Pr="00AB5DDD">
        <w:rPr>
          <w:rFonts w:ascii="宋体" w:hAnsi="宋体" w:hint="eastAsia"/>
          <w:sz w:val="21"/>
          <w:szCs w:val="21"/>
        </w:rPr>
        <w:t xml:space="preserve"> </w:t>
      </w:r>
      <w:r w:rsidRPr="00AB5DDD">
        <w:rPr>
          <w:rFonts w:ascii="宋体" w:hAnsi="宋体"/>
          <w:sz w:val="21"/>
          <w:szCs w:val="21"/>
        </w:rPr>
        <w:t xml:space="preserve"> Advise_After  </w:t>
      </w:r>
      <w:r w:rsidRPr="00AB5DDD">
        <w:rPr>
          <w:rFonts w:ascii="宋体" w:hAnsi="宋体" w:hint="eastAsia"/>
          <w:sz w:val="21"/>
          <w:szCs w:val="21"/>
        </w:rPr>
        <w:t xml:space="preserve"> </w:t>
      </w:r>
      <w:r w:rsidRPr="00AB5DDD">
        <w:rPr>
          <w:rFonts w:ascii="宋体" w:hAnsi="宋体"/>
          <w:sz w:val="21"/>
          <w:szCs w:val="21"/>
        </w:rPr>
        <w:t xml:space="preserve"> = 0x03;</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 Advise;</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下面就</w:t>
      </w:r>
      <w:r w:rsidRPr="006B2B4D">
        <w:rPr>
          <w:rFonts w:ascii="宋体" w:hAnsi="宋体"/>
          <w:sz w:val="21"/>
          <w:szCs w:val="21"/>
        </w:rPr>
        <w:t>IAspect</w:t>
      </w:r>
      <w:r w:rsidRPr="006B2B4D">
        <w:rPr>
          <w:rFonts w:ascii="宋体" w:hAnsi="宋体" w:hint="eastAsia"/>
          <w:sz w:val="21"/>
          <w:szCs w:val="21"/>
        </w:rPr>
        <w:t>的方法做一些简单的介绍：</w:t>
      </w:r>
    </w:p>
    <w:p w:rsidR="00A63A52" w:rsidRPr="00AB5DDD" w:rsidRDefault="00666EC9" w:rsidP="00AB5DDD">
      <w:pPr>
        <w:shd w:val="clear" w:color="auto" w:fill="E6E6E6"/>
        <w:snapToGrid w:val="0"/>
        <w:spacing w:line="300" w:lineRule="auto"/>
        <w:ind w:firstLineChars="200" w:firstLine="420"/>
        <w:rPr>
          <w:rFonts w:ascii="宋体" w:hAnsi="宋体"/>
          <w:sz w:val="21"/>
          <w:szCs w:val="21"/>
        </w:rPr>
      </w:pPr>
      <w:r>
        <w:rPr>
          <w:rFonts w:ascii="宋体" w:hAnsi="宋体" w:hint="eastAsia"/>
          <w:sz w:val="21"/>
          <w:szCs w:val="21"/>
        </w:rPr>
        <w:t>ECode</w:t>
      </w:r>
      <w:r w:rsidR="00A63A52" w:rsidRPr="00AB5DDD">
        <w:rPr>
          <w:rFonts w:ascii="宋体" w:hAnsi="宋体"/>
          <w:sz w:val="21"/>
          <w:szCs w:val="21"/>
        </w:rPr>
        <w:t xml:space="preserve"> SetObject(</w:t>
      </w:r>
      <w:r w:rsidR="00A63A52" w:rsidRPr="00AB5DDD">
        <w:rPr>
          <w:rFonts w:ascii="宋体" w:hAnsi="宋体" w:hint="eastAsia"/>
          <w:sz w:val="21"/>
          <w:szCs w:val="21"/>
        </w:rPr>
        <w:t xml:space="preserve"> </w:t>
      </w:r>
      <w:r w:rsidR="008C6A7B">
        <w:rPr>
          <w:rFonts w:ascii="宋体" w:hAnsi="宋体" w:hint="eastAsia"/>
          <w:sz w:val="21"/>
          <w:szCs w:val="21"/>
        </w:rPr>
        <w:t xml:space="preserve"> </w:t>
      </w:r>
      <w:r w:rsidR="00A63A52" w:rsidRPr="00AB5DDD">
        <w:rPr>
          <w:rFonts w:ascii="宋体" w:hAnsi="宋体"/>
          <w:sz w:val="21"/>
          <w:szCs w:val="21"/>
        </w:rPr>
        <w:t xml:space="preserve">/*in*/ IObject  * pIObj,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           </w:t>
      </w:r>
      <w:r w:rsidR="008C6A7B">
        <w:rPr>
          <w:rFonts w:ascii="宋体" w:hAnsi="宋体" w:hint="eastAsia"/>
          <w:sz w:val="21"/>
          <w:szCs w:val="21"/>
        </w:rPr>
        <w:t xml:space="preserve">       </w:t>
      </w:r>
      <w:r w:rsidRPr="00AB5DDD">
        <w:rPr>
          <w:rFonts w:ascii="宋体" w:hAnsi="宋体"/>
          <w:sz w:val="21"/>
          <w:szCs w:val="21"/>
        </w:rPr>
        <w:t xml:space="preserve">/*in*/ </w:t>
      </w:r>
      <w:r w:rsidR="00752F7F">
        <w:rPr>
          <w:rFonts w:ascii="宋体" w:hAnsi="宋体"/>
          <w:sz w:val="21"/>
          <w:szCs w:val="21"/>
        </w:rPr>
        <w:t>Boolean</w:t>
      </w:r>
      <w:r w:rsidRPr="00AB5DDD">
        <w:rPr>
          <w:rFonts w:ascii="宋体" w:hAnsi="宋体"/>
          <w:sz w:val="21"/>
          <w:szCs w:val="21"/>
        </w:rPr>
        <w:t xml:space="preserve"> aggregate, </w:t>
      </w:r>
    </w:p>
    <w:p w:rsidR="00A63A52" w:rsidRPr="00AB5DDD" w:rsidRDefault="00A63A52" w:rsidP="008C6A7B">
      <w:pPr>
        <w:shd w:val="clear" w:color="auto" w:fill="E6E6E6"/>
        <w:snapToGrid w:val="0"/>
        <w:spacing w:line="300" w:lineRule="auto"/>
        <w:ind w:firstLineChars="1100" w:firstLine="2310"/>
        <w:rPr>
          <w:rFonts w:ascii="宋体" w:hAnsi="宋体" w:hint="eastAsia"/>
          <w:sz w:val="21"/>
          <w:szCs w:val="21"/>
        </w:rPr>
      </w:pPr>
      <w:r w:rsidRPr="00AB5DDD">
        <w:rPr>
          <w:rFonts w:ascii="宋体" w:hAnsi="宋体"/>
          <w:sz w:val="21"/>
          <w:szCs w:val="21"/>
        </w:rPr>
        <w:lastRenderedPageBreak/>
        <w:t>/*out */ void ** ppIObj)</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SetObject</w:t>
      </w:r>
      <w:r w:rsidRPr="006B2B4D">
        <w:rPr>
          <w:rFonts w:ascii="宋体" w:hAnsi="宋体" w:hint="eastAsia"/>
          <w:sz w:val="21"/>
          <w:szCs w:val="21"/>
        </w:rPr>
        <w:t>将接口</w:t>
      </w:r>
      <w:r w:rsidRPr="006B2B4D">
        <w:rPr>
          <w:rFonts w:ascii="宋体" w:hAnsi="宋体"/>
          <w:sz w:val="21"/>
          <w:szCs w:val="21"/>
        </w:rPr>
        <w:t>pIObj</w:t>
      </w:r>
      <w:r w:rsidRPr="006B2B4D">
        <w:rPr>
          <w:rFonts w:ascii="宋体" w:hAnsi="宋体" w:hint="eastAsia"/>
          <w:sz w:val="21"/>
          <w:szCs w:val="21"/>
        </w:rPr>
        <w:t>绑定到某个</w:t>
      </w:r>
      <w:r w:rsidRPr="006B2B4D">
        <w:rPr>
          <w:rFonts w:ascii="宋体" w:hAnsi="宋体"/>
          <w:sz w:val="21"/>
          <w:szCs w:val="21"/>
        </w:rPr>
        <w:t>Aspect</w:t>
      </w:r>
      <w:r w:rsidRPr="006B2B4D">
        <w:rPr>
          <w:rFonts w:ascii="宋体" w:hAnsi="宋体" w:hint="eastAsia"/>
          <w:sz w:val="21"/>
          <w:szCs w:val="21"/>
        </w:rPr>
        <w:t>上, 如果参数</w:t>
      </w:r>
      <w:r w:rsidRPr="006B2B4D">
        <w:rPr>
          <w:rFonts w:ascii="宋体" w:hAnsi="宋体"/>
          <w:sz w:val="21"/>
          <w:szCs w:val="21"/>
        </w:rPr>
        <w:t>aggregate</w:t>
      </w:r>
      <w:r w:rsidRPr="006B2B4D">
        <w:rPr>
          <w:rFonts w:ascii="宋体" w:hAnsi="宋体" w:hint="eastAsia"/>
          <w:sz w:val="21"/>
          <w:szCs w:val="21"/>
        </w:rPr>
        <w:t>为真，则表示该操作行为为动态聚合，即带有</w:t>
      </w:r>
      <w:r w:rsidRPr="006B2B4D">
        <w:rPr>
          <w:rFonts w:ascii="宋体" w:hAnsi="宋体"/>
          <w:sz w:val="21"/>
          <w:szCs w:val="21"/>
        </w:rPr>
        <w:t>Aspect</w:t>
      </w:r>
      <w:r w:rsidR="00666EC9">
        <w:rPr>
          <w:rFonts w:ascii="宋体" w:hAnsi="宋体" w:hint="eastAsia"/>
          <w:sz w:val="21"/>
          <w:szCs w:val="21"/>
        </w:rPr>
        <w:t>构件</w:t>
      </w:r>
      <w:r w:rsidRPr="006B2B4D">
        <w:rPr>
          <w:rFonts w:ascii="宋体" w:hAnsi="宋体" w:hint="eastAsia"/>
          <w:sz w:val="21"/>
          <w:szCs w:val="21"/>
        </w:rPr>
        <w:t>将与</w:t>
      </w:r>
      <w:r w:rsidRPr="006B2B4D">
        <w:rPr>
          <w:rFonts w:ascii="宋体" w:hAnsi="宋体"/>
          <w:sz w:val="21"/>
          <w:szCs w:val="21"/>
        </w:rPr>
        <w:t>pIObj</w:t>
      </w:r>
      <w:r w:rsidR="00666EC9">
        <w:rPr>
          <w:rFonts w:ascii="宋体" w:hAnsi="宋体" w:hint="eastAsia"/>
          <w:sz w:val="21"/>
          <w:szCs w:val="21"/>
        </w:rPr>
        <w:t>构件</w:t>
      </w:r>
      <w:r w:rsidRPr="006B2B4D">
        <w:rPr>
          <w:rFonts w:ascii="宋体" w:hAnsi="宋体" w:hint="eastAsia"/>
          <w:sz w:val="21"/>
          <w:szCs w:val="21"/>
        </w:rPr>
        <w:t>聚合在一块。返回的</w:t>
      </w:r>
      <w:r w:rsidRPr="006B2B4D">
        <w:rPr>
          <w:rFonts w:ascii="宋体" w:hAnsi="宋体"/>
          <w:sz w:val="21"/>
          <w:szCs w:val="21"/>
        </w:rPr>
        <w:t>ppIObj</w:t>
      </w:r>
      <w:r w:rsidRPr="006B2B4D">
        <w:rPr>
          <w:rFonts w:ascii="宋体" w:hAnsi="宋体" w:hint="eastAsia"/>
          <w:sz w:val="21"/>
          <w:szCs w:val="21"/>
        </w:rPr>
        <w:t>指针即为聚合或者绑定后的指针。</w:t>
      </w:r>
    </w:p>
    <w:p w:rsidR="00A63A52" w:rsidRPr="00AB5DDD" w:rsidRDefault="00666EC9" w:rsidP="00BA4562">
      <w:pPr>
        <w:shd w:val="clear" w:color="auto" w:fill="E6E6E6"/>
        <w:snapToGrid w:val="0"/>
        <w:spacing w:line="300" w:lineRule="auto"/>
        <w:ind w:firstLineChars="200" w:firstLine="420"/>
        <w:outlineLvl w:val="0"/>
        <w:rPr>
          <w:rFonts w:ascii="宋体" w:hAnsi="宋体" w:hint="eastAsia"/>
          <w:sz w:val="21"/>
          <w:szCs w:val="21"/>
        </w:rPr>
      </w:pPr>
      <w:bookmarkStart w:id="677" w:name="_Toc152754484"/>
      <w:bookmarkStart w:id="678" w:name="_Toc152754870"/>
      <w:r>
        <w:rPr>
          <w:rFonts w:ascii="宋体" w:hAnsi="宋体" w:hint="eastAsia"/>
          <w:sz w:val="21"/>
          <w:szCs w:val="21"/>
        </w:rPr>
        <w:t>ECode</w:t>
      </w:r>
      <w:r w:rsidR="00A63A52" w:rsidRPr="00AB5DDD">
        <w:rPr>
          <w:rFonts w:ascii="宋体" w:hAnsi="宋体"/>
          <w:sz w:val="21"/>
          <w:szCs w:val="21"/>
        </w:rPr>
        <w:t xml:space="preserve"> SetPointCutByName(</w:t>
      </w:r>
      <w:bookmarkEnd w:id="677"/>
      <w:bookmarkEnd w:id="678"/>
    </w:p>
    <w:p w:rsidR="00A63A52" w:rsidRPr="00AB5DDD" w:rsidRDefault="00A63A52" w:rsidP="008C6A7B">
      <w:pPr>
        <w:shd w:val="clear" w:color="auto" w:fill="E6E6E6"/>
        <w:snapToGrid w:val="0"/>
        <w:spacing w:line="300" w:lineRule="auto"/>
        <w:ind w:firstLineChars="1100" w:firstLine="2310"/>
        <w:rPr>
          <w:rFonts w:ascii="宋体" w:hAnsi="宋体"/>
          <w:sz w:val="21"/>
          <w:szCs w:val="21"/>
        </w:rPr>
      </w:pPr>
      <w:r w:rsidRPr="00AB5DDD">
        <w:rPr>
          <w:rFonts w:ascii="宋体" w:hAnsi="宋体" w:hint="eastAsia"/>
          <w:sz w:val="21"/>
          <w:szCs w:val="21"/>
        </w:rPr>
        <w:t>/</w:t>
      </w:r>
      <w:r w:rsidRPr="00AB5DDD">
        <w:rPr>
          <w:rFonts w:ascii="宋体" w:hAnsi="宋体"/>
          <w:sz w:val="21"/>
          <w:szCs w:val="21"/>
        </w:rPr>
        <w:t>* in */ char * szObjectMethod,</w:t>
      </w:r>
    </w:p>
    <w:p w:rsidR="00A63A52" w:rsidRPr="00AB5DDD" w:rsidRDefault="00A63A52" w:rsidP="00AB5DDD">
      <w:pPr>
        <w:shd w:val="clear" w:color="auto" w:fill="E6E6E6"/>
        <w:snapToGrid w:val="0"/>
        <w:spacing w:line="300" w:lineRule="auto"/>
        <w:ind w:firstLineChars="200" w:firstLine="420"/>
        <w:rPr>
          <w:rFonts w:ascii="宋体" w:hAnsi="宋体"/>
          <w:sz w:val="21"/>
          <w:szCs w:val="21"/>
        </w:rPr>
      </w:pPr>
      <w:r w:rsidRPr="00AB5DDD">
        <w:rPr>
          <w:rFonts w:ascii="宋体" w:hAnsi="宋体"/>
          <w:sz w:val="21"/>
          <w:szCs w:val="21"/>
        </w:rPr>
        <w:t xml:space="preserve"> </w:t>
      </w:r>
      <w:r w:rsidRPr="00AB5DDD">
        <w:rPr>
          <w:rFonts w:ascii="宋体" w:hAnsi="宋体" w:hint="eastAsia"/>
          <w:sz w:val="21"/>
          <w:szCs w:val="21"/>
        </w:rPr>
        <w:t xml:space="preserve"> </w:t>
      </w:r>
      <w:r w:rsidR="008C6A7B">
        <w:rPr>
          <w:rFonts w:ascii="宋体" w:hAnsi="宋体" w:hint="eastAsia"/>
          <w:sz w:val="21"/>
          <w:szCs w:val="21"/>
        </w:rPr>
        <w:t xml:space="preserve">                </w:t>
      </w:r>
      <w:r w:rsidRPr="00AB5DDD">
        <w:rPr>
          <w:rFonts w:ascii="宋体" w:hAnsi="宋体"/>
          <w:sz w:val="21"/>
          <w:szCs w:val="21"/>
        </w:rPr>
        <w:t xml:space="preserve">/* in */ Char * szAspectMethond, </w:t>
      </w:r>
    </w:p>
    <w:p w:rsidR="00A63A52" w:rsidRPr="00AB5DDD" w:rsidRDefault="00A63A52" w:rsidP="00AB5DDD">
      <w:pPr>
        <w:shd w:val="clear" w:color="auto" w:fill="E6E6E6"/>
        <w:snapToGrid w:val="0"/>
        <w:spacing w:line="300" w:lineRule="auto"/>
        <w:ind w:firstLineChars="200" w:firstLine="420"/>
        <w:rPr>
          <w:rFonts w:ascii="宋体" w:hAnsi="宋体" w:hint="eastAsia"/>
          <w:sz w:val="21"/>
          <w:szCs w:val="21"/>
        </w:rPr>
      </w:pPr>
      <w:r w:rsidRPr="00AB5DDD">
        <w:rPr>
          <w:rFonts w:ascii="宋体" w:hAnsi="宋体"/>
          <w:sz w:val="21"/>
          <w:szCs w:val="21"/>
        </w:rPr>
        <w:t xml:space="preserve"> </w:t>
      </w:r>
      <w:r w:rsidRPr="00AB5DDD">
        <w:rPr>
          <w:rFonts w:ascii="宋体" w:hAnsi="宋体" w:hint="eastAsia"/>
          <w:sz w:val="21"/>
          <w:szCs w:val="21"/>
        </w:rPr>
        <w:t xml:space="preserve">     </w:t>
      </w:r>
      <w:r w:rsidR="008C6A7B">
        <w:rPr>
          <w:rFonts w:ascii="宋体" w:hAnsi="宋体" w:hint="eastAsia"/>
          <w:sz w:val="21"/>
          <w:szCs w:val="21"/>
        </w:rPr>
        <w:t xml:space="preserve">        </w:t>
      </w:r>
      <w:r w:rsidRPr="00AB5DDD">
        <w:rPr>
          <w:rFonts w:ascii="宋体" w:hAnsi="宋体" w:hint="eastAsia"/>
          <w:sz w:val="21"/>
          <w:szCs w:val="21"/>
        </w:rPr>
        <w:t xml:space="preserve">    </w:t>
      </w:r>
      <w:r w:rsidRPr="00AB5DDD">
        <w:rPr>
          <w:rFonts w:ascii="宋体" w:hAnsi="宋体"/>
          <w:sz w:val="21"/>
          <w:szCs w:val="21"/>
        </w:rPr>
        <w:t>/* in */ Advise uAdvise)</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SetPointCutByName</w:t>
      </w:r>
      <w:r w:rsidRPr="006B2B4D">
        <w:rPr>
          <w:rFonts w:ascii="宋体" w:hAnsi="宋体" w:hint="eastAsia"/>
          <w:sz w:val="21"/>
          <w:szCs w:val="21"/>
        </w:rPr>
        <w:t>方法将以方法名字字符串的形式选择将某个实现了</w:t>
      </w:r>
      <w:r w:rsidRPr="006B2B4D">
        <w:rPr>
          <w:rFonts w:ascii="宋体" w:hAnsi="宋体"/>
          <w:sz w:val="21"/>
          <w:szCs w:val="21"/>
        </w:rPr>
        <w:t>IA</w:t>
      </w:r>
      <w:r w:rsidRPr="006B2B4D">
        <w:rPr>
          <w:rFonts w:ascii="宋体" w:hAnsi="宋体" w:hint="eastAsia"/>
          <w:sz w:val="21"/>
          <w:szCs w:val="21"/>
        </w:rPr>
        <w:t>spect接口的</w:t>
      </w:r>
      <w:r w:rsidR="00666EC9">
        <w:rPr>
          <w:rFonts w:ascii="宋体" w:hAnsi="宋体" w:hint="eastAsia"/>
          <w:sz w:val="21"/>
          <w:szCs w:val="21"/>
        </w:rPr>
        <w:t>构件</w:t>
      </w:r>
      <w:r w:rsidRPr="006B2B4D">
        <w:rPr>
          <w:rFonts w:ascii="宋体" w:hAnsi="宋体" w:hint="eastAsia"/>
          <w:sz w:val="21"/>
          <w:szCs w:val="21"/>
        </w:rPr>
        <w:t>方法插入</w:t>
      </w:r>
      <w:r w:rsidRPr="006B2B4D">
        <w:rPr>
          <w:rFonts w:ascii="宋体" w:hAnsi="宋体"/>
          <w:sz w:val="21"/>
          <w:szCs w:val="21"/>
        </w:rPr>
        <w:t>(</w:t>
      </w:r>
      <w:r w:rsidRPr="006B2B4D">
        <w:rPr>
          <w:rFonts w:ascii="宋体" w:hAnsi="宋体" w:hint="eastAsia"/>
          <w:sz w:val="21"/>
          <w:szCs w:val="21"/>
        </w:rPr>
        <w:t>或者替代</w:t>
      </w:r>
      <w:r w:rsidRPr="006B2B4D">
        <w:rPr>
          <w:rFonts w:ascii="宋体" w:hAnsi="宋体"/>
          <w:sz w:val="21"/>
          <w:szCs w:val="21"/>
        </w:rPr>
        <w:t>)</w:t>
      </w:r>
      <w:r w:rsidRPr="006B2B4D">
        <w:rPr>
          <w:rFonts w:ascii="宋体" w:hAnsi="宋体" w:hint="eastAsia"/>
          <w:sz w:val="21"/>
          <w:szCs w:val="21"/>
        </w:rPr>
        <w:t>以字符串</w:t>
      </w:r>
      <w:r w:rsidRPr="006B2B4D">
        <w:rPr>
          <w:rFonts w:ascii="宋体" w:hAnsi="宋体"/>
          <w:sz w:val="21"/>
          <w:szCs w:val="21"/>
        </w:rPr>
        <w:t>szObjectMethod</w:t>
      </w:r>
      <w:r w:rsidRPr="006B2B4D">
        <w:rPr>
          <w:rFonts w:ascii="宋体" w:hAnsi="宋体" w:hint="eastAsia"/>
          <w:sz w:val="21"/>
          <w:szCs w:val="21"/>
        </w:rPr>
        <w:t xml:space="preserve">为方法名字的相应位置， </w:t>
      </w:r>
      <w:r w:rsidRPr="006B2B4D">
        <w:rPr>
          <w:rFonts w:ascii="宋体" w:hAnsi="宋体"/>
          <w:sz w:val="21"/>
          <w:szCs w:val="21"/>
        </w:rPr>
        <w:t>uAdvise</w:t>
      </w:r>
      <w:r w:rsidRPr="006B2B4D">
        <w:rPr>
          <w:rFonts w:ascii="宋体" w:hAnsi="宋体" w:hint="eastAsia"/>
          <w:sz w:val="21"/>
          <w:szCs w:val="21"/>
        </w:rPr>
        <w:t>参数决定了插入位置，</w:t>
      </w:r>
      <w:r w:rsidRPr="006B2B4D">
        <w:rPr>
          <w:rFonts w:ascii="宋体" w:hAnsi="宋体"/>
          <w:sz w:val="21"/>
          <w:szCs w:val="21"/>
        </w:rPr>
        <w:t xml:space="preserve"> Advise_Before</w:t>
      </w:r>
      <w:r w:rsidRPr="006B2B4D">
        <w:rPr>
          <w:rFonts w:ascii="宋体" w:hAnsi="宋体" w:hint="eastAsia"/>
          <w:sz w:val="21"/>
          <w:szCs w:val="21"/>
        </w:rPr>
        <w:t>表示插到方法前面，在调用</w:t>
      </w:r>
      <w:r w:rsidR="00666EC9">
        <w:rPr>
          <w:rFonts w:ascii="宋体" w:hAnsi="宋体" w:hint="eastAsia"/>
          <w:sz w:val="21"/>
          <w:szCs w:val="21"/>
        </w:rPr>
        <w:t>构件</w:t>
      </w:r>
      <w:r w:rsidRPr="006B2B4D">
        <w:rPr>
          <w:rFonts w:ascii="宋体" w:hAnsi="宋体" w:hint="eastAsia"/>
          <w:sz w:val="21"/>
          <w:szCs w:val="21"/>
        </w:rPr>
        <w:t>方法之前调用实现了</w:t>
      </w:r>
      <w:r w:rsidRPr="006B2B4D">
        <w:rPr>
          <w:rFonts w:ascii="宋体" w:hAnsi="宋体"/>
          <w:sz w:val="21"/>
          <w:szCs w:val="21"/>
        </w:rPr>
        <w:t>IAspect</w:t>
      </w:r>
      <w:r w:rsidR="00666EC9">
        <w:rPr>
          <w:rFonts w:ascii="宋体" w:hAnsi="宋体" w:hint="eastAsia"/>
          <w:sz w:val="21"/>
          <w:szCs w:val="21"/>
        </w:rPr>
        <w:t>构件</w:t>
      </w:r>
      <w:r w:rsidRPr="006B2B4D">
        <w:rPr>
          <w:rFonts w:ascii="宋体" w:hAnsi="宋体" w:hint="eastAsia"/>
          <w:sz w:val="21"/>
          <w:szCs w:val="21"/>
        </w:rPr>
        <w:t>的指定方法；</w:t>
      </w:r>
      <w:r w:rsidRPr="006B2B4D">
        <w:rPr>
          <w:rFonts w:ascii="宋体" w:hAnsi="宋体"/>
          <w:sz w:val="21"/>
          <w:szCs w:val="21"/>
        </w:rPr>
        <w:t>Advise_After</w:t>
      </w:r>
      <w:r w:rsidRPr="006B2B4D">
        <w:rPr>
          <w:rFonts w:ascii="宋体" w:hAnsi="宋体" w:hint="eastAsia"/>
          <w:sz w:val="21"/>
          <w:szCs w:val="21"/>
        </w:rPr>
        <w:t xml:space="preserve">表示插到方法后面； </w:t>
      </w:r>
      <w:r w:rsidRPr="006B2B4D">
        <w:rPr>
          <w:rFonts w:ascii="宋体" w:hAnsi="宋体"/>
          <w:sz w:val="21"/>
          <w:szCs w:val="21"/>
        </w:rPr>
        <w:t>Advise</w:t>
      </w:r>
      <w:r w:rsidRPr="006B2B4D">
        <w:rPr>
          <w:rFonts w:ascii="宋体" w:hAnsi="宋体" w:hint="eastAsia"/>
          <w:sz w:val="21"/>
          <w:szCs w:val="21"/>
        </w:rPr>
        <w:t>_</w:t>
      </w:r>
      <w:r w:rsidRPr="006B2B4D">
        <w:rPr>
          <w:rFonts w:ascii="宋体" w:hAnsi="宋体"/>
          <w:sz w:val="21"/>
          <w:szCs w:val="21"/>
        </w:rPr>
        <w:t>Around</w:t>
      </w:r>
      <w:r w:rsidRPr="006B2B4D">
        <w:rPr>
          <w:rFonts w:ascii="宋体" w:hAnsi="宋体" w:hint="eastAsia"/>
          <w:sz w:val="21"/>
          <w:szCs w:val="21"/>
        </w:rPr>
        <w:t>则表示取代该方法。</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SzObjectMethod</w:t>
      </w:r>
      <w:r w:rsidRPr="006B2B4D">
        <w:rPr>
          <w:rFonts w:ascii="宋体" w:hAnsi="宋体" w:hint="eastAsia"/>
          <w:sz w:val="21"/>
          <w:szCs w:val="21"/>
        </w:rPr>
        <w:t>为0的时候表示将实现了</w:t>
      </w:r>
      <w:r w:rsidRPr="006B2B4D">
        <w:rPr>
          <w:rFonts w:ascii="宋体" w:hAnsi="宋体"/>
          <w:sz w:val="21"/>
          <w:szCs w:val="21"/>
        </w:rPr>
        <w:t>IAspect</w:t>
      </w:r>
      <w:r w:rsidRPr="006B2B4D">
        <w:rPr>
          <w:rFonts w:ascii="宋体" w:hAnsi="宋体" w:hint="eastAsia"/>
          <w:sz w:val="21"/>
          <w:szCs w:val="21"/>
        </w:rPr>
        <w:t>接口的</w:t>
      </w:r>
      <w:r w:rsidR="00666EC9">
        <w:rPr>
          <w:rFonts w:ascii="宋体" w:hAnsi="宋体" w:hint="eastAsia"/>
          <w:sz w:val="21"/>
          <w:szCs w:val="21"/>
        </w:rPr>
        <w:t>构件</w:t>
      </w:r>
      <w:r w:rsidRPr="006B2B4D">
        <w:rPr>
          <w:rFonts w:ascii="宋体" w:hAnsi="宋体" w:hint="eastAsia"/>
          <w:sz w:val="21"/>
          <w:szCs w:val="21"/>
        </w:rPr>
        <w:t>的指定方法插入(或者替代)到另一</w:t>
      </w:r>
      <w:r w:rsidR="00666EC9">
        <w:rPr>
          <w:rFonts w:ascii="宋体" w:hAnsi="宋体" w:hint="eastAsia"/>
          <w:sz w:val="21"/>
          <w:szCs w:val="21"/>
        </w:rPr>
        <w:t>构件</w:t>
      </w:r>
      <w:r w:rsidRPr="006B2B4D">
        <w:rPr>
          <w:rFonts w:ascii="宋体" w:hAnsi="宋体" w:hint="eastAsia"/>
          <w:sz w:val="21"/>
          <w:szCs w:val="21"/>
        </w:rPr>
        <w:t>的所有方法的指定位置。</w:t>
      </w:r>
    </w:p>
    <w:p w:rsidR="00A63A52" w:rsidRPr="00AB5DDD" w:rsidRDefault="00666EC9" w:rsidP="00BA4562">
      <w:pPr>
        <w:shd w:val="clear" w:color="auto" w:fill="E6E6E6"/>
        <w:snapToGrid w:val="0"/>
        <w:spacing w:line="300" w:lineRule="auto"/>
        <w:ind w:firstLineChars="200" w:firstLine="420"/>
        <w:outlineLvl w:val="0"/>
        <w:rPr>
          <w:rFonts w:ascii="宋体" w:hAnsi="宋体" w:hint="eastAsia"/>
          <w:sz w:val="21"/>
          <w:szCs w:val="21"/>
        </w:rPr>
      </w:pPr>
      <w:bookmarkStart w:id="679" w:name="_Toc152754485"/>
      <w:bookmarkStart w:id="680" w:name="_Toc152754871"/>
      <w:r>
        <w:rPr>
          <w:rFonts w:ascii="宋体" w:hAnsi="宋体" w:hint="eastAsia"/>
          <w:sz w:val="21"/>
          <w:szCs w:val="21"/>
        </w:rPr>
        <w:t>ECode</w:t>
      </w:r>
      <w:r w:rsidR="00A63A52" w:rsidRPr="00AB5DDD">
        <w:rPr>
          <w:rFonts w:ascii="宋体" w:hAnsi="宋体"/>
          <w:sz w:val="21"/>
          <w:szCs w:val="21"/>
        </w:rPr>
        <w:t xml:space="preserve"> </w:t>
      </w:r>
      <w:r w:rsidR="00A63A52" w:rsidRPr="00AB5DDD">
        <w:rPr>
          <w:rFonts w:ascii="宋体" w:hAnsi="宋体" w:hint="eastAsia"/>
          <w:sz w:val="21"/>
          <w:szCs w:val="21"/>
        </w:rPr>
        <w:t xml:space="preserve"> </w:t>
      </w:r>
      <w:r w:rsidR="00A63A52" w:rsidRPr="00AB5DDD">
        <w:rPr>
          <w:rFonts w:ascii="宋体" w:hAnsi="宋体"/>
          <w:sz w:val="21"/>
          <w:szCs w:val="21"/>
        </w:rPr>
        <w:t>SetPointCutByAddr(</w:t>
      </w:r>
      <w:bookmarkEnd w:id="679"/>
      <w:bookmarkEnd w:id="680"/>
    </w:p>
    <w:p w:rsidR="00A63A52" w:rsidRPr="00AB5DDD" w:rsidRDefault="00A63A52" w:rsidP="008C6A7B">
      <w:pPr>
        <w:shd w:val="clear" w:color="auto" w:fill="E6E6E6"/>
        <w:snapToGrid w:val="0"/>
        <w:spacing w:line="300" w:lineRule="auto"/>
        <w:ind w:firstLineChars="1100" w:firstLine="2310"/>
        <w:rPr>
          <w:rFonts w:ascii="宋体" w:hAnsi="宋体"/>
          <w:sz w:val="21"/>
          <w:szCs w:val="21"/>
        </w:rPr>
      </w:pPr>
      <w:r w:rsidRPr="00AB5DDD">
        <w:rPr>
          <w:rFonts w:ascii="宋体" w:hAnsi="宋体" w:hint="eastAsia"/>
          <w:sz w:val="21"/>
          <w:szCs w:val="21"/>
        </w:rPr>
        <w:t>/*</w:t>
      </w:r>
      <w:r w:rsidRPr="00AB5DDD">
        <w:rPr>
          <w:rFonts w:ascii="宋体" w:hAnsi="宋体"/>
          <w:sz w:val="21"/>
          <w:szCs w:val="21"/>
        </w:rPr>
        <w:t>in*/char * szObjectMethod,</w:t>
      </w:r>
    </w:p>
    <w:p w:rsidR="00A63A52" w:rsidRPr="00AB5DDD" w:rsidRDefault="00A63A52" w:rsidP="00BA4562">
      <w:pPr>
        <w:shd w:val="clear" w:color="auto" w:fill="E6E6E6"/>
        <w:snapToGrid w:val="0"/>
        <w:spacing w:line="300" w:lineRule="auto"/>
        <w:ind w:firstLineChars="200" w:firstLine="420"/>
        <w:outlineLvl w:val="0"/>
        <w:rPr>
          <w:rFonts w:ascii="宋体" w:hAnsi="宋体"/>
          <w:sz w:val="21"/>
          <w:szCs w:val="21"/>
        </w:rPr>
      </w:pPr>
      <w:r w:rsidRPr="00AB5DDD">
        <w:rPr>
          <w:rFonts w:ascii="宋体" w:hAnsi="宋体"/>
          <w:sz w:val="21"/>
          <w:szCs w:val="21"/>
        </w:rPr>
        <w:t xml:space="preserve">   </w:t>
      </w:r>
      <w:r w:rsidR="008C6A7B">
        <w:rPr>
          <w:rFonts w:ascii="宋体" w:hAnsi="宋体" w:hint="eastAsia"/>
          <w:sz w:val="21"/>
          <w:szCs w:val="21"/>
        </w:rPr>
        <w:t xml:space="preserve">               </w:t>
      </w:r>
      <w:bookmarkStart w:id="681" w:name="_Toc152754486"/>
      <w:bookmarkStart w:id="682" w:name="_Toc152754872"/>
      <w:r w:rsidRPr="00AB5DDD">
        <w:rPr>
          <w:rFonts w:ascii="宋体" w:hAnsi="宋体"/>
          <w:sz w:val="21"/>
          <w:szCs w:val="21"/>
        </w:rPr>
        <w:t>/*in*/ UINT uFuncAddr,</w:t>
      </w:r>
      <w:bookmarkEnd w:id="681"/>
      <w:bookmarkEnd w:id="682"/>
      <w:r w:rsidRPr="00AB5DDD">
        <w:rPr>
          <w:rFonts w:ascii="宋体" w:hAnsi="宋体"/>
          <w:sz w:val="21"/>
          <w:szCs w:val="21"/>
        </w:rPr>
        <w:t xml:space="preserve"> </w:t>
      </w:r>
    </w:p>
    <w:p w:rsidR="00A63A52" w:rsidRPr="00AB5DDD" w:rsidRDefault="00A63A52" w:rsidP="008C6A7B">
      <w:pPr>
        <w:shd w:val="clear" w:color="auto" w:fill="E6E6E6"/>
        <w:snapToGrid w:val="0"/>
        <w:spacing w:line="300" w:lineRule="auto"/>
        <w:ind w:firstLineChars="1100" w:firstLine="2310"/>
        <w:rPr>
          <w:rFonts w:ascii="宋体" w:hAnsi="宋体"/>
          <w:sz w:val="21"/>
          <w:szCs w:val="21"/>
        </w:rPr>
      </w:pPr>
      <w:r w:rsidRPr="00AB5DDD">
        <w:rPr>
          <w:rFonts w:ascii="宋体" w:hAnsi="宋体"/>
          <w:sz w:val="21"/>
          <w:szCs w:val="21"/>
        </w:rPr>
        <w:t xml:space="preserve">/*in*/ Advise uAdvise) </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SetPointCutByAddr</w:t>
      </w:r>
      <w:r w:rsidRPr="006B2B4D">
        <w:rPr>
          <w:rFonts w:ascii="宋体" w:hAnsi="宋体" w:hint="eastAsia"/>
          <w:sz w:val="21"/>
          <w:szCs w:val="21"/>
        </w:rPr>
        <w:t>的作用同于</w:t>
      </w:r>
      <w:r w:rsidRPr="006B2B4D">
        <w:rPr>
          <w:rFonts w:ascii="宋体" w:hAnsi="宋体"/>
          <w:sz w:val="21"/>
          <w:szCs w:val="21"/>
        </w:rPr>
        <w:t>SetPointCutByName</w:t>
      </w:r>
      <w:r w:rsidRPr="006B2B4D">
        <w:rPr>
          <w:rFonts w:ascii="宋体" w:hAnsi="宋体" w:hint="eastAsia"/>
          <w:sz w:val="21"/>
          <w:szCs w:val="21"/>
        </w:rPr>
        <w:t>，不过它传入的第二个参数事一个普通函数地址而已。</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IAspect</w:t>
      </w:r>
      <w:r w:rsidRPr="006B2B4D">
        <w:rPr>
          <w:rFonts w:ascii="宋体" w:hAnsi="宋体" w:hint="eastAsia"/>
          <w:sz w:val="21"/>
          <w:szCs w:val="21"/>
        </w:rPr>
        <w:t>接口方法</w:t>
      </w:r>
      <w:r w:rsidR="00752F7F">
        <w:rPr>
          <w:rFonts w:ascii="宋体" w:hAnsi="宋体"/>
          <w:sz w:val="21"/>
          <w:szCs w:val="21"/>
        </w:rPr>
        <w:t xml:space="preserve">SetObject(IObject </w:t>
      </w:r>
      <w:r w:rsidRPr="006B2B4D">
        <w:rPr>
          <w:rFonts w:ascii="宋体" w:hAnsi="宋体"/>
          <w:sz w:val="21"/>
          <w:szCs w:val="21"/>
        </w:rPr>
        <w:t>* pIObj</w:t>
      </w:r>
      <w:r w:rsidRPr="006B2B4D">
        <w:rPr>
          <w:rFonts w:ascii="宋体" w:hAnsi="宋体" w:hint="eastAsia"/>
          <w:sz w:val="21"/>
          <w:szCs w:val="21"/>
        </w:rPr>
        <w:t>，</w:t>
      </w:r>
      <w:r w:rsidRPr="006B2B4D">
        <w:rPr>
          <w:rFonts w:ascii="宋体" w:hAnsi="宋体"/>
          <w:sz w:val="21"/>
          <w:szCs w:val="21"/>
        </w:rPr>
        <w:t xml:space="preserve"> </w:t>
      </w:r>
      <w:r w:rsidR="00752F7F">
        <w:rPr>
          <w:rFonts w:ascii="宋体" w:hAnsi="宋体"/>
          <w:sz w:val="21"/>
          <w:szCs w:val="21"/>
        </w:rPr>
        <w:t>Boolean</w:t>
      </w:r>
      <w:r w:rsidRPr="006B2B4D">
        <w:rPr>
          <w:rFonts w:ascii="宋体" w:hAnsi="宋体"/>
          <w:sz w:val="21"/>
          <w:szCs w:val="21"/>
        </w:rPr>
        <w:t xml:space="preserve"> aggregate, void ** ppIObj)</w:t>
      </w:r>
      <w:r w:rsidRPr="006B2B4D">
        <w:rPr>
          <w:rFonts w:ascii="宋体" w:hAnsi="宋体" w:hint="eastAsia"/>
          <w:sz w:val="21"/>
          <w:szCs w:val="21"/>
        </w:rPr>
        <w:t>将创建一个对象代理， 并根据传入的被绑定对象的接口指针</w:t>
      </w:r>
      <w:r w:rsidRPr="006B2B4D">
        <w:rPr>
          <w:rFonts w:ascii="宋体" w:hAnsi="宋体"/>
          <w:sz w:val="21"/>
          <w:szCs w:val="21"/>
        </w:rPr>
        <w:t>pIObj</w:t>
      </w:r>
      <w:r w:rsidRPr="006B2B4D">
        <w:rPr>
          <w:rFonts w:ascii="宋体" w:hAnsi="宋体" w:hint="eastAsia"/>
          <w:sz w:val="21"/>
          <w:szCs w:val="21"/>
        </w:rPr>
        <w:t>以及参数</w:t>
      </w:r>
      <w:r w:rsidRPr="006B2B4D">
        <w:rPr>
          <w:rFonts w:ascii="宋体" w:hAnsi="宋体"/>
          <w:sz w:val="21"/>
          <w:szCs w:val="21"/>
        </w:rPr>
        <w:t>aggregate</w:t>
      </w:r>
      <w:r w:rsidRPr="006B2B4D">
        <w:rPr>
          <w:rFonts w:ascii="宋体" w:hAnsi="宋体" w:hint="eastAsia"/>
          <w:sz w:val="21"/>
          <w:szCs w:val="21"/>
        </w:rPr>
        <w:t>创建对象代理的内部数据项接口代理等， 最后的返回指针</w:t>
      </w:r>
      <w:r w:rsidRPr="006B2B4D">
        <w:rPr>
          <w:rFonts w:ascii="宋体" w:hAnsi="宋体"/>
          <w:sz w:val="21"/>
          <w:szCs w:val="21"/>
        </w:rPr>
        <w:t>ppIObj</w:t>
      </w:r>
      <w:r w:rsidRPr="006B2B4D">
        <w:rPr>
          <w:rFonts w:ascii="宋体" w:hAnsi="宋体" w:hint="eastAsia"/>
          <w:sz w:val="21"/>
          <w:szCs w:val="21"/>
        </w:rPr>
        <w:t>实际上是接口代理的指针。当用户调用</w:t>
      </w:r>
      <w:r w:rsidRPr="006B2B4D">
        <w:rPr>
          <w:rFonts w:ascii="宋体" w:hAnsi="宋体"/>
          <w:sz w:val="21"/>
          <w:szCs w:val="21"/>
        </w:rPr>
        <w:t>SetPointCutByName</w:t>
      </w:r>
      <w:r w:rsidRPr="006B2B4D">
        <w:rPr>
          <w:rFonts w:ascii="宋体" w:hAnsi="宋体" w:hint="eastAsia"/>
          <w:sz w:val="21"/>
          <w:szCs w:val="21"/>
        </w:rPr>
        <w:t>或者</w:t>
      </w:r>
      <w:r w:rsidRPr="006B2B4D">
        <w:rPr>
          <w:rFonts w:ascii="宋体" w:hAnsi="宋体"/>
          <w:sz w:val="21"/>
          <w:szCs w:val="21"/>
        </w:rPr>
        <w:t>SetPointCutByAddr</w:t>
      </w:r>
      <w:r w:rsidRPr="006B2B4D">
        <w:rPr>
          <w:rFonts w:ascii="宋体" w:hAnsi="宋体" w:hint="eastAsia"/>
          <w:sz w:val="21"/>
          <w:szCs w:val="21"/>
        </w:rPr>
        <w:t>方法的时候，则根据用户传递的绑定策略设置对象代理的相关数据信息。 用户通过</w:t>
      </w:r>
      <w:r w:rsidRPr="006B2B4D">
        <w:rPr>
          <w:rFonts w:ascii="宋体" w:hAnsi="宋体"/>
          <w:sz w:val="21"/>
          <w:szCs w:val="21"/>
        </w:rPr>
        <w:t>IC</w:t>
      </w:r>
      <w:r w:rsidRPr="006B2B4D">
        <w:rPr>
          <w:rFonts w:ascii="宋体" w:hAnsi="宋体" w:hint="eastAsia"/>
          <w:sz w:val="21"/>
          <w:szCs w:val="21"/>
        </w:rPr>
        <w:t>接口调用的时候将根据这些绑定信息将调用分发到相关函数或者方法。</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下面再根据创建并初始化对象代理以及用户通过</w:t>
      </w:r>
      <w:r w:rsidRPr="006B2B4D">
        <w:rPr>
          <w:rFonts w:ascii="宋体" w:hAnsi="宋体"/>
          <w:sz w:val="21"/>
          <w:szCs w:val="21"/>
        </w:rPr>
        <w:t>IC</w:t>
      </w:r>
      <w:r w:rsidRPr="006B2B4D">
        <w:rPr>
          <w:rFonts w:ascii="宋体" w:hAnsi="宋体" w:hint="eastAsia"/>
          <w:sz w:val="21"/>
          <w:szCs w:val="21"/>
        </w:rPr>
        <w:t>接口来调用的过程两个方面来进一步说明</w:t>
      </w:r>
      <w:r w:rsidRPr="006B2B4D">
        <w:rPr>
          <w:rFonts w:ascii="宋体" w:hAnsi="宋体"/>
          <w:sz w:val="21"/>
          <w:szCs w:val="21"/>
        </w:rPr>
        <w:t>AOP</w:t>
      </w:r>
      <w:r w:rsidRPr="006B2B4D">
        <w:rPr>
          <w:rFonts w:ascii="宋体" w:hAnsi="宋体" w:hint="eastAsia"/>
          <w:sz w:val="21"/>
          <w:szCs w:val="21"/>
        </w:rPr>
        <w:t>的实现机理。</w:t>
      </w:r>
    </w:p>
    <w:p w:rsidR="00A63A52" w:rsidRPr="002C7B0C" w:rsidRDefault="00E42DB7" w:rsidP="00FF179A">
      <w:pPr>
        <w:pStyle w:val="3"/>
        <w:snapToGrid w:val="0"/>
        <w:spacing w:before="468" w:after="100" w:line="300" w:lineRule="auto"/>
      </w:pPr>
      <w:bookmarkStart w:id="683" w:name="_Toc148261115"/>
      <w:bookmarkStart w:id="684" w:name="_Toc152754487"/>
      <w:bookmarkStart w:id="685" w:name="_Toc197919109"/>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12.</w:t>
        </w:r>
        <w:r w:rsidR="00A63A52" w:rsidRPr="0084462F">
          <w:rPr>
            <w:rFonts w:ascii="宋体" w:hAnsi="宋体" w:hint="eastAsia"/>
            <w:sz w:val="28"/>
            <w:szCs w:val="28"/>
          </w:rPr>
          <w:t>3.2</w:t>
        </w:r>
      </w:smartTag>
      <w:r w:rsidR="00A63A52" w:rsidRPr="0084462F">
        <w:rPr>
          <w:rFonts w:ascii="宋体" w:hAnsi="宋体" w:hint="eastAsia"/>
          <w:sz w:val="28"/>
          <w:szCs w:val="28"/>
        </w:rPr>
        <w:t xml:space="preserve"> 创建并初始化对象代理</w:t>
      </w:r>
      <w:bookmarkEnd w:id="683"/>
      <w:bookmarkEnd w:id="684"/>
      <w:bookmarkEnd w:id="685"/>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第1步: 获得</w:t>
      </w:r>
      <w:r w:rsidRPr="006B2B4D">
        <w:rPr>
          <w:rFonts w:ascii="宋体" w:hAnsi="宋体"/>
          <w:sz w:val="21"/>
          <w:szCs w:val="21"/>
        </w:rPr>
        <w:t>IAspect</w:t>
      </w:r>
      <w:r w:rsidRPr="006B2B4D">
        <w:rPr>
          <w:rFonts w:ascii="宋体" w:hAnsi="宋体" w:hint="eastAsia"/>
          <w:sz w:val="21"/>
          <w:szCs w:val="21"/>
        </w:rPr>
        <w:t>接口</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通过一个</w:t>
      </w:r>
      <w:r w:rsidRPr="006B2B4D">
        <w:rPr>
          <w:rFonts w:ascii="宋体" w:hAnsi="宋体"/>
          <w:sz w:val="21"/>
          <w:szCs w:val="21"/>
        </w:rPr>
        <w:t>QI</w:t>
      </w:r>
      <w:r w:rsidRPr="006B2B4D">
        <w:rPr>
          <w:rFonts w:ascii="宋体" w:hAnsi="宋体" w:hint="eastAsia"/>
          <w:sz w:val="21"/>
          <w:szCs w:val="21"/>
        </w:rPr>
        <w:t>(</w:t>
      </w:r>
      <w:r w:rsidRPr="006B2B4D">
        <w:rPr>
          <w:rFonts w:ascii="宋体" w:hAnsi="宋体"/>
          <w:sz w:val="21"/>
          <w:szCs w:val="21"/>
        </w:rPr>
        <w:t>QuerryInterface)</w:t>
      </w:r>
      <w:r w:rsidRPr="006B2B4D">
        <w:rPr>
          <w:rFonts w:ascii="宋体" w:hAnsi="宋体" w:hint="eastAsia"/>
          <w:sz w:val="21"/>
          <w:szCs w:val="21"/>
        </w:rPr>
        <w:t>一个实现了</w:t>
      </w:r>
      <w:r w:rsidRPr="006B2B4D">
        <w:rPr>
          <w:rFonts w:ascii="宋体" w:hAnsi="宋体"/>
          <w:sz w:val="21"/>
          <w:szCs w:val="21"/>
        </w:rPr>
        <w:t>IAspect</w:t>
      </w:r>
      <w:r w:rsidRPr="006B2B4D">
        <w:rPr>
          <w:rFonts w:ascii="宋体" w:hAnsi="宋体" w:hint="eastAsia"/>
          <w:sz w:val="21"/>
          <w:szCs w:val="21"/>
        </w:rPr>
        <w:t>接口的对象指针,或  者通过</w:t>
      </w:r>
      <w:r w:rsidRPr="006B2B4D">
        <w:rPr>
          <w:rFonts w:ascii="宋体" w:hAnsi="宋体"/>
          <w:sz w:val="21"/>
          <w:szCs w:val="21"/>
        </w:rPr>
        <w:t>EzGetNULLAspect api</w:t>
      </w:r>
      <w:r w:rsidRPr="006B2B4D">
        <w:rPr>
          <w:rFonts w:ascii="宋体" w:hAnsi="宋体" w:hint="eastAsia"/>
          <w:sz w:val="21"/>
          <w:szCs w:val="21"/>
        </w:rPr>
        <w:t>函数获得一个空的</w:t>
      </w:r>
      <w:r w:rsidRPr="006B2B4D">
        <w:rPr>
          <w:rFonts w:ascii="宋体" w:hAnsi="宋体"/>
          <w:sz w:val="21"/>
          <w:szCs w:val="21"/>
        </w:rPr>
        <w:t xml:space="preserve">IAspect </w:t>
      </w:r>
      <w:r w:rsidRPr="006B2B4D">
        <w:rPr>
          <w:rFonts w:ascii="宋体" w:hAnsi="宋体" w:hint="eastAsia"/>
          <w:sz w:val="21"/>
          <w:szCs w:val="21"/>
        </w:rPr>
        <w:t>指针(空意味着除了</w:t>
      </w:r>
      <w:r w:rsidRPr="006B2B4D">
        <w:rPr>
          <w:rFonts w:ascii="宋体" w:hAnsi="宋体"/>
          <w:sz w:val="21"/>
          <w:szCs w:val="21"/>
        </w:rPr>
        <w:t>IAspect</w:t>
      </w:r>
      <w:r w:rsidRPr="006B2B4D">
        <w:rPr>
          <w:rFonts w:ascii="宋体" w:hAnsi="宋体" w:hint="eastAsia"/>
          <w:sz w:val="21"/>
          <w:szCs w:val="21"/>
        </w:rPr>
        <w:t>接口的实现外,没有其它接口实现), 在CAR文件中如果将一个实现类声明为</w:t>
      </w:r>
      <w:r w:rsidRPr="006B2B4D">
        <w:rPr>
          <w:rFonts w:ascii="宋体" w:hAnsi="宋体"/>
          <w:sz w:val="21"/>
          <w:szCs w:val="21"/>
        </w:rPr>
        <w:t>Ascpect</w:t>
      </w:r>
      <w:r w:rsidRPr="006B2B4D">
        <w:rPr>
          <w:rFonts w:ascii="宋体" w:hAnsi="宋体" w:hint="eastAsia"/>
          <w:sz w:val="21"/>
          <w:szCs w:val="21"/>
        </w:rPr>
        <w:t>属性,  该类将自动实现</w:t>
      </w:r>
      <w:r w:rsidRPr="006B2B4D">
        <w:rPr>
          <w:rFonts w:ascii="宋体" w:hAnsi="宋体"/>
          <w:sz w:val="21"/>
          <w:szCs w:val="21"/>
        </w:rPr>
        <w:t>IAspect</w:t>
      </w:r>
      <w:r w:rsidRPr="006B2B4D">
        <w:rPr>
          <w:rFonts w:ascii="宋体" w:hAnsi="宋体" w:hint="eastAsia"/>
          <w:sz w:val="21"/>
          <w:szCs w:val="21"/>
        </w:rPr>
        <w:t>指针(由</w:t>
      </w:r>
      <w:r w:rsidRPr="006B2B4D">
        <w:rPr>
          <w:rFonts w:ascii="宋体" w:hAnsi="宋体"/>
          <w:sz w:val="21"/>
          <w:szCs w:val="21"/>
        </w:rPr>
        <w:t>CAR</w:t>
      </w:r>
      <w:r w:rsidRPr="006B2B4D">
        <w:rPr>
          <w:rFonts w:ascii="宋体" w:hAnsi="宋体" w:hint="eastAsia"/>
          <w:sz w:val="21"/>
          <w:szCs w:val="21"/>
        </w:rPr>
        <w:t>编译器生成相关自动代码)</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第2步: 调用</w:t>
      </w:r>
      <w:r w:rsidRPr="006B2B4D">
        <w:rPr>
          <w:rFonts w:ascii="宋体" w:hAnsi="宋体"/>
          <w:sz w:val="21"/>
          <w:szCs w:val="21"/>
        </w:rPr>
        <w:t>IAspect</w:t>
      </w:r>
      <w:r w:rsidRPr="006B2B4D">
        <w:rPr>
          <w:rFonts w:ascii="宋体" w:hAnsi="宋体" w:hint="eastAsia"/>
          <w:sz w:val="21"/>
          <w:szCs w:val="21"/>
        </w:rPr>
        <w:t>的方法</w:t>
      </w:r>
      <w:r w:rsidRPr="006B2B4D">
        <w:rPr>
          <w:rFonts w:ascii="宋体" w:hAnsi="宋体"/>
          <w:sz w:val="21"/>
          <w:szCs w:val="21"/>
        </w:rPr>
        <w:t>SetObject</w:t>
      </w:r>
      <w:r w:rsidRPr="006B2B4D">
        <w:rPr>
          <w:rFonts w:ascii="宋体" w:hAnsi="宋体" w:hint="eastAsia"/>
          <w:sz w:val="21"/>
          <w:szCs w:val="21"/>
        </w:rPr>
        <w:t>绑定要绑定的对象</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sz w:val="21"/>
          <w:szCs w:val="21"/>
        </w:rPr>
        <w:t xml:space="preserve">SetObject(IObject  * pIObj,  </w:t>
      </w:r>
      <w:r w:rsidR="0084697D">
        <w:rPr>
          <w:rFonts w:ascii="宋体" w:hAnsi="宋体"/>
          <w:sz w:val="21"/>
          <w:szCs w:val="21"/>
        </w:rPr>
        <w:t>Boolean</w:t>
      </w:r>
      <w:r w:rsidRPr="006B2B4D">
        <w:rPr>
          <w:rFonts w:ascii="宋体" w:hAnsi="宋体"/>
          <w:sz w:val="21"/>
          <w:szCs w:val="21"/>
        </w:rPr>
        <w:t xml:space="preserve"> aggregate, void ** ppIObj)</w:t>
      </w:r>
      <w:r w:rsidRPr="006B2B4D">
        <w:rPr>
          <w:rFonts w:ascii="宋体" w:hAnsi="宋体" w:hint="eastAsia"/>
          <w:sz w:val="21"/>
          <w:szCs w:val="21"/>
        </w:rPr>
        <w:t>首先将创建一个对象代理。对象代理的数据结构以及它与被绑定</w:t>
      </w:r>
      <w:r w:rsidR="00666EC9">
        <w:rPr>
          <w:rFonts w:ascii="宋体" w:hAnsi="宋体" w:hint="eastAsia"/>
          <w:sz w:val="21"/>
          <w:szCs w:val="21"/>
        </w:rPr>
        <w:t>构件</w:t>
      </w:r>
      <w:r w:rsidRPr="006B2B4D">
        <w:rPr>
          <w:rFonts w:ascii="宋体" w:hAnsi="宋体" w:hint="eastAsia"/>
          <w:sz w:val="21"/>
          <w:szCs w:val="21"/>
        </w:rPr>
        <w:t>的关系(不考虑聚合)大致如下:</w:t>
      </w:r>
    </w:p>
    <w:p w:rsidR="00A63A52" w:rsidRPr="002C7B0C" w:rsidRDefault="00A63A52" w:rsidP="00124A87">
      <w:pPr>
        <w:snapToGrid w:val="0"/>
        <w:spacing w:line="300" w:lineRule="auto"/>
        <w:jc w:val="center"/>
        <w:rPr>
          <w:rFonts w:hint="eastAsia"/>
        </w:rPr>
      </w:pPr>
      <w:r w:rsidRPr="002C7B0C">
        <w:object w:dxaOrig="8578" w:dyaOrig="5403">
          <v:shape id="_x0000_i1067" type="#_x0000_t75" style="width:390.6pt;height:252.6pt" o:ole="">
            <v:imagedata r:id="rId52" o:title=""/>
          </v:shape>
          <o:OLEObject Type="Embed" ProgID="Visio.Drawing.11" ShapeID="_x0000_i1067" DrawAspect="Content" ObjectID="_1670495685" r:id="rId53"/>
        </w:object>
      </w:r>
    </w:p>
    <w:p w:rsidR="00A63A52" w:rsidRPr="006B2B4D" w:rsidRDefault="00A63A52" w:rsidP="006B2B4D">
      <w:pPr>
        <w:snapToGrid w:val="0"/>
        <w:spacing w:line="300" w:lineRule="auto"/>
        <w:ind w:firstLineChars="200" w:firstLine="420"/>
        <w:jc w:val="center"/>
        <w:rPr>
          <w:rFonts w:ascii="宋体" w:hAnsi="宋体" w:hint="eastAsia"/>
          <w:sz w:val="21"/>
          <w:szCs w:val="21"/>
        </w:rPr>
      </w:pPr>
      <w:r w:rsidRPr="006B2B4D">
        <w:rPr>
          <w:rFonts w:ascii="宋体" w:hAnsi="宋体" w:hint="eastAsia"/>
          <w:sz w:val="21"/>
          <w:szCs w:val="21"/>
        </w:rPr>
        <w:t>图</w:t>
      </w:r>
      <w:r w:rsidR="00E42DB7">
        <w:rPr>
          <w:rFonts w:ascii="宋体" w:hAnsi="宋体" w:hint="eastAsia"/>
          <w:sz w:val="21"/>
          <w:szCs w:val="21"/>
        </w:rPr>
        <w:t>12.</w:t>
      </w:r>
      <w:r w:rsidRPr="006B2B4D">
        <w:rPr>
          <w:rFonts w:ascii="宋体" w:hAnsi="宋体" w:hint="eastAsia"/>
          <w:sz w:val="21"/>
          <w:szCs w:val="21"/>
        </w:rPr>
        <w:t>7对象代理的数据结构以及它与被绑定</w:t>
      </w:r>
      <w:r w:rsidR="00666EC9">
        <w:rPr>
          <w:rFonts w:ascii="宋体" w:hAnsi="宋体" w:hint="eastAsia"/>
          <w:sz w:val="21"/>
          <w:szCs w:val="21"/>
        </w:rPr>
        <w:t>构件</w:t>
      </w:r>
      <w:r w:rsidRPr="006B2B4D">
        <w:rPr>
          <w:rFonts w:ascii="宋体" w:hAnsi="宋体" w:hint="eastAsia"/>
          <w:sz w:val="21"/>
          <w:szCs w:val="21"/>
        </w:rPr>
        <w:t>的关系</w:t>
      </w:r>
    </w:p>
    <w:p w:rsidR="00A63A52" w:rsidRPr="006B2B4D" w:rsidRDefault="00A63A52" w:rsidP="006B2B4D">
      <w:pPr>
        <w:snapToGrid w:val="0"/>
        <w:spacing w:line="300" w:lineRule="auto"/>
        <w:ind w:firstLineChars="200" w:firstLine="420"/>
        <w:rPr>
          <w:rFonts w:ascii="宋体" w:hAnsi="宋体" w:hint="eastAsia"/>
          <w:sz w:val="21"/>
          <w:szCs w:val="21"/>
        </w:rPr>
      </w:pP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如果</w:t>
      </w:r>
      <w:r w:rsidRPr="006B2B4D">
        <w:rPr>
          <w:rFonts w:ascii="宋体" w:hAnsi="宋体"/>
          <w:sz w:val="21"/>
          <w:szCs w:val="21"/>
        </w:rPr>
        <w:t>aggregate</w:t>
      </w:r>
      <w:r w:rsidRPr="006B2B4D">
        <w:rPr>
          <w:rFonts w:ascii="宋体" w:hAnsi="宋体" w:hint="eastAsia"/>
          <w:sz w:val="21"/>
          <w:szCs w:val="21"/>
        </w:rPr>
        <w:t>为</w:t>
      </w:r>
      <w:r w:rsidRPr="006B2B4D">
        <w:rPr>
          <w:rFonts w:ascii="宋体" w:hAnsi="宋体"/>
          <w:sz w:val="21"/>
          <w:szCs w:val="21"/>
        </w:rPr>
        <w:t>TRUE,</w:t>
      </w:r>
      <w:r w:rsidRPr="006B2B4D">
        <w:rPr>
          <w:rFonts w:ascii="宋体" w:hAnsi="宋体" w:hint="eastAsia"/>
          <w:sz w:val="21"/>
          <w:szCs w:val="21"/>
        </w:rPr>
        <w:t>则表示为动态聚合,则表示代理要向用户暴露绑定</w:t>
      </w:r>
      <w:r w:rsidR="00666EC9">
        <w:rPr>
          <w:rFonts w:ascii="宋体" w:hAnsi="宋体" w:hint="eastAsia"/>
          <w:sz w:val="21"/>
          <w:szCs w:val="21"/>
        </w:rPr>
        <w:t>构件</w:t>
      </w:r>
      <w:r w:rsidRPr="006B2B4D">
        <w:rPr>
          <w:rFonts w:ascii="宋体" w:hAnsi="宋体" w:hint="eastAsia"/>
          <w:sz w:val="21"/>
          <w:szCs w:val="21"/>
        </w:rPr>
        <w:t>以及被绑定</w:t>
      </w:r>
      <w:r w:rsidR="00666EC9">
        <w:rPr>
          <w:rFonts w:ascii="宋体" w:hAnsi="宋体" w:hint="eastAsia"/>
          <w:sz w:val="21"/>
          <w:szCs w:val="21"/>
        </w:rPr>
        <w:t>构件</w:t>
      </w:r>
      <w:r w:rsidRPr="006B2B4D">
        <w:rPr>
          <w:rFonts w:ascii="宋体" w:hAnsi="宋体" w:hint="eastAsia"/>
          <w:sz w:val="21"/>
          <w:szCs w:val="21"/>
        </w:rPr>
        <w:t>的所有接口(不包括</w:t>
      </w:r>
      <w:r w:rsidRPr="006B2B4D">
        <w:rPr>
          <w:rFonts w:ascii="宋体" w:hAnsi="宋体"/>
          <w:sz w:val="21"/>
          <w:szCs w:val="21"/>
        </w:rPr>
        <w:t>IAspect</w:t>
      </w:r>
      <w:r w:rsidRPr="006B2B4D">
        <w:rPr>
          <w:rFonts w:ascii="宋体" w:hAnsi="宋体" w:hint="eastAsia"/>
          <w:sz w:val="21"/>
          <w:szCs w:val="21"/>
        </w:rPr>
        <w:t>接口),如果是通过</w:t>
      </w:r>
      <w:r w:rsidRPr="006B2B4D">
        <w:rPr>
          <w:rFonts w:ascii="宋体" w:hAnsi="宋体"/>
          <w:sz w:val="21"/>
          <w:szCs w:val="21"/>
        </w:rPr>
        <w:t>EzGetNULLAspect</w:t>
      </w:r>
      <w:r w:rsidRPr="006B2B4D">
        <w:rPr>
          <w:rFonts w:ascii="宋体" w:hAnsi="宋体" w:hint="eastAsia"/>
          <w:sz w:val="21"/>
          <w:szCs w:val="21"/>
        </w:rPr>
        <w:t>获得的接口,则</w:t>
      </w:r>
      <w:r w:rsidRPr="006B2B4D">
        <w:rPr>
          <w:rFonts w:ascii="宋体" w:hAnsi="宋体"/>
          <w:sz w:val="21"/>
          <w:szCs w:val="21"/>
        </w:rPr>
        <w:t>aggregate</w:t>
      </w:r>
      <w:r w:rsidRPr="006B2B4D">
        <w:rPr>
          <w:rFonts w:ascii="宋体" w:hAnsi="宋体" w:hint="eastAsia"/>
          <w:sz w:val="21"/>
          <w:szCs w:val="21"/>
        </w:rPr>
        <w:t>参数只能为</w:t>
      </w:r>
      <w:r w:rsidRPr="006B2B4D">
        <w:rPr>
          <w:rFonts w:ascii="宋体" w:hAnsi="宋体"/>
          <w:sz w:val="21"/>
          <w:szCs w:val="21"/>
        </w:rPr>
        <w:t>False,</w:t>
      </w:r>
      <w:r w:rsidRPr="006B2B4D">
        <w:rPr>
          <w:rFonts w:ascii="宋体" w:hAnsi="宋体" w:hint="eastAsia"/>
          <w:sz w:val="21"/>
          <w:szCs w:val="21"/>
        </w:rPr>
        <w:t>即不允许动态聚合。 通过</w:t>
      </w:r>
      <w:r w:rsidRPr="006B2B4D">
        <w:rPr>
          <w:rFonts w:ascii="宋体" w:hAnsi="宋体"/>
          <w:sz w:val="21"/>
          <w:szCs w:val="21"/>
        </w:rPr>
        <w:t>IAspect</w:t>
      </w:r>
      <w:r w:rsidRPr="006B2B4D">
        <w:rPr>
          <w:rFonts w:ascii="宋体" w:hAnsi="宋体" w:hint="eastAsia"/>
          <w:sz w:val="21"/>
          <w:szCs w:val="21"/>
        </w:rPr>
        <w:t>指针以及传入的</w:t>
      </w:r>
      <w:r w:rsidRPr="006B2B4D">
        <w:rPr>
          <w:rFonts w:ascii="宋体" w:hAnsi="宋体"/>
          <w:sz w:val="21"/>
          <w:szCs w:val="21"/>
        </w:rPr>
        <w:t>pIObj</w:t>
      </w:r>
      <w:r w:rsidRPr="006B2B4D">
        <w:rPr>
          <w:rFonts w:ascii="宋体" w:hAnsi="宋体" w:hint="eastAsia"/>
          <w:sz w:val="21"/>
          <w:szCs w:val="21"/>
        </w:rPr>
        <w:t>能够获得所有接口的信息.</w:t>
      </w:r>
      <w:r w:rsidRPr="006B2B4D">
        <w:rPr>
          <w:rFonts w:ascii="宋体" w:hAnsi="宋体"/>
          <w:sz w:val="21"/>
          <w:szCs w:val="21"/>
        </w:rPr>
        <w:t>(</w:t>
      </w:r>
      <w:r w:rsidRPr="006B2B4D">
        <w:rPr>
          <w:rFonts w:ascii="宋体" w:hAnsi="宋体" w:hint="eastAsia"/>
          <w:sz w:val="21"/>
          <w:szCs w:val="21"/>
        </w:rPr>
        <w:t>在</w:t>
      </w:r>
      <w:r w:rsidR="00235D94">
        <w:rPr>
          <w:rFonts w:ascii="宋体" w:hAnsi="宋体" w:hint="eastAsia"/>
          <w:sz w:val="21"/>
          <w:szCs w:val="21"/>
        </w:rPr>
        <w:t>Elastos</w:t>
      </w:r>
      <w:r w:rsidRPr="006B2B4D">
        <w:rPr>
          <w:rFonts w:ascii="宋体" w:hAnsi="宋体" w:hint="eastAsia"/>
          <w:sz w:val="21"/>
          <w:szCs w:val="21"/>
        </w:rPr>
        <w:t>的</w:t>
      </w:r>
      <w:r w:rsidRPr="006B2B4D">
        <w:rPr>
          <w:rFonts w:ascii="宋体" w:hAnsi="宋体"/>
          <w:sz w:val="21"/>
          <w:szCs w:val="21"/>
        </w:rPr>
        <w:t>CAR</w:t>
      </w:r>
      <w:r w:rsidRPr="006B2B4D">
        <w:rPr>
          <w:rFonts w:ascii="宋体" w:hAnsi="宋体" w:hint="eastAsia"/>
          <w:sz w:val="21"/>
          <w:szCs w:val="21"/>
        </w:rPr>
        <w:t>机制中,接口是一个自描叙性数据,通过接口的</w:t>
      </w:r>
      <w:r w:rsidRPr="006B2B4D">
        <w:rPr>
          <w:rFonts w:ascii="宋体" w:hAnsi="宋体"/>
          <w:sz w:val="21"/>
          <w:szCs w:val="21"/>
        </w:rPr>
        <w:t>QuerryInterface</w:t>
      </w:r>
      <w:r w:rsidRPr="006B2B4D">
        <w:rPr>
          <w:rFonts w:ascii="宋体" w:hAnsi="宋体" w:hint="eastAsia"/>
          <w:sz w:val="21"/>
          <w:szCs w:val="21"/>
        </w:rPr>
        <w:t>方法获得</w:t>
      </w:r>
      <w:r w:rsidRPr="006B2B4D">
        <w:rPr>
          <w:rFonts w:ascii="宋体" w:hAnsi="宋体"/>
          <w:sz w:val="21"/>
          <w:szCs w:val="21"/>
        </w:rPr>
        <w:t>ClSID</w:t>
      </w:r>
      <w:r w:rsidRPr="006B2B4D">
        <w:rPr>
          <w:rFonts w:ascii="宋体" w:hAnsi="宋体" w:hint="eastAsia"/>
          <w:sz w:val="21"/>
          <w:szCs w:val="21"/>
        </w:rPr>
        <w:t>以及接口</w:t>
      </w:r>
      <w:r w:rsidRPr="006B2B4D">
        <w:rPr>
          <w:rFonts w:ascii="宋体" w:hAnsi="宋体"/>
          <w:sz w:val="21"/>
          <w:szCs w:val="21"/>
        </w:rPr>
        <w:t>IID</w:t>
      </w:r>
      <w:r w:rsidRPr="006B2B4D">
        <w:rPr>
          <w:rFonts w:ascii="宋体" w:hAnsi="宋体" w:hint="eastAsia"/>
          <w:sz w:val="21"/>
          <w:szCs w:val="21"/>
        </w:rPr>
        <w:t>, 通过</w:t>
      </w:r>
      <w:r w:rsidRPr="006B2B4D">
        <w:rPr>
          <w:rFonts w:ascii="宋体" w:hAnsi="宋体"/>
          <w:sz w:val="21"/>
          <w:szCs w:val="21"/>
        </w:rPr>
        <w:t>ClSID</w:t>
      </w:r>
      <w:r w:rsidRPr="006B2B4D">
        <w:rPr>
          <w:rFonts w:ascii="宋体" w:hAnsi="宋体" w:hint="eastAsia"/>
          <w:sz w:val="21"/>
          <w:szCs w:val="21"/>
        </w:rPr>
        <w:t>可以在系统中查询</w:t>
      </w:r>
      <w:r w:rsidR="00666EC9">
        <w:rPr>
          <w:rFonts w:ascii="宋体" w:hAnsi="宋体" w:hint="eastAsia"/>
          <w:sz w:val="21"/>
          <w:szCs w:val="21"/>
        </w:rPr>
        <w:t>构件</w:t>
      </w:r>
      <w:r w:rsidRPr="006B2B4D">
        <w:rPr>
          <w:rFonts w:ascii="宋体" w:hAnsi="宋体" w:hint="eastAsia"/>
          <w:sz w:val="21"/>
          <w:szCs w:val="21"/>
        </w:rPr>
        <w:t xml:space="preserve">,类,接口的元数据, </w:t>
      </w:r>
      <w:r w:rsidR="00666EC9">
        <w:rPr>
          <w:rFonts w:ascii="宋体" w:hAnsi="宋体" w:hint="eastAsia"/>
          <w:sz w:val="21"/>
          <w:szCs w:val="21"/>
        </w:rPr>
        <w:t>构件</w:t>
      </w:r>
      <w:r w:rsidRPr="006B2B4D">
        <w:rPr>
          <w:rFonts w:ascii="宋体" w:hAnsi="宋体" w:hint="eastAsia"/>
          <w:sz w:val="21"/>
          <w:szCs w:val="21"/>
        </w:rPr>
        <w:t>的元数据是</w:t>
      </w:r>
      <w:r w:rsidR="00666EC9">
        <w:rPr>
          <w:rFonts w:ascii="宋体" w:hAnsi="宋体" w:hint="eastAsia"/>
          <w:sz w:val="21"/>
          <w:szCs w:val="21"/>
        </w:rPr>
        <w:t>构件</w:t>
      </w:r>
      <w:r w:rsidRPr="006B2B4D">
        <w:rPr>
          <w:rFonts w:ascii="宋体" w:hAnsi="宋体" w:hint="eastAsia"/>
          <w:sz w:val="21"/>
          <w:szCs w:val="21"/>
        </w:rPr>
        <w:t>所在的实现模块被加载到系统中的时候自动注册的),  根据接口信息,将建立相应数目的接口代理(如果是动态聚合,则建立两个</w:t>
      </w:r>
      <w:r w:rsidR="00666EC9">
        <w:rPr>
          <w:rFonts w:ascii="宋体" w:hAnsi="宋体" w:hint="eastAsia"/>
          <w:sz w:val="21"/>
          <w:szCs w:val="21"/>
        </w:rPr>
        <w:t>构件</w:t>
      </w:r>
      <w:r w:rsidRPr="006B2B4D">
        <w:rPr>
          <w:rFonts w:ascii="宋体" w:hAnsi="宋体" w:hint="eastAsia"/>
          <w:sz w:val="21"/>
          <w:szCs w:val="21"/>
        </w:rPr>
        <w:t>所实现的接口总和数减去1个接口代理,否则则建立被绑定</w:t>
      </w:r>
      <w:r w:rsidR="00666EC9">
        <w:rPr>
          <w:rFonts w:ascii="宋体" w:hAnsi="宋体" w:hint="eastAsia"/>
          <w:sz w:val="21"/>
          <w:szCs w:val="21"/>
        </w:rPr>
        <w:t>构件</w:t>
      </w:r>
      <w:r w:rsidRPr="006B2B4D">
        <w:rPr>
          <w:rFonts w:ascii="宋体" w:hAnsi="宋体" w:hint="eastAsia"/>
          <w:sz w:val="21"/>
          <w:szCs w:val="21"/>
        </w:rPr>
        <w:t>所实现的接口数目个接口代理)，建立接口代理后,将初始化接口代理的一些数据。</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接口代理初始化数据包含如下过程：</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首先，先将跳转表函数入口地址设置为接口代理的某个静态方法。其次，分配相应接口方法个数的vtbl表，将vtbl的各项如上图所示那么填写， 跳转表是系统内每个进程空间一个固定地址开始的表项，这段表的每项都具有相同的汇编代码,它的每一表项的代码执行最后都会</w:t>
      </w:r>
      <w:r w:rsidRPr="006B2B4D">
        <w:rPr>
          <w:rFonts w:ascii="宋体" w:hAnsi="宋体"/>
          <w:sz w:val="21"/>
          <w:szCs w:val="21"/>
        </w:rPr>
        <w:t xml:space="preserve">call </w:t>
      </w:r>
      <w:r w:rsidRPr="006B2B4D">
        <w:rPr>
          <w:rFonts w:ascii="宋体" w:hAnsi="宋体" w:hint="eastAsia"/>
          <w:sz w:val="21"/>
          <w:szCs w:val="21"/>
        </w:rPr>
        <w:t>接口代理的第二项，跳转表函数入口， 基于接口的</w:t>
      </w:r>
      <w:r w:rsidRPr="006B2B4D">
        <w:rPr>
          <w:rFonts w:ascii="宋体" w:hAnsi="宋体"/>
          <w:sz w:val="21"/>
          <w:szCs w:val="21"/>
        </w:rPr>
        <w:t>Before</w:t>
      </w:r>
      <w:r w:rsidRPr="006B2B4D">
        <w:rPr>
          <w:rFonts w:ascii="宋体" w:hAnsi="宋体" w:hint="eastAsia"/>
          <w:sz w:val="21"/>
          <w:szCs w:val="21"/>
        </w:rPr>
        <w:t>，</w:t>
      </w:r>
      <w:r w:rsidRPr="006B2B4D">
        <w:rPr>
          <w:rFonts w:ascii="宋体" w:hAnsi="宋体"/>
          <w:sz w:val="21"/>
          <w:szCs w:val="21"/>
        </w:rPr>
        <w:t>After</w:t>
      </w:r>
      <w:r w:rsidRPr="006B2B4D">
        <w:rPr>
          <w:rFonts w:ascii="宋体" w:hAnsi="宋体" w:hint="eastAsia"/>
          <w:sz w:val="21"/>
          <w:szCs w:val="21"/>
        </w:rPr>
        <w:t>，</w:t>
      </w:r>
      <w:r w:rsidRPr="006B2B4D">
        <w:rPr>
          <w:rFonts w:ascii="宋体" w:hAnsi="宋体"/>
          <w:sz w:val="21"/>
          <w:szCs w:val="21"/>
        </w:rPr>
        <w:t>Around</w:t>
      </w:r>
      <w:r w:rsidRPr="006B2B4D">
        <w:rPr>
          <w:rFonts w:ascii="宋体" w:hAnsi="宋体" w:hint="eastAsia"/>
          <w:sz w:val="21"/>
          <w:szCs w:val="21"/>
        </w:rPr>
        <w:t>各项都被赋空。然后，分配一个绑定函数数组，其包含相应接口方法个数的表项，每个表项包含三个指针，即一个前插函数，取代函数，后插函数指针，并赋0， 接口代理有一个成员变量指向该数组。</w:t>
      </w:r>
      <w:r w:rsidRPr="006B2B4D">
        <w:rPr>
          <w:rFonts w:ascii="宋体" w:hAnsi="宋体"/>
          <w:sz w:val="21"/>
          <w:szCs w:val="21"/>
        </w:rPr>
        <w:t>ppIObj</w:t>
      </w:r>
      <w:r w:rsidRPr="006B2B4D">
        <w:rPr>
          <w:rFonts w:ascii="宋体" w:hAnsi="宋体" w:hint="eastAsia"/>
          <w:sz w:val="21"/>
          <w:szCs w:val="21"/>
        </w:rPr>
        <w:t>返回的实际上是相应的接口代理指针。</w:t>
      </w:r>
    </w:p>
    <w:p w:rsidR="00A63A52" w:rsidRPr="006B2B4D" w:rsidRDefault="00A63A52" w:rsidP="006B2B4D">
      <w:pPr>
        <w:snapToGrid w:val="0"/>
        <w:spacing w:line="300" w:lineRule="auto"/>
        <w:ind w:firstLineChars="200" w:firstLine="420"/>
        <w:rPr>
          <w:rFonts w:ascii="宋体" w:hAnsi="宋体" w:hint="eastAsia"/>
          <w:sz w:val="21"/>
          <w:szCs w:val="21"/>
        </w:rPr>
      </w:pP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第三步: 调用</w:t>
      </w:r>
      <w:r w:rsidRPr="006B2B4D">
        <w:rPr>
          <w:rFonts w:ascii="宋体" w:hAnsi="宋体"/>
          <w:sz w:val="21"/>
          <w:szCs w:val="21"/>
        </w:rPr>
        <w:t>SetPointCutByName</w:t>
      </w:r>
      <w:r w:rsidRPr="006B2B4D">
        <w:rPr>
          <w:rFonts w:ascii="宋体" w:hAnsi="宋体" w:hint="eastAsia"/>
          <w:sz w:val="21"/>
          <w:szCs w:val="21"/>
        </w:rPr>
        <w:t>或者</w:t>
      </w:r>
      <w:r w:rsidRPr="006B2B4D">
        <w:rPr>
          <w:rFonts w:ascii="宋体" w:hAnsi="宋体"/>
          <w:sz w:val="21"/>
          <w:szCs w:val="21"/>
        </w:rPr>
        <w:t>SetPointCutByAddr</w:t>
      </w:r>
      <w:r w:rsidRPr="006B2B4D">
        <w:rPr>
          <w:rFonts w:ascii="宋体" w:hAnsi="宋体" w:hint="eastAsia"/>
          <w:sz w:val="21"/>
          <w:szCs w:val="21"/>
        </w:rPr>
        <w:t>设置绑定方式</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实际上它将设置接口代理的三个基于接口的</w:t>
      </w:r>
      <w:r w:rsidRPr="006B2B4D">
        <w:rPr>
          <w:rFonts w:ascii="宋体" w:hAnsi="宋体"/>
          <w:sz w:val="21"/>
          <w:szCs w:val="21"/>
        </w:rPr>
        <w:t>Before/After/Around</w:t>
      </w:r>
      <w:r w:rsidRPr="006B2B4D">
        <w:rPr>
          <w:rFonts w:ascii="宋体" w:hAnsi="宋体" w:hint="eastAsia"/>
          <w:sz w:val="21"/>
          <w:szCs w:val="21"/>
        </w:rPr>
        <w:t>参数或者改变绑定函数数组的相应项。</w:t>
      </w:r>
    </w:p>
    <w:p w:rsidR="00A63A52" w:rsidRPr="002C7B0C" w:rsidRDefault="00E42DB7" w:rsidP="00BA4562">
      <w:pPr>
        <w:pStyle w:val="3"/>
        <w:snapToGrid w:val="0"/>
        <w:spacing w:before="468" w:after="100" w:line="300" w:lineRule="auto"/>
        <w:rPr>
          <w:rFonts w:hint="eastAsia"/>
        </w:rPr>
      </w:pPr>
      <w:bookmarkStart w:id="686" w:name="_Toc148261116"/>
      <w:bookmarkStart w:id="687" w:name="_Toc152754488"/>
      <w:bookmarkStart w:id="688" w:name="_Toc197919110"/>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lastRenderedPageBreak/>
          <w:t>12.</w:t>
        </w:r>
        <w:r w:rsidR="00A63A52" w:rsidRPr="0084462F">
          <w:rPr>
            <w:rFonts w:ascii="宋体" w:hAnsi="宋体" w:hint="eastAsia"/>
            <w:sz w:val="28"/>
            <w:szCs w:val="28"/>
          </w:rPr>
          <w:t>3.3</w:t>
        </w:r>
      </w:smartTag>
      <w:r w:rsidR="00A63A52" w:rsidRPr="0084462F">
        <w:rPr>
          <w:rFonts w:ascii="宋体" w:hAnsi="宋体" w:hint="eastAsia"/>
          <w:sz w:val="28"/>
          <w:szCs w:val="28"/>
        </w:rPr>
        <w:t xml:space="preserve"> 用户通过返回的接口代理指针进行调用的过程</w:t>
      </w:r>
      <w:bookmarkEnd w:id="686"/>
      <w:bookmarkEnd w:id="687"/>
      <w:bookmarkEnd w:id="688"/>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一、用户接口方法调用的实际过程</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上面分析已经指出,用户获得的接口指针实际上是一个接口代理指针,  通过对比</w:t>
      </w:r>
      <w:r w:rsidRPr="006B2B4D">
        <w:rPr>
          <w:rFonts w:ascii="宋体" w:hAnsi="宋体"/>
          <w:sz w:val="21"/>
          <w:szCs w:val="21"/>
        </w:rPr>
        <w:t>C++</w:t>
      </w:r>
      <w:r w:rsidRPr="006B2B4D">
        <w:rPr>
          <w:rFonts w:ascii="宋体" w:hAnsi="宋体" w:hint="eastAsia"/>
          <w:sz w:val="21"/>
          <w:szCs w:val="21"/>
        </w:rPr>
        <w:t>对象的内存布局以及接口代理结构的数据项，我们就可以发现,用户用接口的形式调用其接口方法的时候，实际上就是调用接口代理的vbtl表的相应项,如果是</w:t>
      </w:r>
      <w:r w:rsidRPr="006B2B4D">
        <w:rPr>
          <w:rFonts w:ascii="宋体" w:hAnsi="宋体"/>
          <w:sz w:val="21"/>
          <w:szCs w:val="21"/>
        </w:rPr>
        <w:t xml:space="preserve">QI(QuerryInterface) </w:t>
      </w:r>
      <w:r w:rsidRPr="006B2B4D">
        <w:rPr>
          <w:rFonts w:ascii="宋体" w:hAnsi="宋体" w:hint="eastAsia"/>
          <w:sz w:val="21"/>
          <w:szCs w:val="21"/>
        </w:rPr>
        <w:t>，</w:t>
      </w:r>
      <w:r w:rsidRPr="006B2B4D">
        <w:rPr>
          <w:rFonts w:ascii="宋体" w:hAnsi="宋体"/>
          <w:sz w:val="21"/>
          <w:szCs w:val="21"/>
        </w:rPr>
        <w:t>AddRef</w:t>
      </w:r>
      <w:r w:rsidRPr="006B2B4D">
        <w:rPr>
          <w:rFonts w:ascii="宋体" w:hAnsi="宋体" w:hint="eastAsia"/>
          <w:sz w:val="21"/>
          <w:szCs w:val="21"/>
        </w:rPr>
        <w:t>或</w:t>
      </w:r>
      <w:r w:rsidRPr="006B2B4D">
        <w:rPr>
          <w:rFonts w:ascii="宋体" w:hAnsi="宋体"/>
          <w:sz w:val="21"/>
          <w:szCs w:val="21"/>
        </w:rPr>
        <w:t>Release</w:t>
      </w:r>
      <w:r w:rsidRPr="006B2B4D">
        <w:rPr>
          <w:rFonts w:ascii="宋体" w:hAnsi="宋体" w:hint="eastAsia"/>
          <w:sz w:val="21"/>
          <w:szCs w:val="21"/>
        </w:rPr>
        <w:t>函数，则实际将调用转到对象代理的</w:t>
      </w:r>
      <w:r w:rsidRPr="006B2B4D">
        <w:rPr>
          <w:rFonts w:ascii="宋体" w:hAnsi="宋体"/>
          <w:sz w:val="21"/>
          <w:szCs w:val="21"/>
        </w:rPr>
        <w:t>QI</w:t>
      </w:r>
      <w:r w:rsidRPr="006B2B4D">
        <w:rPr>
          <w:rFonts w:ascii="宋体" w:hAnsi="宋体" w:hint="eastAsia"/>
          <w:sz w:val="21"/>
          <w:szCs w:val="21"/>
        </w:rPr>
        <w:t>、</w:t>
      </w:r>
      <w:r w:rsidRPr="006B2B4D">
        <w:rPr>
          <w:rFonts w:ascii="宋体" w:hAnsi="宋体"/>
          <w:sz w:val="21"/>
          <w:szCs w:val="21"/>
        </w:rPr>
        <w:t>AddRef</w:t>
      </w:r>
      <w:r w:rsidRPr="006B2B4D">
        <w:rPr>
          <w:rFonts w:ascii="宋体" w:hAnsi="宋体" w:hint="eastAsia"/>
          <w:sz w:val="21"/>
          <w:szCs w:val="21"/>
        </w:rPr>
        <w:t>、</w:t>
      </w:r>
      <w:r w:rsidRPr="006B2B4D">
        <w:rPr>
          <w:rFonts w:ascii="宋体" w:hAnsi="宋体"/>
          <w:sz w:val="21"/>
          <w:szCs w:val="21"/>
        </w:rPr>
        <w:t xml:space="preserve"> Release</w:t>
      </w:r>
      <w:r w:rsidRPr="006B2B4D">
        <w:rPr>
          <w:rFonts w:ascii="宋体" w:hAnsi="宋体" w:hint="eastAsia"/>
          <w:sz w:val="21"/>
          <w:szCs w:val="21"/>
        </w:rPr>
        <w:t>上, 这种实现是基于接口的生命周期由对象的生命具体体现，而对象代理,接口代理分别与对象， 对象的接口一一对应的。而对于其它方法的调用则实际上是跳到vtbl表的其它相应表项，即跳转表的相应表项执行，跳转表是由</w:t>
      </w:r>
      <w:r w:rsidR="00235D94">
        <w:rPr>
          <w:rFonts w:ascii="宋体" w:hAnsi="宋体" w:hint="eastAsia"/>
          <w:sz w:val="21"/>
          <w:szCs w:val="21"/>
        </w:rPr>
        <w:t>Elastos</w:t>
      </w:r>
      <w:r w:rsidRPr="006B2B4D">
        <w:rPr>
          <w:rFonts w:ascii="宋体" w:hAnsi="宋体" w:hint="eastAsia"/>
          <w:sz w:val="21"/>
          <w:szCs w:val="21"/>
        </w:rPr>
        <w:t>的每个用户进程运行用户程序前由系统在进程空间内分配并初始化的， 它被分配在每个进程空间相同的地址上，其每一个表项内容都是一段完全相同的汇编代码， 这段汇编代码将根据传入的接口this指针(其实是接口代理指针)，找到接口代理结构的第二项(即跳转表函数入口)，最后会</w:t>
      </w:r>
      <w:r w:rsidRPr="006B2B4D">
        <w:rPr>
          <w:rFonts w:ascii="宋体" w:hAnsi="宋体"/>
          <w:sz w:val="21"/>
          <w:szCs w:val="21"/>
        </w:rPr>
        <w:t>call</w:t>
      </w:r>
      <w:r w:rsidRPr="006B2B4D">
        <w:rPr>
          <w:rFonts w:ascii="宋体" w:hAnsi="宋体" w:hint="eastAsia"/>
          <w:sz w:val="21"/>
          <w:szCs w:val="21"/>
        </w:rPr>
        <w:t>这个函数地址。</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二、跳转表函数入口完成的功能</w:t>
      </w:r>
    </w:p>
    <w:p w:rsidR="00A63A52" w:rsidRPr="006B2B4D" w:rsidRDefault="00A63A52" w:rsidP="006B2B4D">
      <w:pPr>
        <w:snapToGrid w:val="0"/>
        <w:spacing w:line="300" w:lineRule="auto"/>
        <w:ind w:firstLineChars="200" w:firstLine="420"/>
        <w:rPr>
          <w:rFonts w:ascii="宋体" w:hAnsi="宋体" w:hint="eastAsia"/>
          <w:sz w:val="21"/>
          <w:szCs w:val="21"/>
        </w:rPr>
      </w:pPr>
      <w:r w:rsidRPr="006B2B4D">
        <w:rPr>
          <w:rFonts w:ascii="宋体" w:hAnsi="宋体" w:hint="eastAsia"/>
          <w:sz w:val="21"/>
          <w:szCs w:val="21"/>
        </w:rPr>
        <w:t>在初始化对象代理的说明中我们已经指出，跳转表函数入口是每个跳转表项最后所调用的函数的地址，它是在初始化对象代理过程中被赋值为接口代理的某个函数,所以这个时候调用就会跑到这个函数中执行，在这个函数中：</w:t>
      </w:r>
    </w:p>
    <w:p w:rsidR="00A63A52" w:rsidRPr="006B2B4D" w:rsidRDefault="00A63A52" w:rsidP="006B2B4D">
      <w:pPr>
        <w:snapToGrid w:val="0"/>
        <w:spacing w:line="300" w:lineRule="auto"/>
        <w:ind w:firstLineChars="200" w:firstLine="420"/>
        <w:rPr>
          <w:rFonts w:ascii="宋体" w:hAnsi="宋体"/>
          <w:sz w:val="21"/>
          <w:szCs w:val="21"/>
        </w:rPr>
      </w:pPr>
      <w:r w:rsidRPr="006B2B4D">
        <w:rPr>
          <w:rFonts w:ascii="宋体" w:hAnsi="宋体" w:hint="eastAsia"/>
          <w:sz w:val="21"/>
          <w:szCs w:val="21"/>
        </w:rPr>
        <w:t>它首先将查询接口代理的基于接口的</w:t>
      </w:r>
      <w:r w:rsidRPr="006B2B4D">
        <w:rPr>
          <w:rFonts w:ascii="宋体" w:hAnsi="宋体"/>
          <w:sz w:val="21"/>
          <w:szCs w:val="21"/>
        </w:rPr>
        <w:t>Around</w:t>
      </w:r>
      <w:r w:rsidRPr="006B2B4D">
        <w:rPr>
          <w:rFonts w:ascii="宋体" w:hAnsi="宋体" w:hint="eastAsia"/>
          <w:sz w:val="21"/>
          <w:szCs w:val="21"/>
        </w:rPr>
        <w:t>项,如果它被赋值,则将执行</w:t>
      </w:r>
      <w:r w:rsidRPr="006B2B4D">
        <w:rPr>
          <w:rFonts w:ascii="宋体" w:hAnsi="宋体"/>
          <w:sz w:val="21"/>
          <w:szCs w:val="21"/>
        </w:rPr>
        <w:t>Around</w:t>
      </w:r>
      <w:r w:rsidRPr="006B2B4D">
        <w:rPr>
          <w:rFonts w:ascii="宋体" w:hAnsi="宋体" w:hint="eastAsia"/>
          <w:sz w:val="21"/>
          <w:szCs w:val="21"/>
        </w:rPr>
        <w:t>项的函数,并把方法调用传入的参数传给它,调用完直接返回, 如果：</w:t>
      </w:r>
    </w:p>
    <w:p w:rsidR="00A63A52" w:rsidRPr="006B2B4D" w:rsidRDefault="006B2B4D" w:rsidP="00BA4562">
      <w:pPr>
        <w:snapToGrid w:val="0"/>
        <w:spacing w:line="300" w:lineRule="auto"/>
        <w:ind w:firstLineChars="200" w:firstLine="420"/>
        <w:outlineLvl w:val="0"/>
        <w:rPr>
          <w:rFonts w:ascii="宋体" w:hAnsi="宋体" w:hint="eastAsia"/>
          <w:sz w:val="21"/>
          <w:szCs w:val="21"/>
        </w:rPr>
      </w:pPr>
      <w:r>
        <w:rPr>
          <w:rFonts w:ascii="宋体" w:hAnsi="宋体" w:hint="eastAsia"/>
          <w:sz w:val="21"/>
          <w:szCs w:val="21"/>
        </w:rPr>
        <w:t>1、</w:t>
      </w:r>
      <w:r w:rsidR="00A63A52" w:rsidRPr="006B2B4D">
        <w:rPr>
          <w:rFonts w:ascii="宋体" w:hAnsi="宋体"/>
          <w:sz w:val="21"/>
          <w:szCs w:val="21"/>
        </w:rPr>
        <w:t>Around</w:t>
      </w:r>
      <w:r w:rsidR="00A63A52" w:rsidRPr="006B2B4D">
        <w:rPr>
          <w:rFonts w:ascii="宋体" w:hAnsi="宋体" w:hint="eastAsia"/>
          <w:sz w:val="21"/>
          <w:szCs w:val="21"/>
        </w:rPr>
        <w:t>项为空,往下执行2</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2、</w:t>
      </w:r>
      <w:r w:rsidR="00A63A52" w:rsidRPr="006B2B4D">
        <w:rPr>
          <w:rFonts w:ascii="宋体" w:hAnsi="宋体" w:hint="eastAsia"/>
          <w:sz w:val="21"/>
          <w:szCs w:val="21"/>
        </w:rPr>
        <w:t>它将根据跳转表表项中的</w:t>
      </w:r>
      <w:r w:rsidR="00A63A52" w:rsidRPr="006B2B4D">
        <w:rPr>
          <w:rFonts w:ascii="宋体" w:hAnsi="宋体"/>
          <w:sz w:val="21"/>
          <w:szCs w:val="21"/>
        </w:rPr>
        <w:t>Call</w:t>
      </w:r>
      <w:r w:rsidR="00A63A52" w:rsidRPr="006B2B4D">
        <w:rPr>
          <w:rFonts w:ascii="宋体" w:hAnsi="宋体" w:hint="eastAsia"/>
          <w:sz w:val="21"/>
          <w:szCs w:val="21"/>
        </w:rPr>
        <w:t>指令的返回地址以及跳转表的基址计算出当前调用是接口的第几个方法.</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3、</w:t>
      </w:r>
      <w:r w:rsidR="00A63A52" w:rsidRPr="006B2B4D">
        <w:rPr>
          <w:rFonts w:ascii="宋体" w:hAnsi="宋体" w:hint="eastAsia"/>
          <w:sz w:val="21"/>
          <w:szCs w:val="21"/>
        </w:rPr>
        <w:t>检查绑定函数数组中的相应项的</w:t>
      </w:r>
      <w:r w:rsidR="00A63A52" w:rsidRPr="006B2B4D">
        <w:rPr>
          <w:rFonts w:ascii="宋体" w:hAnsi="宋体"/>
          <w:sz w:val="21"/>
          <w:szCs w:val="21"/>
        </w:rPr>
        <w:t>Around</w:t>
      </w:r>
      <w:r w:rsidR="00A63A52" w:rsidRPr="006B2B4D">
        <w:rPr>
          <w:rFonts w:ascii="宋体" w:hAnsi="宋体" w:hint="eastAsia"/>
          <w:sz w:val="21"/>
          <w:szCs w:val="21"/>
        </w:rPr>
        <w:t>,如果不为空,则执行该函数,调用完直接返回,为空则往下执行4</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4、</w:t>
      </w:r>
      <w:r w:rsidR="00A63A52" w:rsidRPr="006B2B4D">
        <w:rPr>
          <w:rFonts w:ascii="宋体" w:hAnsi="宋体" w:hint="eastAsia"/>
          <w:sz w:val="21"/>
          <w:szCs w:val="21"/>
        </w:rPr>
        <w:t>检查基于接口的</w:t>
      </w:r>
      <w:r w:rsidR="00A63A52" w:rsidRPr="006B2B4D">
        <w:rPr>
          <w:rFonts w:ascii="宋体" w:hAnsi="宋体"/>
          <w:sz w:val="21"/>
          <w:szCs w:val="21"/>
        </w:rPr>
        <w:t>Before</w:t>
      </w:r>
      <w:r w:rsidR="00A63A52" w:rsidRPr="006B2B4D">
        <w:rPr>
          <w:rFonts w:ascii="宋体" w:hAnsi="宋体" w:hint="eastAsia"/>
          <w:sz w:val="21"/>
          <w:szCs w:val="21"/>
        </w:rPr>
        <w:t>项是否赋值,如果被赋值,则先执行该项的函数,继续往下执行5</w:t>
      </w:r>
    </w:p>
    <w:p w:rsidR="00A63A52" w:rsidRPr="006B2B4D" w:rsidRDefault="006B2B4D" w:rsidP="00BA4562">
      <w:pPr>
        <w:snapToGrid w:val="0"/>
        <w:spacing w:line="300" w:lineRule="auto"/>
        <w:ind w:firstLineChars="200" w:firstLine="420"/>
        <w:outlineLvl w:val="0"/>
        <w:rPr>
          <w:rFonts w:ascii="宋体" w:hAnsi="宋体" w:hint="eastAsia"/>
          <w:sz w:val="21"/>
          <w:szCs w:val="21"/>
        </w:rPr>
      </w:pPr>
      <w:r>
        <w:rPr>
          <w:rFonts w:ascii="宋体" w:hAnsi="宋体" w:hint="eastAsia"/>
          <w:sz w:val="21"/>
          <w:szCs w:val="21"/>
        </w:rPr>
        <w:t>5、</w:t>
      </w:r>
      <w:r w:rsidR="00A63A52" w:rsidRPr="006B2B4D">
        <w:rPr>
          <w:rFonts w:ascii="宋体" w:hAnsi="宋体" w:hint="eastAsia"/>
          <w:sz w:val="21"/>
          <w:szCs w:val="21"/>
        </w:rPr>
        <w:t>检查绑定函数数组中的相应项的</w:t>
      </w:r>
      <w:r w:rsidR="00A63A52" w:rsidRPr="006B2B4D">
        <w:rPr>
          <w:rFonts w:ascii="宋体" w:hAnsi="宋体"/>
          <w:sz w:val="21"/>
          <w:szCs w:val="21"/>
        </w:rPr>
        <w:t>Before</w:t>
      </w:r>
      <w:r w:rsidR="00A63A52" w:rsidRPr="006B2B4D">
        <w:rPr>
          <w:rFonts w:ascii="宋体" w:hAnsi="宋体" w:hint="eastAsia"/>
          <w:sz w:val="21"/>
          <w:szCs w:val="21"/>
        </w:rPr>
        <w:t>,如果不为空,则执行该函数</w:t>
      </w:r>
      <w:r w:rsidR="00A63A52" w:rsidRPr="006B2B4D">
        <w:rPr>
          <w:rFonts w:ascii="宋体" w:hAnsi="宋体"/>
          <w:sz w:val="21"/>
          <w:szCs w:val="21"/>
        </w:rPr>
        <w:t xml:space="preserve">, </w:t>
      </w:r>
      <w:r w:rsidR="00A63A52" w:rsidRPr="006B2B4D">
        <w:rPr>
          <w:rFonts w:ascii="宋体" w:hAnsi="宋体" w:hint="eastAsia"/>
          <w:sz w:val="21"/>
          <w:szCs w:val="21"/>
        </w:rPr>
        <w:t>往下执行6</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6、</w:t>
      </w:r>
      <w:r w:rsidR="00A63A52" w:rsidRPr="006B2B4D">
        <w:rPr>
          <w:rFonts w:ascii="宋体" w:hAnsi="宋体" w:hint="eastAsia"/>
          <w:sz w:val="21"/>
          <w:szCs w:val="21"/>
        </w:rPr>
        <w:t>获取对象代理保持的被绑定</w:t>
      </w:r>
      <w:r w:rsidR="00666EC9">
        <w:rPr>
          <w:rFonts w:ascii="宋体" w:hAnsi="宋体" w:hint="eastAsia"/>
          <w:sz w:val="21"/>
          <w:szCs w:val="21"/>
        </w:rPr>
        <w:t>构件</w:t>
      </w:r>
      <w:r w:rsidR="00A63A52" w:rsidRPr="006B2B4D">
        <w:rPr>
          <w:rFonts w:ascii="宋体" w:hAnsi="宋体" w:hint="eastAsia"/>
          <w:sz w:val="21"/>
          <w:szCs w:val="21"/>
        </w:rPr>
        <w:t>指针, 执行被绑定</w:t>
      </w:r>
      <w:r w:rsidR="00666EC9">
        <w:rPr>
          <w:rFonts w:ascii="宋体" w:hAnsi="宋体" w:hint="eastAsia"/>
          <w:sz w:val="21"/>
          <w:szCs w:val="21"/>
        </w:rPr>
        <w:t>构件</w:t>
      </w:r>
      <w:r w:rsidR="00A63A52" w:rsidRPr="006B2B4D">
        <w:rPr>
          <w:rFonts w:ascii="宋体" w:hAnsi="宋体" w:hint="eastAsia"/>
          <w:sz w:val="21"/>
          <w:szCs w:val="21"/>
        </w:rPr>
        <w:t>的相应方法,往下执行7</w:t>
      </w:r>
    </w:p>
    <w:p w:rsidR="00A63A52" w:rsidRPr="006B2B4D" w:rsidRDefault="006B2B4D" w:rsidP="006B2B4D">
      <w:pPr>
        <w:snapToGrid w:val="0"/>
        <w:spacing w:line="300" w:lineRule="auto"/>
        <w:ind w:firstLineChars="200" w:firstLine="420"/>
        <w:rPr>
          <w:rFonts w:ascii="宋体" w:hAnsi="宋体" w:hint="eastAsia"/>
          <w:sz w:val="21"/>
          <w:szCs w:val="21"/>
        </w:rPr>
      </w:pPr>
      <w:r>
        <w:rPr>
          <w:rFonts w:ascii="宋体" w:hAnsi="宋体" w:hint="eastAsia"/>
          <w:sz w:val="21"/>
          <w:szCs w:val="21"/>
        </w:rPr>
        <w:t>7、</w:t>
      </w:r>
      <w:r w:rsidR="00A63A52" w:rsidRPr="006B2B4D">
        <w:rPr>
          <w:rFonts w:ascii="宋体" w:hAnsi="宋体" w:hint="eastAsia"/>
          <w:sz w:val="21"/>
          <w:szCs w:val="21"/>
        </w:rPr>
        <w:t>检查绑定函数数组中的相应项的</w:t>
      </w:r>
      <w:r w:rsidR="00A63A52" w:rsidRPr="006B2B4D">
        <w:rPr>
          <w:rFonts w:ascii="宋体" w:hAnsi="宋体"/>
          <w:sz w:val="21"/>
          <w:szCs w:val="21"/>
        </w:rPr>
        <w:t>After</w:t>
      </w:r>
      <w:r w:rsidR="00A63A52" w:rsidRPr="006B2B4D">
        <w:rPr>
          <w:rFonts w:ascii="宋体" w:hAnsi="宋体" w:hint="eastAsia"/>
          <w:sz w:val="21"/>
          <w:szCs w:val="21"/>
        </w:rPr>
        <w:t>,如果不为空,则执行该函数</w:t>
      </w:r>
      <w:r w:rsidR="00A63A52" w:rsidRPr="006B2B4D">
        <w:rPr>
          <w:rFonts w:ascii="宋体" w:hAnsi="宋体"/>
          <w:sz w:val="21"/>
          <w:szCs w:val="21"/>
        </w:rPr>
        <w:t xml:space="preserve">, </w:t>
      </w:r>
      <w:r w:rsidR="00A63A52" w:rsidRPr="006B2B4D">
        <w:rPr>
          <w:rFonts w:ascii="宋体" w:hAnsi="宋体" w:hint="eastAsia"/>
          <w:sz w:val="21"/>
          <w:szCs w:val="21"/>
        </w:rPr>
        <w:t>往下执行8</w:t>
      </w:r>
    </w:p>
    <w:p w:rsidR="00E4493A" w:rsidRDefault="006B2B4D" w:rsidP="00E4493A">
      <w:pPr>
        <w:snapToGrid w:val="0"/>
        <w:spacing w:line="300" w:lineRule="auto"/>
        <w:ind w:firstLineChars="200" w:firstLine="420"/>
        <w:rPr>
          <w:rFonts w:ascii="宋体" w:hAnsi="宋体"/>
          <w:sz w:val="21"/>
          <w:szCs w:val="21"/>
        </w:rPr>
      </w:pPr>
      <w:r>
        <w:rPr>
          <w:rFonts w:ascii="宋体" w:hAnsi="宋体" w:hint="eastAsia"/>
          <w:sz w:val="21"/>
          <w:szCs w:val="21"/>
        </w:rPr>
        <w:t>8、</w:t>
      </w:r>
      <w:r w:rsidR="00A63A52" w:rsidRPr="006B2B4D">
        <w:rPr>
          <w:rFonts w:ascii="宋体" w:hAnsi="宋体" w:hint="eastAsia"/>
          <w:sz w:val="21"/>
          <w:szCs w:val="21"/>
        </w:rPr>
        <w:t>检查基于接口的</w:t>
      </w:r>
      <w:r w:rsidR="00A63A52" w:rsidRPr="006B2B4D">
        <w:rPr>
          <w:rFonts w:ascii="宋体" w:hAnsi="宋体"/>
          <w:sz w:val="21"/>
          <w:szCs w:val="21"/>
        </w:rPr>
        <w:t>After</w:t>
      </w:r>
      <w:r w:rsidR="00A63A52" w:rsidRPr="006B2B4D">
        <w:rPr>
          <w:rFonts w:ascii="宋体" w:hAnsi="宋体" w:hint="eastAsia"/>
          <w:sz w:val="21"/>
          <w:szCs w:val="21"/>
        </w:rPr>
        <w:t>项是否赋值,如果被赋值,则执行该项的函数,</w:t>
      </w:r>
      <w:r w:rsidR="00A63A52" w:rsidRPr="006B2B4D">
        <w:rPr>
          <w:rFonts w:ascii="宋体" w:hAnsi="宋体"/>
          <w:sz w:val="21"/>
          <w:szCs w:val="21"/>
        </w:rPr>
        <w:t xml:space="preserve"> </w:t>
      </w:r>
      <w:r w:rsidR="00A63A52" w:rsidRPr="006B2B4D">
        <w:rPr>
          <w:rFonts w:ascii="宋体" w:hAnsi="宋体" w:hint="eastAsia"/>
          <w:sz w:val="21"/>
          <w:szCs w:val="21"/>
        </w:rPr>
        <w:t>执行完整个调用过程就完成了。</w:t>
      </w:r>
    </w:p>
    <w:p w:rsidR="00A63A52" w:rsidRDefault="00E4493A" w:rsidP="00E4493A">
      <w:pPr>
        <w:snapToGrid w:val="0"/>
        <w:spacing w:line="300" w:lineRule="auto"/>
        <w:ind w:firstLineChars="200" w:firstLine="420"/>
        <w:rPr>
          <w:rFonts w:hint="eastAsia"/>
        </w:rPr>
      </w:pPr>
      <w:r>
        <w:rPr>
          <w:rFonts w:ascii="宋体" w:hAnsi="宋体"/>
          <w:sz w:val="21"/>
          <w:szCs w:val="21"/>
        </w:rPr>
        <w:br w:type="page"/>
      </w:r>
    </w:p>
    <w:p w:rsidR="00A63A52" w:rsidRPr="004E6F39" w:rsidRDefault="008149B1" w:rsidP="004E6F39">
      <w:pPr>
        <w:pStyle w:val="1125"/>
        <w:rPr>
          <w:rFonts w:hint="eastAsia"/>
        </w:rPr>
      </w:pPr>
      <w:bookmarkStart w:id="689" w:name="_Toc148261117"/>
      <w:bookmarkStart w:id="690" w:name="_Toc152754489"/>
      <w:bookmarkStart w:id="691" w:name="_Toc197919111"/>
      <w:r w:rsidRPr="004E6F39">
        <w:rPr>
          <w:rFonts w:hint="eastAsia"/>
        </w:rPr>
        <w:t>第十三</w:t>
      </w:r>
      <w:r w:rsidR="00A63A52" w:rsidRPr="004E6F39">
        <w:rPr>
          <w:rFonts w:hint="eastAsia"/>
        </w:rPr>
        <w:t>章</w:t>
      </w:r>
      <w:r w:rsidR="00DC3C9D">
        <w:rPr>
          <w:rFonts w:hint="eastAsia"/>
        </w:rPr>
        <w:t xml:space="preserve">　</w:t>
      </w:r>
      <w:r w:rsidR="00A63A52" w:rsidRPr="004E6F39">
        <w:rPr>
          <w:rFonts w:hint="eastAsia"/>
        </w:rPr>
        <w:t>远程过程调用</w:t>
      </w:r>
      <w:bookmarkEnd w:id="689"/>
      <w:bookmarkEnd w:id="690"/>
      <w:bookmarkEnd w:id="691"/>
    </w:p>
    <w:p w:rsidR="00A63A52" w:rsidRDefault="00E42DB7" w:rsidP="00BA4562">
      <w:pPr>
        <w:pStyle w:val="2"/>
        <w:snapToGrid w:val="0"/>
        <w:spacing w:line="300" w:lineRule="auto"/>
        <w:rPr>
          <w:rFonts w:ascii="宋体" w:hAnsi="宋体" w:hint="eastAsia"/>
        </w:rPr>
      </w:pPr>
      <w:bookmarkStart w:id="692" w:name="_Toc148261118"/>
      <w:bookmarkStart w:id="693" w:name="_Toc152754490"/>
      <w:bookmarkStart w:id="694" w:name="_Toc197919112"/>
      <w:r>
        <w:rPr>
          <w:rFonts w:ascii="宋体" w:hAnsi="宋体" w:hint="eastAsia"/>
        </w:rPr>
        <w:t>13.</w:t>
      </w:r>
      <w:r w:rsidR="00A63A52">
        <w:rPr>
          <w:rFonts w:ascii="宋体" w:hAnsi="宋体" w:hint="eastAsia"/>
        </w:rPr>
        <w:t xml:space="preserve">1 </w:t>
      </w:r>
      <w:r w:rsidR="00A63A52">
        <w:rPr>
          <w:rFonts w:ascii="宋体" w:hAnsi="宋体"/>
        </w:rPr>
        <w:t>CAR</w:t>
      </w:r>
      <w:r w:rsidR="00A63A52">
        <w:rPr>
          <w:rFonts w:ascii="宋体" w:hAnsi="宋体" w:hint="eastAsia"/>
        </w:rPr>
        <w:t>远程构件调用的基本原理</w:t>
      </w:r>
      <w:bookmarkEnd w:id="692"/>
      <w:bookmarkEnd w:id="693"/>
      <w:bookmarkEnd w:id="694"/>
    </w:p>
    <w:p w:rsidR="00A63A52" w:rsidRDefault="00E42DB7" w:rsidP="0078027F">
      <w:pPr>
        <w:pStyle w:val="3"/>
        <w:snapToGrid w:val="0"/>
        <w:spacing w:line="300" w:lineRule="auto"/>
        <w:rPr>
          <w:rFonts w:ascii="宋体" w:hAnsi="宋体" w:hint="eastAsia"/>
          <w:sz w:val="28"/>
          <w:szCs w:val="28"/>
        </w:rPr>
      </w:pPr>
      <w:bookmarkStart w:id="695" w:name="_Toc148261119"/>
      <w:bookmarkStart w:id="696" w:name="_Toc152754491"/>
      <w:bookmarkStart w:id="697" w:name="_Toc197919113"/>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13.</w:t>
        </w:r>
        <w:r w:rsidR="00A63A52">
          <w:rPr>
            <w:rFonts w:ascii="宋体" w:hAnsi="宋体" w:hint="eastAsia"/>
            <w:sz w:val="28"/>
            <w:szCs w:val="28"/>
          </w:rPr>
          <w:t>1.1</w:t>
        </w:r>
      </w:smartTag>
      <w:r w:rsidR="00A63A52">
        <w:rPr>
          <w:rFonts w:ascii="宋体" w:hAnsi="宋体" w:hint="eastAsia"/>
          <w:sz w:val="28"/>
          <w:szCs w:val="28"/>
        </w:rPr>
        <w:t xml:space="preserve"> CAR远程接口自动列集</w:t>
      </w:r>
      <w:r w:rsidR="00A63A52">
        <w:rPr>
          <w:rFonts w:ascii="宋体" w:hAnsi="宋体"/>
          <w:sz w:val="28"/>
          <w:szCs w:val="28"/>
        </w:rPr>
        <w:t>\</w:t>
      </w:r>
      <w:r w:rsidR="00A63A52">
        <w:rPr>
          <w:rFonts w:ascii="宋体" w:hAnsi="宋体" w:hint="eastAsia"/>
          <w:sz w:val="28"/>
          <w:szCs w:val="28"/>
        </w:rPr>
        <w:t>散集技术简介</w:t>
      </w:r>
      <w:bookmarkEnd w:id="695"/>
      <w:bookmarkEnd w:id="696"/>
      <w:bookmarkEnd w:id="697"/>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当客户端和服务器端所在地址空间不同时，客户端进程对服务器端构件服务的调用，属于远程构件调用。由于两个不同空间之间不允许彼此直接访问或者具有不同的访问权限，所以需要某种通讯机制来实现不同地址空间之间的数据交互。</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sz w:val="21"/>
          <w:szCs w:val="21"/>
        </w:rPr>
        <w:t>CAR</w:t>
      </w:r>
      <w:r>
        <w:rPr>
          <w:rFonts w:ascii="宋体" w:hAnsi="宋体" w:hint="eastAsia"/>
          <w:sz w:val="21"/>
          <w:szCs w:val="21"/>
        </w:rPr>
        <w:t>构件技术支持远程接口调用，通过数据的自动列集</w:t>
      </w:r>
      <w:r>
        <w:rPr>
          <w:rFonts w:ascii="宋体" w:hAnsi="宋体"/>
          <w:sz w:val="21"/>
          <w:szCs w:val="21"/>
        </w:rPr>
        <w:t>\</w:t>
      </w:r>
      <w:r>
        <w:rPr>
          <w:rFonts w:ascii="宋体" w:hAnsi="宋体" w:hint="eastAsia"/>
          <w:sz w:val="21"/>
          <w:szCs w:val="21"/>
        </w:rPr>
        <w:t>散集技术进行不同地址空间的数据交互。构件服务和构件服务调用者可以处于操作系统的不同空间，而调用者可以如同在同一地址空间里面使用构件一样透明的进行远程接口调用，也就是说完全向用户屏蔽了底层使用的标准的列集</w:t>
      </w:r>
      <w:r>
        <w:rPr>
          <w:rFonts w:ascii="宋体" w:hAnsi="宋体"/>
          <w:sz w:val="21"/>
          <w:szCs w:val="21"/>
        </w:rPr>
        <w:t>\</w:t>
      </w:r>
      <w:r>
        <w:rPr>
          <w:rFonts w:ascii="宋体" w:hAnsi="宋体" w:hint="eastAsia"/>
          <w:sz w:val="21"/>
          <w:szCs w:val="21"/>
        </w:rPr>
        <w:t>散集过程。</w:t>
      </w:r>
    </w:p>
    <w:p w:rsidR="00A63A52" w:rsidRDefault="00E42DB7" w:rsidP="0078027F">
      <w:pPr>
        <w:pStyle w:val="3"/>
        <w:snapToGrid w:val="0"/>
        <w:spacing w:line="300" w:lineRule="auto"/>
        <w:rPr>
          <w:rFonts w:ascii="宋体" w:hAnsi="宋体" w:hint="eastAsia"/>
          <w:sz w:val="28"/>
          <w:szCs w:val="28"/>
        </w:rPr>
      </w:pPr>
      <w:bookmarkStart w:id="698" w:name="_Toc148261120"/>
      <w:bookmarkStart w:id="699" w:name="_Toc152754492"/>
      <w:bookmarkStart w:id="700" w:name="_Toc197919114"/>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13.</w:t>
        </w:r>
        <w:r w:rsidR="00A63A52">
          <w:rPr>
            <w:rFonts w:ascii="宋体" w:hAnsi="宋体" w:hint="eastAsia"/>
            <w:sz w:val="28"/>
            <w:szCs w:val="28"/>
          </w:rPr>
          <w:t>1.2</w:t>
        </w:r>
      </w:smartTag>
      <w:r w:rsidR="00A63A52">
        <w:rPr>
          <w:rFonts w:ascii="宋体" w:hAnsi="宋体" w:hint="eastAsia"/>
          <w:sz w:val="28"/>
          <w:szCs w:val="28"/>
        </w:rPr>
        <w:t xml:space="preserve"> </w:t>
      </w:r>
      <w:r w:rsidR="00A63A52">
        <w:rPr>
          <w:rFonts w:ascii="宋体" w:hAnsi="宋体"/>
          <w:sz w:val="28"/>
          <w:szCs w:val="28"/>
        </w:rPr>
        <w:t>CAR</w:t>
      </w:r>
      <w:r w:rsidR="00A63A52">
        <w:rPr>
          <w:rFonts w:ascii="宋体" w:hAnsi="宋体" w:hint="eastAsia"/>
          <w:sz w:val="28"/>
          <w:szCs w:val="28"/>
        </w:rPr>
        <w:t>远程接口自动列集</w:t>
      </w:r>
      <w:r w:rsidR="00A63A52">
        <w:rPr>
          <w:rFonts w:ascii="宋体" w:hAnsi="宋体"/>
          <w:sz w:val="28"/>
          <w:szCs w:val="28"/>
        </w:rPr>
        <w:t>\</w:t>
      </w:r>
      <w:r w:rsidR="00A63A52">
        <w:rPr>
          <w:rFonts w:ascii="宋体" w:hAnsi="宋体" w:hint="eastAsia"/>
          <w:sz w:val="28"/>
          <w:szCs w:val="28"/>
        </w:rPr>
        <w:t>散集技术的基本对象及其关系</w:t>
      </w:r>
      <w:bookmarkEnd w:id="698"/>
      <w:bookmarkEnd w:id="699"/>
      <w:bookmarkEnd w:id="700"/>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sz w:val="21"/>
          <w:szCs w:val="21"/>
        </w:rPr>
        <w:t>CAR</w:t>
      </w:r>
      <w:r>
        <w:rPr>
          <w:rFonts w:ascii="宋体" w:hAnsi="宋体" w:hint="eastAsia"/>
          <w:sz w:val="21"/>
          <w:szCs w:val="21"/>
        </w:rPr>
        <w:t>的自动列集</w:t>
      </w:r>
      <w:r>
        <w:rPr>
          <w:rFonts w:ascii="宋体" w:hAnsi="宋体"/>
          <w:sz w:val="21"/>
          <w:szCs w:val="21"/>
        </w:rPr>
        <w:t>\</w:t>
      </w:r>
      <w:r>
        <w:rPr>
          <w:rFonts w:ascii="宋体" w:hAnsi="宋体" w:hint="eastAsia"/>
          <w:sz w:val="21"/>
          <w:szCs w:val="21"/>
        </w:rPr>
        <w:t>散集主要用于</w:t>
      </w:r>
      <w:r w:rsidR="00395F15">
        <w:rPr>
          <w:rFonts w:ascii="宋体" w:hAnsi="宋体" w:hint="eastAsia"/>
          <w:sz w:val="21"/>
          <w:szCs w:val="21"/>
        </w:rPr>
        <w:t>Elastos</w:t>
      </w:r>
      <w:r>
        <w:rPr>
          <w:rFonts w:ascii="宋体" w:hAnsi="宋体" w:hint="eastAsia"/>
          <w:sz w:val="21"/>
          <w:szCs w:val="21"/>
        </w:rPr>
        <w:t>，它在构件的调用过程中地位类似于</w:t>
      </w:r>
      <w:r>
        <w:rPr>
          <w:rFonts w:ascii="宋体" w:hAnsi="宋体"/>
          <w:sz w:val="21"/>
          <w:szCs w:val="21"/>
        </w:rPr>
        <w:t>COM</w:t>
      </w:r>
      <w:r>
        <w:rPr>
          <w:rFonts w:ascii="宋体" w:hAnsi="宋体" w:hint="eastAsia"/>
          <w:sz w:val="21"/>
          <w:szCs w:val="21"/>
        </w:rPr>
        <w:t>的自动列集</w:t>
      </w:r>
      <w:r>
        <w:rPr>
          <w:rFonts w:ascii="宋体" w:hAnsi="宋体"/>
          <w:sz w:val="21"/>
          <w:szCs w:val="21"/>
        </w:rPr>
        <w:t>\</w:t>
      </w:r>
      <w:r>
        <w:rPr>
          <w:rFonts w:ascii="宋体" w:hAnsi="宋体" w:hint="eastAsia"/>
          <w:sz w:val="21"/>
          <w:szCs w:val="21"/>
        </w:rPr>
        <w:t>散集。用户如果采用默认的列集</w:t>
      </w:r>
      <w:r>
        <w:rPr>
          <w:rFonts w:ascii="宋体" w:hAnsi="宋体"/>
          <w:sz w:val="21"/>
          <w:szCs w:val="21"/>
        </w:rPr>
        <w:t>\</w:t>
      </w:r>
      <w:r>
        <w:rPr>
          <w:rFonts w:ascii="宋体" w:hAnsi="宋体" w:hint="eastAsia"/>
          <w:sz w:val="21"/>
          <w:szCs w:val="21"/>
        </w:rPr>
        <w:t>散集过程，则使用一个远程接口如同使用一个本地接口一样，完全屏蔽了数据的交换，传递过程。</w:t>
      </w:r>
    </w:p>
    <w:p w:rsidR="00A63A52" w:rsidRDefault="00235D94"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Elastos</w:t>
      </w:r>
      <w:r w:rsidR="00A63A52">
        <w:rPr>
          <w:rFonts w:ascii="宋体" w:hAnsi="宋体" w:hint="eastAsia"/>
          <w:sz w:val="21"/>
          <w:szCs w:val="21"/>
        </w:rPr>
        <w:t>2.0以存根</w:t>
      </w:r>
      <w:r w:rsidR="00A63A52">
        <w:rPr>
          <w:rFonts w:ascii="宋体" w:hAnsi="宋体"/>
          <w:sz w:val="21"/>
          <w:szCs w:val="21"/>
        </w:rPr>
        <w:t>\</w:t>
      </w:r>
      <w:r w:rsidR="00A63A52">
        <w:rPr>
          <w:rFonts w:ascii="宋体" w:hAnsi="宋体" w:hint="eastAsia"/>
          <w:sz w:val="21"/>
          <w:szCs w:val="21"/>
        </w:rPr>
        <w:t>代理机制来实现远程接口自动列集</w:t>
      </w:r>
      <w:r w:rsidR="00A63A52">
        <w:rPr>
          <w:rFonts w:ascii="宋体" w:hAnsi="宋体"/>
          <w:sz w:val="21"/>
          <w:szCs w:val="21"/>
        </w:rPr>
        <w:t>\</w:t>
      </w:r>
      <w:r w:rsidR="00A63A52">
        <w:rPr>
          <w:rFonts w:ascii="宋体" w:hAnsi="宋体" w:hint="eastAsia"/>
          <w:sz w:val="21"/>
          <w:szCs w:val="21"/>
        </w:rPr>
        <w:t>散集, 主要涉及到三个对象, 处于客户端的代理</w:t>
      </w:r>
      <w:r w:rsidR="00A63A52">
        <w:rPr>
          <w:rFonts w:ascii="宋体" w:hAnsi="宋体"/>
          <w:sz w:val="21"/>
          <w:szCs w:val="21"/>
        </w:rPr>
        <w:t>(Proxy)</w:t>
      </w:r>
      <w:r w:rsidR="00A63A52">
        <w:rPr>
          <w:rFonts w:ascii="宋体" w:hAnsi="宋体" w:hint="eastAsia"/>
          <w:sz w:val="21"/>
          <w:szCs w:val="21"/>
        </w:rPr>
        <w:t>对象, 处于服务端的存根(stub)对象,以及处于内核的(Object)对象。</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一个客户端进程不一定只调用一个远程构件的服务，为了更方便有效的和各个远程构件交互数据，</w:t>
      </w:r>
      <w:r w:rsidR="00395F15">
        <w:rPr>
          <w:rFonts w:ascii="宋体" w:hAnsi="宋体" w:hint="eastAsia"/>
          <w:sz w:val="21"/>
          <w:szCs w:val="21"/>
        </w:rPr>
        <w:t>Elastos</w:t>
      </w:r>
      <w:r>
        <w:rPr>
          <w:rFonts w:ascii="宋体" w:hAnsi="宋体" w:hint="eastAsia"/>
          <w:sz w:val="21"/>
          <w:szCs w:val="21"/>
        </w:rPr>
        <w:t>在客户端为每一个对应的远程服务建立一个代理对象，记录一些客户进程的信息、远程服务的构件对象的信息以及一些调用的状态等，负责为客户进程与对应的远程服务联系。</w:t>
      </w:r>
    </w:p>
    <w:p w:rsidR="00A63A52" w:rsidRDefault="00395F15"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Elastos</w:t>
      </w:r>
      <w:r w:rsidR="00A63A52">
        <w:rPr>
          <w:rFonts w:ascii="宋体" w:hAnsi="宋体" w:hint="eastAsia"/>
          <w:sz w:val="21"/>
          <w:szCs w:val="21"/>
        </w:rPr>
        <w:t>会为每个提供远程服务的构件对象建立一个存根对象，客户端代理不是直接与远程提供服务的构件对象联系的，而是与存根对象进行联系，通过存根对象来调用构件对象。</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内核Object对象是联系客户端和服务器端的枢纽,保持了相关服务的信息以及创建对象代理所需要的一些信息，它的建立标志着用户可以通过某种方式远程获得相关服务(服务的发布)。</w:t>
      </w:r>
      <w:r>
        <w:rPr>
          <w:rFonts w:ascii="宋体" w:hAnsi="宋体"/>
          <w:sz w:val="21"/>
          <w:szCs w:val="21"/>
        </w:rPr>
        <w:tab/>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sz w:val="21"/>
          <w:szCs w:val="21"/>
        </w:rPr>
        <w:t>CAR</w:t>
      </w:r>
      <w:r>
        <w:rPr>
          <w:rFonts w:ascii="宋体" w:hAnsi="宋体" w:hint="eastAsia"/>
          <w:sz w:val="21"/>
          <w:szCs w:val="21"/>
        </w:rPr>
        <w:t>的自动列集</w:t>
      </w:r>
      <w:r>
        <w:rPr>
          <w:rFonts w:ascii="宋体" w:hAnsi="宋体"/>
          <w:sz w:val="21"/>
          <w:szCs w:val="21"/>
        </w:rPr>
        <w:t>\</w:t>
      </w:r>
      <w:r>
        <w:rPr>
          <w:rFonts w:ascii="宋体" w:hAnsi="宋体" w:hint="eastAsia"/>
          <w:sz w:val="21"/>
          <w:szCs w:val="21"/>
        </w:rPr>
        <w:t>散集是通过在程序运行过程中，动态生成存根</w:t>
      </w:r>
      <w:r>
        <w:rPr>
          <w:rFonts w:ascii="宋体" w:hAnsi="宋体"/>
          <w:sz w:val="21"/>
          <w:szCs w:val="21"/>
        </w:rPr>
        <w:t>\</w:t>
      </w:r>
      <w:r>
        <w:rPr>
          <w:rFonts w:ascii="宋体" w:hAnsi="宋体" w:hint="eastAsia"/>
          <w:sz w:val="21"/>
          <w:szCs w:val="21"/>
        </w:rPr>
        <w:t>代理来实现的。一个用户的远程构件调用首先通过proxy对象转发到内核相应的</w:t>
      </w:r>
      <w:r>
        <w:rPr>
          <w:rFonts w:ascii="宋体" w:hAnsi="宋体"/>
          <w:sz w:val="21"/>
          <w:szCs w:val="21"/>
        </w:rPr>
        <w:t>Object</w:t>
      </w:r>
      <w:r>
        <w:rPr>
          <w:rFonts w:ascii="宋体" w:hAnsi="宋体" w:hint="eastAsia"/>
          <w:sz w:val="21"/>
          <w:szCs w:val="21"/>
        </w:rPr>
        <w:t xml:space="preserve">对象, </w:t>
      </w:r>
      <w:r>
        <w:rPr>
          <w:rFonts w:ascii="宋体" w:hAnsi="宋体"/>
          <w:sz w:val="21"/>
          <w:szCs w:val="21"/>
        </w:rPr>
        <w:t>Object</w:t>
      </w:r>
      <w:r>
        <w:rPr>
          <w:rFonts w:ascii="宋体" w:hAnsi="宋体" w:hint="eastAsia"/>
          <w:sz w:val="21"/>
          <w:szCs w:val="21"/>
        </w:rPr>
        <w:t>对象则将找到相应的服务进程以及stub对象,启动某一个服务线程并将调用转发给stub对象,然后再由stub对象去完成调用构件方法的过程. 而调用返回的过程正好与这个流程相反，图</w:t>
      </w:r>
      <w:r w:rsidR="00E42DB7">
        <w:rPr>
          <w:rFonts w:ascii="宋体" w:hAnsi="宋体" w:hint="eastAsia"/>
          <w:sz w:val="21"/>
          <w:szCs w:val="21"/>
        </w:rPr>
        <w:t>13.</w:t>
      </w:r>
      <w:r>
        <w:rPr>
          <w:rFonts w:ascii="宋体" w:hAnsi="宋体" w:hint="eastAsia"/>
          <w:sz w:val="21"/>
          <w:szCs w:val="21"/>
        </w:rPr>
        <w:t>1是对象流程调用的一个简单示意图。</w:t>
      </w:r>
    </w:p>
    <w:p w:rsidR="00A63A52" w:rsidRDefault="00A63A52" w:rsidP="00855AFF">
      <w:pPr>
        <w:snapToGrid w:val="0"/>
        <w:spacing w:line="300" w:lineRule="auto"/>
        <w:ind w:firstLine="420"/>
        <w:jc w:val="center"/>
        <w:rPr>
          <w:rFonts w:ascii="宋体" w:hAnsi="宋体" w:hint="eastAsia"/>
          <w:sz w:val="21"/>
          <w:szCs w:val="21"/>
        </w:rPr>
      </w:pPr>
      <w:r>
        <w:rPr>
          <w:rFonts w:ascii="宋体" w:hAnsi="宋体"/>
          <w:sz w:val="21"/>
          <w:szCs w:val="21"/>
        </w:rPr>
        <w:object w:dxaOrig="6495" w:dyaOrig="2950">
          <v:shape id="_x0000_i1068" type="#_x0000_t75" style="width:324.6pt;height:147.6pt" o:ole="">
            <v:imagedata r:id="rId54" o:title=""/>
          </v:shape>
          <o:OLEObject Type="Embed" ProgID="Visio.Drawing.11" ShapeID="_x0000_i1068" DrawAspect="Content" ObjectID="_1670495686" r:id="rId55"/>
        </w:object>
      </w:r>
    </w:p>
    <w:p w:rsidR="00A63A52" w:rsidRDefault="00A63A52" w:rsidP="00123CD4">
      <w:pPr>
        <w:snapToGrid w:val="0"/>
        <w:spacing w:line="300" w:lineRule="auto"/>
        <w:jc w:val="center"/>
        <w:rPr>
          <w:rFonts w:ascii="宋体" w:hAnsi="宋体" w:hint="eastAsia"/>
          <w:sz w:val="21"/>
          <w:szCs w:val="21"/>
        </w:rPr>
      </w:pPr>
      <w:r>
        <w:rPr>
          <w:rFonts w:ascii="宋体" w:hAnsi="宋体" w:hint="eastAsia"/>
          <w:sz w:val="21"/>
          <w:szCs w:val="21"/>
        </w:rPr>
        <w:t>图</w:t>
      </w:r>
      <w:r w:rsidR="00E42DB7">
        <w:rPr>
          <w:rFonts w:ascii="宋体" w:hAnsi="宋体" w:hint="eastAsia"/>
          <w:sz w:val="21"/>
          <w:szCs w:val="21"/>
        </w:rPr>
        <w:t>13.</w:t>
      </w:r>
      <w:r>
        <w:rPr>
          <w:rFonts w:ascii="宋体" w:hAnsi="宋体" w:hint="eastAsia"/>
          <w:sz w:val="21"/>
          <w:szCs w:val="21"/>
        </w:rPr>
        <w:t>1</w:t>
      </w:r>
      <w:r w:rsidR="00123CD4">
        <w:rPr>
          <w:rFonts w:ascii="宋体" w:hAnsi="宋体" w:hint="eastAsia"/>
          <w:sz w:val="21"/>
          <w:szCs w:val="21"/>
        </w:rPr>
        <w:t xml:space="preserve"> 对象流程调用示意图</w:t>
      </w:r>
    </w:p>
    <w:p w:rsidR="00A63A52" w:rsidRDefault="00E42DB7" w:rsidP="00BA4562">
      <w:pPr>
        <w:pStyle w:val="2"/>
        <w:snapToGrid w:val="0"/>
        <w:spacing w:line="300" w:lineRule="auto"/>
        <w:rPr>
          <w:rFonts w:ascii="宋体" w:hAnsi="宋体" w:hint="eastAsia"/>
        </w:rPr>
      </w:pPr>
      <w:bookmarkStart w:id="701" w:name="_Toc148261121"/>
      <w:bookmarkStart w:id="702" w:name="_Toc152754493"/>
      <w:bookmarkStart w:id="703" w:name="_Toc197919115"/>
      <w:r>
        <w:rPr>
          <w:rFonts w:ascii="宋体" w:hAnsi="宋体" w:hint="eastAsia"/>
        </w:rPr>
        <w:t>13.</w:t>
      </w:r>
      <w:r w:rsidR="00A63A52">
        <w:rPr>
          <w:rFonts w:ascii="宋体" w:hAnsi="宋体" w:hint="eastAsia"/>
        </w:rPr>
        <w:t xml:space="preserve">2 </w:t>
      </w:r>
      <w:r w:rsidR="00A63A52">
        <w:rPr>
          <w:rFonts w:ascii="宋体" w:hAnsi="宋体" w:hint="eastAsia"/>
        </w:rPr>
        <w:t>从数据项的建立来看</w:t>
      </w:r>
      <w:r w:rsidR="00A63A52">
        <w:rPr>
          <w:rFonts w:ascii="宋体" w:hAnsi="宋体" w:hint="eastAsia"/>
        </w:rPr>
        <w:t>CAR</w:t>
      </w:r>
      <w:r w:rsidR="00A63A52">
        <w:rPr>
          <w:rFonts w:ascii="宋体" w:hAnsi="宋体" w:hint="eastAsia"/>
        </w:rPr>
        <w:t>远程接口列集</w:t>
      </w:r>
      <w:r w:rsidR="00A63A52">
        <w:rPr>
          <w:rFonts w:ascii="宋体" w:hAnsi="宋体"/>
        </w:rPr>
        <w:t>\</w:t>
      </w:r>
      <w:r w:rsidR="00A63A52">
        <w:rPr>
          <w:rFonts w:ascii="宋体" w:hAnsi="宋体" w:hint="eastAsia"/>
        </w:rPr>
        <w:t>散集的整个实现过程</w:t>
      </w:r>
      <w:bookmarkEnd w:id="701"/>
      <w:bookmarkEnd w:id="702"/>
      <w:bookmarkEnd w:id="703"/>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从建立整个列集</w:t>
      </w:r>
      <w:r>
        <w:rPr>
          <w:rFonts w:ascii="宋体" w:hAnsi="宋体"/>
          <w:sz w:val="21"/>
          <w:szCs w:val="21"/>
        </w:rPr>
        <w:t>\</w:t>
      </w:r>
      <w:r>
        <w:rPr>
          <w:rFonts w:ascii="宋体" w:hAnsi="宋体" w:hint="eastAsia"/>
          <w:sz w:val="21"/>
          <w:szCs w:val="21"/>
        </w:rPr>
        <w:t>散集过程来看,可以分为三部分，一部分是服务创建的过程，主体就是存根对象建立过程以及内核object对象的建立过程等；一部分是服务获取的过程，主体就是proxy对象被建立的过程；还有一部分是用户进行远程服务调用过程，将在下一节中重点介绍</w:t>
      </w:r>
    </w:p>
    <w:p w:rsidR="00A63A52" w:rsidRDefault="00E42DB7" w:rsidP="0078027F">
      <w:pPr>
        <w:pStyle w:val="3"/>
        <w:snapToGrid w:val="0"/>
        <w:spacing w:line="300" w:lineRule="auto"/>
        <w:rPr>
          <w:rFonts w:ascii="宋体" w:hAnsi="宋体" w:hint="eastAsia"/>
          <w:sz w:val="28"/>
          <w:szCs w:val="28"/>
        </w:rPr>
      </w:pPr>
      <w:bookmarkStart w:id="704" w:name="_Toc148261122"/>
      <w:bookmarkStart w:id="705" w:name="_Toc152754494"/>
      <w:bookmarkStart w:id="706" w:name="_Toc197919116"/>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13.</w:t>
        </w:r>
        <w:r w:rsidR="00A63A52">
          <w:rPr>
            <w:rFonts w:ascii="宋体" w:hAnsi="宋体" w:hint="eastAsia"/>
            <w:sz w:val="28"/>
            <w:szCs w:val="28"/>
          </w:rPr>
          <w:t>2.1</w:t>
        </w:r>
      </w:smartTag>
      <w:r w:rsidR="00A63A52">
        <w:rPr>
          <w:rFonts w:ascii="宋体" w:hAnsi="宋体"/>
          <w:sz w:val="28"/>
          <w:szCs w:val="28"/>
        </w:rPr>
        <w:t xml:space="preserve"> </w:t>
      </w:r>
      <w:r w:rsidR="00A63A52">
        <w:rPr>
          <w:rFonts w:ascii="宋体" w:hAnsi="宋体" w:hint="eastAsia"/>
          <w:sz w:val="28"/>
          <w:szCs w:val="28"/>
        </w:rPr>
        <w:t>服务创建的过程</w:t>
      </w:r>
      <w:bookmarkEnd w:id="704"/>
      <w:bookmarkEnd w:id="705"/>
      <w:bookmarkEnd w:id="706"/>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服务器端建立的基本步骤：</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1、通过</w:t>
      </w:r>
      <w:r>
        <w:rPr>
          <w:rFonts w:ascii="宋体" w:hAnsi="宋体"/>
          <w:sz w:val="21"/>
          <w:szCs w:val="21"/>
        </w:rPr>
        <w:t>CAR</w:t>
      </w:r>
      <w:r>
        <w:rPr>
          <w:rFonts w:ascii="宋体" w:hAnsi="宋体" w:hint="eastAsia"/>
          <w:sz w:val="21"/>
          <w:szCs w:val="21"/>
        </w:rPr>
        <w:t>构件平台或者说</w:t>
      </w:r>
      <w:r w:rsidR="00235D94">
        <w:rPr>
          <w:rFonts w:ascii="宋体" w:hAnsi="宋体" w:hint="eastAsia"/>
          <w:sz w:val="21"/>
          <w:szCs w:val="21"/>
        </w:rPr>
        <w:t>Elastos</w:t>
      </w:r>
      <w:r>
        <w:rPr>
          <w:rFonts w:ascii="宋体" w:hAnsi="宋体" w:hint="eastAsia"/>
          <w:sz w:val="21"/>
          <w:szCs w:val="21"/>
        </w:rPr>
        <w:t>SDK创建一个</w:t>
      </w:r>
      <w:r>
        <w:rPr>
          <w:rFonts w:ascii="宋体" w:hAnsi="宋体"/>
          <w:sz w:val="21"/>
          <w:szCs w:val="21"/>
        </w:rPr>
        <w:t>CAR</w:t>
      </w:r>
      <w:r>
        <w:rPr>
          <w:rFonts w:ascii="宋体" w:hAnsi="宋体" w:hint="eastAsia"/>
          <w:sz w:val="21"/>
          <w:szCs w:val="21"/>
        </w:rPr>
        <w:t>构件对象；</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2、创建一个该构件对象相关的存根对象，通过该存根对象可以调用相关的CAR构件对象；</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3、向内核注册相关存根对象以及构件对象的信息。</w:t>
      </w:r>
    </w:p>
    <w:p w:rsidR="00A63A52" w:rsidRDefault="00A63A52" w:rsidP="00124A87">
      <w:pPr>
        <w:snapToGrid w:val="0"/>
        <w:spacing w:line="300" w:lineRule="auto"/>
        <w:ind w:firstLineChars="200" w:firstLine="420"/>
        <w:rPr>
          <w:rFonts w:ascii="宋体" w:hAnsi="宋体" w:hint="eastAsia"/>
          <w:sz w:val="21"/>
          <w:szCs w:val="21"/>
        </w:rPr>
      </w:pP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服务创建的过程包括元数据的提取以及注册,类实例的创建, 对象存根的创建，内核object对象的建立, </w:t>
      </w:r>
      <w:r>
        <w:rPr>
          <w:rFonts w:ascii="宋体" w:hAnsi="宋体"/>
          <w:sz w:val="21"/>
          <w:szCs w:val="21"/>
        </w:rPr>
        <w:t>E</w:t>
      </w:r>
      <w:r>
        <w:rPr>
          <w:rFonts w:ascii="宋体" w:hAnsi="宋体" w:hint="eastAsia"/>
          <w:sz w:val="21"/>
          <w:szCs w:val="21"/>
        </w:rPr>
        <w:t>xport</w:t>
      </w:r>
      <w:r>
        <w:rPr>
          <w:rFonts w:ascii="宋体" w:hAnsi="宋体"/>
          <w:sz w:val="21"/>
          <w:szCs w:val="21"/>
        </w:rPr>
        <w:t>O</w:t>
      </w:r>
      <w:r>
        <w:rPr>
          <w:rFonts w:ascii="宋体" w:hAnsi="宋体" w:hint="eastAsia"/>
          <w:sz w:val="21"/>
          <w:szCs w:val="21"/>
        </w:rPr>
        <w:t>bject对象的建立等部分,具体见下面步骤：</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1、根据</w:t>
      </w:r>
      <w:r>
        <w:rPr>
          <w:rFonts w:ascii="宋体" w:hAnsi="宋体"/>
          <w:sz w:val="21"/>
          <w:szCs w:val="21"/>
        </w:rPr>
        <w:t>CLSID</w:t>
      </w:r>
      <w:r>
        <w:rPr>
          <w:rFonts w:ascii="宋体" w:hAnsi="宋体" w:hint="eastAsia"/>
          <w:sz w:val="21"/>
          <w:szCs w:val="21"/>
        </w:rPr>
        <w:t xml:space="preserve"> 查找提供服务的实现构件类所在的dll, 如果在则load到本进程空间；</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2、将相关构件类的元数据(metadata ) 拷贝到共享内存区域,并向内核注册相关信息,当前进程保持构件类的元数据信息索引；</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3、通过类厂创建类实例；</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4、创建一个stub对象以及相关信息,并根据元数据初始化相关的数据；</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5、向内核注册该服务,并创建相应的object对象, 内核分配oid资源并返回给</w:t>
      </w:r>
      <w:r>
        <w:rPr>
          <w:rFonts w:ascii="宋体" w:hAnsi="宋体"/>
          <w:sz w:val="21"/>
          <w:szCs w:val="21"/>
        </w:rPr>
        <w:t>stub</w:t>
      </w:r>
      <w:r>
        <w:rPr>
          <w:rFonts w:ascii="宋体" w:hAnsi="宋体" w:hint="eastAsia"/>
          <w:sz w:val="21"/>
          <w:szCs w:val="21"/>
        </w:rPr>
        <w:t>对象，内核object对象的建立标志着用户可以通过某种方式远程获得该服务(服务的发布), object对象保持了相关服务的信息以及创建对象代理所需要的一些信息. 通过object对象,可以找到相应的服务进程以及存根对象, 另一方面, 用户通过查询object对象,亦可获得创建对象代理所需要的全部信息。系统所有的object对象由内核全局管理,并被组织成一个hash链表，其主要数据项如图</w:t>
      </w:r>
      <w:r w:rsidR="00E42DB7">
        <w:rPr>
          <w:rFonts w:ascii="宋体" w:hAnsi="宋体" w:hint="eastAsia"/>
          <w:sz w:val="21"/>
          <w:szCs w:val="21"/>
        </w:rPr>
        <w:t>13.</w:t>
      </w:r>
      <w:r>
        <w:rPr>
          <w:rFonts w:ascii="宋体" w:hAnsi="宋体" w:hint="eastAsia"/>
          <w:sz w:val="21"/>
          <w:szCs w:val="21"/>
        </w:rPr>
        <w:t>2：</w:t>
      </w:r>
    </w:p>
    <w:p w:rsidR="00A63A52" w:rsidRDefault="00A63A52" w:rsidP="00124A87">
      <w:pPr>
        <w:snapToGrid w:val="0"/>
        <w:spacing w:line="300" w:lineRule="auto"/>
        <w:ind w:left="360"/>
        <w:rPr>
          <w:rFonts w:ascii="宋体" w:hAnsi="宋体" w:hint="eastAsia"/>
          <w:sz w:val="21"/>
          <w:szCs w:val="21"/>
        </w:rPr>
      </w:pPr>
      <w:r>
        <w:rPr>
          <w:rFonts w:ascii="宋体" w:hAnsi="宋体" w:hint="eastAsia"/>
          <w:sz w:val="21"/>
          <w:szCs w:val="21"/>
        </w:rPr>
        <w:lastRenderedPageBreak/>
        <w:t xml:space="preserve">                       </w:t>
      </w:r>
      <w:r w:rsidR="0097535E">
        <w:rPr>
          <w:rFonts w:ascii="宋体" w:hAnsi="宋体" w:hint="eastAsia"/>
          <w:noProof/>
          <w:sz w:val="21"/>
          <w:szCs w:val="21"/>
        </w:rPr>
        <w:drawing>
          <wp:inline distT="0" distB="0" distL="0" distR="0">
            <wp:extent cx="1394460" cy="16992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94460" cy="1699260"/>
                    </a:xfrm>
                    <a:prstGeom prst="rect">
                      <a:avLst/>
                    </a:prstGeom>
                    <a:noFill/>
                    <a:ln>
                      <a:noFill/>
                    </a:ln>
                  </pic:spPr>
                </pic:pic>
              </a:graphicData>
            </a:graphic>
          </wp:inline>
        </w:drawing>
      </w:r>
    </w:p>
    <w:p w:rsidR="00A63A52" w:rsidRDefault="00A63A52" w:rsidP="00124A87">
      <w:pPr>
        <w:snapToGrid w:val="0"/>
        <w:spacing w:line="300" w:lineRule="auto"/>
        <w:ind w:firstLineChars="1200" w:firstLine="2520"/>
        <w:rPr>
          <w:rFonts w:ascii="宋体" w:hAnsi="宋体" w:hint="eastAsia"/>
          <w:sz w:val="21"/>
          <w:szCs w:val="21"/>
        </w:rPr>
      </w:pPr>
      <w:r>
        <w:rPr>
          <w:rFonts w:ascii="宋体" w:hAnsi="宋体" w:hint="eastAsia"/>
          <w:sz w:val="21"/>
          <w:szCs w:val="21"/>
        </w:rPr>
        <w:t>图</w:t>
      </w:r>
      <w:r w:rsidR="00E42DB7">
        <w:rPr>
          <w:rFonts w:ascii="宋体" w:hAnsi="宋体" w:hint="eastAsia"/>
          <w:sz w:val="21"/>
          <w:szCs w:val="21"/>
        </w:rPr>
        <w:t>13.</w:t>
      </w:r>
      <w:r>
        <w:rPr>
          <w:rFonts w:ascii="宋体" w:hAnsi="宋体" w:hint="eastAsia"/>
          <w:sz w:val="21"/>
          <w:szCs w:val="21"/>
        </w:rPr>
        <w:t>2 内核Object对象结构</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6、创建一个</w:t>
      </w:r>
      <w:r>
        <w:rPr>
          <w:rFonts w:ascii="宋体" w:hAnsi="宋体"/>
          <w:sz w:val="21"/>
          <w:szCs w:val="21"/>
        </w:rPr>
        <w:t>ExportObject</w:t>
      </w:r>
      <w:r>
        <w:rPr>
          <w:rFonts w:ascii="宋体" w:hAnsi="宋体" w:hint="eastAsia"/>
          <w:sz w:val="21"/>
          <w:szCs w:val="21"/>
        </w:rPr>
        <w:t>对象, 并加入本地的export</w:t>
      </w:r>
      <w:r>
        <w:rPr>
          <w:rFonts w:ascii="宋体" w:hAnsi="宋体"/>
          <w:sz w:val="21"/>
          <w:szCs w:val="21"/>
        </w:rPr>
        <w:t>(</w:t>
      </w:r>
      <w:r>
        <w:rPr>
          <w:rFonts w:ascii="宋体" w:hAnsi="宋体" w:hint="eastAsia"/>
          <w:sz w:val="21"/>
          <w:szCs w:val="21"/>
        </w:rPr>
        <w:t xml:space="preserve">导出)表链中 , </w:t>
      </w:r>
      <w:r>
        <w:rPr>
          <w:rFonts w:ascii="宋体" w:hAnsi="宋体"/>
          <w:sz w:val="21"/>
          <w:szCs w:val="21"/>
        </w:rPr>
        <w:t>export</w:t>
      </w:r>
      <w:r>
        <w:rPr>
          <w:rFonts w:ascii="宋体" w:hAnsi="宋体" w:hint="eastAsia"/>
          <w:sz w:val="21"/>
          <w:szCs w:val="21"/>
        </w:rPr>
        <w:t xml:space="preserve">表为一hash表, 每个进程都拥有一个export表, 一个 </w:t>
      </w:r>
      <w:r>
        <w:rPr>
          <w:rFonts w:ascii="宋体" w:hAnsi="宋体"/>
          <w:sz w:val="21"/>
          <w:szCs w:val="21"/>
        </w:rPr>
        <w:t>ExportObject</w:t>
      </w:r>
      <w:r>
        <w:rPr>
          <w:rFonts w:ascii="宋体" w:hAnsi="宋体" w:hint="eastAsia"/>
          <w:sz w:val="21"/>
          <w:szCs w:val="21"/>
        </w:rPr>
        <w:t>对象代表了进程的一个导出</w:t>
      </w:r>
      <w:r>
        <w:rPr>
          <w:rFonts w:ascii="宋体" w:hAnsi="宋体"/>
          <w:sz w:val="21"/>
          <w:szCs w:val="21"/>
        </w:rPr>
        <w:t>CAR</w:t>
      </w:r>
      <w:r>
        <w:rPr>
          <w:rFonts w:ascii="宋体" w:hAnsi="宋体" w:hint="eastAsia"/>
          <w:sz w:val="21"/>
          <w:szCs w:val="21"/>
        </w:rPr>
        <w:t xml:space="preserve">服务(导出服务意味着其它进程可以通过某种方式获得该服务),  </w:t>
      </w:r>
      <w:r>
        <w:rPr>
          <w:rFonts w:ascii="宋体" w:hAnsi="宋体"/>
          <w:sz w:val="21"/>
          <w:szCs w:val="21"/>
        </w:rPr>
        <w:t>ExportObject</w:t>
      </w:r>
      <w:r>
        <w:rPr>
          <w:rFonts w:ascii="宋体" w:hAnsi="宋体" w:hint="eastAsia"/>
          <w:sz w:val="21"/>
          <w:szCs w:val="21"/>
        </w:rPr>
        <w:t>对象记录了stub对象指针,以及服务对象指针, stub的oid等信息；</w:t>
      </w:r>
    </w:p>
    <w:p w:rsidR="00A63A52" w:rsidRDefault="00E42DB7" w:rsidP="0078027F">
      <w:pPr>
        <w:pStyle w:val="3"/>
        <w:snapToGrid w:val="0"/>
        <w:spacing w:line="300" w:lineRule="auto"/>
        <w:rPr>
          <w:rFonts w:ascii="宋体" w:hAnsi="宋体"/>
          <w:sz w:val="28"/>
          <w:szCs w:val="28"/>
        </w:rPr>
      </w:pPr>
      <w:bookmarkStart w:id="707" w:name="_Toc148261123"/>
      <w:bookmarkStart w:id="708" w:name="_Toc152754495"/>
      <w:bookmarkStart w:id="709" w:name="_Toc197919117"/>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13.</w:t>
        </w:r>
        <w:r w:rsidR="00A63A52">
          <w:rPr>
            <w:rFonts w:ascii="宋体" w:hAnsi="宋体" w:hint="eastAsia"/>
            <w:sz w:val="28"/>
            <w:szCs w:val="28"/>
          </w:rPr>
          <w:t>2.2</w:t>
        </w:r>
      </w:smartTag>
      <w:r w:rsidR="00A63A52">
        <w:rPr>
          <w:rFonts w:ascii="宋体" w:hAnsi="宋体" w:hint="eastAsia"/>
          <w:sz w:val="28"/>
          <w:szCs w:val="28"/>
        </w:rPr>
        <w:t xml:space="preserve"> 服务获取的过程</w:t>
      </w:r>
      <w:bookmarkEnd w:id="707"/>
      <w:bookmarkEnd w:id="708"/>
      <w:bookmarkEnd w:id="709"/>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客户端建立的基本步骤：</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1、查询此远程服务的构件对象和存根对象是否存在，如存在，执行步骤3；</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2、等待服务器端构件和存根对象的创建和注册；</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3、查询本进程内的信息，是否已经存在相应的代理，如果存在，则直接返回，否则继续步骤4；</w:t>
      </w:r>
    </w:p>
    <w:p w:rsidR="00A63A52" w:rsidRDefault="00A7374B"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４、</w:t>
      </w:r>
      <w:r w:rsidR="00A63A52">
        <w:rPr>
          <w:rFonts w:ascii="宋体" w:hAnsi="宋体" w:hint="eastAsia"/>
          <w:sz w:val="21"/>
          <w:szCs w:val="21"/>
        </w:rPr>
        <w:t>通过系统调用从内核获得相关构件服务信息；</w:t>
      </w:r>
    </w:p>
    <w:p w:rsidR="00A63A52" w:rsidRDefault="00A7374B"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５、</w:t>
      </w:r>
      <w:r w:rsidR="00A63A52">
        <w:rPr>
          <w:rFonts w:ascii="宋体" w:hAnsi="宋体" w:hint="eastAsia"/>
          <w:sz w:val="21"/>
          <w:szCs w:val="21"/>
        </w:rPr>
        <w:t>通过这些信息建立代理对象，并返回。</w:t>
      </w:r>
    </w:p>
    <w:p w:rsidR="00A63A52" w:rsidRDefault="00A63A52" w:rsidP="00124A87">
      <w:pPr>
        <w:snapToGrid w:val="0"/>
        <w:spacing w:line="300" w:lineRule="auto"/>
        <w:ind w:firstLineChars="200" w:firstLine="420"/>
        <w:rPr>
          <w:rFonts w:ascii="宋体" w:hAnsi="宋体" w:hint="eastAsia"/>
          <w:sz w:val="21"/>
          <w:szCs w:val="21"/>
        </w:rPr>
      </w:pP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服务获取的过程, 其数据建立主要包括对象代理 和</w:t>
      </w:r>
      <w:r>
        <w:rPr>
          <w:rFonts w:ascii="宋体" w:hAnsi="宋体"/>
          <w:sz w:val="21"/>
          <w:szCs w:val="21"/>
        </w:rPr>
        <w:t>I</w:t>
      </w:r>
      <w:r>
        <w:rPr>
          <w:rFonts w:ascii="宋体" w:hAnsi="宋体" w:hint="eastAsia"/>
          <w:sz w:val="21"/>
          <w:szCs w:val="21"/>
        </w:rPr>
        <w:t>mport</w:t>
      </w:r>
      <w:r>
        <w:rPr>
          <w:rFonts w:ascii="宋体" w:hAnsi="宋体"/>
          <w:sz w:val="21"/>
          <w:szCs w:val="21"/>
        </w:rPr>
        <w:t>Object</w:t>
      </w:r>
      <w:r>
        <w:rPr>
          <w:rFonts w:ascii="宋体" w:hAnsi="宋体" w:hint="eastAsia"/>
          <w:sz w:val="21"/>
          <w:szCs w:val="21"/>
        </w:rPr>
        <w:t>对象的建立，具体实现见如下流程：</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1、用户通过查询object对象获得相关的建立对象代理所必须的数据信息, 包括:对象存根的oid, 服务进程的pid, 构件对象的clsid，构件对象的默认接口索引, 构件对象的元数据的信息.；</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2、首先寻找ex</w:t>
      </w:r>
      <w:r>
        <w:rPr>
          <w:rFonts w:ascii="宋体" w:hAnsi="宋体"/>
          <w:sz w:val="21"/>
          <w:szCs w:val="21"/>
        </w:rPr>
        <w:t>port</w:t>
      </w:r>
      <w:r>
        <w:rPr>
          <w:rFonts w:ascii="宋体" w:hAnsi="宋体" w:hint="eastAsia"/>
          <w:sz w:val="21"/>
          <w:szCs w:val="21"/>
        </w:rPr>
        <w:t>(导出)表中是否存在和对象存根oid对应的</w:t>
      </w:r>
      <w:r>
        <w:rPr>
          <w:rFonts w:ascii="宋体" w:hAnsi="宋体"/>
          <w:sz w:val="21"/>
          <w:szCs w:val="21"/>
        </w:rPr>
        <w:t>ExportObject</w:t>
      </w:r>
      <w:r>
        <w:rPr>
          <w:rFonts w:ascii="宋体" w:hAnsi="宋体" w:hint="eastAsia"/>
          <w:sz w:val="21"/>
          <w:szCs w:val="21"/>
        </w:rPr>
        <w:t>对象，如果有，表明该服务是个本地服务, 则直接通过</w:t>
      </w:r>
      <w:r>
        <w:rPr>
          <w:rFonts w:ascii="宋体" w:hAnsi="宋体"/>
          <w:sz w:val="21"/>
          <w:szCs w:val="21"/>
        </w:rPr>
        <w:t>ExportObject</w:t>
      </w:r>
      <w:r>
        <w:rPr>
          <w:rFonts w:ascii="宋体" w:hAnsi="宋体" w:hint="eastAsia"/>
          <w:sz w:val="21"/>
          <w:szCs w:val="21"/>
        </w:rPr>
        <w:t>中保存的服务对象指针以及接口索引，找到相关的接口指针并返回,如果没有则走第三步；</w:t>
      </w:r>
    </w:p>
    <w:p w:rsidR="00A63A52" w:rsidRDefault="00A63A52" w:rsidP="00FD565D">
      <w:pPr>
        <w:snapToGrid w:val="0"/>
        <w:spacing w:line="300" w:lineRule="auto"/>
        <w:ind w:firstLineChars="200" w:firstLine="420"/>
        <w:rPr>
          <w:rFonts w:ascii="宋体" w:hAnsi="宋体" w:hint="eastAsia"/>
          <w:sz w:val="21"/>
          <w:szCs w:val="21"/>
        </w:rPr>
      </w:pPr>
      <w:r>
        <w:rPr>
          <w:rFonts w:ascii="宋体" w:hAnsi="宋体" w:hint="eastAsia"/>
          <w:sz w:val="21"/>
          <w:szCs w:val="21"/>
        </w:rPr>
        <w:t>3、寻找</w:t>
      </w:r>
      <w:r>
        <w:rPr>
          <w:rFonts w:ascii="宋体" w:hAnsi="宋体"/>
          <w:sz w:val="21"/>
          <w:szCs w:val="21"/>
        </w:rPr>
        <w:t>import</w:t>
      </w:r>
      <w:r>
        <w:rPr>
          <w:rFonts w:ascii="宋体" w:hAnsi="宋体" w:hint="eastAsia"/>
          <w:sz w:val="21"/>
          <w:szCs w:val="21"/>
        </w:rPr>
        <w:t>(导入)表中是否存在和对象存根</w:t>
      </w:r>
      <w:r>
        <w:rPr>
          <w:rFonts w:ascii="宋体" w:hAnsi="宋体"/>
          <w:sz w:val="21"/>
          <w:szCs w:val="21"/>
        </w:rPr>
        <w:t>oid</w:t>
      </w:r>
      <w:r>
        <w:rPr>
          <w:rFonts w:ascii="宋体" w:hAnsi="宋体" w:hint="eastAsia"/>
          <w:sz w:val="21"/>
          <w:szCs w:val="21"/>
        </w:rPr>
        <w:t>对应的</w:t>
      </w:r>
      <w:r>
        <w:rPr>
          <w:rFonts w:ascii="宋体" w:hAnsi="宋体"/>
          <w:sz w:val="21"/>
          <w:szCs w:val="21"/>
        </w:rPr>
        <w:t>ImportObject</w:t>
      </w:r>
      <w:r>
        <w:rPr>
          <w:rFonts w:ascii="宋体" w:hAnsi="宋体" w:hint="eastAsia"/>
          <w:sz w:val="21"/>
          <w:szCs w:val="21"/>
        </w:rPr>
        <w:t>对象,导入表是一个进程全局的hash表，每个进程都维护一个自己的导入表，当一个进程引入一个远程对象服务的时候，它会将相关的远程对象服务的代理信息存放到该hash表中；</w:t>
      </w:r>
    </w:p>
    <w:p w:rsidR="00FD565D" w:rsidRPr="00FD565D" w:rsidRDefault="00FD565D" w:rsidP="00FD565D">
      <w:pPr>
        <w:snapToGrid w:val="0"/>
        <w:spacing w:line="300" w:lineRule="auto"/>
        <w:ind w:firstLineChars="200" w:firstLine="420"/>
        <w:rPr>
          <w:rFonts w:ascii="宋体" w:hAnsi="宋体" w:hint="eastAsia"/>
          <w:sz w:val="21"/>
          <w:szCs w:val="21"/>
        </w:rPr>
      </w:pPr>
      <w:r>
        <w:rPr>
          <w:rFonts w:ascii="宋体" w:hAnsi="宋体" w:hint="eastAsia"/>
          <w:sz w:val="21"/>
          <w:szCs w:val="21"/>
        </w:rPr>
        <w:t>４、</w:t>
      </w:r>
      <w:r w:rsidRPr="00FD565D">
        <w:rPr>
          <w:rFonts w:ascii="宋体" w:hAnsi="宋体" w:hint="eastAsia"/>
          <w:sz w:val="21"/>
          <w:szCs w:val="21"/>
        </w:rPr>
        <w:t>如果有，表明该进程已经引入该远程对象服务, 则可以通过ImportObject对象，找到相应的对象代理，然后根据接口索引找到接口代理并返回给用户；如果没有，则继续第5步；</w:t>
      </w:r>
    </w:p>
    <w:p w:rsidR="00A63A52" w:rsidRPr="00A7374B"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5、创建一个对象代理,并根据传入的对象存根的oid、 构件对象的clsid、 构件对象的元数据的信息初始化其数据项,并创建相应的接口代理；</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6、将远程对象存根的计数加1, 向构件服务表明存在一个新的使用服务的用户；</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lastRenderedPageBreak/>
        <w:t>7、创建一个相应的</w:t>
      </w:r>
      <w:r>
        <w:rPr>
          <w:rFonts w:ascii="宋体" w:hAnsi="宋体"/>
          <w:sz w:val="21"/>
          <w:szCs w:val="21"/>
        </w:rPr>
        <w:t>ImportObject</w:t>
      </w:r>
      <w:r>
        <w:rPr>
          <w:rFonts w:ascii="宋体" w:hAnsi="宋体" w:hint="eastAsia"/>
          <w:sz w:val="21"/>
          <w:szCs w:val="21"/>
        </w:rPr>
        <w:t>对象, 往import(导入)表中插入该对象；</w:t>
      </w:r>
    </w:p>
    <w:p w:rsidR="00A63A52" w:rsidRPr="00A7374B"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8、通过接口索引找到新建的对象代理中的相应的接口代理，并返回给用户，整个流程完毕。</w:t>
      </w:r>
    </w:p>
    <w:p w:rsidR="00A63A52" w:rsidRDefault="00E42DB7" w:rsidP="00BA4562">
      <w:pPr>
        <w:pStyle w:val="2"/>
        <w:snapToGrid w:val="0"/>
        <w:spacing w:line="300" w:lineRule="auto"/>
        <w:rPr>
          <w:rFonts w:ascii="宋体" w:hAnsi="宋体" w:hint="eastAsia"/>
        </w:rPr>
      </w:pPr>
      <w:bookmarkStart w:id="710" w:name="_Toc148261124"/>
      <w:bookmarkStart w:id="711" w:name="_Toc152754496"/>
      <w:bookmarkStart w:id="712" w:name="_Toc197919118"/>
      <w:r>
        <w:rPr>
          <w:rFonts w:ascii="宋体" w:hAnsi="宋体" w:hint="eastAsia"/>
        </w:rPr>
        <w:t>13.</w:t>
      </w:r>
      <w:r w:rsidR="00A63A52">
        <w:rPr>
          <w:rFonts w:ascii="宋体" w:hAnsi="宋体" w:hint="eastAsia"/>
        </w:rPr>
        <w:t xml:space="preserve">3 </w:t>
      </w:r>
      <w:r w:rsidR="00A63A52">
        <w:rPr>
          <w:rFonts w:ascii="宋体" w:hAnsi="宋体" w:hint="eastAsia"/>
        </w:rPr>
        <w:t>以数据流程的形式分析远程调用的过程</w:t>
      </w:r>
      <w:bookmarkEnd w:id="710"/>
      <w:bookmarkEnd w:id="711"/>
      <w:bookmarkEnd w:id="712"/>
    </w:p>
    <w:p w:rsidR="00A63A52" w:rsidRDefault="00E42DB7" w:rsidP="0078027F">
      <w:pPr>
        <w:pStyle w:val="3"/>
        <w:snapToGrid w:val="0"/>
        <w:spacing w:line="300" w:lineRule="auto"/>
        <w:rPr>
          <w:rFonts w:ascii="宋体" w:hAnsi="宋体" w:hint="eastAsia"/>
          <w:sz w:val="28"/>
          <w:szCs w:val="28"/>
        </w:rPr>
      </w:pPr>
      <w:bookmarkStart w:id="713" w:name="_Toc148261125"/>
      <w:bookmarkStart w:id="714" w:name="_Toc152754497"/>
      <w:bookmarkStart w:id="715" w:name="_Toc197919119"/>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13.</w:t>
        </w:r>
        <w:r w:rsidR="00A63A52">
          <w:rPr>
            <w:rFonts w:ascii="宋体" w:hAnsi="宋体" w:hint="eastAsia"/>
            <w:sz w:val="28"/>
            <w:szCs w:val="28"/>
          </w:rPr>
          <w:t>3.1</w:t>
        </w:r>
      </w:smartTag>
      <w:r w:rsidR="00A63A52">
        <w:rPr>
          <w:rFonts w:ascii="宋体" w:hAnsi="宋体" w:hint="eastAsia"/>
          <w:sz w:val="28"/>
          <w:szCs w:val="28"/>
        </w:rPr>
        <w:t xml:space="preserve"> 客户端调用远程服务步骤</w:t>
      </w:r>
      <w:bookmarkEnd w:id="713"/>
      <w:bookmarkEnd w:id="714"/>
      <w:bookmarkEnd w:id="715"/>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当确定代理、存根都存在并且从客户端到服务器端建立好一条可以相互通信的通路以后，客户端就可以开始远程调用了，流程如下：</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1、客户端用户的一次</w:t>
      </w:r>
      <w:r>
        <w:rPr>
          <w:rFonts w:ascii="宋体" w:hAnsi="宋体"/>
          <w:sz w:val="21"/>
          <w:szCs w:val="21"/>
        </w:rPr>
        <w:t>CAR</w:t>
      </w:r>
      <w:r>
        <w:rPr>
          <w:rFonts w:ascii="宋体" w:hAnsi="宋体" w:hint="eastAsia"/>
          <w:sz w:val="21"/>
          <w:szCs w:val="21"/>
        </w:rPr>
        <w:t>远程调用会转发到代理对象上，代理对象将调用栈里面的数据根据元数据信息打包， 并传给内核</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2、内核根据注册信息找到服务以及存根对象，并将打包的信息传给存根对象</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3、存根对象根据元数据将数据解包， 并构建和客户端调用栈相应的栈内数据，并调用真正的构件服务接口函数</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4、服务构件接口函数完成调用，并返回</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5、存根对象获取接口函数调用的参数信息以及返回信息， 并将返回信息以及参数信息打包，并通过系统调用返回到内核</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6、内核将服务器端的返回信息传递给客户端， 客户端从系统调用返回</w:t>
      </w:r>
    </w:p>
    <w:p w:rsidR="00A63A52" w:rsidRDefault="00A63A52" w:rsidP="00A7374B">
      <w:pPr>
        <w:snapToGrid w:val="0"/>
        <w:spacing w:line="300" w:lineRule="auto"/>
        <w:ind w:firstLineChars="200" w:firstLine="420"/>
        <w:rPr>
          <w:rFonts w:ascii="宋体" w:hAnsi="宋体" w:hint="eastAsia"/>
          <w:sz w:val="21"/>
          <w:szCs w:val="21"/>
        </w:rPr>
      </w:pPr>
      <w:r>
        <w:rPr>
          <w:rFonts w:ascii="宋体" w:hAnsi="宋体" w:hint="eastAsia"/>
          <w:sz w:val="21"/>
          <w:szCs w:val="21"/>
        </w:rPr>
        <w:t>7、代理对象获得返回信息，并根据元数据解包，并回填到用户调用栈中，整个远程构件方法调用过程完成。</w:t>
      </w:r>
    </w:p>
    <w:p w:rsidR="00A63A52" w:rsidRDefault="00E42DB7" w:rsidP="0078027F">
      <w:pPr>
        <w:pStyle w:val="3"/>
        <w:snapToGrid w:val="0"/>
        <w:spacing w:line="300" w:lineRule="auto"/>
        <w:rPr>
          <w:rFonts w:ascii="宋体" w:hAnsi="宋体" w:hint="eastAsia"/>
          <w:sz w:val="28"/>
          <w:szCs w:val="28"/>
        </w:rPr>
      </w:pPr>
      <w:bookmarkStart w:id="716" w:name="_Toc148261126"/>
      <w:bookmarkStart w:id="717" w:name="_Toc152754498"/>
      <w:bookmarkStart w:id="718" w:name="_Toc197919120"/>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13.</w:t>
        </w:r>
        <w:r w:rsidR="00A63A52">
          <w:rPr>
            <w:rFonts w:ascii="宋体" w:hAnsi="宋体" w:hint="eastAsia"/>
            <w:sz w:val="28"/>
            <w:szCs w:val="28"/>
          </w:rPr>
          <w:t>3.2</w:t>
        </w:r>
      </w:smartTag>
      <w:r w:rsidR="00A63A52">
        <w:rPr>
          <w:rFonts w:ascii="宋体" w:hAnsi="宋体" w:hint="eastAsia"/>
          <w:sz w:val="28"/>
          <w:szCs w:val="28"/>
        </w:rPr>
        <w:t xml:space="preserve"> 客户端调用远程服务图解</w:t>
      </w:r>
      <w:bookmarkEnd w:id="716"/>
      <w:bookmarkEnd w:id="717"/>
      <w:bookmarkEnd w:id="718"/>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以存根</w:t>
      </w:r>
      <w:r>
        <w:rPr>
          <w:rFonts w:ascii="宋体" w:hAnsi="宋体"/>
          <w:sz w:val="21"/>
          <w:szCs w:val="21"/>
        </w:rPr>
        <w:t>\</w:t>
      </w:r>
      <w:r>
        <w:rPr>
          <w:rFonts w:ascii="宋体" w:hAnsi="宋体" w:hint="eastAsia"/>
          <w:sz w:val="21"/>
          <w:szCs w:val="21"/>
        </w:rPr>
        <w:t>代理机制实现远程接口自动列集</w:t>
      </w:r>
      <w:r>
        <w:rPr>
          <w:rFonts w:ascii="宋体" w:hAnsi="宋体"/>
          <w:sz w:val="21"/>
          <w:szCs w:val="21"/>
        </w:rPr>
        <w:t>\</w:t>
      </w:r>
      <w:r>
        <w:rPr>
          <w:rFonts w:ascii="宋体" w:hAnsi="宋体" w:hint="eastAsia"/>
          <w:sz w:val="21"/>
          <w:szCs w:val="21"/>
        </w:rPr>
        <w:t>散集,  在操作系统内核构建一层对该机制的支持, 将同一进程内的用户空间和内核空间定义为接口不可相互直接访问，进一步根据服务以及服务调用者所在的空间位置不同（如图</w:t>
      </w:r>
      <w:r w:rsidR="00E42DB7">
        <w:rPr>
          <w:rFonts w:ascii="宋体" w:hAnsi="宋体" w:hint="eastAsia"/>
          <w:sz w:val="21"/>
          <w:szCs w:val="21"/>
        </w:rPr>
        <w:t>13.</w:t>
      </w:r>
      <w:r>
        <w:rPr>
          <w:rFonts w:ascii="宋体" w:hAnsi="宋体" w:hint="eastAsia"/>
          <w:sz w:val="21"/>
          <w:szCs w:val="21"/>
        </w:rPr>
        <w:t>3所示），以及空间之间传递数据的策略的不同，采取不同的列集</w:t>
      </w:r>
      <w:r>
        <w:rPr>
          <w:rFonts w:ascii="宋体" w:hAnsi="宋体"/>
          <w:sz w:val="21"/>
          <w:szCs w:val="21"/>
        </w:rPr>
        <w:t>\</w:t>
      </w:r>
      <w:r>
        <w:rPr>
          <w:rFonts w:ascii="宋体" w:hAnsi="宋体" w:hint="eastAsia"/>
          <w:sz w:val="21"/>
          <w:szCs w:val="21"/>
        </w:rPr>
        <w:t>散集机制，下面一一展开分析。</w:t>
      </w:r>
    </w:p>
    <w:tbl>
      <w:tblPr>
        <w:tblW w:w="6660" w:type="dxa"/>
        <w:tblInd w:w="816" w:type="dxa"/>
        <w:tblCellMar>
          <w:left w:w="0" w:type="dxa"/>
          <w:right w:w="0" w:type="dxa"/>
        </w:tblCellMar>
        <w:tblLook w:val="0000" w:firstRow="0" w:lastRow="0" w:firstColumn="0" w:lastColumn="0" w:noHBand="0" w:noVBand="0"/>
      </w:tblPr>
      <w:tblGrid>
        <w:gridCol w:w="1780"/>
        <w:gridCol w:w="2480"/>
        <w:gridCol w:w="2400"/>
      </w:tblGrid>
      <w:tr w:rsidR="00A63A52">
        <w:trPr>
          <w:trHeight w:val="285"/>
        </w:trPr>
        <w:tc>
          <w:tcPr>
            <w:tcW w:w="1780" w:type="dxa"/>
            <w:tcBorders>
              <w:top w:val="single" w:sz="4" w:space="0" w:color="auto"/>
              <w:left w:val="single" w:sz="4" w:space="0" w:color="auto"/>
              <w:bottom w:val="nil"/>
              <w:right w:val="single" w:sz="4" w:space="0" w:color="auto"/>
            </w:tcBorders>
            <w:shd w:val="clear" w:color="auto" w:fill="969696"/>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 xml:space="preserve">　</w:t>
            </w:r>
          </w:p>
        </w:tc>
        <w:tc>
          <w:tcPr>
            <w:tcW w:w="2480" w:type="dxa"/>
            <w:tcBorders>
              <w:top w:val="single" w:sz="4" w:space="0" w:color="auto"/>
              <w:left w:val="nil"/>
              <w:bottom w:val="nil"/>
              <w:right w:val="nil"/>
            </w:tcBorders>
            <w:shd w:val="clear" w:color="auto" w:fill="969696"/>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用户端</w:t>
            </w:r>
          </w:p>
        </w:tc>
        <w:tc>
          <w:tcPr>
            <w:tcW w:w="2400" w:type="dxa"/>
            <w:tcBorders>
              <w:top w:val="single" w:sz="4" w:space="0" w:color="auto"/>
              <w:left w:val="nil"/>
              <w:bottom w:val="nil"/>
              <w:right w:val="single" w:sz="4" w:space="0" w:color="auto"/>
            </w:tcBorders>
            <w:shd w:val="clear" w:color="auto" w:fill="969696"/>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服务器端</w:t>
            </w:r>
          </w:p>
        </w:tc>
      </w:tr>
      <w:tr w:rsidR="00A63A52">
        <w:trPr>
          <w:trHeight w:val="315"/>
        </w:trPr>
        <w:tc>
          <w:tcPr>
            <w:tcW w:w="0" w:type="auto"/>
            <w:tcBorders>
              <w:top w:val="nil"/>
              <w:left w:val="single" w:sz="4" w:space="0" w:color="auto"/>
              <w:bottom w:val="nil"/>
              <w:right w:val="single" w:sz="4" w:space="0" w:color="auto"/>
            </w:tcBorders>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第一种情况</w:t>
            </w:r>
          </w:p>
        </w:tc>
        <w:tc>
          <w:tcPr>
            <w:tcW w:w="0" w:type="auto"/>
            <w:tcBorders>
              <w:top w:val="nil"/>
              <w:left w:val="nil"/>
              <w:bottom w:val="nil"/>
              <w:right w:val="nil"/>
            </w:tcBorders>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进程</w:t>
            </w:r>
            <w:r>
              <w:rPr>
                <w:rFonts w:ascii="宋体" w:hAnsi="宋体"/>
                <w:sz w:val="21"/>
                <w:szCs w:val="21"/>
              </w:rPr>
              <w:t>A</w:t>
            </w:r>
            <w:r>
              <w:rPr>
                <w:rFonts w:ascii="宋体" w:hAnsi="宋体" w:hint="eastAsia"/>
                <w:sz w:val="21"/>
                <w:szCs w:val="21"/>
              </w:rPr>
              <w:t>空间</w:t>
            </w:r>
          </w:p>
        </w:tc>
        <w:tc>
          <w:tcPr>
            <w:tcW w:w="0" w:type="auto"/>
            <w:tcBorders>
              <w:top w:val="nil"/>
              <w:left w:val="nil"/>
              <w:bottom w:val="nil"/>
              <w:right w:val="single" w:sz="4" w:space="0" w:color="auto"/>
            </w:tcBorders>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进程</w:t>
            </w:r>
            <w:r>
              <w:rPr>
                <w:rFonts w:ascii="宋体" w:hAnsi="宋体"/>
                <w:sz w:val="21"/>
                <w:szCs w:val="21"/>
              </w:rPr>
              <w:t>B</w:t>
            </w:r>
            <w:r>
              <w:rPr>
                <w:rFonts w:ascii="宋体" w:hAnsi="宋体" w:hint="eastAsia"/>
                <w:sz w:val="21"/>
                <w:szCs w:val="21"/>
              </w:rPr>
              <w:t>空间</w:t>
            </w:r>
          </w:p>
        </w:tc>
      </w:tr>
      <w:tr w:rsidR="00A63A52">
        <w:trPr>
          <w:trHeight w:val="285"/>
        </w:trPr>
        <w:tc>
          <w:tcPr>
            <w:tcW w:w="0" w:type="auto"/>
            <w:tcBorders>
              <w:top w:val="nil"/>
              <w:left w:val="single" w:sz="4" w:space="0" w:color="auto"/>
              <w:bottom w:val="nil"/>
              <w:right w:val="single" w:sz="4" w:space="0" w:color="auto"/>
            </w:tcBorders>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第二种情况</w:t>
            </w:r>
          </w:p>
        </w:tc>
        <w:tc>
          <w:tcPr>
            <w:tcW w:w="0" w:type="auto"/>
            <w:tcBorders>
              <w:top w:val="nil"/>
              <w:left w:val="nil"/>
              <w:bottom w:val="nil"/>
              <w:right w:val="nil"/>
            </w:tcBorders>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同进程用户空间</w:t>
            </w:r>
          </w:p>
        </w:tc>
        <w:tc>
          <w:tcPr>
            <w:tcW w:w="0" w:type="auto"/>
            <w:tcBorders>
              <w:top w:val="nil"/>
              <w:left w:val="nil"/>
              <w:bottom w:val="nil"/>
              <w:right w:val="single" w:sz="4" w:space="0" w:color="auto"/>
            </w:tcBorders>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同进程内核空间</w:t>
            </w:r>
          </w:p>
        </w:tc>
      </w:tr>
      <w:tr w:rsidR="00A63A52">
        <w:trPr>
          <w:trHeight w:val="285"/>
        </w:trPr>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第三种情况</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同进程内核空间</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A63A52" w:rsidRDefault="00A63A52" w:rsidP="00124A87">
            <w:pPr>
              <w:snapToGrid w:val="0"/>
              <w:spacing w:line="300" w:lineRule="auto"/>
              <w:jc w:val="center"/>
              <w:rPr>
                <w:rFonts w:ascii="宋体" w:hAnsi="宋体" w:cs="Arial Unicode MS"/>
                <w:sz w:val="21"/>
                <w:szCs w:val="21"/>
              </w:rPr>
            </w:pPr>
            <w:r>
              <w:rPr>
                <w:rFonts w:ascii="宋体" w:hAnsi="宋体" w:hint="eastAsia"/>
                <w:sz w:val="21"/>
                <w:szCs w:val="21"/>
              </w:rPr>
              <w:t>同进程用户空间</w:t>
            </w:r>
          </w:p>
        </w:tc>
      </w:tr>
    </w:tbl>
    <w:p w:rsidR="00A63A52" w:rsidRDefault="00A63A52" w:rsidP="00123CD4">
      <w:pPr>
        <w:snapToGrid w:val="0"/>
        <w:spacing w:line="300" w:lineRule="auto"/>
        <w:jc w:val="center"/>
        <w:rPr>
          <w:rFonts w:ascii="宋体" w:hAnsi="宋体" w:hint="eastAsia"/>
          <w:sz w:val="21"/>
          <w:szCs w:val="21"/>
        </w:rPr>
      </w:pPr>
      <w:r>
        <w:rPr>
          <w:rFonts w:ascii="宋体" w:hAnsi="宋体" w:hint="eastAsia"/>
          <w:sz w:val="21"/>
          <w:szCs w:val="21"/>
        </w:rPr>
        <w:t>图</w:t>
      </w:r>
      <w:r w:rsidR="00E42DB7">
        <w:rPr>
          <w:rFonts w:ascii="宋体" w:hAnsi="宋体" w:hint="eastAsia"/>
          <w:sz w:val="21"/>
          <w:szCs w:val="21"/>
        </w:rPr>
        <w:t>13.</w:t>
      </w:r>
      <w:r>
        <w:rPr>
          <w:rFonts w:ascii="宋体" w:hAnsi="宋体" w:hint="eastAsia"/>
          <w:sz w:val="21"/>
          <w:szCs w:val="21"/>
        </w:rPr>
        <w:t>3</w:t>
      </w:r>
      <w:r w:rsidR="00123CD4">
        <w:rPr>
          <w:rFonts w:ascii="宋体" w:hAnsi="宋体" w:hint="eastAsia"/>
          <w:sz w:val="21"/>
          <w:szCs w:val="21"/>
        </w:rPr>
        <w:t xml:space="preserve"> 服务和服务调用者所在空间</w:t>
      </w:r>
    </w:p>
    <w:p w:rsidR="00A63A52" w:rsidRDefault="00A63A52" w:rsidP="00A7374B">
      <w:pPr>
        <w:snapToGrid w:val="0"/>
        <w:spacing w:line="300" w:lineRule="auto"/>
        <w:rPr>
          <w:rFonts w:ascii="宋体" w:hAnsi="宋体" w:hint="eastAsia"/>
          <w:sz w:val="21"/>
          <w:szCs w:val="21"/>
        </w:rPr>
      </w:pPr>
      <w:r>
        <w:rPr>
          <w:rFonts w:ascii="宋体" w:hAnsi="宋体" w:hint="eastAsia"/>
          <w:sz w:val="21"/>
          <w:szCs w:val="21"/>
        </w:rPr>
        <w:t>1、对于整个流程来言, 很重要的一点是整个数据的传递过程与对象流程调用过程是基本吻合的，图</w:t>
      </w:r>
      <w:r w:rsidR="00E42DB7">
        <w:rPr>
          <w:rFonts w:ascii="宋体" w:hAnsi="宋体" w:hint="eastAsia"/>
          <w:sz w:val="21"/>
          <w:szCs w:val="21"/>
        </w:rPr>
        <w:t>13.</w:t>
      </w:r>
      <w:r>
        <w:rPr>
          <w:rFonts w:ascii="宋体" w:hAnsi="宋体" w:hint="eastAsia"/>
          <w:sz w:val="21"/>
          <w:szCs w:val="21"/>
        </w:rPr>
        <w:t>4按照整个数据流程的形式给出一个进程间远程调用的整个过程，也就是列集\散集的第一种情况：</w:t>
      </w:r>
    </w:p>
    <w:p w:rsidR="00A63A52" w:rsidRDefault="004275B6" w:rsidP="00A7374B">
      <w:pPr>
        <w:snapToGrid w:val="0"/>
        <w:spacing w:line="300" w:lineRule="auto"/>
        <w:jc w:val="center"/>
        <w:rPr>
          <w:rFonts w:ascii="宋体" w:hAnsi="宋体" w:hint="eastAsia"/>
          <w:sz w:val="21"/>
          <w:szCs w:val="21"/>
        </w:rPr>
      </w:pPr>
      <w:r>
        <w:object w:dxaOrig="10943" w:dyaOrig="9526">
          <v:shape id="_x0000_i1070" type="#_x0000_t75" style="width:415.2pt;height:361.8pt" o:ole="">
            <v:imagedata r:id="rId57" o:title=""/>
          </v:shape>
          <o:OLEObject Type="Embed" ProgID="Visio.Drawing.11" ShapeID="_x0000_i1070" DrawAspect="Content" ObjectID="_1670495687" r:id="rId58"/>
        </w:object>
      </w:r>
      <w:r w:rsidR="00A63A52">
        <w:rPr>
          <w:rFonts w:ascii="宋体" w:hAnsi="宋体" w:hint="eastAsia"/>
          <w:sz w:val="21"/>
          <w:szCs w:val="21"/>
        </w:rPr>
        <w:t xml:space="preserve">                             图</w:t>
      </w:r>
      <w:r w:rsidR="00E42DB7">
        <w:rPr>
          <w:rFonts w:ascii="宋体" w:hAnsi="宋体" w:hint="eastAsia"/>
          <w:sz w:val="21"/>
          <w:szCs w:val="21"/>
        </w:rPr>
        <w:t>13.</w:t>
      </w:r>
      <w:r w:rsidR="00A63A52">
        <w:rPr>
          <w:rFonts w:ascii="宋体" w:hAnsi="宋体" w:hint="eastAsia"/>
          <w:sz w:val="21"/>
          <w:szCs w:val="21"/>
        </w:rPr>
        <w:t>4</w:t>
      </w:r>
      <w:r w:rsidR="00123CD4">
        <w:rPr>
          <w:rFonts w:ascii="宋体" w:hAnsi="宋体" w:hint="eastAsia"/>
          <w:sz w:val="21"/>
          <w:szCs w:val="21"/>
        </w:rPr>
        <w:t xml:space="preserve"> 进程间远程调用</w:t>
      </w:r>
      <w:r w:rsidR="00374311">
        <w:rPr>
          <w:rFonts w:ascii="宋体" w:hAnsi="宋体" w:hint="eastAsia"/>
          <w:sz w:val="21"/>
          <w:szCs w:val="21"/>
        </w:rPr>
        <w:t>列集\散集图</w:t>
      </w:r>
      <w:r w:rsidR="00B02474">
        <w:rPr>
          <w:rFonts w:ascii="宋体" w:hAnsi="宋体" w:hint="eastAsia"/>
          <w:sz w:val="21"/>
          <w:szCs w:val="21"/>
        </w:rPr>
        <w:t>1</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用户端空间的操作主要是在proxy对象中完成的，而服务器端空间的操作则主要是在stub对象中完成的，内核ojbect对象成了联系客户端和服务器端的枢纽,但服务器端退出，用户端获取数据并返回则是通过线程间同步机制实现的。</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实际上第4步和第15的打包过程就是数据的列集过程，而第12步和第21步则是数据的散集过程,散集和列集过程都依赖于接口方法的元数据(</w:t>
      </w:r>
      <w:r>
        <w:rPr>
          <w:rFonts w:ascii="宋体" w:hAnsi="宋体"/>
          <w:sz w:val="21"/>
          <w:szCs w:val="21"/>
        </w:rPr>
        <w:t>metadata)</w:t>
      </w:r>
      <w:r>
        <w:rPr>
          <w:rFonts w:ascii="宋体" w:hAnsi="宋体" w:hint="eastAsia"/>
          <w:sz w:val="21"/>
          <w:szCs w:val="21"/>
        </w:rPr>
        <w:t>。</w:t>
      </w:r>
    </w:p>
    <w:p w:rsidR="00A63A52" w:rsidRDefault="00A63A52" w:rsidP="00124A87">
      <w:pPr>
        <w:snapToGrid w:val="0"/>
        <w:spacing w:line="300" w:lineRule="auto"/>
        <w:rPr>
          <w:rFonts w:ascii="宋体" w:hAnsi="宋体" w:hint="eastAsia"/>
          <w:sz w:val="21"/>
          <w:szCs w:val="21"/>
        </w:rPr>
      </w:pPr>
    </w:p>
    <w:p w:rsidR="00A63A52" w:rsidRDefault="00A63A52" w:rsidP="00124A87">
      <w:pPr>
        <w:snapToGrid w:val="0"/>
        <w:spacing w:line="300" w:lineRule="auto"/>
        <w:rPr>
          <w:rFonts w:ascii="宋体" w:hAnsi="宋体" w:hint="eastAsia"/>
          <w:sz w:val="21"/>
          <w:szCs w:val="21"/>
        </w:rPr>
      </w:pPr>
      <w:r>
        <w:rPr>
          <w:rFonts w:ascii="宋体" w:hAnsi="宋体" w:hint="eastAsia"/>
          <w:sz w:val="21"/>
          <w:szCs w:val="21"/>
        </w:rPr>
        <w:t>2、列集\散集的第二种情况，其数据流程处理如图</w:t>
      </w:r>
      <w:r w:rsidR="00E42DB7">
        <w:rPr>
          <w:rFonts w:ascii="宋体" w:hAnsi="宋体" w:hint="eastAsia"/>
          <w:sz w:val="21"/>
          <w:szCs w:val="21"/>
        </w:rPr>
        <w:t>13.</w:t>
      </w:r>
      <w:r>
        <w:rPr>
          <w:rFonts w:ascii="宋体" w:hAnsi="宋体" w:hint="eastAsia"/>
          <w:sz w:val="21"/>
          <w:szCs w:val="21"/>
        </w:rPr>
        <w:t>5：</w:t>
      </w:r>
    </w:p>
    <w:p w:rsidR="00A63A52" w:rsidRDefault="00A63A52" w:rsidP="00124A87">
      <w:pPr>
        <w:snapToGrid w:val="0"/>
        <w:spacing w:line="300" w:lineRule="auto"/>
        <w:ind w:firstLine="300"/>
        <w:rPr>
          <w:rFonts w:ascii="宋体" w:hAnsi="宋体" w:hint="eastAsia"/>
          <w:sz w:val="21"/>
          <w:szCs w:val="21"/>
        </w:rPr>
      </w:pPr>
    </w:p>
    <w:p w:rsidR="00A63A52" w:rsidRDefault="004275B6" w:rsidP="00A7374B">
      <w:pPr>
        <w:snapToGrid w:val="0"/>
        <w:spacing w:line="300" w:lineRule="auto"/>
        <w:jc w:val="center"/>
        <w:rPr>
          <w:rFonts w:ascii="宋体" w:hAnsi="宋体" w:hint="eastAsia"/>
          <w:sz w:val="21"/>
          <w:szCs w:val="21"/>
        </w:rPr>
      </w:pPr>
      <w:r>
        <w:object w:dxaOrig="10660" w:dyaOrig="6337">
          <v:shape id="_x0000_i1071" type="#_x0000_t75" style="width:415.2pt;height:246.6pt" o:ole="">
            <v:imagedata r:id="rId59" o:title=""/>
          </v:shape>
          <o:OLEObject Type="Embed" ProgID="Visio.Drawing.11" ShapeID="_x0000_i1071" DrawAspect="Content" ObjectID="_1670495688" r:id="rId60"/>
        </w:object>
      </w:r>
      <w:r w:rsidR="00A63A52">
        <w:rPr>
          <w:rFonts w:ascii="宋体" w:hAnsi="宋体" w:hint="eastAsia"/>
          <w:sz w:val="21"/>
          <w:szCs w:val="21"/>
        </w:rPr>
        <w:t xml:space="preserve">                              图</w:t>
      </w:r>
      <w:r w:rsidR="00E42DB7">
        <w:rPr>
          <w:rFonts w:ascii="宋体" w:hAnsi="宋体" w:hint="eastAsia"/>
          <w:sz w:val="21"/>
          <w:szCs w:val="21"/>
        </w:rPr>
        <w:t>13.</w:t>
      </w:r>
      <w:r w:rsidR="00A63A52">
        <w:rPr>
          <w:rFonts w:ascii="宋体" w:hAnsi="宋体" w:hint="eastAsia"/>
          <w:sz w:val="21"/>
          <w:szCs w:val="21"/>
        </w:rPr>
        <w:t>5</w:t>
      </w:r>
      <w:r w:rsidR="00B02474">
        <w:rPr>
          <w:rFonts w:ascii="宋体" w:hAnsi="宋体" w:hint="eastAsia"/>
          <w:sz w:val="21"/>
          <w:szCs w:val="21"/>
        </w:rPr>
        <w:t>进程间远程调用列集\散集图2</w:t>
      </w:r>
    </w:p>
    <w:p w:rsidR="00A63A52" w:rsidRDefault="00A63A52" w:rsidP="00124A87">
      <w:pPr>
        <w:snapToGrid w:val="0"/>
        <w:spacing w:line="300" w:lineRule="auto"/>
        <w:rPr>
          <w:rFonts w:ascii="宋体" w:hAnsi="宋体" w:hint="eastAsia"/>
          <w:sz w:val="21"/>
          <w:szCs w:val="21"/>
        </w:rPr>
      </w:pPr>
    </w:p>
    <w:p w:rsidR="00A63A52" w:rsidRDefault="00A63A52" w:rsidP="00124A87">
      <w:pPr>
        <w:snapToGrid w:val="0"/>
        <w:spacing w:line="300" w:lineRule="auto"/>
        <w:rPr>
          <w:rFonts w:ascii="宋体" w:hAnsi="宋体" w:hint="eastAsia"/>
          <w:color w:val="008080"/>
          <w:sz w:val="21"/>
          <w:szCs w:val="21"/>
        </w:rPr>
      </w:pPr>
      <w:r>
        <w:rPr>
          <w:rFonts w:ascii="宋体" w:hAnsi="宋体" w:hint="eastAsia"/>
          <w:color w:val="008080"/>
          <w:sz w:val="21"/>
          <w:szCs w:val="21"/>
        </w:rPr>
        <w:t>3、</w:t>
      </w:r>
      <w:r>
        <w:rPr>
          <w:rFonts w:ascii="宋体" w:hAnsi="宋体" w:hint="eastAsia"/>
          <w:sz w:val="21"/>
          <w:szCs w:val="21"/>
        </w:rPr>
        <w:t>列集\散集的第三种情况, 其数据流程处理如图</w:t>
      </w:r>
      <w:r w:rsidR="00E42DB7">
        <w:rPr>
          <w:rFonts w:ascii="宋体" w:hAnsi="宋体" w:hint="eastAsia"/>
          <w:sz w:val="21"/>
          <w:szCs w:val="21"/>
        </w:rPr>
        <w:t>13.</w:t>
      </w:r>
      <w:r>
        <w:rPr>
          <w:rFonts w:ascii="宋体" w:hAnsi="宋体" w:hint="eastAsia"/>
          <w:sz w:val="21"/>
          <w:szCs w:val="21"/>
        </w:rPr>
        <w:t>6：</w:t>
      </w:r>
    </w:p>
    <w:p w:rsidR="00A63A52" w:rsidRDefault="006A4337" w:rsidP="00097E0D">
      <w:pPr>
        <w:snapToGrid w:val="0"/>
        <w:spacing w:line="300" w:lineRule="auto"/>
        <w:jc w:val="center"/>
        <w:rPr>
          <w:rFonts w:ascii="宋体" w:hAnsi="宋体" w:hint="eastAsia"/>
          <w:sz w:val="21"/>
          <w:szCs w:val="21"/>
        </w:rPr>
      </w:pPr>
      <w:r>
        <w:object w:dxaOrig="11057" w:dyaOrig="9704">
          <v:shape id="_x0000_i1072" type="#_x0000_t75" style="width:415.2pt;height:364.2pt" o:ole="">
            <v:imagedata r:id="rId61" o:title=""/>
          </v:shape>
          <o:OLEObject Type="Embed" ProgID="Visio.Drawing.11" ShapeID="_x0000_i1072" DrawAspect="Content" ObjectID="_1670495689" r:id="rId62"/>
        </w:object>
      </w:r>
      <w:r w:rsidR="00A63A52">
        <w:rPr>
          <w:rFonts w:ascii="宋体" w:hAnsi="宋体" w:hint="eastAsia"/>
          <w:color w:val="008080"/>
          <w:sz w:val="21"/>
          <w:szCs w:val="21"/>
        </w:rPr>
        <w:t xml:space="preserve">                            </w:t>
      </w:r>
      <w:r w:rsidR="00A63A52">
        <w:rPr>
          <w:rFonts w:ascii="宋体" w:hAnsi="宋体" w:hint="eastAsia"/>
          <w:sz w:val="21"/>
          <w:szCs w:val="21"/>
        </w:rPr>
        <w:t>图</w:t>
      </w:r>
      <w:r w:rsidR="00E42DB7">
        <w:rPr>
          <w:rFonts w:ascii="宋体" w:hAnsi="宋体" w:hint="eastAsia"/>
          <w:sz w:val="21"/>
          <w:szCs w:val="21"/>
        </w:rPr>
        <w:t>13.</w:t>
      </w:r>
      <w:r w:rsidR="00A63A52">
        <w:rPr>
          <w:rFonts w:ascii="宋体" w:hAnsi="宋体" w:hint="eastAsia"/>
          <w:sz w:val="21"/>
          <w:szCs w:val="21"/>
        </w:rPr>
        <w:t>6</w:t>
      </w:r>
      <w:r w:rsidR="00B02474">
        <w:rPr>
          <w:rFonts w:ascii="宋体" w:hAnsi="宋体" w:hint="eastAsia"/>
          <w:sz w:val="21"/>
          <w:szCs w:val="21"/>
        </w:rPr>
        <w:t>进程间远程调用列集\散集图3</w:t>
      </w:r>
    </w:p>
    <w:p w:rsidR="00A63A52" w:rsidRDefault="00A63A52" w:rsidP="00124A87">
      <w:pPr>
        <w:snapToGrid w:val="0"/>
        <w:spacing w:line="300" w:lineRule="auto"/>
        <w:rPr>
          <w:rFonts w:ascii="宋体" w:hAnsi="宋体" w:hint="eastAsia"/>
          <w:sz w:val="21"/>
          <w:szCs w:val="21"/>
        </w:rPr>
      </w:pP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针对这三种不同的地址空间情况，其处理流程有所不同外，同时根据相应地址空间不同的访问权限，对数据的打包和解包都会有不同的方式。比如第二种情况主要用于内核功能的导出，故效率是最为重要的，其打包和解包过程相对简单，但高效。而第一种情况主要用于进程间通讯，它对支持的接口参数的数据格式更为广泛，且处理也更为完整。</w:t>
      </w:r>
    </w:p>
    <w:p w:rsidR="00A63A52" w:rsidRDefault="00E42DB7" w:rsidP="00BA4562">
      <w:pPr>
        <w:pStyle w:val="2"/>
        <w:snapToGrid w:val="0"/>
        <w:spacing w:line="300" w:lineRule="auto"/>
        <w:rPr>
          <w:rFonts w:ascii="宋体" w:hAnsi="宋体" w:hint="eastAsia"/>
        </w:rPr>
      </w:pPr>
      <w:bookmarkStart w:id="719" w:name="_Toc148261127"/>
      <w:bookmarkStart w:id="720" w:name="_Toc152754499"/>
      <w:bookmarkStart w:id="721" w:name="_Toc197919121"/>
      <w:r>
        <w:rPr>
          <w:rFonts w:ascii="宋体" w:hAnsi="宋体" w:hint="eastAsia"/>
        </w:rPr>
        <w:t>13.</w:t>
      </w:r>
      <w:r w:rsidR="00A63A52">
        <w:rPr>
          <w:rFonts w:ascii="宋体" w:hAnsi="宋体" w:hint="eastAsia"/>
        </w:rPr>
        <w:t xml:space="preserve">4 </w:t>
      </w:r>
      <w:r w:rsidR="0081642B">
        <w:rPr>
          <w:rFonts w:ascii="宋体" w:hAnsi="宋体" w:hint="eastAsia"/>
        </w:rPr>
        <w:t>Elastos</w:t>
      </w:r>
      <w:r w:rsidR="00A63A52">
        <w:rPr>
          <w:rFonts w:ascii="宋体" w:hAnsi="宋体" w:hint="eastAsia"/>
        </w:rPr>
        <w:t>基于引用计数的远程构件生命周期管理的实现机制</w:t>
      </w:r>
      <w:bookmarkEnd w:id="719"/>
      <w:bookmarkEnd w:id="720"/>
      <w:bookmarkEnd w:id="721"/>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为了合理的利用资源，存根和代理不能一直存在于内存中，当客户端进程调用远程服务结束时，代理应该被释放；当没有进程调用对象构件的服务时，此对象构件对应的存根应该被释放（在必要的时候，对象构件也要被释放）。对象存在于内存中的这段时间就是此对象的生命周期，我们应该有一种合理又高效的方法对远程构件调用过程中各对象的生命周期进行管理。</w:t>
      </w:r>
    </w:p>
    <w:p w:rsidR="00A63A52" w:rsidRDefault="00235D94"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Elastos</w:t>
      </w:r>
      <w:r w:rsidR="00A63A52">
        <w:rPr>
          <w:rFonts w:ascii="宋体" w:hAnsi="宋体" w:hint="eastAsia"/>
          <w:sz w:val="21"/>
          <w:szCs w:val="21"/>
        </w:rPr>
        <w:t>平台以类为单位的远程构件生命周期管理的方法是，给代理对象、存根对象和构件对象都设置引用记数，即设置各对象对应的引用计数器、AddRef方法和Release方法。所谓引用计数，就是一个对象被其他对象所引用的次数，如果没有其他对象对其引用了，那么这个对象就没有存在的必要了。调用AddRef方法一次，引用计数器值加1；调用Release方法一次，引用计数器值减1。</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当创建构件对象时，设置构件对象的引用计数器值为0；</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当创建存根对象时，设置存根对象的引用计数器值为0，调用其对应的构件对象的AddRef方法一次（被存根对象引用）；</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当创建代理对象时，设置代理对象的引用计数器值为0，调用此代理对象的AddRef方法一次（被客户进程引用），并远程调用其对应的存根对象的AddRef方法一次（被代理对象引用）；</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当客户进程异常退出时，调用对应代理对象的Release方法一次（被客户进程的引用断开）,在所述客户端的进程对象中删除所述存根对象的相关信息，调用对应存根对象的Release方法一次（被对应代理对象的引用断开）；</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当服务器端异常退出时，释放所对应的存根对象及其相关的资源，在内核中删除存根对象和构件对象的注册信息；所对应的代理对象会定时的检查存根对象是否存在，当检查到存根对象不存在时，则释放掉代理对象以及与其相关的资源。</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当代理对象的引用计数器值为0，则释放掉代理对象以及与其相关的资源；</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当存根对象的引用计数器值为0，则释放掉存根对象以及与其相关的资源，在内核中删除存根对象的注册信息，并调用对应构件对象的Release方法一次（被对应存根对象的引用断开）。</w:t>
      </w:r>
    </w:p>
    <w:p w:rsidR="00A63A52" w:rsidRDefault="00E42DB7" w:rsidP="00BA4562">
      <w:pPr>
        <w:pStyle w:val="2"/>
        <w:snapToGrid w:val="0"/>
        <w:spacing w:line="300" w:lineRule="auto"/>
        <w:rPr>
          <w:rFonts w:ascii="宋体" w:hAnsi="宋体" w:hint="eastAsia"/>
        </w:rPr>
      </w:pPr>
      <w:bookmarkStart w:id="722" w:name="_Toc148261128"/>
      <w:bookmarkStart w:id="723" w:name="_Toc152754500"/>
      <w:bookmarkStart w:id="724" w:name="_Toc197919122"/>
      <w:r>
        <w:rPr>
          <w:rFonts w:ascii="宋体" w:hAnsi="宋体" w:hint="eastAsia"/>
        </w:rPr>
        <w:t>13.</w:t>
      </w:r>
      <w:r w:rsidR="00A63A52">
        <w:rPr>
          <w:rFonts w:ascii="宋体" w:hAnsi="宋体" w:hint="eastAsia"/>
        </w:rPr>
        <w:t xml:space="preserve">5 </w:t>
      </w:r>
      <w:r w:rsidR="00235D94">
        <w:rPr>
          <w:rFonts w:ascii="宋体" w:hAnsi="宋体" w:hint="eastAsia"/>
        </w:rPr>
        <w:t>Elastos</w:t>
      </w:r>
      <w:r w:rsidR="00A63A52">
        <w:rPr>
          <w:rFonts w:ascii="宋体" w:hAnsi="宋体" w:hint="eastAsia"/>
        </w:rPr>
        <w:t>以类为单位实现远程接口的自动列集</w:t>
      </w:r>
      <w:r w:rsidR="00A63A52">
        <w:rPr>
          <w:rFonts w:ascii="宋体" w:hAnsi="宋体"/>
        </w:rPr>
        <w:t>\</w:t>
      </w:r>
      <w:r w:rsidR="00A63A52">
        <w:rPr>
          <w:rFonts w:ascii="宋体" w:hAnsi="宋体" w:hint="eastAsia"/>
        </w:rPr>
        <w:t>散集</w:t>
      </w:r>
      <w:bookmarkEnd w:id="722"/>
      <w:bookmarkEnd w:id="723"/>
      <w:bookmarkEnd w:id="724"/>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在通常的构件技术中，如微软公司的COM，针对跨域的远程构件调用，是以接口为单位实现列集</w:t>
      </w:r>
      <w:r>
        <w:rPr>
          <w:rFonts w:ascii="宋体" w:hAnsi="宋体"/>
          <w:sz w:val="21"/>
          <w:szCs w:val="21"/>
        </w:rPr>
        <w:t>\</w:t>
      </w:r>
      <w:r>
        <w:rPr>
          <w:rFonts w:ascii="宋体" w:hAnsi="宋体" w:hint="eastAsia"/>
          <w:sz w:val="21"/>
          <w:szCs w:val="21"/>
        </w:rPr>
        <w:t>散集，而构件本身的实现则以类为单位，即一个构件类可以实现多个接口。从远</w:t>
      </w:r>
      <w:r>
        <w:rPr>
          <w:rFonts w:ascii="宋体" w:hAnsi="宋体" w:hint="eastAsia"/>
          <w:sz w:val="21"/>
          <w:szCs w:val="21"/>
        </w:rPr>
        <w:lastRenderedPageBreak/>
        <w:t>程接口的自动列集</w:t>
      </w:r>
      <w:r>
        <w:rPr>
          <w:rFonts w:ascii="宋体" w:hAnsi="宋体"/>
          <w:sz w:val="21"/>
          <w:szCs w:val="21"/>
        </w:rPr>
        <w:t>\</w:t>
      </w:r>
      <w:r>
        <w:rPr>
          <w:rFonts w:ascii="宋体" w:hAnsi="宋体" w:hint="eastAsia"/>
          <w:sz w:val="21"/>
          <w:szCs w:val="21"/>
        </w:rPr>
        <w:t>散集的实现来看，既可以选择以类为单位进行列集,散集,又可以选择以接口为单位进行列集散集。</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对于同一实现类的构件接口，用户通常通过QI(QuerryInterface) 来获得构件接口,远程获取数据,重新建立存根\代理,并返回相应的接口代理给用户。假如客户端的一个进程的几个线程分别调用同一远程构件服务的几个不同的接口，就要分别进行远程调用，建立不同的接口代理对象，对各个接口代理对象的生命周期都要进行单独管理。而远程的数据获取,尤其是分布式环境的情况下，是非常耗时的，我们应尽量减少远程获取数据的次数，每次获取,又应尽量带足够多的信息。</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针对上述现状，</w:t>
      </w:r>
      <w:r w:rsidR="00395F15">
        <w:rPr>
          <w:rFonts w:ascii="宋体" w:hAnsi="宋体" w:hint="eastAsia"/>
          <w:sz w:val="21"/>
          <w:szCs w:val="21"/>
        </w:rPr>
        <w:t>Elastos</w:t>
      </w:r>
      <w:r>
        <w:rPr>
          <w:rFonts w:ascii="宋体" w:hAnsi="宋体" w:hint="eastAsia"/>
          <w:sz w:val="21"/>
          <w:szCs w:val="21"/>
        </w:rPr>
        <w:t>选择以类为单位进行远程接口的自动列集\散集的实现。当用户通过</w:t>
      </w:r>
      <w:r>
        <w:rPr>
          <w:rFonts w:ascii="宋体" w:hAnsi="宋体"/>
          <w:sz w:val="21"/>
          <w:szCs w:val="21"/>
        </w:rPr>
        <w:t>QI</w:t>
      </w:r>
      <w:r>
        <w:rPr>
          <w:rFonts w:ascii="宋体" w:hAnsi="宋体" w:hint="eastAsia"/>
          <w:sz w:val="21"/>
          <w:szCs w:val="21"/>
        </w:rPr>
        <w:t>获取接口的时候,所以的处理都在客户端进行，另一方面，该方法把所有对于接口代理或接口存根的生命周期管理最后都归结到对应的类代理或类存根的引用计数的操作上来，这更加符合现实的构件生命周期管理模型，能够减少远程调用次数，降低调用耗时，提高远程构件服务效率。</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所谓类代理，就是能用来索引接口代理以及完全代理客户进程的一个代理对象，一个代理对象可以索引多个接口代理。如图</w:t>
      </w:r>
      <w:r w:rsidR="00E42DB7">
        <w:rPr>
          <w:rFonts w:ascii="宋体" w:hAnsi="宋体" w:hint="eastAsia"/>
          <w:sz w:val="21"/>
          <w:szCs w:val="21"/>
        </w:rPr>
        <w:t>13.</w:t>
      </w:r>
      <w:r>
        <w:rPr>
          <w:rFonts w:ascii="宋体" w:hAnsi="宋体" w:hint="eastAsia"/>
          <w:sz w:val="21"/>
          <w:szCs w:val="21"/>
        </w:rPr>
        <w:t>7所示。</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用户如果获得远程接口IA, 通过其QI IB的过程实际上是接口代理IA通过类代理查询到接口代理IB的过程，整个过程都发生在Client端空间,而无需进行远程的调用；而对于用户获得的远程接口IA, IB, IC的生命周期管理，则体现在类代理上，引用计数器只存在于类代理上，AddRef方法和Release方法也只作用于类代理上，大大减少了相对于以接口为单位的列集方式的远程调用次数。</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sz w:val="21"/>
          <w:szCs w:val="21"/>
        </w:rPr>
        <w:object w:dxaOrig="7218" w:dyaOrig="3434">
          <v:shape id="_x0000_i1073" type="#_x0000_t75" style="width:361.2pt;height:171.6pt" o:ole="">
            <v:imagedata r:id="rId63" o:title=""/>
          </v:shape>
          <o:OLEObject Type="Embed" ProgID="Visio.Drawing.11" ShapeID="_x0000_i1073" DrawAspect="Content" ObjectID="_1670495690" r:id="rId64"/>
        </w:objec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图</w:t>
      </w:r>
      <w:r w:rsidR="00E42DB7">
        <w:rPr>
          <w:rFonts w:ascii="宋体" w:hAnsi="宋体" w:hint="eastAsia"/>
          <w:sz w:val="21"/>
          <w:szCs w:val="21"/>
        </w:rPr>
        <w:t>13.</w:t>
      </w:r>
      <w:r>
        <w:rPr>
          <w:rFonts w:ascii="宋体" w:hAnsi="宋体" w:hint="eastAsia"/>
          <w:sz w:val="21"/>
          <w:szCs w:val="21"/>
        </w:rPr>
        <w:t>7  类代理的实现</w:t>
      </w:r>
    </w:p>
    <w:p w:rsidR="00A63A52" w:rsidRDefault="00A63A52" w:rsidP="00124A87">
      <w:pPr>
        <w:snapToGrid w:val="0"/>
        <w:spacing w:line="300" w:lineRule="auto"/>
        <w:ind w:firstLineChars="200" w:firstLine="420"/>
        <w:rPr>
          <w:rFonts w:ascii="宋体" w:hAnsi="宋体" w:hint="eastAsia"/>
          <w:sz w:val="21"/>
          <w:szCs w:val="21"/>
        </w:rPr>
      </w:pP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所谓类存根，就是能用来索引接口存根以及负责代表构件对象和其接口与远程用户进行联系的一个存根对象，一个存根对象可以索引多个接口存根。如图</w:t>
      </w:r>
      <w:r w:rsidR="00E42DB7">
        <w:rPr>
          <w:rFonts w:ascii="宋体" w:hAnsi="宋体" w:hint="eastAsia"/>
          <w:sz w:val="21"/>
          <w:szCs w:val="21"/>
        </w:rPr>
        <w:t>13.</w:t>
      </w:r>
      <w:r>
        <w:rPr>
          <w:rFonts w:ascii="宋体" w:hAnsi="宋体" w:hint="eastAsia"/>
          <w:sz w:val="21"/>
          <w:szCs w:val="21"/>
        </w:rPr>
        <w:t>8所示。</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对各接口调用的生命周期的管理，体现在类存根上，引用计数器只存在于类存根上，AddRef方法和Release方法也只作用于类存根上。</w:t>
      </w:r>
    </w:p>
    <w:p w:rsidR="00A63A52" w:rsidRDefault="00A63A52" w:rsidP="000A5814">
      <w:pPr>
        <w:snapToGrid w:val="0"/>
        <w:spacing w:line="300" w:lineRule="auto"/>
        <w:ind w:firstLineChars="200" w:firstLine="420"/>
        <w:jc w:val="center"/>
        <w:rPr>
          <w:rFonts w:ascii="宋体" w:hAnsi="宋体" w:hint="eastAsia"/>
          <w:sz w:val="21"/>
          <w:szCs w:val="21"/>
        </w:rPr>
      </w:pPr>
      <w:r>
        <w:rPr>
          <w:rFonts w:ascii="宋体" w:hAnsi="宋体"/>
          <w:sz w:val="21"/>
          <w:szCs w:val="21"/>
        </w:rPr>
        <w:object w:dxaOrig="7571" w:dyaOrig="3320">
          <v:shape id="_x0000_i1074" type="#_x0000_t75" style="width:378.6pt;height:166.2pt" o:ole="">
            <v:imagedata r:id="rId65" o:title=""/>
          </v:shape>
          <o:OLEObject Type="Embed" ProgID="Visio.Drawing.11" ShapeID="_x0000_i1074" DrawAspect="Content" ObjectID="_1670495691" r:id="rId66"/>
        </w:objec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图</w:t>
      </w:r>
      <w:r w:rsidR="00E42DB7">
        <w:rPr>
          <w:rFonts w:ascii="宋体" w:hAnsi="宋体" w:hint="eastAsia"/>
          <w:sz w:val="21"/>
          <w:szCs w:val="21"/>
        </w:rPr>
        <w:t>13.</w:t>
      </w:r>
      <w:r>
        <w:rPr>
          <w:rFonts w:ascii="宋体" w:hAnsi="宋体" w:hint="eastAsia"/>
          <w:sz w:val="21"/>
          <w:szCs w:val="21"/>
        </w:rPr>
        <w:t>8  类存根的实现</w:t>
      </w:r>
    </w:p>
    <w:p w:rsidR="00A63A52" w:rsidRDefault="00A63A52" w:rsidP="00124A87">
      <w:pPr>
        <w:snapToGrid w:val="0"/>
        <w:spacing w:line="300" w:lineRule="auto"/>
        <w:ind w:firstLineChars="200" w:firstLine="420"/>
        <w:rPr>
          <w:rFonts w:ascii="宋体" w:hAnsi="宋体" w:hint="eastAsia"/>
          <w:sz w:val="21"/>
          <w:szCs w:val="21"/>
        </w:rPr>
      </w:pP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如图</w:t>
      </w:r>
      <w:r w:rsidR="00E42DB7">
        <w:rPr>
          <w:rFonts w:ascii="宋体" w:hAnsi="宋体" w:hint="eastAsia"/>
          <w:sz w:val="21"/>
          <w:szCs w:val="21"/>
        </w:rPr>
        <w:t>13.</w:t>
      </w:r>
      <w:r>
        <w:rPr>
          <w:rFonts w:ascii="宋体" w:hAnsi="宋体" w:hint="eastAsia"/>
          <w:sz w:val="21"/>
          <w:szCs w:val="21"/>
        </w:rPr>
        <w:t>9所示，当用户要求获得相应的远程接口的时候,系统就根据对象代理的接口索引在客户端返回相应的接口代理给用户。通过接口代理传递</w:t>
      </w:r>
      <w:r w:rsidRPr="00574C66">
        <w:rPr>
          <w:rFonts w:ascii="宋体" w:hAnsi="宋体" w:hint="eastAsia"/>
          <w:sz w:val="21"/>
          <w:szCs w:val="21"/>
        </w:rPr>
        <w:t>过</w:t>
      </w:r>
      <w:r>
        <w:rPr>
          <w:rFonts w:ascii="宋体" w:hAnsi="宋体" w:hint="eastAsia"/>
          <w:sz w:val="21"/>
          <w:szCs w:val="21"/>
        </w:rPr>
        <w:t>来的调用请求,会通过对象存根的接口索引转化到相应的接口存根上，接口存根再将调用请求转发给真正的构件类实现。</w:t>
      </w:r>
    </w:p>
    <w:p w:rsidR="00A63A52" w:rsidRDefault="00A63A52" w:rsidP="000A5814">
      <w:pPr>
        <w:snapToGrid w:val="0"/>
        <w:spacing w:line="300" w:lineRule="auto"/>
        <w:jc w:val="center"/>
        <w:rPr>
          <w:rFonts w:ascii="宋体" w:hAnsi="宋体" w:hint="eastAsia"/>
          <w:sz w:val="21"/>
          <w:szCs w:val="21"/>
        </w:rPr>
      </w:pPr>
      <w:r>
        <w:rPr>
          <w:rFonts w:ascii="宋体" w:hAnsi="宋体"/>
          <w:sz w:val="21"/>
          <w:szCs w:val="21"/>
        </w:rPr>
        <w:object w:dxaOrig="8563" w:dyaOrig="4594">
          <v:shape id="_x0000_i1075" type="#_x0000_t75" style="width:390.6pt;height:194.4pt" o:ole="">
            <v:imagedata r:id="rId67" o:title=""/>
          </v:shape>
          <o:OLEObject Type="Embed" ProgID="Visio.Drawing.11" ShapeID="_x0000_i1075" DrawAspect="Content" ObjectID="_1670495692" r:id="rId68"/>
        </w:object>
      </w:r>
    </w:p>
    <w:p w:rsidR="00A63A52" w:rsidRDefault="00A63A52" w:rsidP="00124A87">
      <w:pPr>
        <w:snapToGrid w:val="0"/>
        <w:spacing w:line="300" w:lineRule="auto"/>
        <w:ind w:firstLineChars="1100" w:firstLine="2310"/>
        <w:rPr>
          <w:rFonts w:ascii="宋体" w:hAnsi="宋体" w:hint="eastAsia"/>
          <w:sz w:val="21"/>
          <w:szCs w:val="21"/>
        </w:rPr>
      </w:pPr>
      <w:r>
        <w:rPr>
          <w:rFonts w:ascii="宋体" w:hAnsi="宋体" w:hint="eastAsia"/>
          <w:sz w:val="21"/>
          <w:szCs w:val="21"/>
        </w:rPr>
        <w:t>图</w:t>
      </w:r>
      <w:r w:rsidR="00E42DB7">
        <w:rPr>
          <w:rFonts w:ascii="宋体" w:hAnsi="宋体" w:hint="eastAsia"/>
          <w:sz w:val="21"/>
          <w:szCs w:val="21"/>
        </w:rPr>
        <w:t>13.</w:t>
      </w:r>
      <w:r>
        <w:rPr>
          <w:rFonts w:ascii="宋体" w:hAnsi="宋体" w:hint="eastAsia"/>
          <w:sz w:val="21"/>
          <w:szCs w:val="21"/>
        </w:rPr>
        <w:t>9 各对象之间的关系</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存根、代理代表构件服务的存在。用户获得一个远程构件的存在，是以其进程内创建了一个代理对象为标志，而一个进程提供一个远程服务，则是以其进程空间内存在一个存根对象为标志。代理和存根可以是多对一的关系, 存根和构件实现类的实例则是一对一的关系，如下图:</w:t>
      </w:r>
    </w:p>
    <w:p w:rsidR="00B02474" w:rsidRDefault="00A63A52" w:rsidP="00B02474">
      <w:pPr>
        <w:snapToGrid w:val="0"/>
        <w:spacing w:line="300" w:lineRule="auto"/>
        <w:ind w:firstLine="300"/>
        <w:jc w:val="center"/>
        <w:rPr>
          <w:rFonts w:ascii="宋体" w:hAnsi="宋体" w:hint="eastAsia"/>
          <w:sz w:val="21"/>
          <w:szCs w:val="21"/>
        </w:rPr>
      </w:pPr>
      <w:r>
        <w:rPr>
          <w:rFonts w:ascii="宋体" w:hAnsi="宋体"/>
          <w:sz w:val="21"/>
          <w:szCs w:val="21"/>
        </w:rPr>
        <w:object w:dxaOrig="5184" w:dyaOrig="3598">
          <v:shape id="_x0000_i1076" type="#_x0000_t75" style="width:259.2pt;height:180pt" o:ole="">
            <v:imagedata r:id="rId69" o:title=""/>
          </v:shape>
          <o:OLEObject Type="Embed" ProgID="Visio.Drawing.11" ShapeID="_x0000_i1076" DrawAspect="Content" ObjectID="_1670495693" r:id="rId70"/>
        </w:object>
      </w:r>
    </w:p>
    <w:p w:rsidR="00A63A52" w:rsidRDefault="00A63A52" w:rsidP="00B02474">
      <w:pPr>
        <w:snapToGrid w:val="0"/>
        <w:spacing w:line="300" w:lineRule="auto"/>
        <w:jc w:val="center"/>
        <w:rPr>
          <w:rFonts w:ascii="宋体" w:hAnsi="宋体" w:hint="eastAsia"/>
          <w:sz w:val="21"/>
          <w:szCs w:val="21"/>
        </w:rPr>
      </w:pPr>
      <w:r>
        <w:rPr>
          <w:rFonts w:ascii="宋体" w:hAnsi="宋体" w:hint="eastAsia"/>
          <w:sz w:val="21"/>
          <w:szCs w:val="21"/>
        </w:rPr>
        <w:t>图</w:t>
      </w:r>
      <w:r w:rsidR="00E42DB7">
        <w:rPr>
          <w:rFonts w:ascii="宋体" w:hAnsi="宋体" w:hint="eastAsia"/>
          <w:sz w:val="21"/>
          <w:szCs w:val="21"/>
        </w:rPr>
        <w:t>13.</w:t>
      </w:r>
      <w:r>
        <w:rPr>
          <w:rFonts w:ascii="宋体" w:hAnsi="宋体" w:hint="eastAsia"/>
          <w:sz w:val="21"/>
          <w:szCs w:val="21"/>
        </w:rPr>
        <w:t>10</w:t>
      </w:r>
      <w:r w:rsidR="00B02474">
        <w:rPr>
          <w:rFonts w:ascii="宋体" w:hAnsi="宋体" w:hint="eastAsia"/>
          <w:sz w:val="21"/>
          <w:szCs w:val="21"/>
        </w:rPr>
        <w:t>代理、存根和构件对象的对应关系</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存根和构件对象实例由于处于同一进程空间，故存根对象可以直接hold构件对象的指针。而代理和存根对象之间的对应关系则是由系统分配系统唯一的资源oid所建立的，相应的代理对象和存根对象拥有同样的oid，这样代理对象就可以找到相应的存根对象，从上图也可以看出，一个存根对象可以对于多个代理对象，所以存根对象是无法直接找到某个特定的代理对象的，实际上我们是通过线程的同步机制来实现存根对象找到相应的代理对象的。    </w:t>
      </w:r>
    </w:p>
    <w:p w:rsidR="00A63A52" w:rsidRDefault="00E42DB7" w:rsidP="00BA4562">
      <w:pPr>
        <w:pStyle w:val="2"/>
        <w:snapToGrid w:val="0"/>
        <w:spacing w:line="300" w:lineRule="auto"/>
        <w:rPr>
          <w:rFonts w:ascii="宋体" w:hAnsi="宋体"/>
        </w:rPr>
      </w:pPr>
      <w:bookmarkStart w:id="725" w:name="_Toc148261129"/>
      <w:bookmarkStart w:id="726" w:name="_Toc152754501"/>
      <w:bookmarkStart w:id="727" w:name="_Toc197919123"/>
      <w:r>
        <w:rPr>
          <w:rFonts w:ascii="宋体" w:hAnsi="宋体" w:hint="eastAsia"/>
        </w:rPr>
        <w:t>13.</w:t>
      </w:r>
      <w:r w:rsidR="00A63A52">
        <w:rPr>
          <w:rFonts w:ascii="宋体" w:hAnsi="宋体" w:hint="eastAsia"/>
        </w:rPr>
        <w:t xml:space="preserve">6 </w:t>
      </w:r>
      <w:r w:rsidR="00A63A52">
        <w:rPr>
          <w:rFonts w:ascii="宋体" w:hAnsi="宋体"/>
        </w:rPr>
        <w:t>CAR</w:t>
      </w:r>
      <w:r w:rsidR="00A63A52">
        <w:rPr>
          <w:rFonts w:ascii="宋体" w:hAnsi="宋体"/>
        </w:rPr>
        <w:t>构件自定义列集</w:t>
      </w:r>
      <w:r w:rsidR="00A63A52">
        <w:rPr>
          <w:rFonts w:ascii="宋体" w:hAnsi="宋体"/>
        </w:rPr>
        <w:t>/</w:t>
      </w:r>
      <w:r w:rsidR="00A63A52">
        <w:rPr>
          <w:rFonts w:ascii="宋体" w:hAnsi="宋体"/>
        </w:rPr>
        <w:t>散集机制</w:t>
      </w:r>
      <w:bookmarkEnd w:id="725"/>
      <w:bookmarkEnd w:id="726"/>
      <w:bookmarkEnd w:id="727"/>
    </w:p>
    <w:p w:rsidR="00A63A52" w:rsidRDefault="00A63A52" w:rsidP="00124A87">
      <w:pPr>
        <w:snapToGrid w:val="0"/>
        <w:spacing w:line="300" w:lineRule="auto"/>
        <w:ind w:firstLineChars="200" w:firstLine="420"/>
        <w:rPr>
          <w:rFonts w:ascii="宋体" w:hAnsi="宋体"/>
          <w:sz w:val="21"/>
          <w:szCs w:val="21"/>
        </w:rPr>
      </w:pPr>
      <w:r>
        <w:rPr>
          <w:rFonts w:ascii="宋体" w:hAnsi="宋体"/>
          <w:sz w:val="21"/>
          <w:szCs w:val="21"/>
        </w:rPr>
        <w:t>CAR构件自定义列集/散集机制（custom marshaling）是CAR构件运行平台提供给开发者的一种针对构件实例接口指针的自定义列集/散集方法</w:t>
      </w:r>
      <w:r>
        <w:rPr>
          <w:rFonts w:ascii="宋体" w:hAnsi="宋体" w:hint="eastAsia"/>
          <w:sz w:val="21"/>
          <w:szCs w:val="21"/>
        </w:rPr>
        <w:t>，使</w:t>
      </w:r>
      <w:r>
        <w:rPr>
          <w:rFonts w:ascii="宋体" w:hAnsi="宋体"/>
          <w:sz w:val="21"/>
          <w:szCs w:val="21"/>
        </w:rPr>
        <w:t>开发者可以在远程传递接口指针类型参数时控制传递过程并影响返回结果。</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sz w:val="21"/>
          <w:szCs w:val="21"/>
        </w:rPr>
        <w:t>从设计思想上来看，自定义列集/散集机制一方面是一种基于CAR构件运行平台本身所提供的远程过程调用技术之上的扩展机制；另一方面它的运行又依赖于CAR构件运行平台本身所提供的远程过程调用技术。与其它同类技术（例如Microsoft DCOM中的自定义机制）相比，它最显著的优点是逻辑结构更为清晰</w:t>
      </w:r>
      <w:r>
        <w:rPr>
          <w:rFonts w:ascii="宋体" w:hAnsi="宋体" w:hint="eastAsia"/>
          <w:sz w:val="21"/>
          <w:szCs w:val="21"/>
        </w:rPr>
        <w:t>，而且在</w:t>
      </w:r>
      <w:r>
        <w:rPr>
          <w:rFonts w:ascii="宋体" w:hAnsi="宋体"/>
          <w:sz w:val="21"/>
          <w:szCs w:val="21"/>
        </w:rPr>
        <w:t>设计CAR RPC时无需为CAR Custom marshaling作额外考虑，减轻设计负担</w:t>
      </w:r>
      <w:r>
        <w:rPr>
          <w:rFonts w:ascii="宋体" w:hAnsi="宋体" w:hint="eastAsia"/>
          <w:sz w:val="21"/>
          <w:szCs w:val="21"/>
        </w:rPr>
        <w:t>。</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sz w:val="21"/>
          <w:szCs w:val="21"/>
        </w:rPr>
        <w:t>要使用CAR构件自定义列集/散集，只需在构件中声明并实现ICustomMarshal接口即可。</w:t>
      </w:r>
    </w:p>
    <w:p w:rsidR="00A63A52" w:rsidRDefault="00A63A52" w:rsidP="00124A87">
      <w:pPr>
        <w:shd w:val="clear" w:color="auto" w:fill="E6E6E6"/>
        <w:snapToGrid w:val="0"/>
        <w:spacing w:line="300" w:lineRule="auto"/>
        <w:ind w:firstLineChars="200" w:firstLine="420"/>
        <w:rPr>
          <w:rFonts w:ascii="宋体" w:hAnsi="宋体"/>
          <w:sz w:val="21"/>
          <w:szCs w:val="21"/>
        </w:rPr>
      </w:pPr>
      <w:r>
        <w:rPr>
          <w:rFonts w:ascii="宋体" w:hAnsi="宋体"/>
          <w:sz w:val="21"/>
          <w:szCs w:val="21"/>
        </w:rPr>
        <w:t>ICustomMarshal {</w:t>
      </w:r>
    </w:p>
    <w:p w:rsidR="00A63A52" w:rsidRDefault="00A63A52" w:rsidP="00124A87">
      <w:pPr>
        <w:shd w:val="clear" w:color="auto" w:fill="E6E6E6"/>
        <w:snapToGrid w:val="0"/>
        <w:spacing w:line="300" w:lineRule="auto"/>
        <w:ind w:firstLineChars="200" w:firstLine="420"/>
        <w:rPr>
          <w:rFonts w:ascii="宋体" w:hAnsi="宋体"/>
          <w:sz w:val="21"/>
          <w:szCs w:val="21"/>
        </w:rPr>
      </w:pPr>
      <w:r>
        <w:rPr>
          <w:rFonts w:ascii="宋体" w:hAnsi="宋体"/>
          <w:sz w:val="21"/>
          <w:szCs w:val="21"/>
        </w:rPr>
        <w:t xml:space="preserve">    </w:t>
      </w:r>
      <w:r w:rsidR="00666EC9">
        <w:rPr>
          <w:rFonts w:ascii="宋体" w:hAnsi="宋体"/>
          <w:sz w:val="21"/>
          <w:szCs w:val="21"/>
        </w:rPr>
        <w:t>ECode</w:t>
      </w:r>
      <w:r>
        <w:rPr>
          <w:rFonts w:ascii="宋体" w:hAnsi="宋体"/>
          <w:sz w:val="21"/>
          <w:szCs w:val="21"/>
        </w:rPr>
        <w:t xml:space="preserve"> GetClsid([out] </w:t>
      </w:r>
      <w:r w:rsidR="002B66DB">
        <w:rPr>
          <w:rFonts w:ascii="宋体" w:hAnsi="宋体"/>
          <w:sz w:val="21"/>
          <w:szCs w:val="21"/>
        </w:rPr>
        <w:t>ClassId</w:t>
      </w:r>
      <w:r>
        <w:rPr>
          <w:rFonts w:ascii="宋体" w:hAnsi="宋体"/>
          <w:sz w:val="21"/>
          <w:szCs w:val="21"/>
        </w:rPr>
        <w:t>* p</w:t>
      </w:r>
      <w:r w:rsidR="002B66DB">
        <w:rPr>
          <w:rFonts w:ascii="宋体" w:hAnsi="宋体"/>
          <w:sz w:val="21"/>
          <w:szCs w:val="21"/>
        </w:rPr>
        <w:t>ClassId</w:t>
      </w:r>
      <w:r>
        <w:rPr>
          <w:rFonts w:ascii="宋体" w:hAnsi="宋体"/>
          <w:sz w:val="21"/>
          <w:szCs w:val="21"/>
        </w:rPr>
        <w:t>);</w:t>
      </w:r>
    </w:p>
    <w:p w:rsidR="00A63A52" w:rsidRDefault="00A63A52" w:rsidP="00124A87">
      <w:pPr>
        <w:shd w:val="clear" w:color="auto" w:fill="E6E6E6"/>
        <w:snapToGrid w:val="0"/>
        <w:spacing w:line="300" w:lineRule="auto"/>
        <w:ind w:left="1260" w:hangingChars="600" w:hanging="1260"/>
        <w:rPr>
          <w:rFonts w:ascii="宋体" w:hAnsi="宋体"/>
          <w:sz w:val="21"/>
          <w:szCs w:val="21"/>
        </w:rPr>
      </w:pPr>
      <w:r>
        <w:rPr>
          <w:rFonts w:ascii="宋体" w:hAnsi="宋体"/>
          <w:sz w:val="21"/>
          <w:szCs w:val="21"/>
        </w:rPr>
        <w:t xml:space="preserve">    </w:t>
      </w:r>
      <w:r>
        <w:rPr>
          <w:rFonts w:ascii="宋体" w:hAnsi="宋体" w:hint="eastAsia"/>
          <w:sz w:val="21"/>
          <w:szCs w:val="21"/>
        </w:rPr>
        <w:t xml:space="preserve">    </w:t>
      </w:r>
      <w:r w:rsidR="00666EC9">
        <w:rPr>
          <w:rFonts w:ascii="宋体" w:hAnsi="宋体"/>
          <w:sz w:val="21"/>
          <w:szCs w:val="21"/>
        </w:rPr>
        <w:t>ECode</w:t>
      </w:r>
      <w:r>
        <w:rPr>
          <w:rFonts w:ascii="宋体" w:hAnsi="宋体"/>
          <w:sz w:val="21"/>
          <w:szCs w:val="21"/>
        </w:rPr>
        <w:t xml:space="preserve"> CreateObject([in] I</w:t>
      </w:r>
      <w:r>
        <w:rPr>
          <w:rFonts w:ascii="宋体" w:hAnsi="宋体" w:hint="eastAsia"/>
          <w:sz w:val="21"/>
          <w:szCs w:val="21"/>
        </w:rPr>
        <w:t>Object</w:t>
      </w:r>
      <w:r>
        <w:rPr>
          <w:rFonts w:ascii="宋体" w:hAnsi="宋体"/>
          <w:sz w:val="21"/>
          <w:szCs w:val="21"/>
        </w:rPr>
        <w:t xml:space="preserve"> *pOriginProxy, [out] I</w:t>
      </w:r>
      <w:r>
        <w:rPr>
          <w:rFonts w:ascii="宋体" w:hAnsi="宋体" w:hint="eastAsia"/>
          <w:sz w:val="21"/>
          <w:szCs w:val="21"/>
        </w:rPr>
        <w:t xml:space="preserve">Object </w:t>
      </w:r>
      <w:r>
        <w:rPr>
          <w:rFonts w:ascii="宋体" w:hAnsi="宋体"/>
          <w:sz w:val="21"/>
          <w:szCs w:val="21"/>
        </w:rPr>
        <w:t>**ppNewProxy);</w:t>
      </w:r>
    </w:p>
    <w:p w:rsidR="00A63A52" w:rsidRDefault="00A63A52" w:rsidP="00124A87">
      <w:pPr>
        <w:shd w:val="clear" w:color="auto" w:fill="E6E6E6"/>
        <w:snapToGrid w:val="0"/>
        <w:spacing w:line="300" w:lineRule="auto"/>
        <w:ind w:firstLineChars="200" w:firstLine="420"/>
        <w:rPr>
          <w:rFonts w:ascii="宋体" w:hAnsi="宋体"/>
          <w:sz w:val="21"/>
          <w:szCs w:val="21"/>
        </w:rPr>
      </w:pPr>
      <w:r>
        <w:rPr>
          <w:rFonts w:ascii="宋体" w:hAnsi="宋体"/>
          <w:sz w:val="21"/>
          <w:szCs w:val="21"/>
        </w:rPr>
        <w:t>}</w:t>
      </w:r>
    </w:p>
    <w:p w:rsidR="00A63A52" w:rsidRDefault="00A63A52" w:rsidP="00124A87">
      <w:pPr>
        <w:snapToGrid w:val="0"/>
        <w:spacing w:line="300" w:lineRule="auto"/>
        <w:ind w:firstLineChars="200" w:firstLine="420"/>
        <w:rPr>
          <w:rFonts w:ascii="宋体" w:hAnsi="宋体"/>
          <w:sz w:val="21"/>
          <w:szCs w:val="21"/>
        </w:rPr>
      </w:pPr>
      <w:r>
        <w:rPr>
          <w:rFonts w:ascii="宋体" w:hAnsi="宋体"/>
          <w:sz w:val="21"/>
          <w:szCs w:val="21"/>
        </w:rPr>
        <w:t>CAR构件自定义列集/散集机制分为</w:t>
      </w:r>
      <w:r>
        <w:rPr>
          <w:rFonts w:ascii="宋体" w:hAnsi="宋体" w:hint="eastAsia"/>
          <w:sz w:val="21"/>
          <w:szCs w:val="21"/>
        </w:rPr>
        <w:t>如下</w:t>
      </w:r>
      <w:r>
        <w:rPr>
          <w:rFonts w:ascii="宋体" w:hAnsi="宋体"/>
          <w:sz w:val="21"/>
          <w:szCs w:val="21"/>
        </w:rPr>
        <w:t>四个运行阶段：</w:t>
      </w:r>
    </w:p>
    <w:p w:rsidR="00A63A52" w:rsidRDefault="0097535E" w:rsidP="00124A87">
      <w:pPr>
        <w:snapToGrid w:val="0"/>
        <w:spacing w:line="300" w:lineRule="auto"/>
        <w:rPr>
          <w:rFonts w:ascii="宋体" w:hAnsi="宋体" w:hint="eastAsia"/>
          <w:sz w:val="21"/>
          <w:szCs w:val="21"/>
        </w:rPr>
      </w:pPr>
      <w:r>
        <w:rPr>
          <w:rFonts w:ascii="宋体" w:hAnsi="宋体" w:hint="eastAsia"/>
          <w:noProof/>
          <w:sz w:val="21"/>
          <w:szCs w:val="21"/>
        </w:rPr>
        <w:drawing>
          <wp:inline distT="0" distB="0" distL="0" distR="0">
            <wp:extent cx="5257800" cy="11506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57800" cy="1150620"/>
                    </a:xfrm>
                    <a:prstGeom prst="rect">
                      <a:avLst/>
                    </a:prstGeom>
                    <a:noFill/>
                    <a:ln>
                      <a:noFill/>
                    </a:ln>
                  </pic:spPr>
                </pic:pic>
              </a:graphicData>
            </a:graphic>
          </wp:inline>
        </w:drawing>
      </w:r>
    </w:p>
    <w:p w:rsidR="00A63A52" w:rsidRDefault="00A63A52" w:rsidP="00124A87">
      <w:pPr>
        <w:snapToGrid w:val="0"/>
        <w:spacing w:line="300" w:lineRule="auto"/>
        <w:jc w:val="center"/>
        <w:rPr>
          <w:rFonts w:ascii="宋体" w:hAnsi="宋体"/>
          <w:sz w:val="21"/>
          <w:szCs w:val="21"/>
        </w:rPr>
      </w:pPr>
      <w:r>
        <w:rPr>
          <w:rFonts w:ascii="宋体" w:hAnsi="宋体"/>
          <w:sz w:val="21"/>
          <w:szCs w:val="21"/>
        </w:rPr>
        <w:lastRenderedPageBreak/>
        <w:t>图</w:t>
      </w:r>
      <w:r w:rsidR="00E42DB7">
        <w:rPr>
          <w:rFonts w:ascii="宋体" w:hAnsi="宋体" w:hint="eastAsia"/>
          <w:sz w:val="21"/>
          <w:szCs w:val="21"/>
        </w:rPr>
        <w:t>13.</w:t>
      </w:r>
      <w:r>
        <w:rPr>
          <w:rFonts w:ascii="宋体" w:hAnsi="宋体" w:hint="eastAsia"/>
          <w:sz w:val="21"/>
          <w:szCs w:val="21"/>
        </w:rPr>
        <w:t xml:space="preserve">11 </w:t>
      </w:r>
      <w:r>
        <w:rPr>
          <w:rFonts w:ascii="宋体" w:hAnsi="宋体"/>
          <w:sz w:val="21"/>
          <w:szCs w:val="21"/>
        </w:rPr>
        <w:t>自定义列集/散集运行阶段一</w:t>
      </w:r>
    </w:p>
    <w:p w:rsidR="00A63A52" w:rsidRDefault="00A63A52" w:rsidP="00124A87">
      <w:pPr>
        <w:snapToGrid w:val="0"/>
        <w:spacing w:line="300" w:lineRule="auto"/>
        <w:ind w:firstLineChars="200" w:firstLine="420"/>
        <w:rPr>
          <w:rFonts w:ascii="宋体" w:hAnsi="宋体"/>
          <w:sz w:val="21"/>
          <w:szCs w:val="21"/>
        </w:rPr>
      </w:pPr>
      <w:r>
        <w:rPr>
          <w:rFonts w:ascii="宋体" w:hAnsi="宋体"/>
          <w:sz w:val="21"/>
          <w:szCs w:val="21"/>
        </w:rPr>
        <w:t>第一阶段，CAR构件运行平台使用CAR RPC的标准列集/散集技术对构件实例进行列集/散集。该过程结束后，在构件实例所运行的服务进程（X）会创建一个CAR标准构件存根，同时在客户进程（Y）内会创建出一个CAR标准构件代理，这一过程实质上就是CAR RPC标准列集/散集机制的实现过程。</w:t>
      </w:r>
    </w:p>
    <w:p w:rsidR="00A63A52" w:rsidRDefault="0097535E" w:rsidP="00124A87">
      <w:pPr>
        <w:snapToGrid w:val="0"/>
        <w:spacing w:line="300" w:lineRule="auto"/>
        <w:rPr>
          <w:rFonts w:ascii="宋体" w:hAnsi="宋体" w:hint="eastAsia"/>
          <w:sz w:val="21"/>
          <w:szCs w:val="21"/>
        </w:rPr>
      </w:pPr>
      <w:r>
        <w:rPr>
          <w:rFonts w:ascii="宋体" w:hAnsi="宋体" w:hint="eastAsia"/>
          <w:noProof/>
          <w:sz w:val="21"/>
          <w:szCs w:val="21"/>
        </w:rPr>
        <w:drawing>
          <wp:inline distT="0" distB="0" distL="0" distR="0">
            <wp:extent cx="5250180" cy="13258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50180" cy="1325880"/>
                    </a:xfrm>
                    <a:prstGeom prst="rect">
                      <a:avLst/>
                    </a:prstGeom>
                    <a:noFill/>
                    <a:ln>
                      <a:noFill/>
                    </a:ln>
                  </pic:spPr>
                </pic:pic>
              </a:graphicData>
            </a:graphic>
          </wp:inline>
        </w:drawing>
      </w:r>
    </w:p>
    <w:p w:rsidR="00A63A52" w:rsidRDefault="00A63A52" w:rsidP="00124A87">
      <w:pPr>
        <w:snapToGrid w:val="0"/>
        <w:spacing w:line="300" w:lineRule="auto"/>
        <w:jc w:val="center"/>
        <w:rPr>
          <w:rFonts w:ascii="宋体" w:hAnsi="宋体"/>
          <w:sz w:val="21"/>
          <w:szCs w:val="21"/>
        </w:rPr>
      </w:pPr>
      <w:r>
        <w:rPr>
          <w:rFonts w:ascii="宋体" w:hAnsi="宋体"/>
          <w:sz w:val="21"/>
          <w:szCs w:val="21"/>
        </w:rPr>
        <w:t>图</w:t>
      </w:r>
      <w:r w:rsidR="00E42DB7">
        <w:rPr>
          <w:rFonts w:ascii="宋体" w:hAnsi="宋体" w:hint="eastAsia"/>
          <w:sz w:val="21"/>
          <w:szCs w:val="21"/>
        </w:rPr>
        <w:t>13.</w:t>
      </w:r>
      <w:r>
        <w:rPr>
          <w:rFonts w:ascii="宋体" w:hAnsi="宋体" w:hint="eastAsia"/>
          <w:sz w:val="21"/>
          <w:szCs w:val="21"/>
        </w:rPr>
        <w:t xml:space="preserve">12 </w:t>
      </w:r>
      <w:r>
        <w:rPr>
          <w:rFonts w:ascii="宋体" w:hAnsi="宋体"/>
          <w:sz w:val="21"/>
          <w:szCs w:val="21"/>
        </w:rPr>
        <w:t>自定义列集/散集运行阶段二</w:t>
      </w:r>
    </w:p>
    <w:p w:rsidR="00A63A52" w:rsidRDefault="00A63A52" w:rsidP="00124A87">
      <w:pPr>
        <w:snapToGrid w:val="0"/>
        <w:spacing w:line="300" w:lineRule="auto"/>
        <w:ind w:firstLineChars="200" w:firstLine="420"/>
        <w:rPr>
          <w:rFonts w:ascii="宋体" w:hAnsi="宋体"/>
          <w:sz w:val="21"/>
          <w:szCs w:val="21"/>
        </w:rPr>
      </w:pPr>
      <w:r>
        <w:rPr>
          <w:rFonts w:ascii="宋体" w:hAnsi="宋体"/>
          <w:sz w:val="21"/>
          <w:szCs w:val="21"/>
        </w:rPr>
        <w:t>第二阶段，CAR构件运行平台通过查找元数据来判断该构件是否实现了ICustomMarshal接口。如果实现了ICustomMarshal接口，则返回CAR标准构件代理（即CAR RPC标准列集/散集机制结束）。否则将通过调用CAR标准构件代理的QueryInterface方法获取该构件的ICustomMarshal接口指针，然后调用该接口指针的GetClsid方法获得其Custom Marshaler构件对象的</w:t>
      </w:r>
      <w:r w:rsidR="002B66DB">
        <w:rPr>
          <w:rFonts w:ascii="宋体" w:hAnsi="宋体"/>
          <w:sz w:val="21"/>
          <w:szCs w:val="21"/>
        </w:rPr>
        <w:t>ClassId</w:t>
      </w:r>
      <w:r>
        <w:rPr>
          <w:rFonts w:ascii="宋体" w:hAnsi="宋体"/>
          <w:sz w:val="21"/>
          <w:szCs w:val="21"/>
        </w:rPr>
        <w:t>，最后利用EzCreateObject在进程Y创建出一个新的Custom Marshaler构件对象实例（注意：Custom Marshaler构件也必须实现了ICustomMarshal接口）。</w:t>
      </w:r>
    </w:p>
    <w:p w:rsidR="00A63A52" w:rsidRDefault="0097535E" w:rsidP="00124A87">
      <w:pPr>
        <w:snapToGrid w:val="0"/>
        <w:spacing w:line="300" w:lineRule="auto"/>
        <w:rPr>
          <w:rFonts w:ascii="宋体" w:hAnsi="宋体" w:hint="eastAsia"/>
          <w:sz w:val="21"/>
          <w:szCs w:val="21"/>
        </w:rPr>
      </w:pPr>
      <w:bookmarkStart w:id="728" w:name="jpg3"/>
      <w:r>
        <w:rPr>
          <w:rFonts w:ascii="宋体" w:hAnsi="宋体" w:hint="eastAsia"/>
          <w:noProof/>
          <w:sz w:val="21"/>
          <w:szCs w:val="21"/>
        </w:rPr>
        <w:drawing>
          <wp:inline distT="0" distB="0" distL="0" distR="0">
            <wp:extent cx="5257800" cy="18592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57800" cy="1859280"/>
                    </a:xfrm>
                    <a:prstGeom prst="rect">
                      <a:avLst/>
                    </a:prstGeom>
                    <a:noFill/>
                    <a:ln>
                      <a:noFill/>
                    </a:ln>
                  </pic:spPr>
                </pic:pic>
              </a:graphicData>
            </a:graphic>
          </wp:inline>
        </w:drawing>
      </w:r>
    </w:p>
    <w:p w:rsidR="00A63A52" w:rsidRDefault="00A63A52" w:rsidP="00124A87">
      <w:pPr>
        <w:snapToGrid w:val="0"/>
        <w:spacing w:line="300" w:lineRule="auto"/>
        <w:jc w:val="center"/>
        <w:rPr>
          <w:rFonts w:ascii="宋体" w:hAnsi="宋体"/>
          <w:sz w:val="21"/>
          <w:szCs w:val="21"/>
        </w:rPr>
      </w:pPr>
      <w:r>
        <w:rPr>
          <w:rFonts w:ascii="宋体" w:hAnsi="宋体"/>
          <w:sz w:val="21"/>
          <w:szCs w:val="21"/>
        </w:rPr>
        <w:t>图</w:t>
      </w:r>
      <w:r w:rsidR="00E42DB7">
        <w:rPr>
          <w:rFonts w:ascii="宋体" w:hAnsi="宋体" w:hint="eastAsia"/>
          <w:sz w:val="21"/>
          <w:szCs w:val="21"/>
        </w:rPr>
        <w:t>13.</w:t>
      </w:r>
      <w:r>
        <w:rPr>
          <w:rFonts w:ascii="宋体" w:hAnsi="宋体" w:hint="eastAsia"/>
          <w:sz w:val="21"/>
          <w:szCs w:val="21"/>
        </w:rPr>
        <w:t xml:space="preserve">12 </w:t>
      </w:r>
      <w:r>
        <w:rPr>
          <w:rFonts w:ascii="宋体" w:hAnsi="宋体"/>
          <w:sz w:val="21"/>
          <w:szCs w:val="21"/>
        </w:rPr>
        <w:t>自定义列集/散集运行阶段三</w:t>
      </w:r>
    </w:p>
    <w:p w:rsidR="00A63A52" w:rsidRDefault="00A63A52" w:rsidP="00124A87">
      <w:pPr>
        <w:snapToGrid w:val="0"/>
        <w:spacing w:line="300" w:lineRule="auto"/>
        <w:ind w:firstLineChars="200" w:firstLine="420"/>
        <w:rPr>
          <w:rFonts w:ascii="宋体" w:hAnsi="宋体"/>
          <w:sz w:val="21"/>
          <w:szCs w:val="21"/>
        </w:rPr>
      </w:pPr>
      <w:r>
        <w:rPr>
          <w:rFonts w:ascii="宋体" w:hAnsi="宋体"/>
          <w:sz w:val="21"/>
          <w:szCs w:val="21"/>
        </w:rPr>
        <w:t>第三阶段，CAR构件运行平台以CAR标准构件代理的接口指针作为输入参数pOriginProxy调用Custom Marshaler构件实例ICustomMarshal接口的CreateObject方法，然后将该方法的输出参数ppNewProxy作为自定义构件代理返回（ppNewProxy即上图中Custom component proxy的对象指针）。</w:t>
      </w:r>
    </w:p>
    <w:p w:rsidR="00A63A52" w:rsidRDefault="00A63A52" w:rsidP="00124A87">
      <w:pPr>
        <w:snapToGrid w:val="0"/>
        <w:spacing w:line="300" w:lineRule="auto"/>
        <w:ind w:firstLineChars="200" w:firstLine="420"/>
        <w:rPr>
          <w:rFonts w:ascii="宋体" w:hAnsi="宋体"/>
          <w:sz w:val="21"/>
          <w:szCs w:val="21"/>
        </w:rPr>
      </w:pPr>
      <w:r>
        <w:rPr>
          <w:rFonts w:ascii="宋体" w:hAnsi="宋体"/>
          <w:sz w:val="21"/>
          <w:szCs w:val="21"/>
        </w:rPr>
        <w:t>从对该阶段的描述可知，在CreateObject方法的实现中如何利用接收的pOriginProxy指针创建出Custom component proxy完全由Custom Marshaler构件的实现来控制。同时，为了保证下次Custom component proxy构件对象被列集/散集时仍然使用自定义列集/散集机制，该构件也应该实现ICustomMarshal接口。</w:t>
      </w:r>
    </w:p>
    <w:p w:rsidR="00A63A52" w:rsidRDefault="0097535E" w:rsidP="00124A87">
      <w:pPr>
        <w:snapToGrid w:val="0"/>
        <w:spacing w:line="300" w:lineRule="auto"/>
        <w:rPr>
          <w:rFonts w:ascii="宋体" w:hAnsi="宋体" w:hint="eastAsia"/>
          <w:sz w:val="21"/>
          <w:szCs w:val="21"/>
        </w:rPr>
      </w:pPr>
      <w:r>
        <w:rPr>
          <w:rFonts w:ascii="宋体" w:hAnsi="宋体" w:hint="eastAsia"/>
          <w:noProof/>
          <w:sz w:val="21"/>
          <w:szCs w:val="21"/>
        </w:rPr>
        <w:lastRenderedPageBreak/>
        <w:drawing>
          <wp:inline distT="0" distB="0" distL="0" distR="0">
            <wp:extent cx="5257800" cy="12115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7800" cy="1211580"/>
                    </a:xfrm>
                    <a:prstGeom prst="rect">
                      <a:avLst/>
                    </a:prstGeom>
                    <a:noFill/>
                    <a:ln>
                      <a:noFill/>
                    </a:ln>
                  </pic:spPr>
                </pic:pic>
              </a:graphicData>
            </a:graphic>
          </wp:inline>
        </w:drawing>
      </w:r>
    </w:p>
    <w:p w:rsidR="00A63A52" w:rsidRDefault="00A63A52" w:rsidP="00124A87">
      <w:pPr>
        <w:snapToGrid w:val="0"/>
        <w:spacing w:line="300" w:lineRule="auto"/>
        <w:jc w:val="center"/>
        <w:rPr>
          <w:rFonts w:ascii="宋体" w:hAnsi="宋体"/>
          <w:sz w:val="21"/>
          <w:szCs w:val="21"/>
        </w:rPr>
      </w:pPr>
      <w:r>
        <w:rPr>
          <w:rFonts w:ascii="宋体" w:hAnsi="宋体"/>
          <w:sz w:val="21"/>
          <w:szCs w:val="21"/>
        </w:rPr>
        <w:t>图</w:t>
      </w:r>
      <w:r w:rsidR="00E42DB7">
        <w:rPr>
          <w:rFonts w:ascii="宋体" w:hAnsi="宋体" w:hint="eastAsia"/>
          <w:sz w:val="21"/>
          <w:szCs w:val="21"/>
        </w:rPr>
        <w:t>13.</w:t>
      </w:r>
      <w:r>
        <w:rPr>
          <w:rFonts w:ascii="宋体" w:hAnsi="宋体" w:hint="eastAsia"/>
          <w:sz w:val="21"/>
          <w:szCs w:val="21"/>
        </w:rPr>
        <w:t xml:space="preserve">14 </w:t>
      </w:r>
      <w:r>
        <w:rPr>
          <w:rFonts w:ascii="宋体" w:hAnsi="宋体"/>
          <w:sz w:val="21"/>
          <w:szCs w:val="21"/>
        </w:rPr>
        <w:t>自定义列集/散集运行阶段四</w:t>
      </w:r>
    </w:p>
    <w:p w:rsidR="00A63A52" w:rsidRDefault="00A63A52" w:rsidP="00124A87">
      <w:pPr>
        <w:snapToGrid w:val="0"/>
        <w:spacing w:line="300" w:lineRule="auto"/>
        <w:ind w:firstLineChars="200" w:firstLine="420"/>
        <w:rPr>
          <w:rFonts w:ascii="宋体" w:hAnsi="宋体"/>
          <w:sz w:val="21"/>
          <w:szCs w:val="21"/>
        </w:rPr>
      </w:pPr>
      <w:r>
        <w:rPr>
          <w:rFonts w:ascii="宋体" w:hAnsi="宋体"/>
          <w:sz w:val="21"/>
          <w:szCs w:val="21"/>
        </w:rPr>
        <w:t>第四阶段，CAR构件运行平台调用其接口Release方法删除临时使用的CAR标准构件代理对象和Custom Marshaler对象。</w:t>
      </w:r>
    </w:p>
    <w:p w:rsidR="00A63A52" w:rsidRDefault="00A63A52" w:rsidP="00124A87">
      <w:pPr>
        <w:snapToGrid w:val="0"/>
        <w:spacing w:line="300" w:lineRule="auto"/>
        <w:ind w:firstLineChars="200" w:firstLine="420"/>
        <w:rPr>
          <w:rFonts w:ascii="宋体" w:hAnsi="宋体" w:hint="eastAsia"/>
          <w:sz w:val="21"/>
          <w:szCs w:val="21"/>
        </w:rPr>
      </w:pPr>
      <w:r>
        <w:rPr>
          <w:rFonts w:ascii="宋体" w:hAnsi="宋体"/>
          <w:sz w:val="21"/>
          <w:szCs w:val="21"/>
        </w:rPr>
        <w:t>该阶段完成后，Custom component proxy与进程X中的构件对象实例的CAR RPC通信链路被断开，Custom component proxy对象需要自己负责与进程X中的构件对象进行通信（注意：Custom component proxy也可以通过保存CAR标准构件代理对象的指针并调用AddRef来保留这条通信链路，具体情况由Custom component proxy构件的实现决定）。</w:t>
      </w:r>
      <w:bookmarkEnd w:id="728"/>
    </w:p>
    <w:p w:rsidR="00A63A52" w:rsidRPr="00381C3B" w:rsidRDefault="00E72249" w:rsidP="00381C3B">
      <w:pPr>
        <w:snapToGrid w:val="0"/>
        <w:spacing w:line="300" w:lineRule="auto"/>
        <w:ind w:firstLineChars="200" w:firstLine="480"/>
        <w:rPr>
          <w:rFonts w:ascii="宋体" w:hAnsi="宋体" w:hint="eastAsia"/>
          <w:sz w:val="21"/>
          <w:szCs w:val="21"/>
        </w:rPr>
      </w:pPr>
      <w:r>
        <w:br w:type="page"/>
      </w:r>
    </w:p>
    <w:p w:rsidR="00A63A52" w:rsidRPr="00AA6342" w:rsidRDefault="00A63A52" w:rsidP="004E6F39">
      <w:pPr>
        <w:pStyle w:val="1125"/>
        <w:rPr>
          <w:rFonts w:hint="eastAsia"/>
        </w:rPr>
      </w:pPr>
      <w:bookmarkStart w:id="729" w:name="_Toc148261130"/>
      <w:bookmarkStart w:id="730" w:name="_Toc152754502"/>
      <w:bookmarkStart w:id="731" w:name="_Toc197919124"/>
      <w:r w:rsidRPr="004C0FBF">
        <w:rPr>
          <w:rFonts w:hint="eastAsia"/>
        </w:rPr>
        <w:t>第十</w:t>
      </w:r>
      <w:r w:rsidR="008149B1">
        <w:rPr>
          <w:rFonts w:hint="eastAsia"/>
        </w:rPr>
        <w:t>四</w:t>
      </w:r>
      <w:r w:rsidRPr="004C0FBF">
        <w:rPr>
          <w:rFonts w:hint="eastAsia"/>
        </w:rPr>
        <w:t>章</w:t>
      </w:r>
      <w:r w:rsidR="00DC3C9D">
        <w:rPr>
          <w:rFonts w:hint="eastAsia"/>
        </w:rPr>
        <w:t xml:space="preserve">　</w:t>
      </w:r>
      <w:r w:rsidRPr="004C0FBF">
        <w:rPr>
          <w:rFonts w:hint="eastAsia"/>
        </w:rPr>
        <w:t>命名服务机制</w:t>
      </w:r>
      <w:bookmarkEnd w:id="729"/>
      <w:bookmarkEnd w:id="730"/>
      <w:bookmarkEnd w:id="731"/>
    </w:p>
    <w:p w:rsidR="00A63A52" w:rsidRPr="00AA6342" w:rsidRDefault="00400DA4" w:rsidP="00BA4562">
      <w:pPr>
        <w:pStyle w:val="2"/>
        <w:snapToGrid w:val="0"/>
        <w:spacing w:line="300" w:lineRule="auto"/>
        <w:rPr>
          <w:rFonts w:ascii="宋体" w:eastAsia="宋体" w:hAnsi="宋体" w:hint="eastAsia"/>
        </w:rPr>
      </w:pPr>
      <w:bookmarkStart w:id="732" w:name="_Toc148261131"/>
      <w:bookmarkStart w:id="733" w:name="_Toc152754503"/>
      <w:bookmarkStart w:id="734" w:name="_Toc197919125"/>
      <w:r>
        <w:rPr>
          <w:rFonts w:ascii="宋体" w:eastAsia="宋体" w:hAnsi="宋体" w:hint="eastAsia"/>
        </w:rPr>
        <w:t>14.</w:t>
      </w:r>
      <w:r w:rsidR="00A63A52" w:rsidRPr="00AA6342">
        <w:rPr>
          <w:rFonts w:ascii="宋体" w:eastAsia="宋体" w:hAnsi="宋体" w:hint="eastAsia"/>
        </w:rPr>
        <w:t>1 命名服务的简介</w:t>
      </w:r>
      <w:bookmarkEnd w:id="732"/>
      <w:bookmarkEnd w:id="733"/>
      <w:bookmarkEnd w:id="734"/>
    </w:p>
    <w:p w:rsidR="00A63A52" w:rsidRPr="004C0FBF" w:rsidRDefault="00A63A52" w:rsidP="004C3462">
      <w:pPr>
        <w:snapToGrid w:val="0"/>
        <w:spacing w:line="300" w:lineRule="auto"/>
        <w:ind w:firstLineChars="200" w:firstLine="420"/>
        <w:rPr>
          <w:rFonts w:ascii="宋体" w:hAnsi="宋体" w:hint="eastAsia"/>
          <w:szCs w:val="21"/>
        </w:rPr>
      </w:pPr>
      <w:r w:rsidRPr="004C3462">
        <w:rPr>
          <w:rFonts w:ascii="宋体" w:hAnsi="宋体" w:hint="eastAsia"/>
          <w:sz w:val="21"/>
          <w:szCs w:val="21"/>
        </w:rPr>
        <w:t>现有的客户端</w:t>
      </w:r>
      <w:r w:rsidRPr="004C3462">
        <w:rPr>
          <w:rFonts w:ascii="宋体" w:hAnsi="宋体"/>
          <w:sz w:val="21"/>
          <w:szCs w:val="21"/>
        </w:rPr>
        <w:t>/</w:t>
      </w:r>
      <w:r w:rsidRPr="004C3462">
        <w:rPr>
          <w:rFonts w:ascii="宋体" w:hAnsi="宋体" w:hint="eastAsia"/>
          <w:sz w:val="21"/>
          <w:szCs w:val="21"/>
        </w:rPr>
        <w:t>服务器模式，客户端如果要使用服务器端的某种服务，以往我们采用的方式是通过列集</w:t>
      </w:r>
      <w:r w:rsidRPr="004C3462">
        <w:rPr>
          <w:rFonts w:ascii="宋体" w:hAnsi="宋体"/>
          <w:sz w:val="21"/>
          <w:szCs w:val="21"/>
        </w:rPr>
        <w:t>/</w:t>
      </w:r>
      <w:r w:rsidRPr="004C3462">
        <w:rPr>
          <w:rFonts w:ascii="宋体" w:hAnsi="宋体" w:hint="eastAsia"/>
          <w:sz w:val="21"/>
          <w:szCs w:val="21"/>
        </w:rPr>
        <w:t>散集来完成对远程接口的调用，而</w:t>
      </w:r>
      <w:r w:rsidR="00235D94">
        <w:rPr>
          <w:rFonts w:ascii="宋体" w:hAnsi="宋体" w:hint="eastAsia"/>
          <w:sz w:val="21"/>
          <w:szCs w:val="21"/>
        </w:rPr>
        <w:t>Elastos</w:t>
      </w:r>
      <w:r w:rsidRPr="004C3462">
        <w:rPr>
          <w:rFonts w:ascii="宋体" w:hAnsi="宋体" w:hint="eastAsia"/>
          <w:sz w:val="21"/>
          <w:szCs w:val="21"/>
        </w:rPr>
        <w:t>的命名服务机制为客户端程序提供了一种查询机制，可以通过字符串形式的名称查询在服务器端有没有某种服务，如果有就可以使用，如果没有服务器端会返回错误通知，告知客户端没有相应的服务。服务的使用过程屏蔽了列集</w:t>
      </w:r>
      <w:r w:rsidRPr="004C3462">
        <w:rPr>
          <w:rFonts w:ascii="宋体" w:hAnsi="宋体"/>
          <w:sz w:val="21"/>
          <w:szCs w:val="21"/>
        </w:rPr>
        <w:t>/</w:t>
      </w:r>
      <w:r w:rsidRPr="004C3462">
        <w:rPr>
          <w:rFonts w:ascii="宋体" w:hAnsi="宋体" w:hint="eastAsia"/>
          <w:sz w:val="21"/>
          <w:szCs w:val="21"/>
        </w:rPr>
        <w:t>散集等具体调用细节，向用户提供的是完全透明的服务。</w:t>
      </w:r>
    </w:p>
    <w:p w:rsidR="00A63A52" w:rsidRPr="00AA6342" w:rsidRDefault="00400DA4" w:rsidP="00BA4562">
      <w:pPr>
        <w:pStyle w:val="2"/>
        <w:snapToGrid w:val="0"/>
        <w:spacing w:line="300" w:lineRule="auto"/>
        <w:rPr>
          <w:rFonts w:ascii="宋体" w:eastAsia="宋体" w:hAnsi="宋体" w:hint="eastAsia"/>
        </w:rPr>
      </w:pPr>
      <w:bookmarkStart w:id="735" w:name="_Toc148261132"/>
      <w:bookmarkStart w:id="736" w:name="_Toc152754504"/>
      <w:bookmarkStart w:id="737" w:name="_Toc197919126"/>
      <w:r>
        <w:rPr>
          <w:rFonts w:ascii="宋体" w:eastAsia="宋体" w:hAnsi="宋体" w:hint="eastAsia"/>
        </w:rPr>
        <w:t>14.</w:t>
      </w:r>
      <w:r w:rsidR="00A63A52" w:rsidRPr="00AA6342">
        <w:rPr>
          <w:rFonts w:ascii="宋体" w:eastAsia="宋体" w:hAnsi="宋体" w:hint="eastAsia"/>
        </w:rPr>
        <w:t>2 命名服务的原理</w:t>
      </w:r>
      <w:bookmarkEnd w:id="735"/>
      <w:bookmarkEnd w:id="736"/>
      <w:bookmarkEnd w:id="737"/>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命名服务机制的实质是将一个</w:t>
      </w:r>
      <w:r w:rsidR="00666EC9">
        <w:rPr>
          <w:rFonts w:ascii="宋体" w:hAnsi="宋体" w:hint="eastAsia"/>
          <w:sz w:val="21"/>
          <w:szCs w:val="21"/>
        </w:rPr>
        <w:t>构件</w:t>
      </w:r>
      <w:r w:rsidRPr="004C3462">
        <w:rPr>
          <w:rFonts w:ascii="宋体" w:hAnsi="宋体" w:hint="eastAsia"/>
          <w:sz w:val="21"/>
          <w:szCs w:val="21"/>
        </w:rPr>
        <w:t>和指定的字符串绑定的过程，</w:t>
      </w:r>
      <w:r w:rsidR="00666EC9">
        <w:rPr>
          <w:rFonts w:ascii="宋体" w:hAnsi="宋体" w:hint="eastAsia"/>
          <w:sz w:val="21"/>
          <w:szCs w:val="21"/>
        </w:rPr>
        <w:t>构件</w:t>
      </w:r>
      <w:r w:rsidRPr="004C3462">
        <w:rPr>
          <w:rFonts w:ascii="宋体" w:hAnsi="宋体" w:hint="eastAsia"/>
          <w:sz w:val="21"/>
          <w:szCs w:val="21"/>
        </w:rPr>
        <w:t>使用者可以远程通过字符串查询该</w:t>
      </w:r>
      <w:r w:rsidR="00666EC9">
        <w:rPr>
          <w:rFonts w:ascii="宋体" w:hAnsi="宋体" w:hint="eastAsia"/>
          <w:sz w:val="21"/>
          <w:szCs w:val="21"/>
        </w:rPr>
        <w:t>构件</w:t>
      </w:r>
      <w:r w:rsidRPr="004C3462">
        <w:rPr>
          <w:rFonts w:ascii="宋体" w:hAnsi="宋体" w:hint="eastAsia"/>
          <w:sz w:val="21"/>
          <w:szCs w:val="21"/>
        </w:rPr>
        <w:t>，并获得</w:t>
      </w:r>
      <w:r w:rsidR="00666EC9">
        <w:rPr>
          <w:rFonts w:ascii="宋体" w:hAnsi="宋体" w:hint="eastAsia"/>
          <w:sz w:val="21"/>
          <w:szCs w:val="21"/>
        </w:rPr>
        <w:t>构件</w:t>
      </w:r>
      <w:r w:rsidRPr="004C3462">
        <w:rPr>
          <w:rFonts w:ascii="宋体" w:hAnsi="宋体" w:hint="eastAsia"/>
          <w:sz w:val="21"/>
          <w:szCs w:val="21"/>
        </w:rPr>
        <w:t>服务。命名服务本身即可以作为一个单独的构件存在，亦可以作为内核功能的一部分。</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远程服务</w:t>
      </w:r>
      <w:r w:rsidR="00666EC9">
        <w:rPr>
          <w:rFonts w:ascii="宋体" w:hAnsi="宋体" w:hint="eastAsia"/>
          <w:sz w:val="21"/>
          <w:szCs w:val="21"/>
        </w:rPr>
        <w:t>构件</w:t>
      </w:r>
      <w:r w:rsidRPr="004C3462">
        <w:rPr>
          <w:rFonts w:ascii="宋体" w:hAnsi="宋体" w:hint="eastAsia"/>
          <w:sz w:val="21"/>
          <w:szCs w:val="21"/>
        </w:rPr>
        <w:t>在创建的时候会向内核注册相关信息，并建立存根，称为</w:t>
      </w:r>
      <w:r w:rsidRPr="004C3462">
        <w:rPr>
          <w:rFonts w:ascii="宋体" w:hAnsi="宋体"/>
          <w:sz w:val="21"/>
          <w:szCs w:val="21"/>
        </w:rPr>
        <w:t>Stub</w:t>
      </w:r>
      <w:r w:rsidRPr="004C3462">
        <w:rPr>
          <w:rFonts w:ascii="宋体" w:hAnsi="宋体" w:hint="eastAsia"/>
          <w:sz w:val="21"/>
          <w:szCs w:val="21"/>
        </w:rPr>
        <w:t>，远程用户获得</w:t>
      </w:r>
      <w:r w:rsidR="00666EC9">
        <w:rPr>
          <w:rFonts w:ascii="宋体" w:hAnsi="宋体" w:hint="eastAsia"/>
          <w:sz w:val="21"/>
          <w:szCs w:val="21"/>
        </w:rPr>
        <w:t>构件</w:t>
      </w:r>
      <w:r w:rsidRPr="004C3462">
        <w:rPr>
          <w:rFonts w:ascii="宋体" w:hAnsi="宋体" w:hint="eastAsia"/>
          <w:sz w:val="21"/>
          <w:szCs w:val="21"/>
        </w:rPr>
        <w:t>指针的时候在自己进程空间建立代理，称为</w:t>
      </w:r>
      <w:r w:rsidRPr="004C3462">
        <w:rPr>
          <w:rFonts w:ascii="宋体" w:hAnsi="宋体"/>
          <w:sz w:val="21"/>
          <w:szCs w:val="21"/>
        </w:rPr>
        <w:t>proxy</w:t>
      </w:r>
      <w:r w:rsidRPr="004C3462">
        <w:rPr>
          <w:rFonts w:ascii="宋体" w:hAnsi="宋体" w:hint="eastAsia"/>
          <w:sz w:val="21"/>
          <w:szCs w:val="21"/>
        </w:rPr>
        <w:t>。</w:t>
      </w:r>
    </w:p>
    <w:p w:rsidR="00A63A52" w:rsidRPr="004C0FBF" w:rsidRDefault="00A63A52" w:rsidP="004C3462">
      <w:pPr>
        <w:snapToGrid w:val="0"/>
        <w:spacing w:line="300" w:lineRule="auto"/>
        <w:ind w:firstLineChars="200" w:firstLine="420"/>
        <w:rPr>
          <w:rFonts w:ascii="宋体" w:hAnsi="宋体" w:hint="eastAsia"/>
          <w:szCs w:val="21"/>
        </w:rPr>
      </w:pPr>
      <w:r w:rsidRPr="004C3462">
        <w:rPr>
          <w:rFonts w:ascii="宋体" w:hAnsi="宋体" w:hint="eastAsia"/>
          <w:sz w:val="21"/>
          <w:szCs w:val="21"/>
        </w:rPr>
        <w:t>远程服务</w:t>
      </w:r>
      <w:r w:rsidR="00666EC9">
        <w:rPr>
          <w:rFonts w:ascii="宋体" w:hAnsi="宋体" w:hint="eastAsia"/>
          <w:sz w:val="21"/>
          <w:szCs w:val="21"/>
        </w:rPr>
        <w:t>构件</w:t>
      </w:r>
      <w:r w:rsidRPr="004C3462">
        <w:rPr>
          <w:rFonts w:ascii="宋体" w:hAnsi="宋体" w:hint="eastAsia"/>
          <w:sz w:val="21"/>
          <w:szCs w:val="21"/>
        </w:rPr>
        <w:t>在内核注册的信息代表了该</w:t>
      </w:r>
      <w:r w:rsidR="00666EC9">
        <w:rPr>
          <w:rFonts w:ascii="宋体" w:hAnsi="宋体" w:hint="eastAsia"/>
          <w:sz w:val="21"/>
          <w:szCs w:val="21"/>
        </w:rPr>
        <w:t>构件</w:t>
      </w:r>
      <w:r w:rsidRPr="004C3462">
        <w:rPr>
          <w:rFonts w:ascii="宋体" w:hAnsi="宋体" w:hint="eastAsia"/>
          <w:sz w:val="21"/>
          <w:szCs w:val="21"/>
        </w:rPr>
        <w:t>对象的存在，我们通过一个内核对象</w:t>
      </w:r>
      <w:r w:rsidRPr="004C3462">
        <w:rPr>
          <w:rFonts w:ascii="宋体" w:hAnsi="宋体"/>
          <w:sz w:val="21"/>
          <w:szCs w:val="21"/>
        </w:rPr>
        <w:t>Object</w:t>
      </w:r>
      <w:r w:rsidRPr="004C3462">
        <w:rPr>
          <w:rFonts w:ascii="宋体" w:hAnsi="宋体" w:hint="eastAsia"/>
          <w:sz w:val="21"/>
          <w:szCs w:val="21"/>
        </w:rPr>
        <w:t>代表某个</w:t>
      </w:r>
      <w:r w:rsidR="00666EC9">
        <w:rPr>
          <w:rFonts w:ascii="宋体" w:hAnsi="宋体" w:hint="eastAsia"/>
          <w:sz w:val="21"/>
          <w:szCs w:val="21"/>
        </w:rPr>
        <w:t>构件</w:t>
      </w:r>
      <w:r w:rsidRPr="004C3462">
        <w:rPr>
          <w:rFonts w:ascii="宋体" w:hAnsi="宋体" w:hint="eastAsia"/>
          <w:sz w:val="21"/>
          <w:szCs w:val="21"/>
        </w:rPr>
        <w:t>的注册信息，通过此信息，可以找到相关建立代理所必须的信息，另一方面，也可通过这些信息找到该远程</w:t>
      </w:r>
      <w:r w:rsidR="00666EC9">
        <w:rPr>
          <w:rFonts w:ascii="宋体" w:hAnsi="宋体" w:hint="eastAsia"/>
          <w:sz w:val="21"/>
          <w:szCs w:val="21"/>
        </w:rPr>
        <w:t>构件</w:t>
      </w:r>
      <w:r w:rsidRPr="004C3462">
        <w:rPr>
          <w:rFonts w:ascii="宋体" w:hAnsi="宋体" w:hint="eastAsia"/>
          <w:sz w:val="21"/>
          <w:szCs w:val="21"/>
        </w:rPr>
        <w:t>以及</w:t>
      </w:r>
      <w:r w:rsidR="00666EC9">
        <w:rPr>
          <w:rFonts w:ascii="宋体" w:hAnsi="宋体" w:hint="eastAsia"/>
          <w:sz w:val="21"/>
          <w:szCs w:val="21"/>
        </w:rPr>
        <w:t>构件</w:t>
      </w:r>
      <w:r w:rsidRPr="004C3462">
        <w:rPr>
          <w:rFonts w:ascii="宋体" w:hAnsi="宋体" w:hint="eastAsia"/>
          <w:sz w:val="21"/>
          <w:szCs w:val="21"/>
        </w:rPr>
        <w:t>服务相关信息</w:t>
      </w:r>
      <w:r w:rsidRPr="004C0FBF">
        <w:rPr>
          <w:rFonts w:ascii="宋体" w:hAnsi="宋体" w:hint="eastAsia"/>
          <w:szCs w:val="21"/>
        </w:rPr>
        <w:t>。</w:t>
      </w:r>
    </w:p>
    <w:p w:rsidR="00A63A52" w:rsidRPr="004C0FBF" w:rsidRDefault="00A63A52" w:rsidP="004C3462">
      <w:pPr>
        <w:snapToGrid w:val="0"/>
        <w:spacing w:line="300" w:lineRule="auto"/>
        <w:ind w:firstLineChars="200" w:firstLine="420"/>
        <w:rPr>
          <w:rFonts w:ascii="宋体" w:hAnsi="宋体" w:hint="eastAsia"/>
          <w:szCs w:val="21"/>
        </w:rPr>
      </w:pPr>
      <w:r w:rsidRPr="004C3462">
        <w:rPr>
          <w:rFonts w:ascii="宋体" w:hAnsi="宋体" w:hint="eastAsia"/>
          <w:sz w:val="21"/>
          <w:szCs w:val="21"/>
        </w:rPr>
        <w:t>如图</w:t>
      </w:r>
      <w:r w:rsidR="00400DA4">
        <w:rPr>
          <w:rFonts w:ascii="宋体" w:hAnsi="宋体" w:hint="eastAsia"/>
          <w:sz w:val="21"/>
          <w:szCs w:val="21"/>
        </w:rPr>
        <w:t>14.</w:t>
      </w:r>
      <w:r w:rsidRPr="004C3462">
        <w:rPr>
          <w:rFonts w:ascii="宋体" w:hAnsi="宋体" w:hint="eastAsia"/>
          <w:sz w:val="21"/>
          <w:szCs w:val="21"/>
        </w:rPr>
        <w:t>1所示，命名服务的实现主要是通过在内核创建代表一个命名服务的对象</w:t>
      </w:r>
      <w:r w:rsidRPr="004C3462">
        <w:rPr>
          <w:rFonts w:ascii="宋体" w:hAnsi="宋体"/>
          <w:sz w:val="21"/>
          <w:szCs w:val="21"/>
        </w:rPr>
        <w:t>NameHook</w:t>
      </w:r>
      <w:r w:rsidRPr="004C3462">
        <w:rPr>
          <w:rFonts w:ascii="宋体" w:hAnsi="宋体" w:hint="eastAsia"/>
          <w:sz w:val="21"/>
          <w:szCs w:val="21"/>
        </w:rPr>
        <w:t>，</w:t>
      </w:r>
      <w:r w:rsidRPr="004C3462">
        <w:rPr>
          <w:rFonts w:ascii="宋体" w:hAnsi="宋体"/>
          <w:sz w:val="21"/>
          <w:szCs w:val="21"/>
        </w:rPr>
        <w:t xml:space="preserve"> </w:t>
      </w:r>
      <w:r w:rsidRPr="004C3462">
        <w:rPr>
          <w:rFonts w:ascii="宋体" w:hAnsi="宋体" w:hint="eastAsia"/>
          <w:sz w:val="21"/>
          <w:szCs w:val="21"/>
        </w:rPr>
        <w:t>然后将该对象与服务对象在内核的注册信息</w:t>
      </w:r>
      <w:r w:rsidRPr="004C3462">
        <w:rPr>
          <w:rFonts w:ascii="宋体" w:hAnsi="宋体"/>
          <w:sz w:val="21"/>
          <w:szCs w:val="21"/>
        </w:rPr>
        <w:t>Object</w:t>
      </w:r>
      <w:r w:rsidRPr="004C3462">
        <w:rPr>
          <w:rFonts w:ascii="宋体" w:hAnsi="宋体" w:hint="eastAsia"/>
          <w:sz w:val="21"/>
          <w:szCs w:val="21"/>
        </w:rPr>
        <w:t>相绑定，</w:t>
      </w:r>
      <w:r w:rsidRPr="004C3462">
        <w:rPr>
          <w:rFonts w:ascii="宋体" w:hAnsi="宋体"/>
          <w:sz w:val="21"/>
          <w:szCs w:val="21"/>
        </w:rPr>
        <w:t>NameHook</w:t>
      </w:r>
      <w:r w:rsidRPr="004C3462">
        <w:rPr>
          <w:rFonts w:ascii="宋体" w:hAnsi="宋体" w:hint="eastAsia"/>
          <w:sz w:val="21"/>
          <w:szCs w:val="21"/>
        </w:rPr>
        <w:t>，</w:t>
      </w:r>
      <w:r w:rsidRPr="004C3462">
        <w:rPr>
          <w:rFonts w:ascii="宋体" w:hAnsi="宋体"/>
          <w:sz w:val="21"/>
          <w:szCs w:val="21"/>
        </w:rPr>
        <w:t>Object</w:t>
      </w:r>
      <w:r w:rsidRPr="004C3462">
        <w:rPr>
          <w:rFonts w:ascii="宋体" w:hAnsi="宋体" w:hint="eastAsia"/>
          <w:sz w:val="21"/>
          <w:szCs w:val="21"/>
        </w:rPr>
        <w:t>，</w:t>
      </w:r>
      <w:r w:rsidRPr="004C3462">
        <w:rPr>
          <w:rFonts w:ascii="宋体" w:hAnsi="宋体"/>
          <w:sz w:val="21"/>
          <w:szCs w:val="21"/>
        </w:rPr>
        <w:t>Stub</w:t>
      </w:r>
      <w:r w:rsidRPr="004C3462">
        <w:rPr>
          <w:rFonts w:ascii="宋体" w:hAnsi="宋体" w:hint="eastAsia"/>
          <w:sz w:val="21"/>
          <w:szCs w:val="21"/>
        </w:rPr>
        <w:t>对象在系统里面存在一一对应的关系，这样通过字符串就可以找到相应的</w:t>
      </w:r>
      <w:r w:rsidRPr="004C3462">
        <w:rPr>
          <w:rFonts w:ascii="宋体" w:hAnsi="宋体"/>
          <w:sz w:val="21"/>
          <w:szCs w:val="21"/>
        </w:rPr>
        <w:t>NameHook</w:t>
      </w:r>
      <w:r w:rsidRPr="004C3462">
        <w:rPr>
          <w:rFonts w:ascii="宋体" w:hAnsi="宋体" w:hint="eastAsia"/>
          <w:sz w:val="21"/>
          <w:szCs w:val="21"/>
        </w:rPr>
        <w:t>，通过</w:t>
      </w:r>
      <w:r w:rsidRPr="004C3462">
        <w:rPr>
          <w:rFonts w:ascii="宋体" w:hAnsi="宋体"/>
          <w:sz w:val="21"/>
          <w:szCs w:val="21"/>
        </w:rPr>
        <w:t>NameHook</w:t>
      </w:r>
      <w:r w:rsidRPr="004C3462">
        <w:rPr>
          <w:rFonts w:ascii="宋体" w:hAnsi="宋体" w:hint="eastAsia"/>
          <w:sz w:val="21"/>
          <w:szCs w:val="21"/>
        </w:rPr>
        <w:t>则可以发现相应</w:t>
      </w:r>
      <w:r w:rsidR="00666EC9">
        <w:rPr>
          <w:rFonts w:ascii="宋体" w:hAnsi="宋体" w:hint="eastAsia"/>
          <w:sz w:val="21"/>
          <w:szCs w:val="21"/>
        </w:rPr>
        <w:t>构件</w:t>
      </w:r>
      <w:r w:rsidRPr="004C3462">
        <w:rPr>
          <w:rFonts w:ascii="宋体" w:hAnsi="宋体" w:hint="eastAsia"/>
          <w:sz w:val="21"/>
          <w:szCs w:val="21"/>
        </w:rPr>
        <w:t>对象的</w:t>
      </w:r>
      <w:r w:rsidRPr="004C3462">
        <w:rPr>
          <w:rFonts w:ascii="宋体" w:hAnsi="宋体"/>
          <w:sz w:val="21"/>
          <w:szCs w:val="21"/>
        </w:rPr>
        <w:t>Object</w:t>
      </w:r>
      <w:r w:rsidRPr="004C3462">
        <w:rPr>
          <w:rFonts w:ascii="宋体" w:hAnsi="宋体" w:hint="eastAsia"/>
          <w:sz w:val="21"/>
          <w:szCs w:val="21"/>
        </w:rPr>
        <w:t>，通过</w:t>
      </w:r>
      <w:r w:rsidRPr="004C3462">
        <w:rPr>
          <w:rFonts w:ascii="宋体" w:hAnsi="宋体"/>
          <w:sz w:val="21"/>
          <w:szCs w:val="21"/>
        </w:rPr>
        <w:t>Object</w:t>
      </w:r>
      <w:r w:rsidRPr="004C3462">
        <w:rPr>
          <w:rFonts w:ascii="宋体" w:hAnsi="宋体" w:hint="eastAsia"/>
          <w:sz w:val="21"/>
          <w:szCs w:val="21"/>
        </w:rPr>
        <w:t>又可获得足够建立</w:t>
      </w:r>
      <w:r w:rsidRPr="004C3462">
        <w:rPr>
          <w:rFonts w:ascii="宋体" w:hAnsi="宋体"/>
          <w:sz w:val="21"/>
          <w:szCs w:val="21"/>
        </w:rPr>
        <w:t>Proxy</w:t>
      </w:r>
      <w:r w:rsidRPr="004C3462">
        <w:rPr>
          <w:rFonts w:ascii="宋体" w:hAnsi="宋体" w:hint="eastAsia"/>
          <w:sz w:val="21"/>
          <w:szCs w:val="21"/>
        </w:rPr>
        <w:t>的信息。</w:t>
      </w:r>
    </w:p>
    <w:p w:rsidR="00A63A52" w:rsidRPr="004C0FBF" w:rsidRDefault="00381C3B" w:rsidP="002B29B5">
      <w:pPr>
        <w:snapToGrid w:val="0"/>
        <w:spacing w:line="300" w:lineRule="auto"/>
        <w:ind w:firstLineChars="200" w:firstLine="480"/>
        <w:jc w:val="center"/>
        <w:rPr>
          <w:rFonts w:ascii="宋体" w:hAnsi="宋体" w:hint="eastAsia"/>
          <w:szCs w:val="21"/>
        </w:rPr>
      </w:pPr>
      <w:r>
        <w:object w:dxaOrig="4869" w:dyaOrig="3710">
          <v:shape id="_x0000_i1081" type="#_x0000_t75" style="width:246.6pt;height:192.6pt" o:ole="">
            <v:imagedata r:id="rId75" o:title=""/>
          </v:shape>
          <o:OLEObject Type="Embed" ProgID="Visio.Drawing.11" ShapeID="_x0000_i1081" DrawAspect="Content" ObjectID="_1670495694" r:id="rId76"/>
        </w:object>
      </w:r>
    </w:p>
    <w:p w:rsidR="00A63A52" w:rsidRDefault="00A63A52" w:rsidP="002B29B5">
      <w:pPr>
        <w:snapToGrid w:val="0"/>
        <w:spacing w:line="300" w:lineRule="auto"/>
        <w:jc w:val="center"/>
        <w:rPr>
          <w:rFonts w:ascii="宋体" w:hAnsi="宋体" w:hint="eastAsia"/>
          <w:szCs w:val="21"/>
        </w:rPr>
      </w:pPr>
      <w:r w:rsidRPr="00381C3B">
        <w:rPr>
          <w:rFonts w:ascii="宋体" w:hAnsi="宋体" w:hint="eastAsia"/>
          <w:sz w:val="21"/>
          <w:szCs w:val="21"/>
        </w:rPr>
        <w:lastRenderedPageBreak/>
        <w:t>图</w:t>
      </w:r>
      <w:r w:rsidR="00400DA4">
        <w:rPr>
          <w:rFonts w:ascii="宋体" w:hAnsi="宋体" w:hint="eastAsia"/>
          <w:sz w:val="21"/>
          <w:szCs w:val="21"/>
        </w:rPr>
        <w:t>14.</w:t>
      </w:r>
      <w:r w:rsidRPr="00381C3B">
        <w:rPr>
          <w:rFonts w:ascii="宋体" w:hAnsi="宋体" w:hint="eastAsia"/>
          <w:sz w:val="21"/>
          <w:szCs w:val="21"/>
        </w:rPr>
        <w:t>1</w:t>
      </w:r>
      <w:r w:rsidR="00381C3B" w:rsidRPr="00381C3B">
        <w:rPr>
          <w:rFonts w:ascii="宋体" w:hAnsi="宋体" w:hint="eastAsia"/>
          <w:sz w:val="21"/>
          <w:szCs w:val="21"/>
        </w:rPr>
        <w:t xml:space="preserve"> </w:t>
      </w:r>
      <w:r w:rsidR="00381C3B" w:rsidRPr="004C3462">
        <w:rPr>
          <w:rFonts w:ascii="宋体" w:hAnsi="宋体" w:hint="eastAsia"/>
          <w:sz w:val="21"/>
          <w:szCs w:val="21"/>
        </w:rPr>
        <w:t>命名服务</w:t>
      </w:r>
      <w:r w:rsidR="00381C3B">
        <w:rPr>
          <w:rFonts w:ascii="宋体" w:hAnsi="宋体" w:hint="eastAsia"/>
          <w:sz w:val="21"/>
          <w:szCs w:val="21"/>
        </w:rPr>
        <w:t>原理图</w:t>
      </w:r>
    </w:p>
    <w:p w:rsidR="00A63A52" w:rsidRPr="004C0FBF" w:rsidRDefault="00400DA4" w:rsidP="00BA4562">
      <w:pPr>
        <w:pStyle w:val="2"/>
        <w:snapToGrid w:val="0"/>
        <w:spacing w:line="300" w:lineRule="auto"/>
        <w:rPr>
          <w:rFonts w:ascii="宋体" w:hAnsi="宋体" w:hint="eastAsia"/>
          <w:b w:val="0"/>
          <w:sz w:val="28"/>
          <w:szCs w:val="28"/>
        </w:rPr>
      </w:pPr>
      <w:bookmarkStart w:id="738" w:name="_Toc148261133"/>
      <w:bookmarkStart w:id="739" w:name="_Toc152754505"/>
      <w:bookmarkStart w:id="740" w:name="_Toc197919127"/>
      <w:r>
        <w:rPr>
          <w:rFonts w:ascii="宋体" w:eastAsia="宋体" w:hAnsi="宋体" w:hint="eastAsia"/>
        </w:rPr>
        <w:t>14.</w:t>
      </w:r>
      <w:r w:rsidR="00A63A52" w:rsidRPr="00AA6342">
        <w:rPr>
          <w:rFonts w:ascii="宋体" w:eastAsia="宋体" w:hAnsi="宋体" w:hint="eastAsia"/>
        </w:rPr>
        <w:t>3 命名服务的步骤</w:t>
      </w:r>
      <w:bookmarkEnd w:id="738"/>
      <w:bookmarkEnd w:id="739"/>
      <w:bookmarkEnd w:id="740"/>
    </w:p>
    <w:p w:rsidR="00A63A52" w:rsidRPr="004C0FBF" w:rsidRDefault="00A63A52" w:rsidP="004C3462">
      <w:pPr>
        <w:snapToGrid w:val="0"/>
        <w:spacing w:line="300" w:lineRule="auto"/>
        <w:ind w:firstLineChars="200" w:firstLine="420"/>
        <w:rPr>
          <w:rFonts w:ascii="宋体" w:hAnsi="宋体" w:hint="eastAsia"/>
          <w:szCs w:val="21"/>
        </w:rPr>
      </w:pPr>
      <w:r w:rsidRPr="004C3462">
        <w:rPr>
          <w:rFonts w:ascii="宋体" w:hAnsi="宋体" w:hint="eastAsia"/>
          <w:sz w:val="21"/>
          <w:szCs w:val="21"/>
        </w:rPr>
        <w:t>命名服务的整体过程包括了四大部分：等待注册、注册、使用和注销。以下就每个部分所对应的函数代码作具体的分析。</w:t>
      </w:r>
    </w:p>
    <w:p w:rsidR="00A63A52" w:rsidRPr="00AA6342" w:rsidRDefault="00400DA4" w:rsidP="0078027F">
      <w:pPr>
        <w:pStyle w:val="3"/>
        <w:snapToGrid w:val="0"/>
        <w:spacing w:line="300" w:lineRule="auto"/>
        <w:rPr>
          <w:rFonts w:ascii="宋体" w:hAnsi="宋体" w:hint="eastAsia"/>
          <w:sz w:val="28"/>
          <w:szCs w:val="28"/>
        </w:rPr>
      </w:pPr>
      <w:bookmarkStart w:id="741" w:name="_Toc148261134"/>
      <w:bookmarkStart w:id="742" w:name="_Toc152754506"/>
      <w:bookmarkStart w:id="743" w:name="_Toc197919128"/>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14.</w:t>
        </w:r>
        <w:r w:rsidR="00A63A52" w:rsidRPr="00AA6342">
          <w:rPr>
            <w:rFonts w:ascii="宋体" w:hAnsi="宋体" w:hint="eastAsia"/>
            <w:sz w:val="28"/>
            <w:szCs w:val="28"/>
          </w:rPr>
          <w:t>3.1</w:t>
        </w:r>
      </w:smartTag>
      <w:r w:rsidR="00A63A52" w:rsidRPr="00AA6342">
        <w:rPr>
          <w:rFonts w:ascii="宋体" w:hAnsi="宋体" w:hint="eastAsia"/>
          <w:sz w:val="28"/>
          <w:szCs w:val="28"/>
        </w:rPr>
        <w:t xml:space="preserve"> 等待注册命名服务</w:t>
      </w:r>
      <w:bookmarkEnd w:id="741"/>
      <w:bookmarkEnd w:id="742"/>
      <w:bookmarkEnd w:id="743"/>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用户进程用函数</w:t>
      </w:r>
      <w:r w:rsidRPr="004C3462">
        <w:rPr>
          <w:rFonts w:ascii="宋体" w:hAnsi="宋体"/>
          <w:sz w:val="21"/>
          <w:szCs w:val="21"/>
        </w:rPr>
        <w:t>EzWaitForService</w:t>
      </w:r>
      <w:r w:rsidRPr="004C3462">
        <w:rPr>
          <w:rFonts w:ascii="宋体" w:hAnsi="宋体" w:hint="eastAsia"/>
          <w:sz w:val="21"/>
          <w:szCs w:val="21"/>
        </w:rPr>
        <w:t>等待指定的命名服务被注册。输入参数为指定的服务名字和最长等待时间。</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具体步骤如下：</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sz w:val="21"/>
          <w:szCs w:val="21"/>
        </w:rPr>
        <w:t>1</w:t>
      </w:r>
      <w:r w:rsidRPr="004C3462">
        <w:rPr>
          <w:rFonts w:ascii="宋体" w:hAnsi="宋体" w:hint="eastAsia"/>
          <w:sz w:val="21"/>
          <w:szCs w:val="21"/>
        </w:rPr>
        <w:t>、在</w:t>
      </w:r>
      <w:r w:rsidRPr="004C3462">
        <w:rPr>
          <w:rFonts w:ascii="宋体" w:hAnsi="宋体"/>
          <w:sz w:val="21"/>
          <w:szCs w:val="21"/>
        </w:rPr>
        <w:t>NameHook</w:t>
      </w:r>
      <w:r w:rsidRPr="004C3462">
        <w:rPr>
          <w:rFonts w:ascii="宋体" w:hAnsi="宋体" w:hint="eastAsia"/>
          <w:sz w:val="21"/>
          <w:szCs w:val="21"/>
        </w:rPr>
        <w:t>对象所组成的链表中查找是否有指定名字的服务，如有，则表示等待的服务已经被注册，可以立刻返回并使用该服务；</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sz w:val="21"/>
          <w:szCs w:val="21"/>
        </w:rPr>
        <w:t>2</w:t>
      </w:r>
      <w:r w:rsidRPr="004C3462">
        <w:rPr>
          <w:rFonts w:ascii="宋体" w:hAnsi="宋体" w:hint="eastAsia"/>
          <w:sz w:val="21"/>
          <w:szCs w:val="21"/>
        </w:rPr>
        <w:t>、如果没有找到指定名字的服务，则把记录该服务名字的线程放入等待队列；</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sz w:val="21"/>
          <w:szCs w:val="21"/>
        </w:rPr>
        <w:t>3</w:t>
      </w:r>
      <w:r w:rsidRPr="004C3462">
        <w:rPr>
          <w:rFonts w:ascii="宋体" w:hAnsi="宋体" w:hint="eastAsia"/>
          <w:sz w:val="21"/>
          <w:szCs w:val="21"/>
        </w:rPr>
        <w:t>、在设定的最长等待时间范围内，如果该线程被服务器端注册这个命名服务的线程唤醒，则可以使该线程退出等待队列，然后返回并使用该服务。</w:t>
      </w:r>
    </w:p>
    <w:p w:rsidR="00A63A52" w:rsidRDefault="00A63A52" w:rsidP="004C3462">
      <w:pPr>
        <w:snapToGrid w:val="0"/>
        <w:spacing w:line="300" w:lineRule="auto"/>
        <w:ind w:firstLineChars="200" w:firstLine="420"/>
        <w:rPr>
          <w:rFonts w:ascii="宋体" w:hAnsi="宋体" w:hint="eastAsia"/>
          <w:szCs w:val="21"/>
        </w:rPr>
      </w:pPr>
      <w:r w:rsidRPr="004C3462">
        <w:rPr>
          <w:rFonts w:ascii="宋体" w:hAnsi="宋体"/>
          <w:sz w:val="21"/>
          <w:szCs w:val="21"/>
        </w:rPr>
        <w:t>4</w:t>
      </w:r>
      <w:r w:rsidRPr="004C3462">
        <w:rPr>
          <w:rFonts w:ascii="宋体" w:hAnsi="宋体" w:hint="eastAsia"/>
          <w:sz w:val="21"/>
          <w:szCs w:val="21"/>
        </w:rPr>
        <w:t>、如果等待时间超过了设定的最长等待时间，则该线程退出等待队列并返回超时出错信息。</w:t>
      </w:r>
    </w:p>
    <w:p w:rsidR="00A63A52" w:rsidRPr="004C0FBF" w:rsidRDefault="0097535E" w:rsidP="00124A87">
      <w:pPr>
        <w:snapToGrid w:val="0"/>
        <w:spacing w:line="300" w:lineRule="auto"/>
        <w:ind w:firstLineChars="200" w:firstLine="480"/>
        <w:rPr>
          <w:rFonts w:ascii="宋体" w:hAnsi="宋体" w:hint="eastAsia"/>
          <w:szCs w:val="21"/>
        </w:rPr>
      </w:pPr>
      <w:r>
        <w:rPr>
          <w:rFonts w:ascii="宋体" w:hAnsi="宋体"/>
          <w:noProof/>
          <w:szCs w:val="21"/>
        </w:rPr>
        <mc:AlternateContent>
          <mc:Choice Requires="wpc">
            <w:drawing>
              <wp:inline distT="0" distB="0" distL="0" distR="0">
                <wp:extent cx="5029200" cy="3169920"/>
                <wp:effectExtent l="0" t="11430" r="0" b="0"/>
                <wp:docPr id="176" name="画布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 name="AutoShape 178"/>
                        <wps:cNvSpPr>
                          <a:spLocks noChangeArrowheads="1"/>
                        </wps:cNvSpPr>
                        <wps:spPr bwMode="auto">
                          <a:xfrm>
                            <a:off x="2743010" y="0"/>
                            <a:ext cx="2058480" cy="890688"/>
                          </a:xfrm>
                          <a:prstGeom prst="flowChartDecision">
                            <a:avLst/>
                          </a:prstGeom>
                          <a:solidFill>
                            <a:srgbClr val="FFFFFF"/>
                          </a:solidFill>
                          <a:ln w="9525">
                            <a:solidFill>
                              <a:srgbClr val="000000"/>
                            </a:solidFill>
                            <a:miter lim="800000"/>
                            <a:headEnd/>
                            <a:tailEnd/>
                          </a:ln>
                        </wps:spPr>
                        <wps:txbx>
                          <w:txbxContent>
                            <w:p w:rsidR="00795159" w:rsidRPr="0030203E" w:rsidRDefault="00795159" w:rsidP="00A63A52">
                              <w:pPr>
                                <w:rPr>
                                  <w:sz w:val="21"/>
                                  <w:szCs w:val="21"/>
                                </w:rPr>
                              </w:pPr>
                              <w:r w:rsidRPr="0030203E">
                                <w:rPr>
                                  <w:rFonts w:hint="eastAsia"/>
                                  <w:sz w:val="21"/>
                                  <w:szCs w:val="21"/>
                                </w:rPr>
                                <w:t>NameHook</w:t>
                              </w:r>
                              <w:r w:rsidRPr="0030203E">
                                <w:rPr>
                                  <w:rFonts w:hint="eastAsia"/>
                                  <w:sz w:val="21"/>
                                  <w:szCs w:val="21"/>
                                </w:rPr>
                                <w:t>里找指定服务名字</w:t>
                              </w:r>
                            </w:p>
                          </w:txbxContent>
                        </wps:txbx>
                        <wps:bodyPr rot="0" vert="horz" wrap="square" lIns="91440" tIns="45720" rIns="91440" bIns="45720" anchor="t" anchorCtr="0" upright="1">
                          <a:noAutofit/>
                        </wps:bodyPr>
                      </wps:wsp>
                      <wps:wsp>
                        <wps:cNvPr id="9" name="Rectangle 179"/>
                        <wps:cNvSpPr>
                          <a:spLocks noChangeArrowheads="1"/>
                        </wps:cNvSpPr>
                        <wps:spPr bwMode="auto">
                          <a:xfrm>
                            <a:off x="685927" y="1089830"/>
                            <a:ext cx="1371156" cy="495130"/>
                          </a:xfrm>
                          <a:prstGeom prst="rect">
                            <a:avLst/>
                          </a:prstGeom>
                          <a:solidFill>
                            <a:srgbClr val="FFFFFF"/>
                          </a:solidFill>
                          <a:ln w="9525">
                            <a:solidFill>
                              <a:srgbClr val="000000"/>
                            </a:solidFill>
                            <a:miter lim="800000"/>
                            <a:headEnd/>
                            <a:tailEnd/>
                          </a:ln>
                        </wps:spPr>
                        <wps:txbx>
                          <w:txbxContent>
                            <w:p w:rsidR="00795159" w:rsidRPr="0030203E" w:rsidRDefault="00795159" w:rsidP="00A63A52">
                              <w:pPr>
                                <w:rPr>
                                  <w:sz w:val="21"/>
                                  <w:szCs w:val="21"/>
                                </w:rPr>
                              </w:pPr>
                              <w:r w:rsidRPr="0030203E">
                                <w:rPr>
                                  <w:rFonts w:hint="eastAsia"/>
                                  <w:sz w:val="21"/>
                                  <w:szCs w:val="21"/>
                                </w:rPr>
                                <w:t>把记录该名字的线程放入等待队列</w:t>
                              </w:r>
                            </w:p>
                          </w:txbxContent>
                        </wps:txbx>
                        <wps:bodyPr rot="0" vert="horz" wrap="square" lIns="91440" tIns="45720" rIns="91440" bIns="45720" anchor="t" anchorCtr="0" upright="1">
                          <a:noAutofit/>
                        </wps:bodyPr>
                      </wps:wsp>
                      <wps:wsp>
                        <wps:cNvPr id="10" name="Rectangle 180"/>
                        <wps:cNvSpPr>
                          <a:spLocks noChangeArrowheads="1"/>
                        </wps:cNvSpPr>
                        <wps:spPr bwMode="auto">
                          <a:xfrm>
                            <a:off x="3200527" y="1188720"/>
                            <a:ext cx="1257300" cy="297350"/>
                          </a:xfrm>
                          <a:prstGeom prst="rect">
                            <a:avLst/>
                          </a:prstGeom>
                          <a:solidFill>
                            <a:srgbClr val="FFFFFF"/>
                          </a:solidFill>
                          <a:ln w="9525">
                            <a:solidFill>
                              <a:srgbClr val="000000"/>
                            </a:solidFill>
                            <a:miter lim="800000"/>
                            <a:headEnd/>
                            <a:tailEnd/>
                          </a:ln>
                        </wps:spPr>
                        <wps:txbx>
                          <w:txbxContent>
                            <w:p w:rsidR="00795159" w:rsidRPr="0030203E" w:rsidRDefault="00795159" w:rsidP="00A63A52">
                              <w:pPr>
                                <w:rPr>
                                  <w:sz w:val="21"/>
                                  <w:szCs w:val="21"/>
                                </w:rPr>
                              </w:pPr>
                              <w:r w:rsidRPr="0030203E">
                                <w:rPr>
                                  <w:rFonts w:hint="eastAsia"/>
                                  <w:sz w:val="21"/>
                                  <w:szCs w:val="21"/>
                                </w:rPr>
                                <w:t>正常返回</w:t>
                              </w:r>
                            </w:p>
                          </w:txbxContent>
                        </wps:txbx>
                        <wps:bodyPr rot="0" vert="horz" wrap="square" lIns="91440" tIns="45720" rIns="91440" bIns="45720" anchor="t" anchorCtr="0" upright="1">
                          <a:noAutofit/>
                        </wps:bodyPr>
                      </wps:wsp>
                      <wps:wsp>
                        <wps:cNvPr id="11" name="AutoShape 181"/>
                        <wps:cNvSpPr>
                          <a:spLocks noChangeArrowheads="1"/>
                        </wps:cNvSpPr>
                        <wps:spPr bwMode="auto">
                          <a:xfrm>
                            <a:off x="114554" y="1783421"/>
                            <a:ext cx="2514600" cy="591291"/>
                          </a:xfrm>
                          <a:prstGeom prst="flowChartDecision">
                            <a:avLst/>
                          </a:prstGeom>
                          <a:solidFill>
                            <a:srgbClr val="FFFFFF"/>
                          </a:solidFill>
                          <a:ln w="9525">
                            <a:solidFill>
                              <a:srgbClr val="000000"/>
                            </a:solidFill>
                            <a:miter lim="800000"/>
                            <a:headEnd/>
                            <a:tailEnd/>
                          </a:ln>
                        </wps:spPr>
                        <wps:txbx>
                          <w:txbxContent>
                            <w:p w:rsidR="00795159" w:rsidRPr="0030203E" w:rsidRDefault="00795159" w:rsidP="00A63A52">
                              <w:pPr>
                                <w:rPr>
                                  <w:sz w:val="21"/>
                                  <w:szCs w:val="21"/>
                                </w:rPr>
                              </w:pPr>
                              <w:r w:rsidRPr="0030203E">
                                <w:rPr>
                                  <w:rFonts w:hint="eastAsia"/>
                                  <w:sz w:val="21"/>
                                  <w:szCs w:val="21"/>
                                </w:rPr>
                                <w:t>超过最长等待时间</w:t>
                              </w:r>
                            </w:p>
                          </w:txbxContent>
                        </wps:txbx>
                        <wps:bodyPr rot="0" vert="horz" wrap="square" lIns="91440" tIns="45720" rIns="91440" bIns="45720" anchor="t" anchorCtr="0" upright="1">
                          <a:noAutofit/>
                        </wps:bodyPr>
                      </wps:wsp>
                      <wps:wsp>
                        <wps:cNvPr id="12" name="Rectangle 182"/>
                        <wps:cNvSpPr>
                          <a:spLocks noChangeArrowheads="1"/>
                        </wps:cNvSpPr>
                        <wps:spPr bwMode="auto">
                          <a:xfrm>
                            <a:off x="3200527" y="1882310"/>
                            <a:ext cx="1371156" cy="495130"/>
                          </a:xfrm>
                          <a:prstGeom prst="rect">
                            <a:avLst/>
                          </a:prstGeom>
                          <a:solidFill>
                            <a:srgbClr val="FFFFFF"/>
                          </a:solidFill>
                          <a:ln w="9525">
                            <a:solidFill>
                              <a:srgbClr val="000000"/>
                            </a:solidFill>
                            <a:miter lim="800000"/>
                            <a:headEnd/>
                            <a:tailEnd/>
                          </a:ln>
                        </wps:spPr>
                        <wps:txbx>
                          <w:txbxContent>
                            <w:p w:rsidR="00795159" w:rsidRPr="003367A6" w:rsidRDefault="00795159" w:rsidP="00A63A52">
                              <w:pPr>
                                <w:rPr>
                                  <w:sz w:val="21"/>
                                  <w:szCs w:val="21"/>
                                </w:rPr>
                              </w:pPr>
                              <w:r w:rsidRPr="003367A6">
                                <w:rPr>
                                  <w:rFonts w:hint="eastAsia"/>
                                  <w:sz w:val="21"/>
                                  <w:szCs w:val="21"/>
                                </w:rPr>
                                <w:t>被服务器端注册该服务的线程唤醒</w:t>
                              </w:r>
                            </w:p>
                          </w:txbxContent>
                        </wps:txbx>
                        <wps:bodyPr rot="0" vert="horz" wrap="square" lIns="91440" tIns="45720" rIns="91440" bIns="45720" anchor="t" anchorCtr="0" upright="1">
                          <a:noAutofit/>
                        </wps:bodyPr>
                      </wps:wsp>
                      <wps:wsp>
                        <wps:cNvPr id="14" name="Rectangle 183"/>
                        <wps:cNvSpPr>
                          <a:spLocks noChangeArrowheads="1"/>
                        </wps:cNvSpPr>
                        <wps:spPr bwMode="auto">
                          <a:xfrm>
                            <a:off x="685927" y="2674790"/>
                            <a:ext cx="1371854" cy="396240"/>
                          </a:xfrm>
                          <a:prstGeom prst="rect">
                            <a:avLst/>
                          </a:prstGeom>
                          <a:solidFill>
                            <a:srgbClr val="FFFFFF"/>
                          </a:solidFill>
                          <a:ln w="9525">
                            <a:solidFill>
                              <a:srgbClr val="000000"/>
                            </a:solidFill>
                            <a:miter lim="800000"/>
                            <a:headEnd/>
                            <a:tailEnd/>
                          </a:ln>
                        </wps:spPr>
                        <wps:txbx>
                          <w:txbxContent>
                            <w:p w:rsidR="00795159" w:rsidRPr="003367A6" w:rsidRDefault="00795159" w:rsidP="00A63A52">
                              <w:pPr>
                                <w:rPr>
                                  <w:sz w:val="21"/>
                                  <w:szCs w:val="21"/>
                                </w:rPr>
                              </w:pPr>
                              <w:r w:rsidRPr="003367A6">
                                <w:rPr>
                                  <w:rFonts w:hint="eastAsia"/>
                                  <w:sz w:val="21"/>
                                  <w:szCs w:val="21"/>
                                </w:rPr>
                                <w:t>返回超时错信息</w:t>
                              </w:r>
                            </w:p>
                          </w:txbxContent>
                        </wps:txbx>
                        <wps:bodyPr rot="0" vert="horz" wrap="square" lIns="91440" tIns="45720" rIns="91440" bIns="45720" anchor="t" anchorCtr="0" upright="1">
                          <a:noAutofit/>
                        </wps:bodyPr>
                      </wps:wsp>
                      <wps:wsp>
                        <wps:cNvPr id="37" name="Rectangle 184"/>
                        <wps:cNvSpPr>
                          <a:spLocks noChangeArrowheads="1"/>
                        </wps:cNvSpPr>
                        <wps:spPr bwMode="auto">
                          <a:xfrm>
                            <a:off x="3200527" y="2773680"/>
                            <a:ext cx="1371156" cy="296669"/>
                          </a:xfrm>
                          <a:prstGeom prst="rect">
                            <a:avLst/>
                          </a:prstGeom>
                          <a:solidFill>
                            <a:srgbClr val="FFFFFF"/>
                          </a:solidFill>
                          <a:ln w="9525">
                            <a:solidFill>
                              <a:srgbClr val="000000"/>
                            </a:solidFill>
                            <a:miter lim="800000"/>
                            <a:headEnd/>
                            <a:tailEnd/>
                          </a:ln>
                        </wps:spPr>
                        <wps:txbx>
                          <w:txbxContent>
                            <w:p w:rsidR="00795159" w:rsidRPr="003367A6" w:rsidRDefault="00795159" w:rsidP="00A63A52">
                              <w:pPr>
                                <w:rPr>
                                  <w:sz w:val="21"/>
                                  <w:szCs w:val="21"/>
                                </w:rPr>
                              </w:pPr>
                              <w:r w:rsidRPr="003367A6">
                                <w:rPr>
                                  <w:rFonts w:hint="eastAsia"/>
                                  <w:sz w:val="21"/>
                                  <w:szCs w:val="21"/>
                                </w:rPr>
                                <w:t>正常返回</w:t>
                              </w:r>
                            </w:p>
                          </w:txbxContent>
                        </wps:txbx>
                        <wps:bodyPr rot="0" vert="horz" wrap="square" lIns="91440" tIns="45720" rIns="91440" bIns="45720" anchor="t" anchorCtr="0" upright="1">
                          <a:noAutofit/>
                        </wps:bodyPr>
                      </wps:wsp>
                      <wps:wsp>
                        <wps:cNvPr id="38" name="Line 185"/>
                        <wps:cNvCnPr>
                          <a:cxnSpLocks noChangeShapeType="1"/>
                        </wps:cNvCnPr>
                        <wps:spPr bwMode="auto">
                          <a:xfrm flipH="1">
                            <a:off x="1257300" y="495130"/>
                            <a:ext cx="1485710" cy="5947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Line 186"/>
                        <wps:cNvCnPr>
                          <a:cxnSpLocks noChangeShapeType="1"/>
                        </wps:cNvCnPr>
                        <wps:spPr bwMode="auto">
                          <a:xfrm>
                            <a:off x="3771900" y="891370"/>
                            <a:ext cx="0" cy="297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Line 187"/>
                        <wps:cNvCnPr>
                          <a:cxnSpLocks noChangeShapeType="1"/>
                        </wps:cNvCnPr>
                        <wps:spPr bwMode="auto">
                          <a:xfrm>
                            <a:off x="3886454" y="237744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88"/>
                        <wps:cNvCnPr>
                          <a:cxnSpLocks noChangeShapeType="1"/>
                        </wps:cNvCnPr>
                        <wps:spPr bwMode="auto">
                          <a:xfrm>
                            <a:off x="1371854" y="1584960"/>
                            <a:ext cx="0" cy="19846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89"/>
                        <wps:cNvCnPr>
                          <a:cxnSpLocks noChangeShapeType="1"/>
                        </wps:cNvCnPr>
                        <wps:spPr bwMode="auto">
                          <a:xfrm>
                            <a:off x="1371854" y="2377440"/>
                            <a:ext cx="0" cy="297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90"/>
                        <wps:cNvCnPr>
                          <a:cxnSpLocks noChangeShapeType="1"/>
                        </wps:cNvCnPr>
                        <wps:spPr bwMode="auto">
                          <a:xfrm>
                            <a:off x="2629154" y="2080090"/>
                            <a:ext cx="571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Text Box 191"/>
                        <wps:cNvSpPr txBox="1">
                          <a:spLocks noChangeArrowheads="1"/>
                        </wps:cNvSpPr>
                        <wps:spPr bwMode="auto">
                          <a:xfrm>
                            <a:off x="1714818" y="594701"/>
                            <a:ext cx="914337" cy="296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159" w:rsidRPr="003367A6" w:rsidRDefault="00795159" w:rsidP="00A63A52">
                              <w:pPr>
                                <w:rPr>
                                  <w:sz w:val="21"/>
                                  <w:szCs w:val="21"/>
                                </w:rPr>
                              </w:pPr>
                              <w:r w:rsidRPr="003367A6">
                                <w:rPr>
                                  <w:rFonts w:hint="eastAsia"/>
                                  <w:sz w:val="21"/>
                                  <w:szCs w:val="21"/>
                                </w:rPr>
                                <w:t>否</w:t>
                              </w:r>
                            </w:p>
                          </w:txbxContent>
                        </wps:txbx>
                        <wps:bodyPr rot="0" vert="horz" wrap="square" lIns="91440" tIns="45720" rIns="91440" bIns="45720" anchor="t" anchorCtr="0" upright="1">
                          <a:noAutofit/>
                        </wps:bodyPr>
                      </wps:wsp>
                      <wps:wsp>
                        <wps:cNvPr id="46" name="Text Box 192"/>
                        <wps:cNvSpPr txBox="1">
                          <a:spLocks noChangeArrowheads="1"/>
                        </wps:cNvSpPr>
                        <wps:spPr bwMode="auto">
                          <a:xfrm>
                            <a:off x="3771900" y="891370"/>
                            <a:ext cx="913638" cy="296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159" w:rsidRPr="00ED2335" w:rsidRDefault="00795159" w:rsidP="00A63A52">
                              <w:pPr>
                                <w:rPr>
                                  <w:sz w:val="21"/>
                                  <w:szCs w:val="21"/>
                                </w:rPr>
                              </w:pPr>
                              <w:r w:rsidRPr="00ED2335">
                                <w:rPr>
                                  <w:rFonts w:hint="eastAsia"/>
                                  <w:sz w:val="21"/>
                                  <w:szCs w:val="21"/>
                                </w:rPr>
                                <w:t>是</w:t>
                              </w:r>
                            </w:p>
                          </w:txbxContent>
                        </wps:txbx>
                        <wps:bodyPr rot="0" vert="horz" wrap="square" lIns="91440" tIns="45720" rIns="91440" bIns="45720" anchor="t" anchorCtr="0" upright="1">
                          <a:noAutofit/>
                        </wps:bodyPr>
                      </wps:wsp>
                      <wps:wsp>
                        <wps:cNvPr id="47" name="Text Box 193"/>
                        <wps:cNvSpPr txBox="1">
                          <a:spLocks noChangeArrowheads="1"/>
                        </wps:cNvSpPr>
                        <wps:spPr bwMode="auto">
                          <a:xfrm>
                            <a:off x="1371854" y="2377440"/>
                            <a:ext cx="913638" cy="296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159" w:rsidRPr="003367A6" w:rsidRDefault="00795159" w:rsidP="00A63A52">
                              <w:pPr>
                                <w:rPr>
                                  <w:sz w:val="21"/>
                                  <w:szCs w:val="21"/>
                                </w:rPr>
                              </w:pPr>
                              <w:r w:rsidRPr="003367A6">
                                <w:rPr>
                                  <w:rFonts w:hint="eastAsia"/>
                                  <w:sz w:val="21"/>
                                  <w:szCs w:val="21"/>
                                </w:rPr>
                                <w:t>是</w:t>
                              </w:r>
                            </w:p>
                          </w:txbxContent>
                        </wps:txbx>
                        <wps:bodyPr rot="0" vert="horz" wrap="square" lIns="91440" tIns="45720" rIns="91440" bIns="45720" anchor="t" anchorCtr="0" upright="1">
                          <a:noAutofit/>
                        </wps:bodyPr>
                      </wps:wsp>
                      <wps:wsp>
                        <wps:cNvPr id="48" name="Text Box 194"/>
                        <wps:cNvSpPr txBox="1">
                          <a:spLocks noChangeArrowheads="1"/>
                        </wps:cNvSpPr>
                        <wps:spPr bwMode="auto">
                          <a:xfrm>
                            <a:off x="2629154" y="1882310"/>
                            <a:ext cx="456819" cy="295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159" w:rsidRPr="003367A6" w:rsidRDefault="00795159" w:rsidP="00A63A52">
                              <w:pPr>
                                <w:rPr>
                                  <w:sz w:val="21"/>
                                  <w:szCs w:val="21"/>
                                </w:rPr>
                              </w:pPr>
                              <w:r w:rsidRPr="003367A6">
                                <w:rPr>
                                  <w:rFonts w:hint="eastAsia"/>
                                  <w:sz w:val="21"/>
                                  <w:szCs w:val="21"/>
                                </w:rPr>
                                <w:t>否</w:t>
                              </w:r>
                            </w:p>
                          </w:txbxContent>
                        </wps:txbx>
                        <wps:bodyPr rot="0" vert="horz" wrap="square" lIns="91440" tIns="45720" rIns="91440" bIns="45720" anchor="t" anchorCtr="0" upright="1">
                          <a:noAutofit/>
                        </wps:bodyPr>
                      </wps:wsp>
                    </wpc:wpc>
                  </a:graphicData>
                </a:graphic>
              </wp:inline>
            </w:drawing>
          </mc:Choice>
          <mc:Fallback>
            <w:pict>
              <v:group id="画布 176" o:spid="_x0000_s1184" editas="canvas" style="width:396pt;height:249.6pt;mso-position-horizontal-relative:char;mso-position-vertical-relative:line" coordsize="50292,31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">
                <v:shape id="_x0000_s1185" type="#_x0000_t75" style="position:absolute;width:50292;height:31699;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AutoShape 178" o:spid="_x0000_s1186" type="#_x0000_t110" style="position:absolute;left:27430;width:20584;height:8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">
                  <v:textbox>
                    <w:txbxContent>
                      <w:p w:rsidR="00795159" w:rsidRPr="0030203E" w:rsidRDefault="00795159" w:rsidP="00A63A52">
                        <w:pPr>
                          <w:rPr>
                            <w:sz w:val="21"/>
                            <w:szCs w:val="21"/>
                          </w:rPr>
                        </w:pPr>
                        <w:r w:rsidRPr="0030203E">
                          <w:rPr>
                            <w:rFonts w:hint="eastAsia"/>
                            <w:sz w:val="21"/>
                            <w:szCs w:val="21"/>
                          </w:rPr>
                          <w:t>NameHook</w:t>
                        </w:r>
                        <w:r w:rsidRPr="0030203E">
                          <w:rPr>
                            <w:rFonts w:hint="eastAsia"/>
                            <w:sz w:val="21"/>
                            <w:szCs w:val="21"/>
                          </w:rPr>
                          <w:t>里找指定服务名字</w:t>
                        </w:r>
                      </w:p>
                    </w:txbxContent>
                  </v:textbox>
                </v:shape>
                <v:rect id="Rectangle 179" o:spid="_x0000_s1187" style="position:absolute;left:6859;top:10898;width:13711;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795159" w:rsidRPr="0030203E" w:rsidRDefault="00795159" w:rsidP="00A63A52">
                        <w:pPr>
                          <w:rPr>
                            <w:sz w:val="21"/>
                            <w:szCs w:val="21"/>
                          </w:rPr>
                        </w:pPr>
                        <w:r w:rsidRPr="0030203E">
                          <w:rPr>
                            <w:rFonts w:hint="eastAsia"/>
                            <w:sz w:val="21"/>
                            <w:szCs w:val="21"/>
                          </w:rPr>
                          <w:t>把记录该名字的线程放入等待队列</w:t>
                        </w:r>
                      </w:p>
                    </w:txbxContent>
                  </v:textbox>
                </v:rect>
                <v:rect id="Rectangle 180" o:spid="_x0000_s1188" style="position:absolute;left:32005;top:11887;width:12573;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795159" w:rsidRPr="0030203E" w:rsidRDefault="00795159" w:rsidP="00A63A52">
                        <w:pPr>
                          <w:rPr>
                            <w:sz w:val="21"/>
                            <w:szCs w:val="21"/>
                          </w:rPr>
                        </w:pPr>
                        <w:r w:rsidRPr="0030203E">
                          <w:rPr>
                            <w:rFonts w:hint="eastAsia"/>
                            <w:sz w:val="21"/>
                            <w:szCs w:val="21"/>
                          </w:rPr>
                          <w:t>正常返回</w:t>
                        </w:r>
                      </w:p>
                    </w:txbxContent>
                  </v:textbox>
                </v:rect>
                <v:shape id="AutoShape 181" o:spid="_x0000_s1189" type="#_x0000_t110" style="position:absolute;left:1145;top:17834;width:25146;height: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">
                  <v:textbox>
                    <w:txbxContent>
                      <w:p w:rsidR="00795159" w:rsidRPr="0030203E" w:rsidRDefault="00795159" w:rsidP="00A63A52">
                        <w:pPr>
                          <w:rPr>
                            <w:sz w:val="21"/>
                            <w:szCs w:val="21"/>
                          </w:rPr>
                        </w:pPr>
                        <w:r w:rsidRPr="0030203E">
                          <w:rPr>
                            <w:rFonts w:hint="eastAsia"/>
                            <w:sz w:val="21"/>
                            <w:szCs w:val="21"/>
                          </w:rPr>
                          <w:t>超过最长等待时间</w:t>
                        </w:r>
                      </w:p>
                    </w:txbxContent>
                  </v:textbox>
                </v:shape>
                <v:rect id="Rectangle 182" o:spid="_x0000_s1190" style="position:absolute;left:32005;top:18823;width:13711;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795159" w:rsidRPr="003367A6" w:rsidRDefault="00795159" w:rsidP="00A63A52">
                        <w:pPr>
                          <w:rPr>
                            <w:sz w:val="21"/>
                            <w:szCs w:val="21"/>
                          </w:rPr>
                        </w:pPr>
                        <w:r w:rsidRPr="003367A6">
                          <w:rPr>
                            <w:rFonts w:hint="eastAsia"/>
                            <w:sz w:val="21"/>
                            <w:szCs w:val="21"/>
                          </w:rPr>
                          <w:t>被服务器端注册该服务的线程唤醒</w:t>
                        </w:r>
                      </w:p>
                    </w:txbxContent>
                  </v:textbox>
                </v:rect>
                <v:rect id="Rectangle 183" o:spid="_x0000_s1191" style="position:absolute;left:6859;top:26747;width:1371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rsidR="00795159" w:rsidRPr="003367A6" w:rsidRDefault="00795159" w:rsidP="00A63A52">
                        <w:pPr>
                          <w:rPr>
                            <w:sz w:val="21"/>
                            <w:szCs w:val="21"/>
                          </w:rPr>
                        </w:pPr>
                        <w:r w:rsidRPr="003367A6">
                          <w:rPr>
                            <w:rFonts w:hint="eastAsia"/>
                            <w:sz w:val="21"/>
                            <w:szCs w:val="21"/>
                          </w:rPr>
                          <w:t>返回超时错信息</w:t>
                        </w:r>
                      </w:p>
                    </w:txbxContent>
                  </v:textbox>
                </v:rect>
                <v:rect id="Rectangle 184" o:spid="_x0000_s1192" style="position:absolute;left:32005;top:27736;width:13711;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795159" w:rsidRPr="003367A6" w:rsidRDefault="00795159" w:rsidP="00A63A52">
                        <w:pPr>
                          <w:rPr>
                            <w:sz w:val="21"/>
                            <w:szCs w:val="21"/>
                          </w:rPr>
                        </w:pPr>
                        <w:r w:rsidRPr="003367A6">
                          <w:rPr>
                            <w:rFonts w:hint="eastAsia"/>
                            <w:sz w:val="21"/>
                            <w:szCs w:val="21"/>
                          </w:rPr>
                          <w:t>正常返回</w:t>
                        </w:r>
                      </w:p>
                    </w:txbxContent>
                  </v:textbox>
                </v:rect>
                <v:line id="Line 185" o:spid="_x0000_s1193" style="position:absolute;flip:x;visibility:visible;mso-wrap-style:square" from="12573,4951" to="27430,10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">
                  <v:stroke endarrow="block"/>
                </v:line>
                <v:line id="Line 186" o:spid="_x0000_s1194" style="position:absolute;visibility:visible;mso-wrap-style:square" from="37719,8913" to="37719,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3BxAAAANsAAAAPAAAAZHJzL2Rvd25yZXYueG1sRI/NasMw&#10;EITvhbyD2EBvjZwG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Og2/cHEAAAA2wAAAA8A&#10;AAAAAAAAAAAAAAAABwIAAGRycy9kb3ducmV2LnhtbFBLBQYAAAAAAwADALcAAAD4AgAAAAA=&#10;">
                  <v:stroke endarrow="block"/>
                </v:line>
                <v:line id="Line 187" o:spid="_x0000_s1195" style="position:absolute;visibility:visible;mso-wrap-style:square" from="38864,23774" to="38864,27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188" o:spid="_x0000_s1196" style="position:absolute;visibility:visible;mso-wrap-style:square" from="13718,15849" to="13718,17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89" o:spid="_x0000_s1197" style="position:absolute;visibility:visible;mso-wrap-style:square" from="13718,23774" to="13718,2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90" o:spid="_x0000_s1198" style="position:absolute;visibility:visible;mso-wrap-style:square" from="26291,20800" to="32005,2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shape id="Text Box 191" o:spid="_x0000_s1199" type="#_x0000_t202" style="position:absolute;left:17148;top:5947;width:9143;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795159" w:rsidRPr="003367A6" w:rsidRDefault="00795159" w:rsidP="00A63A52">
                        <w:pPr>
                          <w:rPr>
                            <w:sz w:val="21"/>
                            <w:szCs w:val="21"/>
                          </w:rPr>
                        </w:pPr>
                        <w:r w:rsidRPr="003367A6">
                          <w:rPr>
                            <w:rFonts w:hint="eastAsia"/>
                            <w:sz w:val="21"/>
                            <w:szCs w:val="21"/>
                          </w:rPr>
                          <w:t>否</w:t>
                        </w:r>
                      </w:p>
                    </w:txbxContent>
                  </v:textbox>
                </v:shape>
                <v:shape id="Text Box 192" o:spid="_x0000_s1200" type="#_x0000_t202" style="position:absolute;left:37719;top:8913;width:91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795159" w:rsidRPr="00ED2335" w:rsidRDefault="00795159" w:rsidP="00A63A52">
                        <w:pPr>
                          <w:rPr>
                            <w:sz w:val="21"/>
                            <w:szCs w:val="21"/>
                          </w:rPr>
                        </w:pPr>
                        <w:r w:rsidRPr="00ED2335">
                          <w:rPr>
                            <w:rFonts w:hint="eastAsia"/>
                            <w:sz w:val="21"/>
                            <w:szCs w:val="21"/>
                          </w:rPr>
                          <w:t>是</w:t>
                        </w:r>
                      </w:p>
                    </w:txbxContent>
                  </v:textbox>
                </v:shape>
                <v:shape id="Text Box 193" o:spid="_x0000_s1201" type="#_x0000_t202" style="position:absolute;left:13718;top:23774;width:91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795159" w:rsidRPr="003367A6" w:rsidRDefault="00795159" w:rsidP="00A63A52">
                        <w:pPr>
                          <w:rPr>
                            <w:sz w:val="21"/>
                            <w:szCs w:val="21"/>
                          </w:rPr>
                        </w:pPr>
                        <w:r w:rsidRPr="003367A6">
                          <w:rPr>
                            <w:rFonts w:hint="eastAsia"/>
                            <w:sz w:val="21"/>
                            <w:szCs w:val="21"/>
                          </w:rPr>
                          <w:t>是</w:t>
                        </w:r>
                      </w:p>
                    </w:txbxContent>
                  </v:textbox>
                </v:shape>
                <v:shape id="Text Box 194" o:spid="_x0000_s1202" type="#_x0000_t202" style="position:absolute;left:26291;top:18823;width:456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795159" w:rsidRPr="003367A6" w:rsidRDefault="00795159" w:rsidP="00A63A52">
                        <w:pPr>
                          <w:rPr>
                            <w:sz w:val="21"/>
                            <w:szCs w:val="21"/>
                          </w:rPr>
                        </w:pPr>
                        <w:r w:rsidRPr="003367A6">
                          <w:rPr>
                            <w:rFonts w:hint="eastAsia"/>
                            <w:sz w:val="21"/>
                            <w:szCs w:val="21"/>
                          </w:rPr>
                          <w:t>否</w:t>
                        </w:r>
                      </w:p>
                    </w:txbxContent>
                  </v:textbox>
                </v:shape>
                <w10:anchorlock/>
              </v:group>
            </w:pict>
          </mc:Fallback>
        </mc:AlternateContent>
      </w:r>
    </w:p>
    <w:p w:rsidR="00381C3B" w:rsidRDefault="00381C3B" w:rsidP="00381C3B">
      <w:pPr>
        <w:snapToGrid w:val="0"/>
        <w:spacing w:line="300" w:lineRule="auto"/>
        <w:jc w:val="center"/>
        <w:rPr>
          <w:rFonts w:ascii="宋体" w:hAnsi="宋体" w:hint="eastAsia"/>
          <w:sz w:val="28"/>
          <w:szCs w:val="28"/>
        </w:rPr>
      </w:pPr>
      <w:bookmarkStart w:id="744" w:name="_Toc148261135"/>
      <w:r w:rsidRPr="00381C3B">
        <w:rPr>
          <w:rFonts w:ascii="宋体" w:hAnsi="宋体" w:hint="eastAsia"/>
          <w:sz w:val="21"/>
          <w:szCs w:val="21"/>
        </w:rPr>
        <w:t>图</w:t>
      </w:r>
      <w:r w:rsidR="00400DA4">
        <w:rPr>
          <w:rFonts w:ascii="宋体" w:hAnsi="宋体" w:hint="eastAsia"/>
          <w:sz w:val="21"/>
          <w:szCs w:val="21"/>
        </w:rPr>
        <w:t>14.</w:t>
      </w:r>
      <w:r>
        <w:rPr>
          <w:rFonts w:ascii="宋体" w:hAnsi="宋体" w:hint="eastAsia"/>
          <w:sz w:val="21"/>
          <w:szCs w:val="21"/>
        </w:rPr>
        <w:t>2</w:t>
      </w:r>
      <w:r w:rsidRPr="00381C3B">
        <w:rPr>
          <w:rFonts w:ascii="宋体" w:hAnsi="宋体" w:hint="eastAsia"/>
          <w:sz w:val="21"/>
          <w:szCs w:val="21"/>
        </w:rPr>
        <w:t xml:space="preserve"> </w:t>
      </w:r>
      <w:r w:rsidRPr="004C3462">
        <w:rPr>
          <w:rFonts w:ascii="宋体" w:hAnsi="宋体"/>
          <w:sz w:val="21"/>
          <w:szCs w:val="21"/>
        </w:rPr>
        <w:t>EzWaitForService</w:t>
      </w:r>
      <w:r>
        <w:rPr>
          <w:rFonts w:ascii="宋体" w:hAnsi="宋体" w:hint="eastAsia"/>
          <w:sz w:val="21"/>
          <w:szCs w:val="21"/>
        </w:rPr>
        <w:t>流程图</w:t>
      </w:r>
    </w:p>
    <w:p w:rsidR="00A63A52" w:rsidRPr="004C0FBF" w:rsidRDefault="00400DA4" w:rsidP="00BA4562">
      <w:pPr>
        <w:pStyle w:val="3"/>
        <w:snapToGrid w:val="0"/>
        <w:spacing w:line="300" w:lineRule="auto"/>
        <w:rPr>
          <w:rFonts w:ascii="宋体" w:hAnsi="宋体" w:hint="eastAsia"/>
          <w:b w:val="0"/>
          <w:szCs w:val="21"/>
        </w:rPr>
      </w:pPr>
      <w:bookmarkStart w:id="745" w:name="_Toc152754507"/>
      <w:bookmarkStart w:id="746" w:name="_Toc197919129"/>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14.</w:t>
        </w:r>
        <w:r w:rsidR="00A63A52" w:rsidRPr="00AA6342">
          <w:rPr>
            <w:rFonts w:ascii="宋体" w:hAnsi="宋体" w:hint="eastAsia"/>
            <w:sz w:val="28"/>
            <w:szCs w:val="28"/>
          </w:rPr>
          <w:t>3.2</w:t>
        </w:r>
      </w:smartTag>
      <w:r w:rsidR="00A63A52" w:rsidRPr="00AA6342">
        <w:rPr>
          <w:rFonts w:ascii="宋体" w:hAnsi="宋体" w:hint="eastAsia"/>
          <w:sz w:val="28"/>
          <w:szCs w:val="28"/>
        </w:rPr>
        <w:t xml:space="preserve"> 注册命名服务</w:t>
      </w:r>
      <w:bookmarkEnd w:id="744"/>
      <w:bookmarkEnd w:id="745"/>
      <w:bookmarkEnd w:id="746"/>
    </w:p>
    <w:p w:rsidR="00A63A52" w:rsidRPr="004C0FBF" w:rsidRDefault="00A63A52" w:rsidP="004C3462">
      <w:pPr>
        <w:snapToGrid w:val="0"/>
        <w:spacing w:line="300" w:lineRule="auto"/>
        <w:ind w:firstLineChars="200" w:firstLine="420"/>
        <w:rPr>
          <w:rFonts w:ascii="宋体" w:hAnsi="宋体" w:hint="eastAsia"/>
          <w:szCs w:val="21"/>
        </w:rPr>
      </w:pPr>
      <w:r w:rsidRPr="004C3462">
        <w:rPr>
          <w:rFonts w:ascii="宋体" w:hAnsi="宋体" w:hint="eastAsia"/>
          <w:sz w:val="21"/>
          <w:szCs w:val="21"/>
        </w:rPr>
        <w:t>服务器端通过函数</w:t>
      </w:r>
      <w:r w:rsidRPr="004C3462">
        <w:rPr>
          <w:rFonts w:ascii="宋体" w:hAnsi="宋体"/>
          <w:sz w:val="21"/>
          <w:szCs w:val="21"/>
        </w:rPr>
        <w:t>EzRegisterService</w:t>
      </w:r>
      <w:r w:rsidRPr="004C3462">
        <w:rPr>
          <w:rFonts w:ascii="宋体" w:hAnsi="宋体" w:hint="eastAsia"/>
          <w:sz w:val="21"/>
          <w:szCs w:val="21"/>
        </w:rPr>
        <w:t>注册命名服务。该函数将一个字符串与一个</w:t>
      </w:r>
      <w:r w:rsidR="00666EC9">
        <w:rPr>
          <w:rFonts w:ascii="宋体" w:hAnsi="宋体" w:hint="eastAsia"/>
          <w:sz w:val="21"/>
          <w:szCs w:val="21"/>
        </w:rPr>
        <w:t>构件</w:t>
      </w:r>
      <w:r w:rsidRPr="004C3462">
        <w:rPr>
          <w:rFonts w:ascii="宋体" w:hAnsi="宋体" w:hint="eastAsia"/>
          <w:sz w:val="21"/>
          <w:szCs w:val="21"/>
        </w:rPr>
        <w:t>接口相绑定，实际上这里的</w:t>
      </w:r>
      <w:r w:rsidR="00666EC9">
        <w:rPr>
          <w:rFonts w:ascii="宋体" w:hAnsi="宋体" w:hint="eastAsia"/>
          <w:sz w:val="21"/>
          <w:szCs w:val="21"/>
        </w:rPr>
        <w:t>构件</w:t>
      </w:r>
      <w:r w:rsidRPr="004C3462">
        <w:rPr>
          <w:rFonts w:ascii="宋体" w:hAnsi="宋体" w:hint="eastAsia"/>
          <w:sz w:val="21"/>
          <w:szCs w:val="21"/>
        </w:rPr>
        <w:t>接口可能是一个远程</w:t>
      </w:r>
      <w:r w:rsidR="00666EC9">
        <w:rPr>
          <w:rFonts w:ascii="宋体" w:hAnsi="宋体" w:hint="eastAsia"/>
          <w:sz w:val="21"/>
          <w:szCs w:val="21"/>
        </w:rPr>
        <w:t>构件</w:t>
      </w:r>
      <w:r w:rsidRPr="004C3462">
        <w:rPr>
          <w:rFonts w:ascii="宋体" w:hAnsi="宋体" w:hint="eastAsia"/>
          <w:sz w:val="21"/>
          <w:szCs w:val="21"/>
        </w:rPr>
        <w:t>接口代理，也可能是一个本地对象接口指针，这样就分成两种情况做不同的处理，如图</w:t>
      </w:r>
      <w:r w:rsidR="00400DA4">
        <w:rPr>
          <w:rFonts w:ascii="宋体" w:hAnsi="宋体" w:hint="eastAsia"/>
          <w:sz w:val="21"/>
          <w:szCs w:val="21"/>
        </w:rPr>
        <w:t>14.</w:t>
      </w:r>
      <w:r w:rsidR="00381C3B">
        <w:rPr>
          <w:rFonts w:ascii="宋体" w:hAnsi="宋体" w:hint="eastAsia"/>
          <w:sz w:val="21"/>
          <w:szCs w:val="21"/>
        </w:rPr>
        <w:t>3</w:t>
      </w:r>
      <w:r w:rsidRPr="004C3462">
        <w:rPr>
          <w:rFonts w:ascii="宋体" w:hAnsi="宋体" w:hint="eastAsia"/>
          <w:sz w:val="21"/>
          <w:szCs w:val="21"/>
        </w:rPr>
        <w:t>所示。</w:t>
      </w:r>
    </w:p>
    <w:p w:rsidR="00A63A52" w:rsidRPr="004C0FBF" w:rsidRDefault="002B29B5" w:rsidP="002B29B5">
      <w:pPr>
        <w:snapToGrid w:val="0"/>
        <w:spacing w:line="300" w:lineRule="auto"/>
        <w:jc w:val="center"/>
        <w:rPr>
          <w:rFonts w:ascii="宋体" w:hAnsi="宋体" w:hint="eastAsia"/>
          <w:szCs w:val="21"/>
        </w:rPr>
      </w:pPr>
      <w:r>
        <w:object w:dxaOrig="3513" w:dyaOrig="3981">
          <v:shape id="_x0000_i1082" type="#_x0000_t75" style="width:3in;height:225.6pt" o:ole="">
            <v:imagedata r:id="rId77" o:title=""/>
          </v:shape>
          <o:OLEObject Type="Embed" ProgID="Visio.Drawing.11" ShapeID="_x0000_i1082" DrawAspect="Content" ObjectID="_1670495695" r:id="rId78"/>
        </w:object>
      </w:r>
    </w:p>
    <w:p w:rsidR="00A63A52" w:rsidRPr="00C01D81" w:rsidRDefault="00A63A52" w:rsidP="002B29B5">
      <w:pPr>
        <w:snapToGrid w:val="0"/>
        <w:spacing w:line="300" w:lineRule="auto"/>
        <w:jc w:val="center"/>
        <w:rPr>
          <w:rFonts w:ascii="宋体" w:hAnsi="宋体" w:hint="eastAsia"/>
          <w:sz w:val="21"/>
          <w:szCs w:val="21"/>
        </w:rPr>
      </w:pPr>
      <w:r w:rsidRPr="00C01D81">
        <w:rPr>
          <w:rFonts w:ascii="宋体" w:hAnsi="宋体" w:hint="eastAsia"/>
          <w:sz w:val="21"/>
          <w:szCs w:val="21"/>
        </w:rPr>
        <w:t>图</w:t>
      </w:r>
      <w:r w:rsidR="00400DA4">
        <w:rPr>
          <w:rFonts w:ascii="宋体" w:hAnsi="宋体" w:hint="eastAsia"/>
          <w:sz w:val="21"/>
          <w:szCs w:val="21"/>
        </w:rPr>
        <w:t>14.</w:t>
      </w:r>
      <w:r w:rsidR="00381C3B">
        <w:rPr>
          <w:rFonts w:ascii="宋体" w:hAnsi="宋体" w:hint="eastAsia"/>
          <w:sz w:val="21"/>
          <w:szCs w:val="21"/>
        </w:rPr>
        <w:t xml:space="preserve">3 </w:t>
      </w:r>
      <w:r w:rsidR="00381C3B" w:rsidRPr="004C3462">
        <w:rPr>
          <w:rFonts w:ascii="宋体" w:hAnsi="宋体"/>
          <w:sz w:val="21"/>
          <w:szCs w:val="21"/>
        </w:rPr>
        <w:t>EzRegisterService</w:t>
      </w:r>
      <w:r w:rsidR="00381C3B">
        <w:rPr>
          <w:rFonts w:ascii="宋体" w:hAnsi="宋体" w:hint="eastAsia"/>
          <w:sz w:val="21"/>
          <w:szCs w:val="21"/>
        </w:rPr>
        <w:t>流程图</w:t>
      </w:r>
    </w:p>
    <w:p w:rsidR="00A63A52" w:rsidRDefault="00A63A52" w:rsidP="00124A87">
      <w:pPr>
        <w:snapToGrid w:val="0"/>
        <w:spacing w:line="300" w:lineRule="auto"/>
        <w:rPr>
          <w:rFonts w:ascii="宋体" w:hAnsi="宋体" w:hint="eastAsia"/>
          <w:szCs w:val="21"/>
        </w:rPr>
      </w:pP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1、接口是一个远程</w:t>
      </w:r>
      <w:r w:rsidR="00666EC9">
        <w:rPr>
          <w:rFonts w:ascii="宋体" w:hAnsi="宋体" w:hint="eastAsia"/>
          <w:sz w:val="21"/>
          <w:szCs w:val="21"/>
        </w:rPr>
        <w:t>构件</w:t>
      </w:r>
      <w:r w:rsidRPr="004C3462">
        <w:rPr>
          <w:rFonts w:ascii="宋体" w:hAnsi="宋体" w:hint="eastAsia"/>
          <w:sz w:val="21"/>
          <w:szCs w:val="21"/>
        </w:rPr>
        <w:t>接口代理，具体处理步骤如下：</w:t>
      </w:r>
    </w:p>
    <w:p w:rsidR="00A63A52" w:rsidRPr="004C3462" w:rsidRDefault="00A63A52" w:rsidP="00BA4562">
      <w:pPr>
        <w:snapToGrid w:val="0"/>
        <w:spacing w:line="300" w:lineRule="auto"/>
        <w:ind w:firstLineChars="200" w:firstLine="420"/>
        <w:outlineLvl w:val="0"/>
        <w:rPr>
          <w:rFonts w:ascii="宋体" w:hAnsi="宋体" w:hint="eastAsia"/>
          <w:sz w:val="21"/>
          <w:szCs w:val="21"/>
        </w:rPr>
      </w:pPr>
      <w:bookmarkStart w:id="747" w:name="_Toc152754508"/>
      <w:bookmarkStart w:id="748" w:name="_Toc152754894"/>
      <w:r w:rsidRPr="004C3462">
        <w:rPr>
          <w:rFonts w:ascii="宋体" w:hAnsi="宋体" w:hint="eastAsia"/>
          <w:sz w:val="21"/>
          <w:szCs w:val="21"/>
        </w:rPr>
        <w:t>1）通过接口代理，找到相应的Object；</w:t>
      </w:r>
      <w:bookmarkEnd w:id="747"/>
      <w:bookmarkEnd w:id="748"/>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2）如发现要注册的名字已存在或者该Object对象已被注册为其它名字，则返回出错信息；</w:t>
      </w:r>
    </w:p>
    <w:p w:rsidR="00A63A52" w:rsidRPr="004C3462" w:rsidRDefault="00A63A52" w:rsidP="000E402F">
      <w:pPr>
        <w:snapToGrid w:val="0"/>
        <w:spacing w:line="300" w:lineRule="auto"/>
        <w:ind w:firstLineChars="200" w:firstLine="420"/>
        <w:rPr>
          <w:rFonts w:ascii="宋体" w:hAnsi="宋体" w:hint="eastAsia"/>
          <w:sz w:val="21"/>
          <w:szCs w:val="21"/>
        </w:rPr>
      </w:pPr>
      <w:bookmarkStart w:id="749" w:name="_Toc152754509"/>
      <w:bookmarkStart w:id="750" w:name="_Toc152754895"/>
      <w:r w:rsidRPr="004C3462">
        <w:rPr>
          <w:rFonts w:ascii="宋体" w:hAnsi="宋体" w:hint="eastAsia"/>
          <w:sz w:val="21"/>
          <w:szCs w:val="21"/>
        </w:rPr>
        <w:t>3）创建NameHook对象，并和Object对象建立关联；</w:t>
      </w:r>
      <w:bookmarkEnd w:id="749"/>
      <w:bookmarkEnd w:id="750"/>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4）服务提供者的进程的引用计数加一，使其被引用而继续存活在内存空间中；</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5）唤醒客户端所有等待该服务的进程，告知它们注册工作已经完成，可以通过EzFindService函数来查找并使用该服务；</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6）释放之前的接口代理，因为以后可以通过命名服务直接找到该服务的接口。</w:t>
      </w:r>
    </w:p>
    <w:p w:rsidR="00A63A52" w:rsidRPr="004C3462" w:rsidRDefault="00A63A52" w:rsidP="004C3462">
      <w:pPr>
        <w:snapToGrid w:val="0"/>
        <w:spacing w:line="300" w:lineRule="auto"/>
        <w:ind w:firstLineChars="200" w:firstLine="420"/>
        <w:rPr>
          <w:rFonts w:ascii="宋体" w:hAnsi="宋体"/>
          <w:sz w:val="21"/>
          <w:szCs w:val="21"/>
        </w:rPr>
      </w:pP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2、接口是一个本地对象接口指针，具体处理步骤如下：</w:t>
      </w:r>
    </w:p>
    <w:p w:rsidR="00A63A52" w:rsidRPr="004C3462" w:rsidRDefault="00A63A52" w:rsidP="00E7696C">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1）创建服务对象对应的stub对象，并使其能映射服务对象的各个接口；</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2）使stub对象的引用计数加一；</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3）使服务对象的引用计数加一；</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4）如发现要注册的名字已存在或者该Object对象已被注册为其它名字，则返回出错信息；</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5）在内核中创建服务对应的Object对象，并把服务对象的相关信息写入Object对象的数据结构中，也就是通常所说的向内核注册相关信息；</w:t>
      </w:r>
    </w:p>
    <w:p w:rsidR="00A63A52" w:rsidRPr="004C3462" w:rsidRDefault="00A63A52" w:rsidP="00E7696C">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6）创建NameHook对象，并和Object对象建立关联；</w:t>
      </w:r>
    </w:p>
    <w:p w:rsidR="00A63A52" w:rsidRPr="004C0FBF" w:rsidRDefault="00A63A52" w:rsidP="004C3462">
      <w:pPr>
        <w:snapToGrid w:val="0"/>
        <w:spacing w:line="300" w:lineRule="auto"/>
        <w:ind w:firstLineChars="200" w:firstLine="420"/>
        <w:rPr>
          <w:rFonts w:ascii="宋体" w:hAnsi="宋体" w:hint="eastAsia"/>
          <w:szCs w:val="21"/>
        </w:rPr>
      </w:pPr>
      <w:r w:rsidRPr="004C3462">
        <w:rPr>
          <w:rFonts w:ascii="宋体" w:hAnsi="宋体" w:hint="eastAsia"/>
          <w:sz w:val="21"/>
          <w:szCs w:val="21"/>
        </w:rPr>
        <w:t>7）唤醒客户端所有等待该服务的进程，告知它们注册工作已经完成，可以通过EzFindService函数来查找并使用该服务。</w:t>
      </w:r>
    </w:p>
    <w:p w:rsidR="00A63A52" w:rsidRPr="004C0FBF" w:rsidRDefault="00400DA4" w:rsidP="0078027F">
      <w:pPr>
        <w:pStyle w:val="3"/>
        <w:snapToGrid w:val="0"/>
        <w:spacing w:line="300" w:lineRule="auto"/>
        <w:rPr>
          <w:rFonts w:ascii="宋体" w:hAnsi="宋体" w:hint="eastAsia"/>
          <w:b w:val="0"/>
          <w:szCs w:val="21"/>
        </w:rPr>
      </w:pPr>
      <w:bookmarkStart w:id="751" w:name="_Toc148261136"/>
      <w:bookmarkStart w:id="752" w:name="_Toc152754510"/>
      <w:bookmarkStart w:id="753" w:name="_Toc197919130"/>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lastRenderedPageBreak/>
          <w:t>14.</w:t>
        </w:r>
        <w:r w:rsidR="00A63A52" w:rsidRPr="00AA6342">
          <w:rPr>
            <w:rFonts w:ascii="宋体" w:hAnsi="宋体" w:hint="eastAsia"/>
            <w:sz w:val="28"/>
            <w:szCs w:val="28"/>
          </w:rPr>
          <w:t>3.3</w:t>
        </w:r>
      </w:smartTag>
      <w:r w:rsidR="00A63A52" w:rsidRPr="00AA6342">
        <w:rPr>
          <w:rFonts w:ascii="宋体" w:hAnsi="宋体" w:hint="eastAsia"/>
          <w:sz w:val="28"/>
          <w:szCs w:val="28"/>
        </w:rPr>
        <w:t xml:space="preserve"> 使用命名服务</w:t>
      </w:r>
      <w:bookmarkEnd w:id="751"/>
      <w:bookmarkEnd w:id="752"/>
      <w:bookmarkEnd w:id="753"/>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hint="eastAsia"/>
          <w:sz w:val="21"/>
          <w:szCs w:val="21"/>
        </w:rPr>
        <w:t>客户端的程序可以利用函数</w:t>
      </w:r>
      <w:r w:rsidRPr="002957E5">
        <w:rPr>
          <w:rFonts w:ascii="宋体" w:hAnsi="宋体"/>
          <w:sz w:val="21"/>
          <w:szCs w:val="21"/>
        </w:rPr>
        <w:t>EzFindService</w:t>
      </w:r>
      <w:r w:rsidRPr="002957E5">
        <w:rPr>
          <w:rFonts w:ascii="宋体" w:hAnsi="宋体" w:hint="eastAsia"/>
          <w:sz w:val="21"/>
          <w:szCs w:val="21"/>
        </w:rPr>
        <w:t>来查询系统中的某个服务。如果服务存在，则客户端程序获得了服务构件的接口指针，从而可以调用服务构件的各种方法。如果服务不存在，客户端会被告知其查询的服务不存在。</w:t>
      </w:r>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hint="eastAsia"/>
          <w:sz w:val="21"/>
          <w:szCs w:val="21"/>
        </w:rPr>
        <w:t>具体步骤如下：</w:t>
      </w:r>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sz w:val="21"/>
          <w:szCs w:val="21"/>
        </w:rPr>
        <w:t>1</w:t>
      </w:r>
      <w:r w:rsidRPr="002957E5">
        <w:rPr>
          <w:rFonts w:ascii="宋体" w:hAnsi="宋体" w:hint="eastAsia"/>
          <w:sz w:val="21"/>
          <w:szCs w:val="21"/>
        </w:rPr>
        <w:t>、通过系统调用陷入内核，在全局的</w:t>
      </w:r>
      <w:r w:rsidRPr="002957E5">
        <w:rPr>
          <w:rFonts w:ascii="宋体" w:hAnsi="宋体"/>
          <w:sz w:val="21"/>
          <w:szCs w:val="21"/>
        </w:rPr>
        <w:t>NameHook</w:t>
      </w:r>
      <w:r w:rsidRPr="002957E5">
        <w:rPr>
          <w:rFonts w:ascii="宋体" w:hAnsi="宋体" w:hint="eastAsia"/>
          <w:sz w:val="21"/>
          <w:szCs w:val="21"/>
        </w:rPr>
        <w:t>对象hash表中查找是否存在已知名字的服务，不存在则返回出错信息；</w:t>
      </w:r>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sz w:val="21"/>
          <w:szCs w:val="21"/>
        </w:rPr>
        <w:t>2</w:t>
      </w:r>
      <w:r w:rsidRPr="002957E5">
        <w:rPr>
          <w:rFonts w:ascii="宋体" w:hAnsi="宋体" w:hint="eastAsia"/>
          <w:sz w:val="21"/>
          <w:szCs w:val="21"/>
        </w:rPr>
        <w:t>、找到该名字的</w:t>
      </w:r>
      <w:r w:rsidRPr="002957E5">
        <w:rPr>
          <w:rFonts w:ascii="宋体" w:hAnsi="宋体"/>
          <w:sz w:val="21"/>
          <w:szCs w:val="21"/>
        </w:rPr>
        <w:t>NameHook</w:t>
      </w:r>
      <w:r w:rsidRPr="002957E5">
        <w:rPr>
          <w:rFonts w:ascii="宋体" w:hAnsi="宋体" w:hint="eastAsia"/>
          <w:sz w:val="21"/>
          <w:szCs w:val="21"/>
        </w:rPr>
        <w:t>对象，然后就可以找到对应的</w:t>
      </w:r>
      <w:r w:rsidRPr="002957E5">
        <w:rPr>
          <w:rFonts w:ascii="宋体" w:hAnsi="宋体"/>
          <w:sz w:val="21"/>
          <w:szCs w:val="21"/>
        </w:rPr>
        <w:t>Object</w:t>
      </w:r>
      <w:r w:rsidRPr="002957E5">
        <w:rPr>
          <w:rFonts w:ascii="宋体" w:hAnsi="宋体" w:hint="eastAsia"/>
          <w:sz w:val="21"/>
          <w:szCs w:val="21"/>
        </w:rPr>
        <w:t>对象，根据Object对象的服务进程指针分三种情况讨论：</w:t>
      </w:r>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hint="eastAsia"/>
          <w:sz w:val="21"/>
          <w:szCs w:val="21"/>
        </w:rPr>
        <w:t>1）服务进程指针等于当前进程指针, 则该服务构件在当前进程的用户空间,则通过</w:t>
      </w:r>
      <w:r w:rsidRPr="002957E5">
        <w:rPr>
          <w:rFonts w:ascii="宋体" w:hAnsi="宋体"/>
          <w:sz w:val="21"/>
          <w:szCs w:val="21"/>
        </w:rPr>
        <w:t>NameHook</w:t>
      </w:r>
      <w:r w:rsidRPr="002957E5">
        <w:rPr>
          <w:rFonts w:ascii="宋体" w:hAnsi="宋体" w:hint="eastAsia"/>
          <w:sz w:val="21"/>
          <w:szCs w:val="21"/>
        </w:rPr>
        <w:t>对象保持的stub对象获得构件服务指针(存根对象保持了构件对象的指针), 设置</w:t>
      </w:r>
      <w:r w:rsidRPr="002957E5">
        <w:rPr>
          <w:rFonts w:ascii="宋体" w:hAnsi="宋体"/>
          <w:sz w:val="21"/>
          <w:szCs w:val="21"/>
        </w:rPr>
        <w:t>pDomainInfo</w:t>
      </w:r>
      <w:r w:rsidRPr="002957E5">
        <w:rPr>
          <w:rFonts w:ascii="宋体" w:hAnsi="宋体" w:hint="eastAsia"/>
          <w:sz w:val="21"/>
          <w:szCs w:val="21"/>
        </w:rPr>
        <w:t>的值为</w:t>
      </w:r>
      <w:r w:rsidRPr="002957E5">
        <w:rPr>
          <w:rFonts w:ascii="宋体" w:hAnsi="宋体"/>
          <w:sz w:val="21"/>
          <w:szCs w:val="21"/>
        </w:rPr>
        <w:t>CTX_SAME_PROCESS</w:t>
      </w:r>
      <w:r w:rsidRPr="002957E5">
        <w:rPr>
          <w:rFonts w:ascii="宋体" w:hAnsi="宋体" w:hint="eastAsia"/>
          <w:sz w:val="21"/>
          <w:szCs w:val="21"/>
        </w:rPr>
        <w:t xml:space="preserve"> (</w:t>
      </w:r>
      <w:r w:rsidRPr="002957E5">
        <w:rPr>
          <w:rFonts w:ascii="宋体" w:hAnsi="宋体"/>
          <w:sz w:val="21"/>
          <w:szCs w:val="21"/>
        </w:rPr>
        <w:t>pDomainInf</w:t>
      </w:r>
      <w:r w:rsidRPr="002957E5">
        <w:rPr>
          <w:rFonts w:ascii="宋体" w:hAnsi="宋体" w:hint="eastAsia"/>
          <w:sz w:val="21"/>
          <w:szCs w:val="21"/>
        </w:rPr>
        <w:t>o代表了服务和服务调用者的位置关系)；</w:t>
      </w:r>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hint="eastAsia"/>
          <w:sz w:val="21"/>
          <w:szCs w:val="21"/>
        </w:rPr>
        <w:t>2）服务进程指针为</w:t>
      </w:r>
      <w:r w:rsidRPr="002957E5">
        <w:rPr>
          <w:rFonts w:ascii="宋体" w:hAnsi="宋体"/>
          <w:sz w:val="21"/>
          <w:szCs w:val="21"/>
        </w:rPr>
        <w:t>NULL</w:t>
      </w:r>
      <w:r w:rsidRPr="002957E5">
        <w:rPr>
          <w:rFonts w:ascii="宋体" w:hAnsi="宋体" w:hint="eastAsia"/>
          <w:sz w:val="21"/>
          <w:szCs w:val="21"/>
        </w:rPr>
        <w:t>, 表明构件服务是一个内核对象, 则将返回参数</w:t>
      </w:r>
      <w:r w:rsidRPr="002957E5">
        <w:rPr>
          <w:rFonts w:ascii="宋体" w:hAnsi="宋体"/>
          <w:sz w:val="21"/>
          <w:szCs w:val="21"/>
        </w:rPr>
        <w:t>pDomainInfo</w:t>
      </w:r>
      <w:r w:rsidRPr="002957E5">
        <w:rPr>
          <w:rFonts w:ascii="宋体" w:hAnsi="宋体" w:hint="eastAsia"/>
          <w:sz w:val="21"/>
          <w:szCs w:val="21"/>
        </w:rPr>
        <w:t>设置为</w:t>
      </w:r>
      <w:r w:rsidRPr="002957E5">
        <w:rPr>
          <w:rFonts w:ascii="宋体" w:hAnsi="宋体"/>
          <w:sz w:val="21"/>
          <w:szCs w:val="21"/>
        </w:rPr>
        <w:t>CTX_USER_2_KERN</w:t>
      </w:r>
      <w:r w:rsidRPr="002957E5">
        <w:rPr>
          <w:rFonts w:ascii="宋体" w:hAnsi="宋体" w:hint="eastAsia"/>
          <w:sz w:val="21"/>
          <w:szCs w:val="21"/>
        </w:rPr>
        <w:t>；</w:t>
      </w:r>
    </w:p>
    <w:p w:rsidR="002957E5" w:rsidRPr="002957E5" w:rsidRDefault="002957E5" w:rsidP="002957E5">
      <w:pPr>
        <w:snapToGrid w:val="0"/>
        <w:spacing w:line="300" w:lineRule="auto"/>
        <w:ind w:firstLineChars="200" w:firstLine="420"/>
        <w:rPr>
          <w:rFonts w:ascii="宋体" w:hAnsi="宋体"/>
          <w:sz w:val="21"/>
          <w:szCs w:val="21"/>
        </w:rPr>
      </w:pPr>
      <w:r w:rsidRPr="002957E5">
        <w:rPr>
          <w:rFonts w:ascii="宋体" w:hAnsi="宋体" w:hint="eastAsia"/>
          <w:sz w:val="21"/>
          <w:szCs w:val="21"/>
        </w:rPr>
        <w:t>3）服务进程指针不等于</w:t>
      </w:r>
      <w:r w:rsidRPr="002957E5">
        <w:rPr>
          <w:rFonts w:ascii="宋体" w:hAnsi="宋体"/>
          <w:sz w:val="21"/>
          <w:szCs w:val="21"/>
        </w:rPr>
        <w:t>NULL</w:t>
      </w:r>
      <w:r w:rsidRPr="002957E5">
        <w:rPr>
          <w:rFonts w:ascii="宋体" w:hAnsi="宋体" w:hint="eastAsia"/>
          <w:sz w:val="21"/>
          <w:szCs w:val="21"/>
        </w:rPr>
        <w:t>，也不等于当前进程指针，证明其是另一个进程所提供的构件服务，则将</w:t>
      </w:r>
      <w:r w:rsidRPr="002957E5">
        <w:rPr>
          <w:rFonts w:ascii="宋体" w:hAnsi="宋体"/>
          <w:sz w:val="21"/>
          <w:szCs w:val="21"/>
        </w:rPr>
        <w:t>pDomainInfo</w:t>
      </w:r>
      <w:r w:rsidRPr="002957E5">
        <w:rPr>
          <w:rFonts w:ascii="宋体" w:hAnsi="宋体" w:hint="eastAsia"/>
          <w:sz w:val="21"/>
          <w:szCs w:val="21"/>
        </w:rPr>
        <w:t>设置为</w:t>
      </w:r>
      <w:r w:rsidRPr="002957E5">
        <w:rPr>
          <w:rFonts w:ascii="宋体" w:hAnsi="宋体"/>
          <w:sz w:val="21"/>
          <w:szCs w:val="21"/>
        </w:rPr>
        <w:t>CTX_DIFF_PROCESS</w:t>
      </w:r>
      <w:r w:rsidRPr="002957E5">
        <w:rPr>
          <w:rFonts w:ascii="宋体" w:hAnsi="宋体" w:hint="eastAsia"/>
          <w:sz w:val="21"/>
          <w:szCs w:val="21"/>
        </w:rPr>
        <w:t>。</w:t>
      </w:r>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hint="eastAsia"/>
          <w:sz w:val="21"/>
          <w:szCs w:val="21"/>
        </w:rPr>
        <w:t>3、将object对象保存的四个数据:：oid、默认接口索引、元数据指针、构件对象的clsid和服务进程的pid复制到一个</w:t>
      </w:r>
      <w:r w:rsidRPr="002957E5">
        <w:rPr>
          <w:rFonts w:ascii="宋体" w:hAnsi="宋体"/>
          <w:sz w:val="21"/>
          <w:szCs w:val="21"/>
        </w:rPr>
        <w:t>iPack</w:t>
      </w:r>
      <w:r w:rsidRPr="002957E5">
        <w:rPr>
          <w:rFonts w:ascii="宋体" w:hAnsi="宋体" w:hint="eastAsia"/>
          <w:sz w:val="21"/>
          <w:szCs w:val="21"/>
        </w:rPr>
        <w:t>接口包中，通过系统调用返回给用户空间。</w:t>
      </w:r>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hint="eastAsia"/>
          <w:sz w:val="21"/>
          <w:szCs w:val="21"/>
        </w:rPr>
        <w:t>4、根据oid查找ex</w:t>
      </w:r>
      <w:r w:rsidRPr="002957E5">
        <w:rPr>
          <w:rFonts w:ascii="宋体" w:hAnsi="宋体"/>
          <w:sz w:val="21"/>
          <w:szCs w:val="21"/>
        </w:rPr>
        <w:t>port</w:t>
      </w:r>
      <w:r w:rsidRPr="002957E5">
        <w:rPr>
          <w:rFonts w:ascii="宋体" w:hAnsi="宋体" w:hint="eastAsia"/>
          <w:sz w:val="21"/>
          <w:szCs w:val="21"/>
        </w:rPr>
        <w:t>(导出)表中是否存在对应的</w:t>
      </w:r>
      <w:r w:rsidRPr="002957E5">
        <w:rPr>
          <w:rFonts w:ascii="宋体" w:hAnsi="宋体"/>
          <w:sz w:val="21"/>
          <w:szCs w:val="21"/>
        </w:rPr>
        <w:t>ExportObject</w:t>
      </w:r>
      <w:r w:rsidRPr="002957E5">
        <w:rPr>
          <w:rFonts w:ascii="宋体" w:hAnsi="宋体" w:hint="eastAsia"/>
          <w:sz w:val="21"/>
          <w:szCs w:val="21"/>
        </w:rPr>
        <w:t>对象, 如果有,表明该服务是个本地服务, 则通过</w:t>
      </w:r>
      <w:r w:rsidRPr="002957E5">
        <w:rPr>
          <w:rFonts w:ascii="宋体" w:hAnsi="宋体"/>
          <w:sz w:val="21"/>
          <w:szCs w:val="21"/>
        </w:rPr>
        <w:t>ExportObject</w:t>
      </w:r>
      <w:r w:rsidRPr="002957E5">
        <w:rPr>
          <w:rFonts w:ascii="宋体" w:hAnsi="宋体" w:hint="eastAsia"/>
          <w:sz w:val="21"/>
          <w:szCs w:val="21"/>
        </w:rPr>
        <w:t>对象找到stub对象，再根据</w:t>
      </w:r>
      <w:r w:rsidRPr="002957E5">
        <w:rPr>
          <w:rFonts w:ascii="宋体" w:hAnsi="宋体"/>
          <w:sz w:val="21"/>
          <w:szCs w:val="21"/>
        </w:rPr>
        <w:t>iPack</w:t>
      </w:r>
      <w:r w:rsidRPr="002957E5">
        <w:rPr>
          <w:rFonts w:ascii="宋体" w:hAnsi="宋体" w:hint="eastAsia"/>
          <w:sz w:val="21"/>
          <w:szCs w:val="21"/>
        </w:rPr>
        <w:t>中的默认接口索引, 通过接口存根找到服务对象的相关接口指针并返回给用户，同时使该接口的引用计数加一，使stub对象的引用计数减一，也就是用户可以直接调用服务对象而不用通过stub对象来调用，函数</w:t>
      </w:r>
      <w:r w:rsidRPr="002957E5">
        <w:rPr>
          <w:rFonts w:ascii="宋体" w:hAnsi="宋体"/>
          <w:sz w:val="21"/>
          <w:szCs w:val="21"/>
        </w:rPr>
        <w:t>EzFindService</w:t>
      </w:r>
      <w:r w:rsidRPr="002957E5">
        <w:rPr>
          <w:rFonts w:ascii="宋体" w:hAnsi="宋体" w:hint="eastAsia"/>
          <w:sz w:val="21"/>
          <w:szCs w:val="21"/>
        </w:rPr>
        <w:t>结束；如没有找到</w:t>
      </w:r>
      <w:r w:rsidRPr="002957E5">
        <w:rPr>
          <w:rFonts w:ascii="宋体" w:hAnsi="宋体"/>
          <w:sz w:val="21"/>
          <w:szCs w:val="21"/>
        </w:rPr>
        <w:t>ExportObject</w:t>
      </w:r>
      <w:r w:rsidRPr="002957E5">
        <w:rPr>
          <w:rFonts w:ascii="宋体" w:hAnsi="宋体" w:hint="eastAsia"/>
          <w:sz w:val="21"/>
          <w:szCs w:val="21"/>
        </w:rPr>
        <w:t>对象则执行5；</w:t>
      </w:r>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hint="eastAsia"/>
          <w:sz w:val="21"/>
          <w:szCs w:val="21"/>
        </w:rPr>
        <w:t>5、根据oid查找import（导入）表中是否存在对应的ImportObject对象（导入表是一个进程全局的hash表，每个进程都维护一个自己的导入表，当一个进程引入一个远程对象服务的时候，它会将相关的远程对象服务的代理信息存放到该hash表中），如果有，表明该进程已经引入该远程对象服务，则可以通过</w:t>
      </w:r>
      <w:r w:rsidRPr="002957E5">
        <w:rPr>
          <w:rFonts w:ascii="宋体" w:hAnsi="宋体"/>
          <w:sz w:val="21"/>
          <w:szCs w:val="21"/>
        </w:rPr>
        <w:t>ImportObject</w:t>
      </w:r>
      <w:r w:rsidRPr="002957E5">
        <w:rPr>
          <w:rFonts w:ascii="宋体" w:hAnsi="宋体" w:hint="eastAsia"/>
          <w:sz w:val="21"/>
          <w:szCs w:val="21"/>
        </w:rPr>
        <w:t>对象，找到相应的对象代理，然后根据默认接口索引找到接口代理并返回给用户，函数</w:t>
      </w:r>
      <w:r w:rsidRPr="002957E5">
        <w:rPr>
          <w:rFonts w:ascii="宋体" w:hAnsi="宋体"/>
          <w:sz w:val="21"/>
          <w:szCs w:val="21"/>
        </w:rPr>
        <w:t>EzFindService</w:t>
      </w:r>
      <w:r w:rsidRPr="002957E5">
        <w:rPr>
          <w:rFonts w:ascii="宋体" w:hAnsi="宋体" w:hint="eastAsia"/>
          <w:sz w:val="21"/>
          <w:szCs w:val="21"/>
        </w:rPr>
        <w:t>结束；如没有找到</w:t>
      </w:r>
      <w:r w:rsidRPr="002957E5">
        <w:rPr>
          <w:rFonts w:ascii="宋体" w:hAnsi="宋体"/>
          <w:sz w:val="21"/>
          <w:szCs w:val="21"/>
        </w:rPr>
        <w:t>ImportObject</w:t>
      </w:r>
      <w:r w:rsidRPr="002957E5">
        <w:rPr>
          <w:rFonts w:ascii="宋体" w:hAnsi="宋体" w:hint="eastAsia"/>
          <w:sz w:val="21"/>
          <w:szCs w:val="21"/>
        </w:rPr>
        <w:t>对象则执行6；</w:t>
      </w:r>
    </w:p>
    <w:p w:rsidR="002957E5" w:rsidRPr="002957E5" w:rsidRDefault="002957E5" w:rsidP="002957E5">
      <w:pPr>
        <w:snapToGrid w:val="0"/>
        <w:spacing w:line="300" w:lineRule="auto"/>
        <w:ind w:firstLineChars="200" w:firstLine="420"/>
        <w:rPr>
          <w:rFonts w:ascii="宋体" w:hAnsi="宋体" w:hint="eastAsia"/>
          <w:sz w:val="21"/>
          <w:szCs w:val="21"/>
        </w:rPr>
      </w:pPr>
      <w:r w:rsidRPr="002957E5">
        <w:rPr>
          <w:rFonts w:ascii="宋体" w:hAnsi="宋体" w:hint="eastAsia"/>
          <w:sz w:val="21"/>
          <w:szCs w:val="21"/>
        </w:rPr>
        <w:t>6、根据</w:t>
      </w:r>
      <w:r w:rsidRPr="002957E5">
        <w:rPr>
          <w:rFonts w:ascii="宋体" w:hAnsi="宋体"/>
          <w:sz w:val="21"/>
          <w:szCs w:val="21"/>
        </w:rPr>
        <w:t>iPack</w:t>
      </w:r>
      <w:r w:rsidRPr="002957E5">
        <w:rPr>
          <w:rFonts w:ascii="宋体" w:hAnsi="宋体" w:hint="eastAsia"/>
          <w:sz w:val="21"/>
          <w:szCs w:val="21"/>
        </w:rPr>
        <w:t>接口包中的信息找到服务提供者的进程，使其引用计数加一，从而被引用而继续存活在内存空间中；</w:t>
      </w:r>
    </w:p>
    <w:p w:rsidR="00A63A52" w:rsidRPr="004C0FBF" w:rsidRDefault="002957E5" w:rsidP="002957E5">
      <w:pPr>
        <w:snapToGrid w:val="0"/>
        <w:spacing w:line="300" w:lineRule="auto"/>
        <w:ind w:firstLineChars="200" w:firstLine="420"/>
        <w:rPr>
          <w:rFonts w:ascii="宋体" w:hAnsi="宋体" w:hint="eastAsia"/>
          <w:szCs w:val="21"/>
        </w:rPr>
      </w:pPr>
      <w:r w:rsidRPr="002957E5">
        <w:rPr>
          <w:rFonts w:ascii="宋体" w:hAnsi="宋体" w:hint="eastAsia"/>
          <w:sz w:val="21"/>
          <w:szCs w:val="21"/>
        </w:rPr>
        <w:t>7、创建一个类代理,并根据传入的oid, 服务构件的clsid, 服务构件的元数据的信息初始化其数据项,并创建相应的接口代理数组, 使各接口代理的</w:t>
      </w:r>
      <w:r w:rsidRPr="002957E5">
        <w:rPr>
          <w:rFonts w:ascii="宋体" w:hAnsi="宋体"/>
          <w:sz w:val="21"/>
          <w:szCs w:val="21"/>
        </w:rPr>
        <w:t>m_pvVptr</w:t>
      </w:r>
      <w:r w:rsidRPr="002957E5">
        <w:rPr>
          <w:rFonts w:ascii="宋体" w:hAnsi="宋体" w:hint="eastAsia"/>
          <w:sz w:val="21"/>
          <w:szCs w:val="21"/>
        </w:rPr>
        <w:t>指针指向各张虚表。</w:t>
      </w:r>
    </w:p>
    <w:p w:rsidR="00A63A52" w:rsidRPr="004C0FBF" w:rsidRDefault="00400DA4" w:rsidP="00BA4562">
      <w:pPr>
        <w:pStyle w:val="3"/>
        <w:snapToGrid w:val="0"/>
        <w:spacing w:line="300" w:lineRule="auto"/>
        <w:rPr>
          <w:rFonts w:ascii="宋体" w:hAnsi="宋体" w:hint="eastAsia"/>
          <w:b w:val="0"/>
          <w:szCs w:val="21"/>
        </w:rPr>
      </w:pPr>
      <w:bookmarkStart w:id="754" w:name="_Toc148261137"/>
      <w:bookmarkStart w:id="755" w:name="_Toc152754511"/>
      <w:bookmarkStart w:id="756" w:name="_Toc197919131"/>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14.</w:t>
        </w:r>
        <w:r w:rsidR="00A63A52" w:rsidRPr="00AA6342">
          <w:rPr>
            <w:rFonts w:ascii="宋体" w:hAnsi="宋体" w:hint="eastAsia"/>
            <w:sz w:val="28"/>
            <w:szCs w:val="28"/>
          </w:rPr>
          <w:t>3.4</w:t>
        </w:r>
      </w:smartTag>
      <w:r w:rsidR="00A63A52" w:rsidRPr="00AA6342">
        <w:rPr>
          <w:rFonts w:ascii="宋体" w:hAnsi="宋体" w:hint="eastAsia"/>
          <w:sz w:val="28"/>
          <w:szCs w:val="28"/>
        </w:rPr>
        <w:t xml:space="preserve"> 注销命名服务</w:t>
      </w:r>
      <w:bookmarkEnd w:id="754"/>
      <w:bookmarkEnd w:id="755"/>
      <w:bookmarkEnd w:id="756"/>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一旦某个服务</w:t>
      </w:r>
      <w:r w:rsidR="00666EC9">
        <w:rPr>
          <w:rFonts w:ascii="宋体" w:hAnsi="宋体" w:hint="eastAsia"/>
          <w:sz w:val="21"/>
          <w:szCs w:val="21"/>
        </w:rPr>
        <w:t>构件</w:t>
      </w:r>
      <w:r w:rsidRPr="004C3462">
        <w:rPr>
          <w:rFonts w:ascii="宋体" w:hAnsi="宋体" w:hint="eastAsia"/>
          <w:sz w:val="21"/>
          <w:szCs w:val="21"/>
        </w:rPr>
        <w:t>不再被任何客户端程序所调用，系统可以用函数</w:t>
      </w:r>
      <w:r w:rsidRPr="004C3462">
        <w:rPr>
          <w:rFonts w:ascii="宋体" w:hAnsi="宋体"/>
          <w:sz w:val="21"/>
          <w:szCs w:val="21"/>
        </w:rPr>
        <w:t>EzUnregisterService</w:t>
      </w:r>
      <w:r w:rsidRPr="004C3462">
        <w:rPr>
          <w:rFonts w:ascii="宋体" w:hAnsi="宋体" w:hint="eastAsia"/>
          <w:sz w:val="21"/>
          <w:szCs w:val="21"/>
        </w:rPr>
        <w:t>将其注销，并释放命名服务所占有的所有</w:t>
      </w:r>
      <w:r w:rsidR="00666EC9">
        <w:rPr>
          <w:rFonts w:ascii="宋体" w:hAnsi="宋体" w:hint="eastAsia"/>
          <w:sz w:val="21"/>
          <w:szCs w:val="21"/>
        </w:rPr>
        <w:t>构件</w:t>
      </w:r>
      <w:r w:rsidRPr="004C3462">
        <w:rPr>
          <w:rFonts w:ascii="宋体" w:hAnsi="宋体" w:hint="eastAsia"/>
          <w:sz w:val="21"/>
          <w:szCs w:val="21"/>
        </w:rPr>
        <w:t>接口指针。</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lastRenderedPageBreak/>
        <w:t>只有注册命名服务的那个进程才有权取消自己注册的服务，其它进程调用本函数则会返回失败。</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一旦调用本函数取消指定的命名服务后，使用EzFindService函数将不再能获取到该服务的接口，但这并不影响之前已经通过EzFindService获取的服务接口，除非该服务进程已经退出。</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hint="eastAsia"/>
          <w:sz w:val="21"/>
          <w:szCs w:val="21"/>
        </w:rPr>
        <w:t>具体步骤如下：</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sz w:val="21"/>
          <w:szCs w:val="21"/>
        </w:rPr>
        <w:t>1</w:t>
      </w:r>
      <w:r w:rsidRPr="004C3462">
        <w:rPr>
          <w:rFonts w:ascii="宋体" w:hAnsi="宋体" w:hint="eastAsia"/>
          <w:sz w:val="21"/>
          <w:szCs w:val="21"/>
        </w:rPr>
        <w:t>、找到待注销的服务的</w:t>
      </w:r>
      <w:r w:rsidRPr="004C3462">
        <w:rPr>
          <w:rFonts w:ascii="宋体" w:hAnsi="宋体"/>
          <w:sz w:val="21"/>
          <w:szCs w:val="21"/>
        </w:rPr>
        <w:t>NameHook</w:t>
      </w:r>
      <w:r w:rsidRPr="004C3462">
        <w:rPr>
          <w:rFonts w:ascii="宋体" w:hAnsi="宋体" w:hint="eastAsia"/>
          <w:sz w:val="21"/>
          <w:szCs w:val="21"/>
        </w:rPr>
        <w:t>对象；</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sz w:val="21"/>
          <w:szCs w:val="21"/>
        </w:rPr>
        <w:t>2</w:t>
      </w:r>
      <w:r w:rsidRPr="004C3462">
        <w:rPr>
          <w:rFonts w:ascii="宋体" w:hAnsi="宋体" w:hint="eastAsia"/>
          <w:sz w:val="21"/>
          <w:szCs w:val="21"/>
        </w:rPr>
        <w:t>、取消</w:t>
      </w:r>
      <w:r w:rsidRPr="004C3462">
        <w:rPr>
          <w:rFonts w:ascii="宋体" w:hAnsi="宋体"/>
          <w:sz w:val="21"/>
          <w:szCs w:val="21"/>
        </w:rPr>
        <w:t>NameHook</w:t>
      </w:r>
      <w:r w:rsidRPr="004C3462">
        <w:rPr>
          <w:rFonts w:ascii="宋体" w:hAnsi="宋体" w:hint="eastAsia"/>
          <w:sz w:val="21"/>
          <w:szCs w:val="21"/>
        </w:rPr>
        <w:t>与其对应的</w:t>
      </w:r>
      <w:r w:rsidRPr="004C3462">
        <w:rPr>
          <w:rFonts w:ascii="宋体" w:hAnsi="宋体"/>
          <w:sz w:val="21"/>
          <w:szCs w:val="21"/>
        </w:rPr>
        <w:t>Object</w:t>
      </w:r>
      <w:r w:rsidRPr="004C3462">
        <w:rPr>
          <w:rFonts w:ascii="宋体" w:hAnsi="宋体" w:hint="eastAsia"/>
          <w:sz w:val="21"/>
          <w:szCs w:val="21"/>
        </w:rPr>
        <w:t>对象的关联；</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sz w:val="21"/>
          <w:szCs w:val="21"/>
        </w:rPr>
        <w:t>3</w:t>
      </w:r>
      <w:r w:rsidRPr="004C3462">
        <w:rPr>
          <w:rFonts w:ascii="宋体" w:hAnsi="宋体" w:hint="eastAsia"/>
          <w:sz w:val="21"/>
          <w:szCs w:val="21"/>
        </w:rPr>
        <w:t>、调用</w:t>
      </w:r>
      <w:r w:rsidRPr="004C3462">
        <w:rPr>
          <w:rFonts w:ascii="宋体" w:hAnsi="宋体"/>
          <w:sz w:val="21"/>
          <w:szCs w:val="21"/>
        </w:rPr>
        <w:t>Release</w:t>
      </w:r>
      <w:r w:rsidRPr="004C3462">
        <w:rPr>
          <w:rFonts w:ascii="宋体" w:hAnsi="宋体" w:hint="eastAsia"/>
          <w:sz w:val="21"/>
          <w:szCs w:val="21"/>
        </w:rPr>
        <w:t>方法使</w:t>
      </w:r>
      <w:r w:rsidRPr="004C3462">
        <w:rPr>
          <w:rFonts w:ascii="宋体" w:hAnsi="宋体"/>
          <w:sz w:val="21"/>
          <w:szCs w:val="21"/>
        </w:rPr>
        <w:t>stub</w:t>
      </w:r>
      <w:r w:rsidRPr="004C3462">
        <w:rPr>
          <w:rFonts w:ascii="宋体" w:hAnsi="宋体" w:hint="eastAsia"/>
          <w:sz w:val="21"/>
          <w:szCs w:val="21"/>
        </w:rPr>
        <w:t>对象和服务对象的引用计数都减少而被释放；</w:t>
      </w:r>
    </w:p>
    <w:p w:rsidR="00A63A52" w:rsidRPr="004C3462" w:rsidRDefault="00A63A52" w:rsidP="004C3462">
      <w:pPr>
        <w:snapToGrid w:val="0"/>
        <w:spacing w:line="300" w:lineRule="auto"/>
        <w:ind w:firstLineChars="200" w:firstLine="420"/>
        <w:rPr>
          <w:rFonts w:ascii="宋体" w:hAnsi="宋体" w:hint="eastAsia"/>
          <w:sz w:val="21"/>
          <w:szCs w:val="21"/>
        </w:rPr>
      </w:pPr>
      <w:r w:rsidRPr="004C3462">
        <w:rPr>
          <w:rFonts w:ascii="宋体" w:hAnsi="宋体"/>
          <w:sz w:val="21"/>
          <w:szCs w:val="21"/>
        </w:rPr>
        <w:t>4</w:t>
      </w:r>
      <w:r w:rsidRPr="004C3462">
        <w:rPr>
          <w:rFonts w:ascii="宋体" w:hAnsi="宋体" w:hint="eastAsia"/>
          <w:sz w:val="21"/>
          <w:szCs w:val="21"/>
        </w:rPr>
        <w:t>、释放</w:t>
      </w:r>
      <w:r w:rsidRPr="004C3462">
        <w:rPr>
          <w:rFonts w:ascii="宋体" w:hAnsi="宋体"/>
          <w:sz w:val="21"/>
          <w:szCs w:val="21"/>
        </w:rPr>
        <w:t>NameHook</w:t>
      </w:r>
      <w:r w:rsidRPr="004C3462">
        <w:rPr>
          <w:rFonts w:ascii="宋体" w:hAnsi="宋体" w:hint="eastAsia"/>
          <w:sz w:val="21"/>
          <w:szCs w:val="21"/>
        </w:rPr>
        <w:t>对象。</w:t>
      </w:r>
    </w:p>
    <w:p w:rsidR="00A63A52" w:rsidRPr="00AA6342" w:rsidRDefault="00400DA4" w:rsidP="00BA4562">
      <w:pPr>
        <w:pStyle w:val="2"/>
        <w:snapToGrid w:val="0"/>
        <w:spacing w:line="300" w:lineRule="auto"/>
        <w:rPr>
          <w:rFonts w:ascii="宋体" w:eastAsia="宋体" w:hAnsi="宋体" w:hint="eastAsia"/>
        </w:rPr>
      </w:pPr>
      <w:bookmarkStart w:id="757" w:name="_Toc148261138"/>
      <w:bookmarkStart w:id="758" w:name="_Toc152754512"/>
      <w:bookmarkStart w:id="759" w:name="_Toc197919132"/>
      <w:r>
        <w:rPr>
          <w:rFonts w:ascii="宋体" w:eastAsia="宋体" w:hAnsi="宋体" w:hint="eastAsia"/>
        </w:rPr>
        <w:t>14.</w:t>
      </w:r>
      <w:r w:rsidR="00A63A52" w:rsidRPr="00AA6342">
        <w:rPr>
          <w:rFonts w:ascii="宋体" w:eastAsia="宋体" w:hAnsi="宋体" w:hint="eastAsia"/>
        </w:rPr>
        <w:t>4 命名服务机制示例</w:t>
      </w:r>
      <w:bookmarkEnd w:id="757"/>
      <w:bookmarkEnd w:id="758"/>
      <w:bookmarkEnd w:id="759"/>
    </w:p>
    <w:p w:rsidR="00A63A52" w:rsidRPr="00286858" w:rsidRDefault="00A63A52" w:rsidP="00286858">
      <w:pPr>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在这个例子中我们使用dll形式的CAR</w:t>
      </w:r>
      <w:r w:rsidR="00666EC9">
        <w:rPr>
          <w:rFonts w:ascii="宋体" w:hAnsi="宋体" w:hint="eastAsia"/>
          <w:sz w:val="21"/>
          <w:szCs w:val="21"/>
        </w:rPr>
        <w:t>构件</w:t>
      </w:r>
      <w:r w:rsidRPr="00286858">
        <w:rPr>
          <w:rFonts w:ascii="宋体" w:hAnsi="宋体" w:hint="eastAsia"/>
          <w:sz w:val="21"/>
          <w:szCs w:val="21"/>
        </w:rPr>
        <w:t>，通过这个服务可以实现在控制台下打印一个字符串。我们用客户端程序来调用这个</w:t>
      </w:r>
      <w:r w:rsidR="00666EC9">
        <w:rPr>
          <w:rFonts w:ascii="宋体" w:hAnsi="宋体" w:hint="eastAsia"/>
          <w:sz w:val="21"/>
          <w:szCs w:val="21"/>
        </w:rPr>
        <w:t>构件</w:t>
      </w:r>
      <w:r w:rsidRPr="00286858">
        <w:rPr>
          <w:rFonts w:ascii="宋体" w:hAnsi="宋体" w:hint="eastAsia"/>
          <w:sz w:val="21"/>
          <w:szCs w:val="21"/>
        </w:rPr>
        <w:t>。</w:t>
      </w:r>
    </w:p>
    <w:p w:rsidR="00A63A52" w:rsidRPr="004C0FBF" w:rsidRDefault="00A63A52" w:rsidP="00286858">
      <w:pPr>
        <w:snapToGrid w:val="0"/>
        <w:spacing w:line="300" w:lineRule="auto"/>
        <w:ind w:firstLineChars="200" w:firstLine="420"/>
        <w:rPr>
          <w:rFonts w:ascii="宋体" w:hAnsi="宋体" w:hint="eastAsia"/>
          <w:szCs w:val="21"/>
        </w:rPr>
      </w:pPr>
      <w:r w:rsidRPr="00286858">
        <w:rPr>
          <w:rFonts w:ascii="宋体" w:hAnsi="宋体" w:hint="eastAsia"/>
          <w:sz w:val="21"/>
          <w:szCs w:val="21"/>
        </w:rPr>
        <w:t>在</w:t>
      </w:r>
      <w:r w:rsidRPr="00286858">
        <w:rPr>
          <w:rFonts w:ascii="宋体" w:hAnsi="宋体"/>
          <w:sz w:val="21"/>
          <w:szCs w:val="21"/>
        </w:rPr>
        <w:t>hello.car</w:t>
      </w:r>
      <w:r w:rsidRPr="00286858">
        <w:rPr>
          <w:rFonts w:ascii="宋体" w:hAnsi="宋体" w:hint="eastAsia"/>
          <w:sz w:val="21"/>
          <w:szCs w:val="21"/>
        </w:rPr>
        <w:t>文件中</w:t>
      </w:r>
      <w:r w:rsidR="00666EC9">
        <w:rPr>
          <w:rFonts w:ascii="宋体" w:hAnsi="宋体" w:hint="eastAsia"/>
          <w:sz w:val="21"/>
          <w:szCs w:val="21"/>
        </w:rPr>
        <w:t>构件</w:t>
      </w:r>
      <w:r w:rsidRPr="00286858">
        <w:rPr>
          <w:rFonts w:ascii="宋体" w:hAnsi="宋体" w:hint="eastAsia"/>
          <w:sz w:val="21"/>
          <w:szCs w:val="21"/>
        </w:rPr>
        <w:t>，实现类，接口以及方法的声明表示如下：</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hint="eastAsia"/>
          <w:sz w:val="21"/>
          <w:szCs w:val="21"/>
        </w:rPr>
        <w:t>module</w:t>
      </w:r>
      <w:r w:rsidRPr="00286858">
        <w:rPr>
          <w:rFonts w:ascii="宋体" w:hAnsi="宋体" w:hint="eastAsia"/>
          <w:sz w:val="21"/>
          <w:szCs w:val="21"/>
        </w:rPr>
        <w:tab/>
      </w:r>
      <w:r w:rsidRPr="00286858">
        <w:rPr>
          <w:rFonts w:ascii="宋体" w:hAnsi="宋体"/>
          <w:sz w:val="21"/>
          <w:szCs w:val="21"/>
        </w:rPr>
        <w:t xml:space="preserve">// </w:t>
      </w:r>
      <w:r w:rsidR="00666EC9">
        <w:rPr>
          <w:rFonts w:ascii="宋体" w:hAnsi="宋体" w:hint="eastAsia"/>
          <w:sz w:val="21"/>
          <w:szCs w:val="21"/>
        </w:rPr>
        <w:t>构件</w:t>
      </w:r>
      <w:r w:rsidRPr="00286858">
        <w:rPr>
          <w:rFonts w:ascii="宋体" w:hAnsi="宋体"/>
          <w:sz w:val="21"/>
          <w:szCs w:val="21"/>
        </w:rPr>
        <w:t>Hello</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w:t>
      </w:r>
    </w:p>
    <w:p w:rsidR="00A63A52" w:rsidRPr="00286858" w:rsidRDefault="00A63A52" w:rsidP="002227B4">
      <w:pPr>
        <w:shd w:val="clear" w:color="auto" w:fill="E6E6E6"/>
        <w:snapToGrid w:val="0"/>
        <w:spacing w:line="300" w:lineRule="auto"/>
        <w:ind w:firstLineChars="400" w:firstLine="840"/>
        <w:rPr>
          <w:rFonts w:ascii="宋体" w:hAnsi="宋体"/>
          <w:sz w:val="21"/>
          <w:szCs w:val="21"/>
        </w:rPr>
      </w:pPr>
      <w:r w:rsidRPr="00286858">
        <w:rPr>
          <w:rFonts w:ascii="宋体" w:hAnsi="宋体"/>
          <w:sz w:val="21"/>
          <w:szCs w:val="21"/>
        </w:rPr>
        <w:t xml:space="preserve">interface IHello { // </w:t>
      </w:r>
      <w:r w:rsidRPr="00286858">
        <w:rPr>
          <w:rFonts w:ascii="宋体" w:hAnsi="宋体" w:hint="eastAsia"/>
          <w:sz w:val="21"/>
          <w:szCs w:val="21"/>
        </w:rPr>
        <w:t>接口</w:t>
      </w:r>
      <w:r w:rsidRPr="00286858">
        <w:rPr>
          <w:rFonts w:ascii="宋体" w:hAnsi="宋体"/>
          <w:sz w:val="21"/>
          <w:szCs w:val="21"/>
        </w:rPr>
        <w:t xml:space="preserve"> IHello</w:t>
      </w:r>
    </w:p>
    <w:p w:rsidR="00A63A52" w:rsidRPr="00286858" w:rsidRDefault="00A63A52" w:rsidP="002227B4">
      <w:pPr>
        <w:shd w:val="clear" w:color="auto" w:fill="E6E6E6"/>
        <w:snapToGrid w:val="0"/>
        <w:spacing w:line="300" w:lineRule="auto"/>
        <w:ind w:firstLineChars="600" w:firstLine="1260"/>
        <w:rPr>
          <w:rFonts w:ascii="宋体" w:hAnsi="宋体"/>
          <w:sz w:val="21"/>
          <w:szCs w:val="21"/>
        </w:rPr>
      </w:pPr>
      <w:r w:rsidRPr="00286858">
        <w:rPr>
          <w:rFonts w:ascii="宋体" w:hAnsi="宋体"/>
          <w:sz w:val="21"/>
          <w:szCs w:val="21"/>
        </w:rPr>
        <w:t xml:space="preserve">Hello([in] WString inStr); // </w:t>
      </w:r>
      <w:r w:rsidRPr="00286858">
        <w:rPr>
          <w:rFonts w:ascii="宋体" w:hAnsi="宋体" w:hint="eastAsia"/>
          <w:sz w:val="21"/>
          <w:szCs w:val="21"/>
        </w:rPr>
        <w:t>方法</w:t>
      </w:r>
      <w:r w:rsidRPr="00286858">
        <w:rPr>
          <w:rFonts w:ascii="宋体" w:hAnsi="宋体"/>
          <w:sz w:val="21"/>
          <w:szCs w:val="21"/>
        </w:rPr>
        <w:t>Hello</w:t>
      </w:r>
    </w:p>
    <w:p w:rsidR="00A63A52" w:rsidRPr="00286858" w:rsidRDefault="00A63A52" w:rsidP="002227B4">
      <w:pPr>
        <w:shd w:val="clear" w:color="auto" w:fill="E6E6E6"/>
        <w:snapToGrid w:val="0"/>
        <w:spacing w:line="300" w:lineRule="auto"/>
        <w:ind w:firstLineChars="400" w:firstLine="840"/>
        <w:rPr>
          <w:rFonts w:ascii="宋体" w:hAnsi="宋体" w:hint="eastAsia"/>
          <w:sz w:val="21"/>
          <w:szCs w:val="21"/>
        </w:rPr>
      </w:pPr>
      <w:r w:rsidRPr="00286858">
        <w:rPr>
          <w:rFonts w:ascii="宋体" w:hAnsi="宋体"/>
          <w:sz w:val="21"/>
          <w:szCs w:val="21"/>
        </w:rPr>
        <w:t>}</w:t>
      </w:r>
    </w:p>
    <w:p w:rsidR="00A63A52" w:rsidRPr="00286858" w:rsidRDefault="00A63A52" w:rsidP="002227B4">
      <w:pPr>
        <w:shd w:val="clear" w:color="auto" w:fill="E6E6E6"/>
        <w:snapToGrid w:val="0"/>
        <w:spacing w:line="300" w:lineRule="auto"/>
        <w:ind w:firstLineChars="400" w:firstLine="840"/>
        <w:rPr>
          <w:rFonts w:ascii="宋体" w:hAnsi="宋体" w:hint="eastAsia"/>
          <w:sz w:val="21"/>
          <w:szCs w:val="21"/>
        </w:rPr>
      </w:pPr>
      <w:r w:rsidRPr="00286858">
        <w:rPr>
          <w:rFonts w:ascii="宋体" w:hAnsi="宋体"/>
          <w:sz w:val="21"/>
          <w:szCs w:val="21"/>
        </w:rPr>
        <w:t>class CHello {   //</w:t>
      </w:r>
      <w:r w:rsidRPr="00286858">
        <w:rPr>
          <w:rFonts w:ascii="宋体" w:hAnsi="宋体" w:hint="eastAsia"/>
          <w:sz w:val="21"/>
          <w:szCs w:val="21"/>
        </w:rPr>
        <w:t>实现类</w:t>
      </w:r>
      <w:r w:rsidRPr="00286858">
        <w:rPr>
          <w:rFonts w:ascii="宋体" w:hAnsi="宋体"/>
          <w:sz w:val="21"/>
          <w:szCs w:val="21"/>
        </w:rPr>
        <w:t xml:space="preserve"> CHello</w:t>
      </w:r>
    </w:p>
    <w:p w:rsidR="00A63A52" w:rsidRPr="00286858" w:rsidRDefault="00A63A52" w:rsidP="002227B4">
      <w:pPr>
        <w:shd w:val="clear" w:color="auto" w:fill="E6E6E6"/>
        <w:snapToGrid w:val="0"/>
        <w:spacing w:line="300" w:lineRule="auto"/>
        <w:ind w:firstLineChars="600" w:firstLine="1260"/>
        <w:rPr>
          <w:rFonts w:ascii="宋体" w:hAnsi="宋体"/>
          <w:sz w:val="21"/>
          <w:szCs w:val="21"/>
        </w:rPr>
      </w:pPr>
      <w:r w:rsidRPr="00286858">
        <w:rPr>
          <w:rFonts w:ascii="宋体" w:hAnsi="宋体"/>
          <w:sz w:val="21"/>
          <w:szCs w:val="21"/>
        </w:rPr>
        <w:t>interface IHello;</w:t>
      </w:r>
    </w:p>
    <w:p w:rsidR="00A63A52" w:rsidRPr="00286858" w:rsidRDefault="00A63A52" w:rsidP="002227B4">
      <w:pPr>
        <w:shd w:val="clear" w:color="auto" w:fill="E6E6E6"/>
        <w:snapToGrid w:val="0"/>
        <w:spacing w:line="300" w:lineRule="auto"/>
        <w:ind w:firstLineChars="400" w:firstLine="840"/>
        <w:rPr>
          <w:rFonts w:ascii="宋体" w:hAnsi="宋体"/>
          <w:sz w:val="21"/>
          <w:szCs w:val="21"/>
        </w:rPr>
      </w:pPr>
      <w:r w:rsidRPr="00286858">
        <w:rPr>
          <w:rFonts w:ascii="宋体" w:hAnsi="宋体"/>
          <w:sz w:val="21"/>
          <w:szCs w:val="21"/>
        </w:rPr>
        <w: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w:t>
      </w:r>
    </w:p>
    <w:p w:rsidR="00A63A52" w:rsidRPr="004C0FBF" w:rsidRDefault="00A63A52" w:rsidP="00124A87">
      <w:pPr>
        <w:snapToGrid w:val="0"/>
        <w:spacing w:line="300" w:lineRule="auto"/>
        <w:rPr>
          <w:rFonts w:ascii="宋体" w:hAnsi="宋体" w:hint="eastAsia"/>
          <w:szCs w:val="21"/>
        </w:rPr>
      </w:pPr>
    </w:p>
    <w:p w:rsidR="00A63A52" w:rsidRPr="00286858" w:rsidRDefault="00A63A52" w:rsidP="00286858">
      <w:pPr>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在CH</w:t>
      </w:r>
      <w:r w:rsidRPr="00286858">
        <w:rPr>
          <w:rFonts w:ascii="宋体" w:hAnsi="宋体"/>
          <w:sz w:val="21"/>
          <w:szCs w:val="21"/>
        </w:rPr>
        <w:t xml:space="preserve">ello.h </w:t>
      </w:r>
      <w:r w:rsidRPr="00286858">
        <w:rPr>
          <w:rFonts w:ascii="宋体" w:hAnsi="宋体" w:hint="eastAsia"/>
          <w:sz w:val="21"/>
          <w:szCs w:val="21"/>
        </w:rPr>
        <w:t>以及CH</w:t>
      </w:r>
      <w:r w:rsidRPr="00286858">
        <w:rPr>
          <w:rFonts w:ascii="宋体" w:hAnsi="宋体"/>
          <w:sz w:val="21"/>
          <w:szCs w:val="21"/>
        </w:rPr>
        <w:t>ello.c</w:t>
      </w:r>
      <w:r w:rsidRPr="00286858">
        <w:rPr>
          <w:rFonts w:ascii="宋体" w:hAnsi="宋体" w:hint="eastAsia"/>
          <w:sz w:val="21"/>
          <w:szCs w:val="21"/>
        </w:rPr>
        <w:t>pp文件中声明了</w:t>
      </w:r>
      <w:r w:rsidRPr="00286858">
        <w:rPr>
          <w:rFonts w:ascii="宋体" w:hAnsi="宋体"/>
          <w:sz w:val="21"/>
          <w:szCs w:val="21"/>
        </w:rPr>
        <w:t>CHello</w:t>
      </w:r>
      <w:r w:rsidRPr="00286858">
        <w:rPr>
          <w:rFonts w:ascii="宋体" w:hAnsi="宋体" w:hint="eastAsia"/>
          <w:sz w:val="21"/>
          <w:szCs w:val="21"/>
        </w:rPr>
        <w:t>对象，并实现接口方法</w:t>
      </w:r>
      <w:r w:rsidRPr="00286858">
        <w:rPr>
          <w:rFonts w:ascii="宋体" w:hAnsi="宋体"/>
          <w:sz w:val="21"/>
          <w:szCs w:val="21"/>
        </w:rPr>
        <w:t>Hello</w:t>
      </w:r>
      <w:r w:rsidRPr="00286858">
        <w:rPr>
          <w:rFonts w:ascii="宋体" w:hAnsi="宋体" w:hint="eastAsia"/>
          <w:sz w:val="21"/>
          <w:szCs w:val="21"/>
        </w:rPr>
        <w:t>。</w:t>
      </w:r>
    </w:p>
    <w:p w:rsidR="00A63A52" w:rsidRPr="00286858" w:rsidRDefault="00A63A52" w:rsidP="00286858">
      <w:pPr>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CH</w:t>
      </w:r>
      <w:r w:rsidRPr="00286858">
        <w:rPr>
          <w:rFonts w:ascii="宋体" w:hAnsi="宋体"/>
          <w:sz w:val="21"/>
          <w:szCs w:val="21"/>
        </w:rPr>
        <w:t>ello.h</w:t>
      </w:r>
      <w:r w:rsidRPr="00286858">
        <w:rPr>
          <w:rFonts w:ascii="宋体" w:hAnsi="宋体" w:hint="eastAsia"/>
          <w:sz w:val="21"/>
          <w:szCs w:val="21"/>
        </w:rPr>
        <w:t>文件中主要代码表示如下：</w:t>
      </w:r>
    </w:p>
    <w:p w:rsidR="00A63A52" w:rsidRPr="00286858" w:rsidRDefault="00672544" w:rsidP="00286858">
      <w:pPr>
        <w:shd w:val="clear" w:color="auto" w:fill="E6E6E6"/>
        <w:snapToGrid w:val="0"/>
        <w:spacing w:line="300" w:lineRule="auto"/>
        <w:ind w:firstLineChars="200" w:firstLine="420"/>
        <w:rPr>
          <w:rFonts w:ascii="宋体" w:hAnsi="宋体" w:hint="eastAsia"/>
          <w:sz w:val="21"/>
          <w:szCs w:val="21"/>
        </w:rPr>
      </w:pPr>
      <w:r w:rsidRPr="00491660">
        <w:rPr>
          <w:rFonts w:ascii="宋体" w:hAnsi="宋体"/>
          <w:sz w:val="21"/>
          <w:szCs w:val="21"/>
        </w:rPr>
        <w:t>CarClass(CHello)</w:t>
      </w:r>
      <w:r w:rsidR="00A63A52" w:rsidRPr="00286858">
        <w:rPr>
          <w:rFonts w:ascii="宋体" w:hAnsi="宋体" w:hint="eastAsia"/>
          <w:sz w:val="21"/>
          <w:szCs w:val="21"/>
        </w:rPr>
        <w:t xml:space="preserve"> </w:t>
      </w:r>
      <w:r w:rsidR="00A63A52" w:rsidRPr="00286858">
        <w:rPr>
          <w:rFonts w:ascii="宋体" w:hAnsi="宋体"/>
          <w:sz w:val="21"/>
          <w:szCs w:val="21"/>
        </w:rPr>
        <w:t>// CHello</w:t>
      </w:r>
      <w:r w:rsidR="00A63A52" w:rsidRPr="00286858">
        <w:rPr>
          <w:rFonts w:ascii="宋体" w:hAnsi="宋体" w:hint="eastAsia"/>
          <w:sz w:val="21"/>
          <w:szCs w:val="21"/>
        </w:rPr>
        <w:t>定义</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w:t>
      </w:r>
    </w:p>
    <w:p w:rsidR="00A63A52" w:rsidRPr="00286858" w:rsidRDefault="00A63A52" w:rsidP="002227B4">
      <w:pPr>
        <w:shd w:val="clear" w:color="auto" w:fill="E6E6E6"/>
        <w:snapToGrid w:val="0"/>
        <w:spacing w:line="300" w:lineRule="auto"/>
        <w:ind w:firstLineChars="400" w:firstLine="840"/>
        <w:rPr>
          <w:rFonts w:ascii="宋体" w:hAnsi="宋体"/>
          <w:sz w:val="21"/>
          <w:szCs w:val="21"/>
        </w:rPr>
      </w:pPr>
      <w:r w:rsidRPr="00286858">
        <w:rPr>
          <w:rFonts w:ascii="宋体" w:hAnsi="宋体"/>
          <w:sz w:val="21"/>
          <w:szCs w:val="21"/>
        </w:rPr>
        <w:t>public:</w:t>
      </w:r>
    </w:p>
    <w:p w:rsidR="00A63A52" w:rsidRPr="00286858" w:rsidRDefault="00A63A52" w:rsidP="002227B4">
      <w:pPr>
        <w:shd w:val="clear" w:color="auto" w:fill="E6E6E6"/>
        <w:snapToGrid w:val="0"/>
        <w:spacing w:line="300" w:lineRule="auto"/>
        <w:ind w:firstLineChars="600" w:firstLine="1260"/>
        <w:rPr>
          <w:rFonts w:ascii="宋体" w:hAnsi="宋体"/>
          <w:sz w:val="21"/>
          <w:szCs w:val="21"/>
        </w:rPr>
      </w:pPr>
      <w:r w:rsidRPr="00286858">
        <w:rPr>
          <w:rFonts w:ascii="宋体" w:hAnsi="宋体" w:hint="eastAsia"/>
          <w:sz w:val="21"/>
          <w:szCs w:val="21"/>
        </w:rPr>
        <w:t>CARAPI</w:t>
      </w:r>
      <w:r w:rsidRPr="00286858">
        <w:rPr>
          <w:rFonts w:ascii="宋体" w:hAnsi="宋体"/>
          <w:sz w:val="21"/>
          <w:szCs w:val="21"/>
        </w:rPr>
        <w:t xml:space="preserve"> Hello(/* [in] */ WString inStr);</w:t>
      </w:r>
    </w:p>
    <w:p w:rsidR="00A63A52" w:rsidRPr="004C0FBF" w:rsidRDefault="00A63A52" w:rsidP="00286858">
      <w:pPr>
        <w:shd w:val="clear" w:color="auto" w:fill="E6E6E6"/>
        <w:snapToGrid w:val="0"/>
        <w:spacing w:line="300" w:lineRule="auto"/>
        <w:ind w:firstLineChars="200" w:firstLine="420"/>
        <w:rPr>
          <w:rFonts w:ascii="宋体" w:hAnsi="宋体" w:cs="Courier New" w:hint="eastAsia"/>
          <w:szCs w:val="21"/>
        </w:rPr>
      </w:pPr>
      <w:r w:rsidRPr="00286858">
        <w:rPr>
          <w:rFonts w:ascii="宋体" w:hAnsi="宋体"/>
          <w:sz w:val="21"/>
          <w:szCs w:val="21"/>
        </w:rPr>
        <w:t>};</w:t>
      </w:r>
    </w:p>
    <w:p w:rsidR="00A63A52" w:rsidRDefault="00A63A52" w:rsidP="00286858">
      <w:pPr>
        <w:snapToGrid w:val="0"/>
        <w:spacing w:line="300" w:lineRule="auto"/>
        <w:ind w:firstLineChars="200" w:firstLine="420"/>
        <w:rPr>
          <w:ins w:id="760" w:author="yiting" w:date="2006-09-22T12:59:00Z"/>
          <w:rFonts w:ascii="宋体" w:hAnsi="宋体" w:cs="Courier New" w:hint="eastAsia"/>
          <w:szCs w:val="21"/>
        </w:rPr>
      </w:pPr>
      <w:r w:rsidRPr="00286858">
        <w:rPr>
          <w:rFonts w:ascii="宋体" w:hAnsi="宋体" w:hint="eastAsia"/>
          <w:sz w:val="21"/>
          <w:szCs w:val="21"/>
        </w:rPr>
        <w:t>CH</w:t>
      </w:r>
      <w:r w:rsidRPr="00286858">
        <w:rPr>
          <w:rFonts w:ascii="宋体" w:hAnsi="宋体"/>
          <w:sz w:val="21"/>
          <w:szCs w:val="21"/>
        </w:rPr>
        <w:t>ello.cpp</w:t>
      </w:r>
      <w:r w:rsidRPr="00286858">
        <w:rPr>
          <w:rFonts w:ascii="宋体" w:hAnsi="宋体" w:hint="eastAsia"/>
          <w:sz w:val="21"/>
          <w:szCs w:val="21"/>
        </w:rPr>
        <w:t>文件中主要代码表示如下：</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Hello</w:t>
      </w:r>
      <w:r w:rsidRPr="00286858">
        <w:rPr>
          <w:rFonts w:ascii="宋体" w:hAnsi="宋体" w:hint="eastAsia"/>
          <w:sz w:val="21"/>
          <w:szCs w:val="21"/>
        </w:rPr>
        <w:t>方法的实现代码</w:t>
      </w:r>
    </w:p>
    <w:p w:rsidR="00A63A52" w:rsidRPr="00286858" w:rsidRDefault="00666EC9" w:rsidP="00286858">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286858">
        <w:rPr>
          <w:rFonts w:ascii="宋体" w:hAnsi="宋体"/>
          <w:sz w:val="21"/>
          <w:szCs w:val="21"/>
        </w:rPr>
        <w:t xml:space="preserve"> CHello::Hello(/* [in] */ WString inStr)</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printf("%S\n", (wchar_t*)inStr);</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NOERROR;</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w:t>
      </w:r>
    </w:p>
    <w:p w:rsidR="00A63A52" w:rsidRPr="004C0FBF" w:rsidRDefault="00A63A52" w:rsidP="00286858">
      <w:pPr>
        <w:snapToGrid w:val="0"/>
        <w:spacing w:line="300" w:lineRule="auto"/>
        <w:ind w:firstLineChars="200" w:firstLine="420"/>
        <w:rPr>
          <w:rFonts w:ascii="宋体" w:hAnsi="宋体" w:hint="eastAsia"/>
          <w:szCs w:val="21"/>
        </w:rPr>
      </w:pPr>
      <w:r w:rsidRPr="00286858">
        <w:rPr>
          <w:rFonts w:ascii="宋体" w:hAnsi="宋体" w:hint="eastAsia"/>
          <w:sz w:val="21"/>
          <w:szCs w:val="21"/>
        </w:rPr>
        <w:lastRenderedPageBreak/>
        <w:t>在server.cpp中，我们将创建一个</w:t>
      </w:r>
      <w:r w:rsidRPr="00286858">
        <w:rPr>
          <w:rFonts w:ascii="宋体" w:hAnsi="宋体"/>
          <w:sz w:val="21"/>
          <w:szCs w:val="21"/>
        </w:rPr>
        <w:t>Hello</w:t>
      </w:r>
      <w:r w:rsidRPr="00286858">
        <w:rPr>
          <w:rFonts w:ascii="宋体" w:hAnsi="宋体" w:hint="eastAsia"/>
          <w:sz w:val="21"/>
          <w:szCs w:val="21"/>
        </w:rPr>
        <w:t>的</w:t>
      </w:r>
      <w:r w:rsidR="00666EC9">
        <w:rPr>
          <w:rFonts w:ascii="宋体" w:hAnsi="宋体" w:hint="eastAsia"/>
          <w:sz w:val="21"/>
          <w:szCs w:val="21"/>
        </w:rPr>
        <w:t>构件</w:t>
      </w:r>
      <w:r w:rsidRPr="00286858">
        <w:rPr>
          <w:rFonts w:ascii="宋体" w:hAnsi="宋体" w:hint="eastAsia"/>
          <w:sz w:val="21"/>
          <w:szCs w:val="21"/>
        </w:rPr>
        <w:t>，并将其注册为以“</w:t>
      </w:r>
      <w:r w:rsidRPr="00286858">
        <w:rPr>
          <w:rFonts w:ascii="宋体" w:hAnsi="宋体"/>
          <w:sz w:val="21"/>
          <w:szCs w:val="21"/>
        </w:rPr>
        <w:t xml:space="preserve">hello” </w:t>
      </w:r>
      <w:r w:rsidRPr="00286858">
        <w:rPr>
          <w:rFonts w:ascii="宋体" w:hAnsi="宋体" w:hint="eastAsia"/>
          <w:sz w:val="21"/>
          <w:szCs w:val="21"/>
        </w:rPr>
        <w:t>为标志的命名服务，再通过系统API函数</w:t>
      </w:r>
      <w:r w:rsidRPr="00286858">
        <w:rPr>
          <w:rFonts w:ascii="宋体" w:hAnsi="宋体"/>
          <w:sz w:val="21"/>
          <w:szCs w:val="21"/>
        </w:rPr>
        <w:t>EzCreateEvent</w:t>
      </w:r>
      <w:r w:rsidRPr="00286858">
        <w:rPr>
          <w:rFonts w:ascii="宋体" w:hAnsi="宋体" w:hint="eastAsia"/>
          <w:sz w:val="21"/>
          <w:szCs w:val="21"/>
        </w:rPr>
        <w:t>获取一个内核</w:t>
      </w:r>
      <w:r w:rsidRPr="00286858">
        <w:rPr>
          <w:rFonts w:ascii="宋体" w:hAnsi="宋体"/>
          <w:sz w:val="21"/>
          <w:szCs w:val="21"/>
        </w:rPr>
        <w:t>Event</w:t>
      </w:r>
      <w:r w:rsidRPr="00286858">
        <w:rPr>
          <w:rFonts w:ascii="宋体" w:hAnsi="宋体" w:hint="eastAsia"/>
          <w:sz w:val="21"/>
          <w:szCs w:val="21"/>
        </w:rPr>
        <w:t>对象服务，并将其注册为“</w:t>
      </w:r>
      <w:r w:rsidRPr="00286858">
        <w:rPr>
          <w:rFonts w:ascii="宋体" w:hAnsi="宋体"/>
          <w:sz w:val="21"/>
          <w:szCs w:val="21"/>
        </w:rPr>
        <w:t>event</w:t>
      </w:r>
      <w:r w:rsidRPr="00286858">
        <w:rPr>
          <w:rFonts w:ascii="宋体" w:hAnsi="宋体" w:hint="eastAsia"/>
          <w:sz w:val="21"/>
          <w:szCs w:val="21"/>
        </w:rPr>
        <w:t>”为标志的命名服务，然后唤醒所有等待该服务注册的线程，并使自己进入等待状态，当被通知服务使用完毕时，注销服务，并释放相关资源。程序被编译成server.exe,主要代码如下：</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#include &lt;stdio.h&gt;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#include &lt;eladef.h&gt;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#include &lt;elastos.h&gt;</w:t>
      </w:r>
    </w:p>
    <w:p w:rsidR="00A63A52" w:rsidRPr="00286858" w:rsidRDefault="008B2FF6" w:rsidP="00286858">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#import &lt;</w:t>
      </w:r>
      <w:r w:rsidR="00A63A52" w:rsidRPr="00286858">
        <w:rPr>
          <w:rFonts w:ascii="宋体" w:hAnsi="宋体"/>
          <w:sz w:val="21"/>
          <w:szCs w:val="21"/>
        </w:rPr>
        <w:t>Hello.dll</w:t>
      </w:r>
      <w:r>
        <w:rPr>
          <w:rFonts w:ascii="宋体" w:hAnsi="宋体" w:hint="eastAsia"/>
          <w:sz w:val="21"/>
          <w:szCs w:val="21"/>
        </w:rPr>
        <w:t>&gt;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int main()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r w:rsidR="00666EC9">
        <w:rPr>
          <w:rFonts w:ascii="宋体" w:hAnsi="宋体"/>
          <w:sz w:val="21"/>
          <w:szCs w:val="21"/>
        </w:rPr>
        <w:t>ECode</w:t>
      </w:r>
      <w:r w:rsidRPr="00286858">
        <w:rPr>
          <w:rFonts w:ascii="宋体" w:hAnsi="宋体"/>
          <w:sz w:val="21"/>
          <w:szCs w:val="21"/>
        </w:rPr>
        <w:t xml:space="preserve"> ec;</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WaitResult pResult;</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IHello *pIHello;   // 声明IHello接口指针</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IEvent *pIEvent;     // 声明Event接口指针</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在本进程空间内创建一个Hello</w:t>
      </w:r>
      <w:r w:rsidR="00666EC9">
        <w:rPr>
          <w:rFonts w:ascii="宋体" w:hAnsi="宋体" w:hint="eastAsia"/>
          <w:sz w:val="21"/>
          <w:szCs w:val="21"/>
        </w:rPr>
        <w:t>构件</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ec = CHello::New(&amp;pIHello);</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printf("NewHelloerror\n");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else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printf("NewHello\n");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注册命名服务，将CHello构件与字符串“hello”绑定</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ec = EzRegisterService(L"hello", pIHello);</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printf("Registerhelloerror\n");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pIHello-&gt;Release();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else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printf("Registerhello\n");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通过API函数获得一个内核Event对象服务</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ec = EzCreateEvent(true, false, &amp;pIEvent);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printf("CreateEventerror\n");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pIHello-&gt;Release();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lastRenderedPageBreak/>
        <w:t xml:space="preserve">    else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printf("CreateEvent\n");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注册命名服务，将Event构件与字符串“event”绑定</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ec = EzRegisterService(L"event", pIEvent);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printf("Registereventerror\n");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pIHello-&gt;Release();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pIEvent-&gt;Release();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else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printf("Registerevent\n");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让该进程等待</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pIEvent-&gt;Wait(&amp;pResult,NULL);</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被其它进程唤醒，等待结束，注销服务，释放资源</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ec = EzUnregisterService(L"event"); // 注销Event服务</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printf("Unregistereventerror\n");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pIHello-&gt;Release();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pIEvent-&gt;Release();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else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printf("Unregisterevent\n");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pIEvent-&gt;Release(); // 释放pIEevent指针</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ec = EzUnregisterService(L"hello"); // 注销hello服务</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printf("Unregisterhelloerror\n");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pIHello-&gt;Release();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else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printf("Unregisterhello\n");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pIHello-&gt;Release();  // 释放pIHello指针</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0;</w:t>
      </w:r>
    </w:p>
    <w:p w:rsidR="00A63A52" w:rsidRPr="00BA7075" w:rsidRDefault="00A63A52" w:rsidP="00286858">
      <w:pPr>
        <w:shd w:val="clear" w:color="auto" w:fill="E6E6E6"/>
        <w:snapToGrid w:val="0"/>
        <w:spacing w:line="300" w:lineRule="auto"/>
        <w:ind w:firstLineChars="200" w:firstLine="420"/>
        <w:rPr>
          <w:rFonts w:ascii="宋体" w:hAnsi="宋体" w:cs="Courier New" w:hint="eastAsia"/>
          <w:szCs w:val="21"/>
        </w:rPr>
      </w:pPr>
      <w:r w:rsidRPr="00286858">
        <w:rPr>
          <w:rFonts w:ascii="宋体" w:hAnsi="宋体"/>
          <w:sz w:val="21"/>
          <w:szCs w:val="21"/>
        </w:rPr>
        <w:t>}</w:t>
      </w:r>
    </w:p>
    <w:p w:rsidR="00A63A52" w:rsidRPr="004C0FBF" w:rsidRDefault="00A63A52" w:rsidP="00124A87">
      <w:pPr>
        <w:snapToGrid w:val="0"/>
        <w:spacing w:line="300" w:lineRule="auto"/>
        <w:rPr>
          <w:rFonts w:ascii="宋体" w:hAnsi="宋体" w:hint="eastAsia"/>
          <w:szCs w:val="21"/>
        </w:rPr>
      </w:pPr>
    </w:p>
    <w:p w:rsidR="00A63A52" w:rsidRPr="004C0FBF" w:rsidRDefault="00A63A52" w:rsidP="00286858">
      <w:pPr>
        <w:snapToGrid w:val="0"/>
        <w:spacing w:line="300" w:lineRule="auto"/>
        <w:ind w:firstLineChars="200" w:firstLine="420"/>
        <w:rPr>
          <w:rFonts w:ascii="宋体" w:hAnsi="宋体"/>
          <w:szCs w:val="21"/>
        </w:rPr>
      </w:pPr>
      <w:r w:rsidRPr="00286858">
        <w:rPr>
          <w:rFonts w:ascii="宋体" w:hAnsi="宋体" w:hint="eastAsia"/>
          <w:sz w:val="21"/>
          <w:szCs w:val="21"/>
        </w:rPr>
        <w:lastRenderedPageBreak/>
        <w:t>在client.cpp中，我们首先创建一个和它并发地服务器端进程server.exe,之后通过</w:t>
      </w:r>
      <w:r w:rsidRPr="00286858">
        <w:rPr>
          <w:rFonts w:ascii="宋体" w:hAnsi="宋体"/>
          <w:sz w:val="21"/>
          <w:szCs w:val="21"/>
        </w:rPr>
        <w:t>EzWaitForService</w:t>
      </w:r>
      <w:r w:rsidRPr="00286858">
        <w:rPr>
          <w:rFonts w:ascii="宋体" w:hAnsi="宋体" w:hint="eastAsia"/>
          <w:sz w:val="21"/>
          <w:szCs w:val="21"/>
        </w:rPr>
        <w:t>函数来等待以“</w:t>
      </w:r>
      <w:r w:rsidRPr="00286858">
        <w:rPr>
          <w:rFonts w:ascii="宋体" w:hAnsi="宋体"/>
          <w:sz w:val="21"/>
          <w:szCs w:val="21"/>
        </w:rPr>
        <w:t xml:space="preserve">hello” </w:t>
      </w:r>
      <w:r w:rsidRPr="00286858">
        <w:rPr>
          <w:rFonts w:ascii="宋体" w:hAnsi="宋体" w:hint="eastAsia"/>
          <w:sz w:val="21"/>
          <w:szCs w:val="21"/>
        </w:rPr>
        <w:t>和 “</w:t>
      </w:r>
      <w:r w:rsidRPr="00286858">
        <w:rPr>
          <w:rFonts w:ascii="宋体" w:hAnsi="宋体"/>
          <w:sz w:val="21"/>
          <w:szCs w:val="21"/>
        </w:rPr>
        <w:t>event</w:t>
      </w:r>
      <w:r w:rsidRPr="00286858">
        <w:rPr>
          <w:rFonts w:ascii="宋体" w:hAnsi="宋体" w:hint="eastAsia"/>
          <w:sz w:val="21"/>
          <w:szCs w:val="21"/>
        </w:rPr>
        <w:t>”为标志的命名服务被注册，当该线程被服务器端注册“</w:t>
      </w:r>
      <w:r w:rsidRPr="00286858">
        <w:rPr>
          <w:rFonts w:ascii="宋体" w:hAnsi="宋体"/>
          <w:sz w:val="21"/>
          <w:szCs w:val="21"/>
        </w:rPr>
        <w:t>hello</w:t>
      </w:r>
      <w:r w:rsidRPr="00286858">
        <w:rPr>
          <w:rFonts w:ascii="宋体" w:hAnsi="宋体" w:hint="eastAsia"/>
          <w:sz w:val="21"/>
          <w:szCs w:val="21"/>
        </w:rPr>
        <w:t>”和 “</w:t>
      </w:r>
      <w:r w:rsidRPr="00286858">
        <w:rPr>
          <w:rFonts w:ascii="宋体" w:hAnsi="宋体"/>
          <w:sz w:val="21"/>
          <w:szCs w:val="21"/>
        </w:rPr>
        <w:t>event</w:t>
      </w:r>
      <w:r w:rsidRPr="00286858">
        <w:rPr>
          <w:rFonts w:ascii="宋体" w:hAnsi="宋体" w:hint="eastAsia"/>
          <w:sz w:val="21"/>
          <w:szCs w:val="21"/>
        </w:rPr>
        <w:t>”的线程唤醒后，使用</w:t>
      </w:r>
      <w:r w:rsidRPr="00286858">
        <w:rPr>
          <w:rFonts w:ascii="宋体" w:hAnsi="宋体"/>
          <w:sz w:val="21"/>
          <w:szCs w:val="21"/>
        </w:rPr>
        <w:t>EzFindService</w:t>
      </w:r>
      <w:r w:rsidRPr="00286858">
        <w:rPr>
          <w:rFonts w:ascii="宋体" w:hAnsi="宋体" w:hint="eastAsia"/>
          <w:sz w:val="21"/>
          <w:szCs w:val="21"/>
        </w:rPr>
        <w:t xml:space="preserve"> 函数来查找以“hello”以及“event”为标志的命名服务，通过命名服务，我们找到与名字绑定的相关</w:t>
      </w:r>
      <w:r w:rsidR="00666EC9">
        <w:rPr>
          <w:rFonts w:ascii="宋体" w:hAnsi="宋体" w:hint="eastAsia"/>
          <w:sz w:val="21"/>
          <w:szCs w:val="21"/>
        </w:rPr>
        <w:t>构件</w:t>
      </w:r>
      <w:r w:rsidRPr="00286858">
        <w:rPr>
          <w:rFonts w:ascii="宋体" w:hAnsi="宋体" w:hint="eastAsia"/>
          <w:sz w:val="21"/>
          <w:szCs w:val="21"/>
        </w:rPr>
        <w:t>服务，并进行调用，调用完释放掉相关的</w:t>
      </w:r>
      <w:r w:rsidR="00666EC9">
        <w:rPr>
          <w:rFonts w:ascii="宋体" w:hAnsi="宋体" w:hint="eastAsia"/>
          <w:sz w:val="21"/>
          <w:szCs w:val="21"/>
        </w:rPr>
        <w:t>构件</w:t>
      </w:r>
      <w:r w:rsidRPr="00286858">
        <w:rPr>
          <w:rFonts w:ascii="宋体" w:hAnsi="宋体" w:hint="eastAsia"/>
          <w:sz w:val="21"/>
          <w:szCs w:val="21"/>
        </w:rPr>
        <w:t>服务指针，并通知服务器端。主要代码如下：</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#include &lt;stdio.h&gt;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#include &lt;eladef.h&gt;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#include &lt;elastos.h&gt;</w:t>
      </w:r>
    </w:p>
    <w:p w:rsidR="00A63A52" w:rsidRPr="00286858" w:rsidRDefault="008B2FF6" w:rsidP="00286858">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#import &lt;</w:t>
      </w:r>
      <w:r w:rsidR="00A63A52" w:rsidRPr="00286858">
        <w:rPr>
          <w:rFonts w:ascii="宋体" w:hAnsi="宋体"/>
          <w:sz w:val="21"/>
          <w:szCs w:val="21"/>
        </w:rPr>
        <w:t>Hello.dll</w:t>
      </w:r>
      <w:r>
        <w:rPr>
          <w:rFonts w:ascii="宋体" w:hAnsi="宋体" w:hint="eastAsia"/>
          <w:sz w:val="21"/>
          <w:szCs w:val="21"/>
        </w:rPr>
        <w:t>&gt;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int main()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r w:rsidR="00666EC9">
        <w:rPr>
          <w:rFonts w:ascii="宋体" w:hAnsi="宋体"/>
          <w:sz w:val="21"/>
          <w:szCs w:val="21"/>
        </w:rPr>
        <w:t>ECode</w:t>
      </w:r>
      <w:r w:rsidRPr="00286858">
        <w:rPr>
          <w:rFonts w:ascii="宋体" w:hAnsi="宋体"/>
          <w:sz w:val="21"/>
          <w:szCs w:val="21"/>
        </w:rPr>
        <w:t xml:space="preserve"> ec;</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IHello * pIHello; // 声明一个IHello接口指针</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IEvent * pIEvent; // 声明一个IEvent接口指针</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WaitResult pResult;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 </w:t>
      </w:r>
      <w:r w:rsidR="005A129A">
        <w:rPr>
          <w:rFonts w:ascii="宋体" w:hAnsi="宋体" w:hint="eastAsia"/>
          <w:sz w:val="21"/>
          <w:szCs w:val="21"/>
        </w:rPr>
        <w:t>创建服务器端进程</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ec = EzCreateProcess(</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L"server.exe", NULL, NULL);</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printf("Create server process failed. ec = 0x%08x\n", ec);</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else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printf("CreateProcess\n");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等待以“hello”为名字的服务</w:t>
      </w:r>
      <w:r w:rsidR="00666EC9">
        <w:rPr>
          <w:rFonts w:ascii="宋体" w:hAnsi="宋体" w:hint="eastAsia"/>
          <w:sz w:val="21"/>
          <w:szCs w:val="21"/>
        </w:rPr>
        <w:t>构件</w:t>
      </w:r>
      <w:r w:rsidRPr="00286858">
        <w:rPr>
          <w:rFonts w:ascii="宋体" w:hAnsi="宋体" w:hint="eastAsia"/>
          <w:sz w:val="21"/>
          <w:szCs w:val="21"/>
        </w:rPr>
        <w:t>的注册</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ec = EzWaitForService(L"hello", INFINITE,&amp;pResult);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printf("WaitForhelloerror\n");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else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printf("WaitForhello\n");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//等待以“event”为名字的服务</w:t>
      </w:r>
      <w:r w:rsidR="00666EC9">
        <w:rPr>
          <w:rFonts w:ascii="宋体" w:hAnsi="宋体" w:hint="eastAsia"/>
          <w:sz w:val="21"/>
          <w:szCs w:val="21"/>
        </w:rPr>
        <w:t>构件</w:t>
      </w:r>
      <w:r w:rsidRPr="00286858">
        <w:rPr>
          <w:rFonts w:ascii="宋体" w:hAnsi="宋体" w:hint="eastAsia"/>
          <w:sz w:val="21"/>
          <w:szCs w:val="21"/>
        </w:rPr>
        <w:t>的注册</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ec = EzWaitForService(L"event", INFINITE,&amp;pResult);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printf("WaitForeventerror\n");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lastRenderedPageBreak/>
        <w:t xml:space="preserve">    else</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printf("WaitForevent\n");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通过字符串“hello”找到相关</w:t>
      </w:r>
      <w:r w:rsidR="00666EC9">
        <w:rPr>
          <w:rFonts w:ascii="宋体" w:hAnsi="宋体" w:hint="eastAsia"/>
          <w:sz w:val="21"/>
          <w:szCs w:val="21"/>
        </w:rPr>
        <w:t>构件</w:t>
      </w:r>
      <w:r w:rsidRPr="00286858">
        <w:rPr>
          <w:rFonts w:ascii="宋体" w:hAnsi="宋体" w:hint="eastAsia"/>
          <w:sz w:val="21"/>
          <w:szCs w:val="21"/>
        </w:rPr>
        <w:t>服务</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ec = EzFindService(L"hello", (IObject**)&amp;pIHello);</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printf("Findhelloerror\n");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else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printf("Findhello\n");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远程调用Hello方法，打印”hello, world”</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pIHello-&gt;Hello(L"helloworld\n");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pIHello-&gt;Release(); // 释放获取的IHello接口指针</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通过字符串“event”找到相关</w:t>
      </w:r>
      <w:r w:rsidR="00666EC9">
        <w:rPr>
          <w:rFonts w:ascii="宋体" w:hAnsi="宋体" w:hint="eastAsia"/>
          <w:sz w:val="21"/>
          <w:szCs w:val="21"/>
        </w:rPr>
        <w:t>构件</w:t>
      </w:r>
      <w:r w:rsidRPr="00286858">
        <w:rPr>
          <w:rFonts w:ascii="宋体" w:hAnsi="宋体" w:hint="eastAsia"/>
          <w:sz w:val="21"/>
          <w:szCs w:val="21"/>
        </w:rPr>
        <w:t>服务</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ec = EzFindService(L"event", (IObject**)&amp;pIEvent);</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if (FAILED(ec))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printf("Findeventerror\n");</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1;</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else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printf("Findevent\n");</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 通过notify方法唤醒server进程</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pIEvent-&gt;Notify(1);</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 xml:space="preserve">        pIEvent-&gt;Release(); // 释放获取的IEvent接口指针</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 xml:space="preserve">    return 0;</w:t>
      </w:r>
    </w:p>
    <w:p w:rsidR="00A63A52" w:rsidRPr="004C0FBF" w:rsidRDefault="00A63A52" w:rsidP="00286858">
      <w:pPr>
        <w:shd w:val="clear" w:color="auto" w:fill="E6E6E6"/>
        <w:snapToGrid w:val="0"/>
        <w:spacing w:line="300" w:lineRule="auto"/>
        <w:ind w:firstLineChars="200" w:firstLine="420"/>
        <w:rPr>
          <w:rFonts w:ascii="宋体" w:hAnsi="宋体" w:hint="eastAsia"/>
          <w:szCs w:val="21"/>
        </w:rPr>
      </w:pPr>
      <w:r w:rsidRPr="00286858">
        <w:rPr>
          <w:rFonts w:ascii="宋体" w:hAnsi="宋体"/>
          <w:sz w:val="21"/>
          <w:szCs w:val="21"/>
        </w:rPr>
        <w:t>}</w:t>
      </w:r>
    </w:p>
    <w:p w:rsidR="00A63A52" w:rsidRDefault="00A63A52" w:rsidP="00286858">
      <w:pPr>
        <w:snapToGrid w:val="0"/>
        <w:spacing w:line="300" w:lineRule="auto"/>
        <w:ind w:firstLineChars="200" w:firstLine="420"/>
        <w:rPr>
          <w:rFonts w:ascii="宋体" w:hAnsi="宋体" w:hint="eastAsia"/>
          <w:szCs w:val="21"/>
        </w:rPr>
      </w:pPr>
      <w:r w:rsidRPr="00286858">
        <w:rPr>
          <w:rFonts w:ascii="宋体" w:hAnsi="宋体" w:hint="eastAsia"/>
          <w:sz w:val="21"/>
          <w:szCs w:val="21"/>
        </w:rPr>
        <w:t>编译链接成nameservice.exe，由于两个进程交替执行，所以注册和等待注册的打印顺序不定，以下为其中一种运行结果：</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CreateProcess</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NewHelloright</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WaitForhello</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Registerhello</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CreateEvent</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WaitForevent</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Registerevent</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Findhello</w:t>
      </w:r>
    </w:p>
    <w:p w:rsidR="00A63A52" w:rsidRPr="00286858" w:rsidRDefault="00A63A52" w:rsidP="00286858">
      <w:pPr>
        <w:shd w:val="clear" w:color="auto" w:fill="E6E6E6"/>
        <w:snapToGrid w:val="0"/>
        <w:spacing w:line="300" w:lineRule="auto"/>
        <w:ind w:firstLineChars="200" w:firstLine="420"/>
        <w:rPr>
          <w:rFonts w:ascii="宋体" w:hAnsi="宋体"/>
          <w:sz w:val="21"/>
          <w:szCs w:val="21"/>
        </w:rPr>
      </w:pPr>
      <w:r w:rsidRPr="00286858">
        <w:rPr>
          <w:rFonts w:ascii="宋体" w:hAnsi="宋体"/>
          <w:sz w:val="21"/>
          <w:szCs w:val="21"/>
        </w:rPr>
        <w:t>helloworld</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Findevent</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t>Unregisterevent</w:t>
      </w:r>
    </w:p>
    <w:p w:rsidR="00A63A52" w:rsidRPr="00286858" w:rsidRDefault="00A63A52" w:rsidP="00286858">
      <w:pPr>
        <w:shd w:val="clear" w:color="auto" w:fill="E6E6E6"/>
        <w:snapToGrid w:val="0"/>
        <w:spacing w:line="300" w:lineRule="auto"/>
        <w:ind w:firstLineChars="200" w:firstLine="420"/>
        <w:rPr>
          <w:rFonts w:ascii="宋体" w:hAnsi="宋体" w:hint="eastAsia"/>
          <w:sz w:val="21"/>
          <w:szCs w:val="21"/>
        </w:rPr>
      </w:pPr>
      <w:r w:rsidRPr="00286858">
        <w:rPr>
          <w:rFonts w:ascii="宋体" w:hAnsi="宋体"/>
          <w:sz w:val="21"/>
          <w:szCs w:val="21"/>
        </w:rPr>
        <w:lastRenderedPageBreak/>
        <w:t>Unregisterhello</w:t>
      </w:r>
    </w:p>
    <w:p w:rsidR="00A63A52" w:rsidRPr="00AA6342" w:rsidRDefault="00400DA4" w:rsidP="00BA4562">
      <w:pPr>
        <w:pStyle w:val="2"/>
        <w:snapToGrid w:val="0"/>
        <w:spacing w:line="300" w:lineRule="auto"/>
        <w:rPr>
          <w:rFonts w:ascii="宋体" w:eastAsia="宋体" w:hAnsi="宋体" w:hint="eastAsia"/>
        </w:rPr>
      </w:pPr>
      <w:bookmarkStart w:id="761" w:name="_Toc148261139"/>
      <w:bookmarkStart w:id="762" w:name="_Toc152754513"/>
      <w:bookmarkStart w:id="763" w:name="_Toc197919133"/>
      <w:r>
        <w:rPr>
          <w:rFonts w:ascii="宋体" w:eastAsia="宋体" w:hAnsi="宋体" w:hint="eastAsia"/>
        </w:rPr>
        <w:t>14.</w:t>
      </w:r>
      <w:r w:rsidR="00A63A52" w:rsidRPr="00AA6342">
        <w:rPr>
          <w:rFonts w:ascii="宋体" w:eastAsia="宋体" w:hAnsi="宋体" w:hint="eastAsia"/>
        </w:rPr>
        <w:t xml:space="preserve">5 </w:t>
      </w:r>
      <w:r w:rsidR="00235D94">
        <w:rPr>
          <w:rFonts w:ascii="宋体" w:eastAsia="宋体" w:hAnsi="宋体" w:hint="eastAsia"/>
        </w:rPr>
        <w:t>Elastos</w:t>
      </w:r>
      <w:r w:rsidR="00A63A52" w:rsidRPr="00AA6342">
        <w:rPr>
          <w:rFonts w:ascii="宋体" w:eastAsia="宋体" w:hAnsi="宋体" w:hint="eastAsia"/>
        </w:rPr>
        <w:t>命名服务机制的优点</w:t>
      </w:r>
      <w:bookmarkEnd w:id="761"/>
      <w:bookmarkEnd w:id="762"/>
      <w:bookmarkEnd w:id="763"/>
    </w:p>
    <w:p w:rsidR="00A63A52" w:rsidRPr="00286858" w:rsidRDefault="00A63A52" w:rsidP="00286858">
      <w:pPr>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通过上述示例，展示了</w:t>
      </w:r>
      <w:r w:rsidR="00235D94">
        <w:rPr>
          <w:rFonts w:ascii="宋体" w:hAnsi="宋体" w:hint="eastAsia"/>
          <w:sz w:val="21"/>
          <w:szCs w:val="21"/>
        </w:rPr>
        <w:t>Elastos</w:t>
      </w:r>
      <w:r w:rsidRPr="00286858">
        <w:rPr>
          <w:rFonts w:ascii="宋体" w:hAnsi="宋体" w:hint="eastAsia"/>
          <w:sz w:val="21"/>
          <w:szCs w:val="21"/>
        </w:rPr>
        <w:t>命名服务机制的优点：</w:t>
      </w:r>
    </w:p>
    <w:p w:rsidR="00A63A52" w:rsidRPr="00286858" w:rsidRDefault="00A63A52" w:rsidP="00286858">
      <w:pPr>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1、从扩展性来看，用户可以通过在保持接口定义不变的情况下，修改服务程序代码，升级服务程序；另一方面用户亦可以通过提供新的接口，来扩展新的功能，新的用户可以利用新的接口，而旧的用户则不会产生影响，其代码可以不经修改，不经重新编译，正常运行。用户通过</w:t>
      </w:r>
      <w:r w:rsidRPr="00286858">
        <w:rPr>
          <w:rFonts w:ascii="宋体" w:hAnsi="宋体"/>
          <w:sz w:val="21"/>
          <w:szCs w:val="21"/>
        </w:rPr>
        <w:t>CAR</w:t>
      </w:r>
      <w:r w:rsidRPr="00286858">
        <w:rPr>
          <w:rFonts w:ascii="宋体" w:hAnsi="宋体" w:hint="eastAsia"/>
          <w:sz w:val="21"/>
          <w:szCs w:val="21"/>
        </w:rPr>
        <w:t>构件方式实现的程序，都可以通过命名服务机制的方式，提供给其它远程用户。</w:t>
      </w:r>
    </w:p>
    <w:p w:rsidR="00A63A52" w:rsidRPr="00286858" w:rsidRDefault="00A63A52" w:rsidP="00286858">
      <w:pPr>
        <w:snapToGrid w:val="0"/>
        <w:spacing w:line="300" w:lineRule="auto"/>
        <w:ind w:firstLineChars="200" w:firstLine="420"/>
        <w:rPr>
          <w:rFonts w:ascii="宋体" w:hAnsi="宋体" w:hint="eastAsia"/>
          <w:sz w:val="21"/>
          <w:szCs w:val="21"/>
        </w:rPr>
      </w:pPr>
      <w:r w:rsidRPr="00286858">
        <w:rPr>
          <w:rFonts w:ascii="宋体" w:hAnsi="宋体" w:hint="eastAsia"/>
          <w:sz w:val="21"/>
          <w:szCs w:val="21"/>
        </w:rPr>
        <w:t>2、从安全性来看，用户可以通过将一个信任度不高的服务启动在一个单独的进程中，并通过命名服务机制获得，这样就通过进程地址空间机制，隔离了服务与用户，同时服务之间的数据交换可以经过系统的构件平台数据交互机制的检测。</w:t>
      </w:r>
    </w:p>
    <w:p w:rsidR="00A63A52" w:rsidRPr="004C0FBF" w:rsidRDefault="00A63A52" w:rsidP="00286858">
      <w:pPr>
        <w:snapToGrid w:val="0"/>
        <w:spacing w:line="300" w:lineRule="auto"/>
        <w:ind w:firstLineChars="200" w:firstLine="420"/>
        <w:rPr>
          <w:rFonts w:ascii="宋体" w:hAnsi="宋体" w:hint="eastAsia"/>
          <w:szCs w:val="21"/>
        </w:rPr>
      </w:pPr>
      <w:r w:rsidRPr="00286858">
        <w:rPr>
          <w:rFonts w:ascii="宋体" w:hAnsi="宋体" w:hint="eastAsia"/>
          <w:sz w:val="21"/>
          <w:szCs w:val="21"/>
        </w:rPr>
        <w:t>3、从简单性来看，命名服务机制以简单的四个</w:t>
      </w:r>
      <w:r w:rsidRPr="00286858">
        <w:rPr>
          <w:rFonts w:ascii="宋体" w:hAnsi="宋体"/>
          <w:sz w:val="21"/>
          <w:szCs w:val="21"/>
        </w:rPr>
        <w:t>API</w:t>
      </w:r>
      <w:r w:rsidRPr="00286858">
        <w:rPr>
          <w:rFonts w:ascii="宋体" w:hAnsi="宋体" w:hint="eastAsia"/>
          <w:sz w:val="21"/>
          <w:szCs w:val="21"/>
        </w:rPr>
        <w:t>(</w:t>
      </w:r>
      <w:r w:rsidRPr="00286858">
        <w:rPr>
          <w:rFonts w:ascii="宋体" w:hAnsi="宋体"/>
          <w:sz w:val="21"/>
          <w:szCs w:val="21"/>
        </w:rPr>
        <w:t>EzWaitForService</w:t>
      </w:r>
      <w:r w:rsidRPr="00286858">
        <w:rPr>
          <w:rFonts w:ascii="宋体" w:hAnsi="宋体" w:hint="eastAsia"/>
          <w:sz w:val="21"/>
          <w:szCs w:val="21"/>
        </w:rPr>
        <w:t>，</w:t>
      </w:r>
      <w:r w:rsidRPr="00286858">
        <w:rPr>
          <w:rFonts w:ascii="宋体" w:hAnsi="宋体"/>
          <w:sz w:val="21"/>
          <w:szCs w:val="21"/>
        </w:rPr>
        <w:t>EzRegisterService</w:t>
      </w:r>
      <w:r w:rsidRPr="00286858">
        <w:rPr>
          <w:rFonts w:ascii="宋体" w:hAnsi="宋体" w:hint="eastAsia"/>
          <w:sz w:val="21"/>
          <w:szCs w:val="21"/>
        </w:rPr>
        <w:t>,</w:t>
      </w:r>
      <w:r w:rsidRPr="00286858">
        <w:rPr>
          <w:rFonts w:ascii="宋体" w:hAnsi="宋体"/>
          <w:sz w:val="21"/>
          <w:szCs w:val="21"/>
        </w:rPr>
        <w:t xml:space="preserve"> EzFindService</w:t>
      </w:r>
      <w:r w:rsidRPr="00286858">
        <w:rPr>
          <w:rFonts w:ascii="宋体" w:hAnsi="宋体" w:hint="eastAsia"/>
          <w:sz w:val="21"/>
          <w:szCs w:val="21"/>
        </w:rPr>
        <w:t>，</w:t>
      </w:r>
      <w:r w:rsidRPr="00286858">
        <w:rPr>
          <w:rFonts w:ascii="宋体" w:hAnsi="宋体"/>
          <w:sz w:val="21"/>
          <w:szCs w:val="21"/>
        </w:rPr>
        <w:t>EzUnregisterService</w:t>
      </w:r>
      <w:r w:rsidRPr="00286858">
        <w:rPr>
          <w:rFonts w:ascii="宋体" w:hAnsi="宋体" w:hint="eastAsia"/>
          <w:sz w:val="21"/>
          <w:szCs w:val="21"/>
        </w:rPr>
        <w:t>,)函数，提供等待服务，到服务</w:t>
      </w:r>
      <w:r w:rsidR="00666EC9">
        <w:rPr>
          <w:rFonts w:ascii="宋体" w:hAnsi="宋体" w:hint="eastAsia"/>
          <w:sz w:val="21"/>
          <w:szCs w:val="21"/>
        </w:rPr>
        <w:t>构件</w:t>
      </w:r>
      <w:r w:rsidRPr="00286858">
        <w:rPr>
          <w:rFonts w:ascii="宋体" w:hAnsi="宋体" w:hint="eastAsia"/>
          <w:sz w:val="21"/>
          <w:szCs w:val="21"/>
        </w:rPr>
        <w:t>和字符串的绑定，到获取，到注销的整套机制，用非常简约而且容易理解的方式提供给用户。并且允许将系统提供的各种服务接口，比如进程，线程，module，同步对象等与对应的字符串绑定，其它进程可以通过命名服务机制非常方便的获得该进程，从而能很方便的实现进程间通讯，扩展了系统的功能。</w:t>
      </w:r>
    </w:p>
    <w:p w:rsidR="00A63A52" w:rsidRDefault="00B6682A" w:rsidP="00124A87">
      <w:pPr>
        <w:snapToGrid w:val="0"/>
        <w:spacing w:line="300" w:lineRule="auto"/>
        <w:rPr>
          <w:rFonts w:hint="eastAsia"/>
        </w:rPr>
      </w:pPr>
      <w:r>
        <w:br w:type="page"/>
      </w:r>
    </w:p>
    <w:p w:rsidR="00A63A52" w:rsidRPr="003542BF" w:rsidRDefault="008149B1" w:rsidP="004E6F39">
      <w:pPr>
        <w:pStyle w:val="1125"/>
        <w:rPr>
          <w:rFonts w:hint="eastAsia"/>
        </w:rPr>
      </w:pPr>
      <w:bookmarkStart w:id="764" w:name="_Toc148261140"/>
      <w:bookmarkStart w:id="765" w:name="_Toc152754514"/>
      <w:bookmarkStart w:id="766" w:name="_Toc197919134"/>
      <w:r>
        <w:rPr>
          <w:rFonts w:hint="eastAsia"/>
        </w:rPr>
        <w:t>第十五</w:t>
      </w:r>
      <w:r w:rsidR="00A63A52" w:rsidRPr="003542BF">
        <w:rPr>
          <w:rFonts w:hint="eastAsia"/>
        </w:rPr>
        <w:t>章</w:t>
      </w:r>
      <w:r w:rsidR="00DC3C9D">
        <w:rPr>
          <w:rFonts w:hint="eastAsia"/>
        </w:rPr>
        <w:t xml:space="preserve">　</w:t>
      </w:r>
      <w:r w:rsidR="00A63A52" w:rsidRPr="003542BF">
        <w:rPr>
          <w:rFonts w:hint="eastAsia"/>
        </w:rPr>
        <w:t>构件回调机制</w:t>
      </w:r>
      <w:bookmarkEnd w:id="764"/>
      <w:bookmarkEnd w:id="765"/>
      <w:bookmarkEnd w:id="766"/>
    </w:p>
    <w:p w:rsidR="00A63A52" w:rsidRPr="003542BF" w:rsidRDefault="00400DA4" w:rsidP="00BA4562">
      <w:pPr>
        <w:pStyle w:val="2"/>
        <w:snapToGrid w:val="0"/>
        <w:spacing w:line="300" w:lineRule="auto"/>
        <w:rPr>
          <w:rFonts w:ascii="宋体" w:eastAsia="宋体" w:hAnsi="宋体" w:hint="eastAsia"/>
        </w:rPr>
      </w:pPr>
      <w:bookmarkStart w:id="767" w:name="_Toc148261141"/>
      <w:bookmarkStart w:id="768" w:name="_Toc152754515"/>
      <w:bookmarkStart w:id="769" w:name="_Toc197919135"/>
      <w:r>
        <w:rPr>
          <w:rFonts w:ascii="宋体" w:eastAsia="宋体" w:hAnsi="宋体" w:hint="eastAsia"/>
        </w:rPr>
        <w:t>15.</w:t>
      </w:r>
      <w:r w:rsidR="00A63A52" w:rsidRPr="003542BF">
        <w:rPr>
          <w:rFonts w:ascii="宋体" w:eastAsia="宋体" w:hAnsi="宋体" w:hint="eastAsia"/>
        </w:rPr>
        <w:t>1 回调</w:t>
      </w:r>
      <w:bookmarkEnd w:id="767"/>
      <w:bookmarkEnd w:id="768"/>
      <w:bookmarkEnd w:id="769"/>
    </w:p>
    <w:p w:rsidR="00A63A52" w:rsidRPr="003542BF" w:rsidRDefault="00400DA4" w:rsidP="00FF179A">
      <w:pPr>
        <w:pStyle w:val="3"/>
        <w:snapToGrid w:val="0"/>
        <w:spacing w:line="300" w:lineRule="auto"/>
        <w:rPr>
          <w:rFonts w:ascii="宋体" w:hAnsi="宋体" w:hint="eastAsia"/>
          <w:sz w:val="28"/>
          <w:szCs w:val="28"/>
        </w:rPr>
      </w:pPr>
      <w:bookmarkStart w:id="770" w:name="_Toc148261142"/>
      <w:bookmarkStart w:id="771" w:name="_Toc152754516"/>
      <w:bookmarkStart w:id="772" w:name="_Toc197919136"/>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15.</w:t>
        </w:r>
        <w:r w:rsidR="00A63A52" w:rsidRPr="003542BF">
          <w:rPr>
            <w:rFonts w:ascii="宋体" w:hAnsi="宋体" w:hint="eastAsia"/>
            <w:sz w:val="28"/>
            <w:szCs w:val="28"/>
          </w:rPr>
          <w:t>1.1</w:t>
        </w:r>
      </w:smartTag>
      <w:r w:rsidR="00A63A52" w:rsidRPr="003542BF">
        <w:rPr>
          <w:rFonts w:ascii="宋体" w:hAnsi="宋体" w:hint="eastAsia"/>
          <w:sz w:val="28"/>
          <w:szCs w:val="28"/>
        </w:rPr>
        <w:t xml:space="preserve"> 什么是回调（CALLBACK）</w:t>
      </w:r>
      <w:bookmarkEnd w:id="770"/>
      <w:bookmarkEnd w:id="771"/>
      <w:bookmarkEnd w:id="772"/>
    </w:p>
    <w:p w:rsidR="00A63A52" w:rsidRPr="0044171F" w:rsidRDefault="00A63A52" w:rsidP="00286858">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软件模块总是存在着一定的接口，以供相互之间进行调用。从调用方式上，可以把他们分为三类：同步调用、回调和异步调用。同步调用是一种单向调用，调用方要等待对方执行完毕才返回；回调是一种双向调用模式，也就是说，被调用方在接口被调用时也会调用对方的接口；异步调用是一种类似消息或事件的机制，不过它的调用方向刚好相反，接口的服务在收到某种讯息或发生某种事件时，会主动通知客户方（即调用客户方的接口）。回调又常常是异步调用的基础。</w:t>
      </w:r>
    </w:p>
    <w:p w:rsidR="00A63A52" w:rsidRDefault="00A63A52" w:rsidP="00286858">
      <w:pPr>
        <w:snapToGrid w:val="0"/>
        <w:spacing w:line="300" w:lineRule="auto"/>
        <w:ind w:firstLineChars="200" w:firstLine="420"/>
        <w:rPr>
          <w:rFonts w:ascii="宋体" w:hAnsi="宋体" w:cs="Arial" w:hint="eastAsia"/>
          <w:color w:val="000080"/>
        </w:rPr>
      </w:pPr>
      <w:r w:rsidRPr="0044171F">
        <w:rPr>
          <w:rFonts w:ascii="宋体" w:hAnsi="宋体" w:hint="eastAsia"/>
          <w:sz w:val="21"/>
          <w:szCs w:val="21"/>
        </w:rPr>
        <w:t>回调，讲的更具体一点，就是模块A调用模块B，而模块B中又存在调用模块A中的一个函数c的代码，图</w:t>
      </w:r>
      <w:r w:rsidR="00400DA4">
        <w:rPr>
          <w:rFonts w:ascii="宋体" w:hAnsi="宋体" w:hint="eastAsia"/>
          <w:sz w:val="21"/>
          <w:szCs w:val="21"/>
        </w:rPr>
        <w:t>15.</w:t>
      </w:r>
      <w:r w:rsidRPr="0044171F">
        <w:rPr>
          <w:rFonts w:ascii="宋体" w:hAnsi="宋体" w:hint="eastAsia"/>
          <w:sz w:val="21"/>
          <w:szCs w:val="21"/>
        </w:rPr>
        <w:t>1所示的形式就叫回调，其中的函数c就是回调函数</w:t>
      </w:r>
      <w:r w:rsidRPr="001D2222">
        <w:rPr>
          <w:rFonts w:ascii="宋体" w:hAnsi="宋体" w:hint="eastAsia"/>
        </w:rPr>
        <w:t>：</w:t>
      </w:r>
      <w:r w:rsidR="0097535E" w:rsidRPr="001D2222">
        <w:rPr>
          <w:rFonts w:ascii="宋体" w:hAnsi="宋体"/>
          <w:noProof/>
        </w:rPr>
        <mc:AlternateContent>
          <mc:Choice Requires="wpc">
            <w:drawing>
              <wp:inline distT="0" distB="0" distL="0" distR="0">
                <wp:extent cx="4114800" cy="1684020"/>
                <wp:effectExtent l="0" t="0" r="0" b="3175"/>
                <wp:docPr id="195" name="画布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97"/>
                        <wps:cNvSpPr txBox="1">
                          <a:spLocks noChangeArrowheads="1"/>
                        </wps:cNvSpPr>
                        <wps:spPr bwMode="auto">
                          <a:xfrm>
                            <a:off x="457200" y="495000"/>
                            <a:ext cx="1029065" cy="1089874"/>
                          </a:xfrm>
                          <a:prstGeom prst="rect">
                            <a:avLst/>
                          </a:prstGeom>
                          <a:solidFill>
                            <a:srgbClr val="FFFFFF"/>
                          </a:solidFill>
                          <a:ln w="9525">
                            <a:solidFill>
                              <a:srgbClr val="000000"/>
                            </a:solidFill>
                            <a:miter lim="800000"/>
                            <a:headEnd/>
                            <a:tailEnd/>
                          </a:ln>
                        </wps:spPr>
                        <wps:txbx>
                          <w:txbxContent>
                            <w:p w:rsidR="00795159" w:rsidRDefault="00795159" w:rsidP="00A63A52">
                              <w:pPr>
                                <w:rPr>
                                  <w:rFonts w:hint="eastAsia"/>
                                </w:rPr>
                              </w:pPr>
                              <w:r>
                                <w:rPr>
                                  <w:rFonts w:hint="eastAsia"/>
                                </w:rPr>
                                <w:t>代码。。。；</w:t>
                              </w:r>
                            </w:p>
                            <w:p w:rsidR="00795159" w:rsidRDefault="00795159" w:rsidP="00A63A52">
                              <w:pPr>
                                <w:rPr>
                                  <w:rFonts w:hint="eastAsia"/>
                                </w:rPr>
                              </w:pPr>
                              <w:r>
                                <w:rPr>
                                  <w:rFonts w:hint="eastAsia"/>
                                </w:rPr>
                                <w:t>调用模块</w:t>
                              </w:r>
                              <w:r>
                                <w:rPr>
                                  <w:rFonts w:hint="eastAsia"/>
                                </w:rPr>
                                <w:t>B</w:t>
                              </w:r>
                              <w:r>
                                <w:rPr>
                                  <w:rFonts w:hint="eastAsia"/>
                                </w:rPr>
                                <w:t>；</w:t>
                              </w:r>
                            </w:p>
                            <w:p w:rsidR="00795159" w:rsidRDefault="00795159" w:rsidP="00A63A52">
                              <w:pPr>
                                <w:rPr>
                                  <w:rFonts w:hint="eastAsia"/>
                                </w:rPr>
                              </w:pPr>
                              <w:r>
                                <w:rPr>
                                  <w:rFonts w:hint="eastAsia"/>
                                </w:rPr>
                                <w:t>代码。。。；</w:t>
                              </w:r>
                            </w:p>
                            <w:p w:rsidR="00795159" w:rsidRDefault="00795159" w:rsidP="00A63A52">
                              <w:pPr>
                                <w:rPr>
                                  <w:rFonts w:hint="eastAsia"/>
                                </w:rPr>
                              </w:pPr>
                              <w:r>
                                <w:rPr>
                                  <w:rFonts w:hint="eastAsia"/>
                                </w:rPr>
                                <w:t>函数</w:t>
                              </w:r>
                              <w:r>
                                <w:rPr>
                                  <w:rFonts w:hint="eastAsia"/>
                                </w:rPr>
                                <w:t>c</w:t>
                              </w:r>
                            </w:p>
                            <w:p w:rsidR="00795159" w:rsidRDefault="00795159" w:rsidP="00A63A52">
                              <w:r>
                                <w:rPr>
                                  <w:rFonts w:hint="eastAsia"/>
                                </w:rPr>
                                <w:t>代码。。。；</w:t>
                              </w:r>
                            </w:p>
                          </w:txbxContent>
                        </wps:txbx>
                        <wps:bodyPr rot="0" vert="horz" wrap="square" lIns="91440" tIns="45720" rIns="91440" bIns="45720" anchor="t" anchorCtr="0" upright="1">
                          <a:noAutofit/>
                        </wps:bodyPr>
                      </wps:wsp>
                      <wps:wsp>
                        <wps:cNvPr id="3" name="Text Box 198"/>
                        <wps:cNvSpPr txBox="1">
                          <a:spLocks noChangeArrowheads="1"/>
                        </wps:cNvSpPr>
                        <wps:spPr bwMode="auto">
                          <a:xfrm>
                            <a:off x="685800" y="198292"/>
                            <a:ext cx="685800" cy="295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5159" w:rsidRDefault="00795159" w:rsidP="00A63A52">
                              <w:r>
                                <w:rPr>
                                  <w:rFonts w:hint="eastAsia"/>
                                </w:rPr>
                                <w:t>模块</w:t>
                              </w:r>
                              <w:r>
                                <w:rPr>
                                  <w:rFonts w:hint="eastAsia"/>
                                </w:rPr>
                                <w:t>A</w:t>
                              </w:r>
                            </w:p>
                          </w:txbxContent>
                        </wps:txbx>
                        <wps:bodyPr rot="0" vert="horz" wrap="square" lIns="91440" tIns="45720" rIns="91440" bIns="45720" anchor="t" anchorCtr="0" upright="1">
                          <a:noAutofit/>
                        </wps:bodyPr>
                      </wps:wsp>
                      <wps:wsp>
                        <wps:cNvPr id="4" name="Text Box 199"/>
                        <wps:cNvSpPr txBox="1">
                          <a:spLocks noChangeArrowheads="1"/>
                        </wps:cNvSpPr>
                        <wps:spPr bwMode="auto">
                          <a:xfrm>
                            <a:off x="2743200" y="198292"/>
                            <a:ext cx="686530" cy="297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5159" w:rsidRDefault="00795159" w:rsidP="00A63A52">
                              <w:r>
                                <w:rPr>
                                  <w:rFonts w:hint="eastAsia"/>
                                </w:rPr>
                                <w:t>模块</w:t>
                              </w:r>
                              <w:r>
                                <w:rPr>
                                  <w:rFonts w:hint="eastAsia"/>
                                </w:rPr>
                                <w:t>B</w:t>
                              </w:r>
                            </w:p>
                          </w:txbxContent>
                        </wps:txbx>
                        <wps:bodyPr rot="0" vert="horz" wrap="square" lIns="91440" tIns="45720" rIns="91440" bIns="45720" anchor="t" anchorCtr="0" upright="1">
                          <a:noAutofit/>
                        </wps:bodyPr>
                      </wps:wsp>
                      <wps:wsp>
                        <wps:cNvPr id="5" name="Text Box 200"/>
                        <wps:cNvSpPr txBox="1">
                          <a:spLocks noChangeArrowheads="1"/>
                        </wps:cNvSpPr>
                        <wps:spPr bwMode="auto">
                          <a:xfrm>
                            <a:off x="2514600" y="495000"/>
                            <a:ext cx="1029065" cy="1089874"/>
                          </a:xfrm>
                          <a:prstGeom prst="rect">
                            <a:avLst/>
                          </a:prstGeom>
                          <a:solidFill>
                            <a:srgbClr val="FFFFFF"/>
                          </a:solidFill>
                          <a:ln w="9525">
                            <a:solidFill>
                              <a:srgbClr val="000000"/>
                            </a:solidFill>
                            <a:miter lim="800000"/>
                            <a:headEnd/>
                            <a:tailEnd/>
                          </a:ln>
                        </wps:spPr>
                        <wps:txbx>
                          <w:txbxContent>
                            <w:p w:rsidR="00795159" w:rsidRDefault="00795159" w:rsidP="00A63A52">
                              <w:pPr>
                                <w:rPr>
                                  <w:rFonts w:hint="eastAsia"/>
                                </w:rPr>
                              </w:pPr>
                              <w:r>
                                <w:rPr>
                                  <w:rFonts w:hint="eastAsia"/>
                                </w:rPr>
                                <w:t>代码。。。；</w:t>
                              </w:r>
                            </w:p>
                            <w:p w:rsidR="00795159" w:rsidRDefault="00795159" w:rsidP="00A63A52">
                              <w:pPr>
                                <w:rPr>
                                  <w:rFonts w:hint="eastAsia"/>
                                </w:rPr>
                              </w:pPr>
                              <w:r>
                                <w:rPr>
                                  <w:rFonts w:hint="eastAsia"/>
                                </w:rPr>
                                <w:t>调用函数</w:t>
                              </w:r>
                              <w:r>
                                <w:rPr>
                                  <w:rFonts w:hint="eastAsia"/>
                                </w:rPr>
                                <w:t>c</w:t>
                              </w:r>
                              <w:r>
                                <w:rPr>
                                  <w:rFonts w:hint="eastAsia"/>
                                </w:rPr>
                                <w:t>；</w:t>
                              </w:r>
                            </w:p>
                            <w:p w:rsidR="00795159" w:rsidRDefault="00795159" w:rsidP="00A63A52">
                              <w:r>
                                <w:rPr>
                                  <w:rFonts w:hint="eastAsia"/>
                                </w:rPr>
                                <w:t>代码。。。；</w:t>
                              </w:r>
                            </w:p>
                          </w:txbxContent>
                        </wps:txbx>
                        <wps:bodyPr rot="0" vert="horz" wrap="square" lIns="91440" tIns="45720" rIns="91440" bIns="45720" anchor="t" anchorCtr="0" upright="1">
                          <a:noAutofit/>
                        </wps:bodyPr>
                      </wps:wsp>
                      <wps:wsp>
                        <wps:cNvPr id="6" name="Line 201"/>
                        <wps:cNvCnPr>
                          <a:cxnSpLocks noChangeShapeType="1"/>
                        </wps:cNvCnPr>
                        <wps:spPr bwMode="auto">
                          <a:xfrm flipH="1">
                            <a:off x="914400" y="792437"/>
                            <a:ext cx="1714865" cy="39658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202"/>
                        <wps:cNvCnPr>
                          <a:cxnSpLocks noChangeShapeType="1"/>
                        </wps:cNvCnPr>
                        <wps:spPr bwMode="auto">
                          <a:xfrm flipV="1">
                            <a:off x="1143000" y="495000"/>
                            <a:ext cx="1371600" cy="2974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95" o:spid="_x0000_s1203" editas="canvas" style="width:324pt;height:132.6pt;mso-position-horizontal-relative:char;mso-position-vertical-relative:line" coordsize="41148,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">
                <v:shape id="_x0000_s1204" type="#_x0000_t75" style="position:absolute;width:41148;height:16840;visibility:visible;mso-wrap-style:square">
                  <v:fill o:detectmouseclick="t"/>
                  <v:path o:connecttype="none"/>
                </v:shape>
                <v:shape id="Text Box 197" o:spid="_x0000_s1205" type="#_x0000_t202" style="position:absolute;left:4572;top:4950;width:10290;height:10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rsidR="00795159" w:rsidRDefault="00795159" w:rsidP="00A63A52">
                        <w:pPr>
                          <w:rPr>
                            <w:rFonts w:hint="eastAsia"/>
                          </w:rPr>
                        </w:pPr>
                        <w:r>
                          <w:rPr>
                            <w:rFonts w:hint="eastAsia"/>
                          </w:rPr>
                          <w:t>代码。。。；</w:t>
                        </w:r>
                      </w:p>
                      <w:p w:rsidR="00795159" w:rsidRDefault="00795159" w:rsidP="00A63A52">
                        <w:pPr>
                          <w:rPr>
                            <w:rFonts w:hint="eastAsia"/>
                          </w:rPr>
                        </w:pPr>
                        <w:r>
                          <w:rPr>
                            <w:rFonts w:hint="eastAsia"/>
                          </w:rPr>
                          <w:t>调用模块</w:t>
                        </w:r>
                        <w:r>
                          <w:rPr>
                            <w:rFonts w:hint="eastAsia"/>
                          </w:rPr>
                          <w:t>B</w:t>
                        </w:r>
                        <w:r>
                          <w:rPr>
                            <w:rFonts w:hint="eastAsia"/>
                          </w:rPr>
                          <w:t>；</w:t>
                        </w:r>
                      </w:p>
                      <w:p w:rsidR="00795159" w:rsidRDefault="00795159" w:rsidP="00A63A52">
                        <w:pPr>
                          <w:rPr>
                            <w:rFonts w:hint="eastAsia"/>
                          </w:rPr>
                        </w:pPr>
                        <w:r>
                          <w:rPr>
                            <w:rFonts w:hint="eastAsia"/>
                          </w:rPr>
                          <w:t>代码。。。；</w:t>
                        </w:r>
                      </w:p>
                      <w:p w:rsidR="00795159" w:rsidRDefault="00795159" w:rsidP="00A63A52">
                        <w:pPr>
                          <w:rPr>
                            <w:rFonts w:hint="eastAsia"/>
                          </w:rPr>
                        </w:pPr>
                        <w:r>
                          <w:rPr>
                            <w:rFonts w:hint="eastAsia"/>
                          </w:rPr>
                          <w:t>函数</w:t>
                        </w:r>
                        <w:r>
                          <w:rPr>
                            <w:rFonts w:hint="eastAsia"/>
                          </w:rPr>
                          <w:t>c</w:t>
                        </w:r>
                      </w:p>
                      <w:p w:rsidR="00795159" w:rsidRDefault="00795159" w:rsidP="00A63A52">
                        <w:r>
                          <w:rPr>
                            <w:rFonts w:hint="eastAsia"/>
                          </w:rPr>
                          <w:t>代码。。。；</w:t>
                        </w:r>
                      </w:p>
                    </w:txbxContent>
                  </v:textbox>
                </v:shape>
                <v:shape id="Text Box 198" o:spid="_x0000_s1206" type="#_x0000_t202" style="position:absolute;left:6858;top:1982;width:685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795159" w:rsidRDefault="00795159" w:rsidP="00A63A52">
                        <w:r>
                          <w:rPr>
                            <w:rFonts w:hint="eastAsia"/>
                          </w:rPr>
                          <w:t>模块</w:t>
                        </w:r>
                        <w:r>
                          <w:rPr>
                            <w:rFonts w:hint="eastAsia"/>
                          </w:rPr>
                          <w:t>A</w:t>
                        </w:r>
                      </w:p>
                    </w:txbxContent>
                  </v:textbox>
                </v:shape>
                <v:shape id="Text Box 199" o:spid="_x0000_s1207" type="#_x0000_t202" style="position:absolute;left:27432;top:1982;width:686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rsidR="00795159" w:rsidRDefault="00795159" w:rsidP="00A63A52">
                        <w:r>
                          <w:rPr>
                            <w:rFonts w:hint="eastAsia"/>
                          </w:rPr>
                          <w:t>模块</w:t>
                        </w:r>
                        <w:r>
                          <w:rPr>
                            <w:rFonts w:hint="eastAsia"/>
                          </w:rPr>
                          <w:t>B</w:t>
                        </w:r>
                      </w:p>
                    </w:txbxContent>
                  </v:textbox>
                </v:shape>
                <v:shape id="Text Box 200" o:spid="_x0000_s1208" type="#_x0000_t202" style="position:absolute;left:25146;top:4950;width:10290;height:10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rsidR="00795159" w:rsidRDefault="00795159" w:rsidP="00A63A52">
                        <w:pPr>
                          <w:rPr>
                            <w:rFonts w:hint="eastAsia"/>
                          </w:rPr>
                        </w:pPr>
                        <w:r>
                          <w:rPr>
                            <w:rFonts w:hint="eastAsia"/>
                          </w:rPr>
                          <w:t>代码。。。；</w:t>
                        </w:r>
                      </w:p>
                      <w:p w:rsidR="00795159" w:rsidRDefault="00795159" w:rsidP="00A63A52">
                        <w:pPr>
                          <w:rPr>
                            <w:rFonts w:hint="eastAsia"/>
                          </w:rPr>
                        </w:pPr>
                        <w:r>
                          <w:rPr>
                            <w:rFonts w:hint="eastAsia"/>
                          </w:rPr>
                          <w:t>调用函数</w:t>
                        </w:r>
                        <w:r>
                          <w:rPr>
                            <w:rFonts w:hint="eastAsia"/>
                          </w:rPr>
                          <w:t>c</w:t>
                        </w:r>
                        <w:r>
                          <w:rPr>
                            <w:rFonts w:hint="eastAsia"/>
                          </w:rPr>
                          <w:t>；</w:t>
                        </w:r>
                      </w:p>
                      <w:p w:rsidR="00795159" w:rsidRDefault="00795159" w:rsidP="00A63A52">
                        <w:r>
                          <w:rPr>
                            <w:rFonts w:hint="eastAsia"/>
                          </w:rPr>
                          <w:t>代码。。。；</w:t>
                        </w:r>
                      </w:p>
                    </w:txbxContent>
                  </v:textbox>
                </v:shape>
                <v:line id="Line 201" o:spid="_x0000_s1209" style="position:absolute;flip:x;visibility:visible;mso-wrap-style:square" from="9144,7924" to="26292,1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">
                  <v:stroke endarrow="block"/>
                </v:line>
                <v:line id="Line 202" o:spid="_x0000_s1210" style="position:absolute;flip:y;visibility:visible;mso-wrap-style:square" from="11430,4950" to="2514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">
                  <v:stroke endarrow="block"/>
                </v:line>
                <w10:anchorlock/>
              </v:group>
            </w:pict>
          </mc:Fallback>
        </mc:AlternateContent>
      </w:r>
      <w:r w:rsidRPr="001D2222">
        <w:rPr>
          <w:rFonts w:ascii="宋体" w:hAnsi="宋体" w:cs="Arial"/>
          <w:color w:val="000080"/>
        </w:rPr>
        <w:t xml:space="preserve"> </w:t>
      </w:r>
    </w:p>
    <w:p w:rsidR="00A63A52" w:rsidRPr="00003422" w:rsidRDefault="00A63A52" w:rsidP="00DD78E7">
      <w:pPr>
        <w:snapToGrid w:val="0"/>
        <w:spacing w:line="300" w:lineRule="auto"/>
        <w:ind w:firstLineChars="200" w:firstLine="420"/>
        <w:jc w:val="center"/>
        <w:rPr>
          <w:rFonts w:ascii="宋体" w:hAnsi="宋体" w:hint="eastAsia"/>
          <w:sz w:val="21"/>
          <w:szCs w:val="21"/>
        </w:rPr>
      </w:pPr>
      <w:r w:rsidRPr="00003422">
        <w:rPr>
          <w:rFonts w:ascii="宋体" w:hAnsi="宋体" w:hint="eastAsia"/>
          <w:sz w:val="21"/>
          <w:szCs w:val="21"/>
        </w:rPr>
        <w:t>图</w:t>
      </w:r>
      <w:r w:rsidR="00400DA4">
        <w:rPr>
          <w:rFonts w:ascii="宋体" w:hAnsi="宋体" w:hint="eastAsia"/>
          <w:sz w:val="21"/>
          <w:szCs w:val="21"/>
        </w:rPr>
        <w:t>15.</w:t>
      </w:r>
      <w:r w:rsidRPr="00003422">
        <w:rPr>
          <w:rFonts w:ascii="宋体" w:hAnsi="宋体" w:hint="eastAsia"/>
          <w:sz w:val="21"/>
          <w:szCs w:val="21"/>
        </w:rPr>
        <w:t>1</w:t>
      </w:r>
      <w:r w:rsidR="00DD78E7">
        <w:rPr>
          <w:rFonts w:ascii="宋体" w:hAnsi="宋体" w:hint="eastAsia"/>
          <w:sz w:val="21"/>
          <w:szCs w:val="21"/>
        </w:rPr>
        <w:t xml:space="preserve"> </w:t>
      </w:r>
      <w:r w:rsidR="006E5D90">
        <w:rPr>
          <w:rFonts w:ascii="宋体" w:hAnsi="宋体" w:hint="eastAsia"/>
          <w:sz w:val="21"/>
          <w:szCs w:val="21"/>
        </w:rPr>
        <w:t>回调示意图</w:t>
      </w:r>
    </w:p>
    <w:p w:rsidR="00A63A52" w:rsidRPr="003542BF" w:rsidRDefault="00400DA4" w:rsidP="0078027F">
      <w:pPr>
        <w:pStyle w:val="3"/>
        <w:snapToGrid w:val="0"/>
        <w:spacing w:line="300" w:lineRule="auto"/>
        <w:rPr>
          <w:rFonts w:ascii="宋体" w:hAnsi="宋体" w:hint="eastAsia"/>
          <w:sz w:val="28"/>
          <w:szCs w:val="28"/>
        </w:rPr>
      </w:pPr>
      <w:bookmarkStart w:id="773" w:name="_Toc148261143"/>
      <w:bookmarkStart w:id="774" w:name="_Toc152754517"/>
      <w:bookmarkStart w:id="775" w:name="_Toc197919137"/>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15.</w:t>
        </w:r>
        <w:r w:rsidR="00A63A52" w:rsidRPr="003542BF">
          <w:rPr>
            <w:rFonts w:ascii="宋体" w:hAnsi="宋体" w:hint="eastAsia"/>
            <w:sz w:val="28"/>
            <w:szCs w:val="28"/>
          </w:rPr>
          <w:t>1.2</w:t>
        </w:r>
      </w:smartTag>
      <w:r w:rsidR="00A63A52" w:rsidRPr="003542BF">
        <w:rPr>
          <w:rFonts w:ascii="宋体" w:hAnsi="宋体" w:hint="eastAsia"/>
          <w:sz w:val="28"/>
          <w:szCs w:val="28"/>
        </w:rPr>
        <w:t xml:space="preserve"> 回调的用处</w:t>
      </w:r>
      <w:bookmarkEnd w:id="773"/>
      <w:bookmarkEnd w:id="774"/>
      <w:bookmarkEnd w:id="775"/>
    </w:p>
    <w:p w:rsidR="00A63A52" w:rsidRPr="0044171F" w:rsidRDefault="00A63A52" w:rsidP="00286858">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如以上模型，A要调用B，可是又希望B在处理过程中用到A中的某些信息，具体是什么信息，怎么处理这些信息，都由A决定。而B只要知道调用A中的函数c能得到这方面的信息就行，函数c怎么实现就不用管了。</w:t>
      </w:r>
    </w:p>
    <w:p w:rsidR="00A63A52" w:rsidRPr="001D2222" w:rsidRDefault="00A63A52" w:rsidP="00286858">
      <w:pPr>
        <w:snapToGrid w:val="0"/>
        <w:spacing w:line="300" w:lineRule="auto"/>
        <w:ind w:firstLineChars="200" w:firstLine="420"/>
        <w:rPr>
          <w:rFonts w:ascii="宋体" w:hAnsi="宋体" w:hint="eastAsia"/>
        </w:rPr>
      </w:pPr>
      <w:r w:rsidRPr="0044171F">
        <w:rPr>
          <w:rFonts w:ascii="宋体" w:hAnsi="宋体" w:hint="eastAsia"/>
          <w:sz w:val="21"/>
          <w:szCs w:val="21"/>
        </w:rPr>
        <w:t>其实B不一定由A来调用，当B所在的系统发生某件事件时，系统会自动调用B并通过B模块来调用由A定义的函数c，起到了B对A的通知作用。</w:t>
      </w:r>
    </w:p>
    <w:p w:rsidR="00A63A52" w:rsidRPr="003542BF" w:rsidRDefault="00400DA4" w:rsidP="00FF179A">
      <w:pPr>
        <w:pStyle w:val="3"/>
        <w:snapToGrid w:val="0"/>
        <w:spacing w:line="300" w:lineRule="auto"/>
        <w:rPr>
          <w:rFonts w:ascii="宋体" w:hAnsi="宋体" w:hint="eastAsia"/>
          <w:sz w:val="28"/>
          <w:szCs w:val="28"/>
        </w:rPr>
      </w:pPr>
      <w:bookmarkStart w:id="776" w:name="_Toc148261144"/>
      <w:bookmarkStart w:id="777" w:name="_Toc152754518"/>
      <w:bookmarkStart w:id="778" w:name="_Toc197919138"/>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15.</w:t>
        </w:r>
        <w:r w:rsidR="00A63A52" w:rsidRPr="003542BF">
          <w:rPr>
            <w:rFonts w:ascii="宋体" w:hAnsi="宋体" w:hint="eastAsia"/>
            <w:sz w:val="28"/>
            <w:szCs w:val="28"/>
          </w:rPr>
          <w:t>1.3</w:t>
        </w:r>
      </w:smartTag>
      <w:r w:rsidR="00A63A52" w:rsidRPr="003542BF">
        <w:rPr>
          <w:rFonts w:ascii="宋体" w:hAnsi="宋体" w:hint="eastAsia"/>
          <w:sz w:val="28"/>
          <w:szCs w:val="28"/>
        </w:rPr>
        <w:t xml:space="preserve"> 回调在客户/服务器模型或构件调用模型中的应用</w:t>
      </w:r>
      <w:bookmarkEnd w:id="776"/>
      <w:bookmarkEnd w:id="777"/>
      <w:bookmarkEnd w:id="778"/>
    </w:p>
    <w:p w:rsidR="00A63A52" w:rsidRPr="0044171F" w:rsidRDefault="00A63A52" w:rsidP="0044171F">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客户端（模块A地址空间）首先通过同步方式调用服务端（模块B地址空间）的注册接口来注册回调接口，服务端收到该请求以后，就会保留该接口引用，如果发生某种事件需要向客户端通知的时候就通过该引用调用客户方的回调函数，以便对方及时处理。</w:t>
      </w:r>
    </w:p>
    <w:p w:rsidR="00A63A52" w:rsidRPr="0044171F" w:rsidRDefault="00A63A52" w:rsidP="0044171F">
      <w:pPr>
        <w:snapToGrid w:val="0"/>
        <w:spacing w:line="300" w:lineRule="auto"/>
        <w:ind w:firstLineChars="200" w:firstLine="420"/>
        <w:rPr>
          <w:rFonts w:ascii="宋体" w:hAnsi="宋体" w:hint="eastAsia"/>
          <w:sz w:val="21"/>
          <w:szCs w:val="21"/>
        </w:rPr>
      </w:pPr>
      <w:r w:rsidRPr="0044171F">
        <w:rPr>
          <w:rFonts w:ascii="宋体" w:hAnsi="宋体"/>
          <w:sz w:val="21"/>
          <w:szCs w:val="21"/>
        </w:rPr>
        <w:lastRenderedPageBreak/>
        <w:t>构件的使用方式类似于“客户/服务器”模型，构件充当服务器的角色。</w:t>
      </w:r>
      <w:r w:rsidRPr="0044171F">
        <w:rPr>
          <w:rFonts w:ascii="宋体" w:hAnsi="宋体" w:hint="eastAsia"/>
          <w:sz w:val="21"/>
          <w:szCs w:val="21"/>
        </w:rPr>
        <w:t>对</w:t>
      </w:r>
      <w:r w:rsidRPr="0044171F">
        <w:rPr>
          <w:rFonts w:ascii="宋体" w:hAnsi="宋体"/>
          <w:sz w:val="21"/>
          <w:szCs w:val="21"/>
        </w:rPr>
        <w:t>一般的构件</w:t>
      </w:r>
      <w:r w:rsidRPr="0044171F">
        <w:rPr>
          <w:rFonts w:ascii="宋体" w:hAnsi="宋体" w:hint="eastAsia"/>
          <w:sz w:val="21"/>
          <w:szCs w:val="21"/>
        </w:rPr>
        <w:t>来说</w:t>
      </w:r>
      <w:r w:rsidRPr="0044171F">
        <w:rPr>
          <w:rFonts w:ascii="宋体" w:hAnsi="宋体"/>
          <w:sz w:val="21"/>
          <w:szCs w:val="21"/>
        </w:rPr>
        <w:t>，客户与构件之间的通信过程是单向的，客户创建构件对象，然后客户调用对象所提供的接口函数</w:t>
      </w:r>
      <w:r w:rsidRPr="0044171F">
        <w:rPr>
          <w:rFonts w:ascii="宋体" w:hAnsi="宋体" w:hint="eastAsia"/>
          <w:sz w:val="21"/>
          <w:szCs w:val="21"/>
        </w:rPr>
        <w:t>，我们称这种通信接口为入接口</w:t>
      </w:r>
      <w:r w:rsidRPr="0044171F">
        <w:rPr>
          <w:rFonts w:ascii="宋体" w:hAnsi="宋体"/>
          <w:sz w:val="21"/>
          <w:szCs w:val="21"/>
        </w:rPr>
        <w:t>。</w:t>
      </w:r>
      <w:r w:rsidRPr="0044171F">
        <w:rPr>
          <w:rFonts w:ascii="宋体" w:hAnsi="宋体" w:hint="eastAsia"/>
          <w:sz w:val="21"/>
          <w:szCs w:val="21"/>
        </w:rPr>
        <w:t>而</w:t>
      </w:r>
      <w:r w:rsidRPr="0044171F">
        <w:rPr>
          <w:rFonts w:ascii="宋体" w:hAnsi="宋体"/>
          <w:sz w:val="21"/>
          <w:szCs w:val="21"/>
        </w:rPr>
        <w:t>对于一个全面的交互过程来说，这样的单向通信往往不能满足实际的需要，有时候构件对象也要主动与客户进行通信，因此，与入接口相对应，构件也可以提供</w:t>
      </w:r>
      <w:r w:rsidRPr="0044171F">
        <w:rPr>
          <w:rFonts w:ascii="宋体" w:hAnsi="宋体" w:hint="eastAsia"/>
          <w:sz w:val="21"/>
          <w:szCs w:val="21"/>
        </w:rPr>
        <w:t>出</w:t>
      </w:r>
      <w:r w:rsidRPr="0044171F">
        <w:rPr>
          <w:rFonts w:ascii="宋体" w:hAnsi="宋体"/>
          <w:sz w:val="21"/>
          <w:szCs w:val="21"/>
        </w:rPr>
        <w:t>接口</w:t>
      </w:r>
      <w:r w:rsidRPr="0044171F">
        <w:rPr>
          <w:rFonts w:ascii="宋体" w:hAnsi="宋体" w:hint="eastAsia"/>
          <w:sz w:val="21"/>
          <w:szCs w:val="21"/>
        </w:rPr>
        <w:t>（也就是回调接口）</w:t>
      </w:r>
      <w:r w:rsidRPr="0044171F">
        <w:rPr>
          <w:rFonts w:ascii="宋体" w:hAnsi="宋体"/>
          <w:sz w:val="21"/>
          <w:szCs w:val="21"/>
        </w:rPr>
        <w:t>与客户进行通信</w:t>
      </w:r>
      <w:r w:rsidRPr="0044171F">
        <w:rPr>
          <w:rFonts w:ascii="宋体" w:hAnsi="宋体" w:hint="eastAsia"/>
          <w:sz w:val="21"/>
          <w:szCs w:val="21"/>
        </w:rPr>
        <w:t>。</w:t>
      </w:r>
    </w:p>
    <w:p w:rsidR="00A63A52" w:rsidRPr="003542BF" w:rsidRDefault="00400DA4" w:rsidP="00BA4562">
      <w:pPr>
        <w:pStyle w:val="2"/>
        <w:snapToGrid w:val="0"/>
        <w:spacing w:line="300" w:lineRule="auto"/>
        <w:rPr>
          <w:rFonts w:ascii="宋体" w:eastAsia="宋体" w:hAnsi="宋体" w:hint="eastAsia"/>
        </w:rPr>
      </w:pPr>
      <w:bookmarkStart w:id="779" w:name="_Toc148261145"/>
      <w:bookmarkStart w:id="780" w:name="_Toc152754519"/>
      <w:bookmarkStart w:id="781" w:name="_Toc197919139"/>
      <w:r>
        <w:rPr>
          <w:rFonts w:ascii="宋体" w:eastAsia="宋体" w:hAnsi="宋体" w:hint="eastAsia"/>
        </w:rPr>
        <w:t>15.</w:t>
      </w:r>
      <w:r w:rsidR="00A63A52" w:rsidRPr="003542BF">
        <w:rPr>
          <w:rFonts w:ascii="宋体" w:eastAsia="宋体" w:hAnsi="宋体" w:hint="eastAsia"/>
        </w:rPr>
        <w:t>2 CAR构件的回调机制</w:t>
      </w:r>
      <w:bookmarkEnd w:id="779"/>
      <w:bookmarkEnd w:id="780"/>
      <w:bookmarkEnd w:id="781"/>
    </w:p>
    <w:p w:rsidR="00A63A52" w:rsidRPr="002C78BE" w:rsidRDefault="00A63A52" w:rsidP="0044171F">
      <w:pPr>
        <w:snapToGrid w:val="0"/>
        <w:spacing w:line="300" w:lineRule="auto"/>
        <w:ind w:firstLineChars="200" w:firstLine="420"/>
        <w:rPr>
          <w:rFonts w:ascii="宋体" w:hAnsi="宋体" w:hint="eastAsia"/>
          <w:sz w:val="21"/>
          <w:szCs w:val="21"/>
        </w:rPr>
      </w:pPr>
      <w:r w:rsidRPr="002C78BE">
        <w:rPr>
          <w:rFonts w:ascii="宋体" w:hAnsi="宋体" w:hint="eastAsia"/>
          <w:sz w:val="21"/>
          <w:szCs w:val="21"/>
        </w:rPr>
        <w:t>在CAR构件技术里，</w:t>
      </w:r>
      <w:r w:rsidRPr="002C78BE">
        <w:rPr>
          <w:rFonts w:ascii="宋体" w:hAnsi="宋体"/>
          <w:sz w:val="21"/>
          <w:szCs w:val="21"/>
        </w:rPr>
        <w:t>支持一个或多个</w:t>
      </w:r>
      <w:r w:rsidRPr="002C78BE">
        <w:rPr>
          <w:rFonts w:ascii="宋体" w:hAnsi="宋体" w:hint="eastAsia"/>
          <w:sz w:val="21"/>
          <w:szCs w:val="21"/>
        </w:rPr>
        <w:t>回调</w:t>
      </w:r>
      <w:r w:rsidRPr="002C78BE">
        <w:rPr>
          <w:rFonts w:ascii="宋体" w:hAnsi="宋体"/>
          <w:sz w:val="21"/>
          <w:szCs w:val="21"/>
        </w:rPr>
        <w:t>接口</w:t>
      </w:r>
      <w:r w:rsidRPr="002C78BE">
        <w:rPr>
          <w:rFonts w:ascii="宋体" w:hAnsi="宋体" w:hint="eastAsia"/>
          <w:sz w:val="21"/>
          <w:szCs w:val="21"/>
        </w:rPr>
        <w:t>的CAR构件</w:t>
      </w:r>
      <w:r w:rsidRPr="002C78BE">
        <w:rPr>
          <w:rFonts w:ascii="宋体" w:hAnsi="宋体"/>
          <w:sz w:val="21"/>
          <w:szCs w:val="21"/>
        </w:rPr>
        <w:t>对象</w:t>
      </w:r>
      <w:r w:rsidRPr="002C78BE">
        <w:rPr>
          <w:rFonts w:ascii="宋体" w:hAnsi="宋体" w:hint="eastAsia"/>
          <w:sz w:val="21"/>
          <w:szCs w:val="21"/>
        </w:rPr>
        <w:t>叫做</w:t>
      </w:r>
      <w:r w:rsidRPr="002C78BE">
        <w:rPr>
          <w:rFonts w:ascii="宋体" w:hAnsi="宋体"/>
          <w:sz w:val="21"/>
          <w:szCs w:val="21"/>
        </w:rPr>
        <w:t>可连接对象。</w:t>
      </w:r>
      <w:r w:rsidRPr="002C78BE">
        <w:rPr>
          <w:rFonts w:ascii="宋体" w:hAnsi="宋体" w:hint="eastAsia"/>
          <w:sz w:val="21"/>
          <w:szCs w:val="21"/>
        </w:rPr>
        <w:t>可连接对象支持两种接口，一种是普通接口，它里面的成员函数由服务器端自己实现；另一种就是回调</w:t>
      </w:r>
      <w:r w:rsidRPr="002C78BE">
        <w:rPr>
          <w:rFonts w:ascii="宋体" w:hAnsi="宋体"/>
          <w:sz w:val="21"/>
          <w:szCs w:val="21"/>
        </w:rPr>
        <w:t>接口</w:t>
      </w:r>
      <w:r w:rsidRPr="002C78BE">
        <w:rPr>
          <w:rFonts w:ascii="宋体" w:hAnsi="宋体" w:hint="eastAsia"/>
          <w:sz w:val="21"/>
          <w:szCs w:val="21"/>
        </w:rPr>
        <w:t>，其</w:t>
      </w:r>
      <w:r w:rsidRPr="002C78BE">
        <w:rPr>
          <w:rFonts w:ascii="宋体" w:hAnsi="宋体"/>
          <w:sz w:val="21"/>
          <w:szCs w:val="21"/>
        </w:rPr>
        <w:t>中每个成员函数代表一个事件（event）</w:t>
      </w:r>
      <w:r w:rsidRPr="002C78BE">
        <w:rPr>
          <w:rFonts w:ascii="宋体" w:hAnsi="宋体" w:hint="eastAsia"/>
          <w:sz w:val="21"/>
          <w:szCs w:val="21"/>
        </w:rPr>
        <w:t>，</w:t>
      </w:r>
      <w:r w:rsidR="003642B6">
        <w:rPr>
          <w:rFonts w:ascii="宋体" w:hAnsi="宋体" w:hint="eastAsia"/>
          <w:sz w:val="21"/>
          <w:szCs w:val="21"/>
        </w:rPr>
        <w:t>处理每个事件的函数</w:t>
      </w:r>
      <w:r w:rsidRPr="002C78BE">
        <w:rPr>
          <w:rFonts w:ascii="宋体" w:hAnsi="宋体" w:hint="eastAsia"/>
          <w:sz w:val="21"/>
          <w:szCs w:val="21"/>
        </w:rPr>
        <w:t>由客户端实现</w:t>
      </w:r>
      <w:r w:rsidRPr="002C78BE">
        <w:rPr>
          <w:rFonts w:ascii="宋体" w:hAnsi="宋体"/>
          <w:sz w:val="21"/>
          <w:szCs w:val="21"/>
        </w:rPr>
        <w:t>。当特定事情发生时，如定时消息或用户鼠标操作发生时，构件对象产生一个事件，客户程序可以处理这些事件。</w:t>
      </w:r>
    </w:p>
    <w:p w:rsidR="00BB038E" w:rsidRDefault="00A63A52" w:rsidP="0044171F">
      <w:pPr>
        <w:snapToGrid w:val="0"/>
        <w:spacing w:line="300" w:lineRule="auto"/>
        <w:ind w:firstLineChars="200" w:firstLine="420"/>
        <w:rPr>
          <w:rFonts w:ascii="宋体" w:hAnsi="宋体" w:hint="eastAsia"/>
          <w:sz w:val="21"/>
          <w:szCs w:val="21"/>
        </w:rPr>
      </w:pPr>
      <w:r w:rsidRPr="002C78BE">
        <w:rPr>
          <w:rFonts w:ascii="宋体" w:hAnsi="宋体"/>
          <w:sz w:val="21"/>
          <w:szCs w:val="21"/>
        </w:rPr>
        <w:t>Microsoft提供的可连接对象技术需要用户去实现客户程序与构件对象的连接、事件的激发、接收器的编写等</w:t>
      </w:r>
      <w:r w:rsidRPr="002C78BE">
        <w:rPr>
          <w:rFonts w:ascii="宋体" w:hAnsi="宋体" w:hint="eastAsia"/>
          <w:sz w:val="21"/>
          <w:szCs w:val="21"/>
        </w:rPr>
        <w:t>，</w:t>
      </w:r>
      <w:r w:rsidR="00BB038E" w:rsidRPr="00BB038E">
        <w:rPr>
          <w:rFonts w:ascii="宋体" w:hAnsi="宋体" w:hint="eastAsia"/>
          <w:sz w:val="21"/>
          <w:szCs w:val="21"/>
        </w:rPr>
        <w:t>而且只能以接口为单位注册，即不能为接口中每个成员方法分别注册。在CAR的回调事件机制中，客户程序可以单独注册事件的某一个事件处理函数，大大简化了编程。</w:t>
      </w:r>
    </w:p>
    <w:p w:rsidR="00A63A52" w:rsidRPr="000427E1" w:rsidRDefault="00A63A52" w:rsidP="00BB038E">
      <w:pPr>
        <w:snapToGrid w:val="0"/>
        <w:spacing w:line="300" w:lineRule="auto"/>
        <w:ind w:firstLineChars="200" w:firstLine="420"/>
        <w:rPr>
          <w:rFonts w:ascii="宋体" w:hAnsi="宋体" w:hint="eastAsia"/>
          <w:sz w:val="21"/>
          <w:szCs w:val="21"/>
        </w:rPr>
      </w:pPr>
      <w:r w:rsidRPr="002C78BE">
        <w:rPr>
          <w:rFonts w:ascii="宋体" w:hAnsi="宋体"/>
          <w:sz w:val="21"/>
          <w:szCs w:val="21"/>
        </w:rPr>
        <w:t>在</w:t>
      </w:r>
      <w:r w:rsidRPr="002C78BE">
        <w:rPr>
          <w:rFonts w:ascii="宋体" w:hAnsi="宋体" w:hint="eastAsia"/>
          <w:sz w:val="21"/>
          <w:szCs w:val="21"/>
        </w:rPr>
        <w:t>CAR</w:t>
      </w:r>
      <w:r w:rsidRPr="002C78BE">
        <w:rPr>
          <w:rFonts w:ascii="宋体" w:hAnsi="宋体"/>
          <w:sz w:val="21"/>
          <w:szCs w:val="21"/>
        </w:rPr>
        <w:t>的</w:t>
      </w:r>
      <w:r w:rsidRPr="002C78BE">
        <w:rPr>
          <w:rFonts w:ascii="宋体" w:hAnsi="宋体" w:hint="eastAsia"/>
          <w:sz w:val="21"/>
          <w:szCs w:val="21"/>
        </w:rPr>
        <w:t>回调</w:t>
      </w:r>
      <w:r w:rsidRPr="002C78BE">
        <w:rPr>
          <w:rFonts w:ascii="宋体" w:hAnsi="宋体"/>
          <w:sz w:val="21"/>
          <w:szCs w:val="21"/>
        </w:rPr>
        <w:t>机制中，</w:t>
      </w:r>
      <w:r w:rsidRPr="002C78BE">
        <w:rPr>
          <w:rFonts w:ascii="宋体" w:hAnsi="宋体" w:hint="eastAsia"/>
          <w:sz w:val="21"/>
          <w:szCs w:val="21"/>
        </w:rPr>
        <w:t>也有一种接收器(sink)对象，它的方式和作用都与前者有区别。</w:t>
      </w:r>
      <w:r w:rsidR="00BB038E">
        <w:rPr>
          <w:rFonts w:ascii="宋体" w:hAnsi="宋体" w:hint="eastAsia"/>
          <w:sz w:val="21"/>
          <w:szCs w:val="21"/>
        </w:rPr>
        <w:t>CAR里的</w:t>
      </w:r>
      <w:r w:rsidRPr="002C78BE">
        <w:rPr>
          <w:rFonts w:ascii="宋体" w:hAnsi="宋体" w:hint="eastAsia"/>
          <w:sz w:val="21"/>
          <w:szCs w:val="21"/>
        </w:rPr>
        <w:t>接收器对象相当于一个客户端回调函数的容器，在客户端的地址空间里，负责与可连接对象进行通信。只要有可连接对象存在，那么在客户端肯定要有接收器的存在。多个回调接口可对应一个接收器对象，这样可以减少通信花费的开销。当接收器与可连接对象建立连接后，客户程序可将自己实现的</w:t>
      </w:r>
      <w:r w:rsidRPr="002C78BE">
        <w:rPr>
          <w:rFonts w:ascii="宋体" w:hAnsi="宋体"/>
          <w:sz w:val="21"/>
          <w:szCs w:val="21"/>
        </w:rPr>
        <w:t>事件处理函数</w:t>
      </w:r>
      <w:r w:rsidRPr="002C78BE">
        <w:rPr>
          <w:rFonts w:ascii="宋体" w:hAnsi="宋体" w:hint="eastAsia"/>
          <w:sz w:val="21"/>
          <w:szCs w:val="21"/>
        </w:rPr>
        <w:t>（回调函数）向接收器进行</w:t>
      </w:r>
      <w:r w:rsidRPr="002C78BE">
        <w:rPr>
          <w:rFonts w:ascii="宋体" w:hAnsi="宋体"/>
          <w:sz w:val="21"/>
          <w:szCs w:val="21"/>
        </w:rPr>
        <w:t>注册</w:t>
      </w:r>
      <w:r w:rsidRPr="002C78BE">
        <w:rPr>
          <w:rFonts w:ascii="宋体" w:hAnsi="宋体" w:hint="eastAsia"/>
          <w:sz w:val="21"/>
          <w:szCs w:val="21"/>
        </w:rPr>
        <w:t>，而不是向可连接对象进行注册，又一次减少了通信开销。接收器会自动把在它里面注册的</w:t>
      </w:r>
      <w:r w:rsidRPr="002C78BE">
        <w:rPr>
          <w:rFonts w:ascii="宋体" w:hAnsi="宋体"/>
          <w:sz w:val="21"/>
          <w:szCs w:val="21"/>
        </w:rPr>
        <w:t>函数</w:t>
      </w:r>
      <w:r w:rsidRPr="002C78BE">
        <w:rPr>
          <w:rFonts w:ascii="宋体" w:hAnsi="宋体" w:hint="eastAsia"/>
          <w:sz w:val="21"/>
          <w:szCs w:val="21"/>
        </w:rPr>
        <w:t>的回调接口</w:t>
      </w:r>
      <w:r w:rsidRPr="002C78BE">
        <w:rPr>
          <w:rFonts w:ascii="宋体" w:hAnsi="宋体"/>
          <w:sz w:val="21"/>
          <w:szCs w:val="21"/>
        </w:rPr>
        <w:t>指针告诉构件对象，构件对象在条件成熟时激发事件，</w:t>
      </w:r>
      <w:r w:rsidRPr="002C78BE">
        <w:rPr>
          <w:rFonts w:ascii="宋体" w:hAnsi="宋体" w:hint="eastAsia"/>
          <w:sz w:val="21"/>
          <w:szCs w:val="21"/>
        </w:rPr>
        <w:t>如果客户注册了自己的回调接口方法，那么就会被调用，否则就调用接收器默认实现的回调接口方法。</w:t>
      </w:r>
      <w:r w:rsidR="001D09B4">
        <w:rPr>
          <w:rFonts w:ascii="宋体" w:hAnsi="宋体" w:hint="eastAsia"/>
          <w:sz w:val="21"/>
          <w:szCs w:val="21"/>
        </w:rPr>
        <w:t>事实上，</w:t>
      </w:r>
      <w:r w:rsidR="00E37AE2">
        <w:rPr>
          <w:rFonts w:ascii="宋体" w:hAnsi="宋体" w:hint="eastAsia"/>
          <w:sz w:val="21"/>
          <w:szCs w:val="21"/>
        </w:rPr>
        <w:t>接收器</w:t>
      </w:r>
      <w:r w:rsidR="001D09B4">
        <w:rPr>
          <w:rFonts w:ascii="宋体" w:hAnsi="宋体" w:hint="eastAsia"/>
          <w:sz w:val="21"/>
          <w:szCs w:val="21"/>
        </w:rPr>
        <w:t>是向客户程序屏蔽的，客户</w:t>
      </w:r>
      <w:r w:rsidR="000427E1">
        <w:rPr>
          <w:rFonts w:ascii="宋体" w:hAnsi="宋体" w:hint="eastAsia"/>
          <w:sz w:val="21"/>
          <w:szCs w:val="21"/>
        </w:rPr>
        <w:t>只需通过</w:t>
      </w:r>
      <w:r w:rsidR="000427E1" w:rsidRPr="000427E1">
        <w:rPr>
          <w:rFonts w:ascii="宋体" w:hAnsi="宋体"/>
          <w:sz w:val="21"/>
          <w:szCs w:val="21"/>
        </w:rPr>
        <w:t>Add</w:t>
      </w:r>
      <w:r w:rsidR="00FA64FF">
        <w:rPr>
          <w:rFonts w:ascii="宋体" w:hAnsi="宋体" w:hint="eastAsia"/>
          <w:sz w:val="21"/>
          <w:szCs w:val="21"/>
        </w:rPr>
        <w:t>Xxx</w:t>
      </w:r>
      <w:r w:rsidR="000427E1" w:rsidRPr="000427E1">
        <w:rPr>
          <w:rFonts w:ascii="宋体" w:hAnsi="宋体"/>
          <w:sz w:val="21"/>
          <w:szCs w:val="21"/>
        </w:rPr>
        <w:t>Callback</w:t>
      </w:r>
      <w:r w:rsidR="000427E1">
        <w:rPr>
          <w:rFonts w:ascii="宋体" w:hAnsi="宋体" w:hint="eastAsia"/>
          <w:sz w:val="21"/>
          <w:szCs w:val="21"/>
        </w:rPr>
        <w:t>和</w:t>
      </w:r>
      <w:r w:rsidR="000427E1" w:rsidRPr="000427E1">
        <w:rPr>
          <w:rFonts w:ascii="宋体" w:hAnsi="宋体"/>
          <w:sz w:val="21"/>
          <w:szCs w:val="21"/>
        </w:rPr>
        <w:t>Remove</w:t>
      </w:r>
      <w:r w:rsidR="00FA64FF">
        <w:rPr>
          <w:rFonts w:ascii="宋体" w:hAnsi="宋体" w:hint="eastAsia"/>
          <w:sz w:val="21"/>
          <w:szCs w:val="21"/>
        </w:rPr>
        <w:t>Xxx</w:t>
      </w:r>
      <w:r w:rsidR="000427E1" w:rsidRPr="000427E1">
        <w:rPr>
          <w:rFonts w:ascii="宋体" w:hAnsi="宋体"/>
          <w:sz w:val="21"/>
          <w:szCs w:val="21"/>
        </w:rPr>
        <w:t>Callback</w:t>
      </w:r>
      <w:r w:rsidR="000427E1">
        <w:rPr>
          <w:rFonts w:ascii="宋体" w:hAnsi="宋体" w:hint="eastAsia"/>
          <w:sz w:val="21"/>
          <w:szCs w:val="21"/>
        </w:rPr>
        <w:t>（</w:t>
      </w:r>
      <w:r w:rsidR="00FA64FF">
        <w:rPr>
          <w:rFonts w:ascii="宋体" w:hAnsi="宋体" w:hint="eastAsia"/>
          <w:sz w:val="21"/>
          <w:szCs w:val="21"/>
        </w:rPr>
        <w:t>Xxx</w:t>
      </w:r>
      <w:r w:rsidR="000427E1">
        <w:rPr>
          <w:rFonts w:ascii="宋体" w:hAnsi="宋体" w:hint="eastAsia"/>
          <w:sz w:val="21"/>
          <w:szCs w:val="21"/>
        </w:rPr>
        <w:t>代表回调事件名）函数来注册和注销事件处理函数，完全不用关心</w:t>
      </w:r>
      <w:r w:rsidR="00E37AE2">
        <w:rPr>
          <w:rFonts w:ascii="宋体" w:hAnsi="宋体" w:hint="eastAsia"/>
          <w:sz w:val="21"/>
          <w:szCs w:val="21"/>
        </w:rPr>
        <w:t>接收器</w:t>
      </w:r>
      <w:r w:rsidR="000427E1">
        <w:rPr>
          <w:rFonts w:ascii="宋体" w:hAnsi="宋体" w:hint="eastAsia"/>
          <w:sz w:val="21"/>
          <w:szCs w:val="21"/>
        </w:rPr>
        <w:t>的存在。</w:t>
      </w:r>
    </w:p>
    <w:p w:rsidR="00A63A52" w:rsidRPr="00795652" w:rsidRDefault="00A63A52" w:rsidP="0044171F">
      <w:pPr>
        <w:snapToGrid w:val="0"/>
        <w:spacing w:line="300" w:lineRule="auto"/>
        <w:ind w:firstLineChars="200" w:firstLine="420"/>
        <w:rPr>
          <w:rFonts w:ascii="宋体" w:hAnsi="宋体" w:hint="eastAsia"/>
          <w:sz w:val="21"/>
          <w:szCs w:val="21"/>
        </w:rPr>
      </w:pPr>
      <w:r w:rsidRPr="0044171F">
        <w:rPr>
          <w:rFonts w:ascii="宋体" w:hAnsi="宋体"/>
          <w:sz w:val="21"/>
          <w:szCs w:val="21"/>
        </w:rPr>
        <w:t>在编写构件程序时，用户只需关心何时激发事件，而在编写客户端程序时，用户只需在适当的时候注册事件处理函数。其它的工作，如</w:t>
      </w:r>
      <w:r w:rsidRPr="0044171F">
        <w:rPr>
          <w:rFonts w:ascii="宋体" w:hAnsi="宋体" w:hint="eastAsia"/>
          <w:sz w:val="21"/>
          <w:szCs w:val="21"/>
        </w:rPr>
        <w:t>接收器对象的</w:t>
      </w:r>
      <w:r w:rsidR="000427E1">
        <w:rPr>
          <w:rFonts w:ascii="宋体" w:hAnsi="宋体" w:hint="eastAsia"/>
          <w:sz w:val="21"/>
          <w:szCs w:val="21"/>
        </w:rPr>
        <w:t>创建与</w:t>
      </w:r>
      <w:r w:rsidRPr="0044171F">
        <w:rPr>
          <w:rFonts w:ascii="宋体" w:hAnsi="宋体" w:hint="eastAsia"/>
          <w:sz w:val="21"/>
          <w:szCs w:val="21"/>
        </w:rPr>
        <w:t>实现、接收器与可连接对象建立通信的具体过程、事件</w:t>
      </w:r>
      <w:r w:rsidRPr="0044171F">
        <w:rPr>
          <w:rFonts w:ascii="宋体" w:hAnsi="宋体"/>
          <w:sz w:val="21"/>
          <w:szCs w:val="21"/>
        </w:rPr>
        <w:t>的分发</w:t>
      </w:r>
      <w:r w:rsidRPr="0044171F">
        <w:rPr>
          <w:rFonts w:ascii="宋体" w:hAnsi="宋体" w:hint="eastAsia"/>
          <w:sz w:val="21"/>
          <w:szCs w:val="21"/>
        </w:rPr>
        <w:t>回调</w:t>
      </w:r>
      <w:r w:rsidRPr="0044171F">
        <w:rPr>
          <w:rFonts w:ascii="宋体" w:hAnsi="宋体"/>
          <w:sz w:val="21"/>
          <w:szCs w:val="21"/>
        </w:rPr>
        <w:t>过程等都由</w:t>
      </w:r>
      <w:r w:rsidRPr="0044171F">
        <w:rPr>
          <w:rFonts w:ascii="宋体" w:hAnsi="宋体" w:hint="eastAsia"/>
          <w:sz w:val="21"/>
          <w:szCs w:val="21"/>
        </w:rPr>
        <w:t>CAR</w:t>
      </w:r>
      <w:r w:rsidRPr="0044171F">
        <w:rPr>
          <w:rFonts w:ascii="宋体" w:hAnsi="宋体"/>
          <w:sz w:val="21"/>
          <w:szCs w:val="21"/>
        </w:rPr>
        <w:t>实现。这样，用户在编写具有</w:t>
      </w:r>
      <w:r w:rsidRPr="0044171F">
        <w:rPr>
          <w:rFonts w:ascii="宋体" w:hAnsi="宋体" w:hint="eastAsia"/>
          <w:sz w:val="21"/>
          <w:szCs w:val="21"/>
        </w:rPr>
        <w:t>回调</w:t>
      </w:r>
      <w:r w:rsidRPr="0044171F">
        <w:rPr>
          <w:rFonts w:ascii="宋体" w:hAnsi="宋体"/>
          <w:sz w:val="21"/>
          <w:szCs w:val="21"/>
        </w:rPr>
        <w:t>接口的构件和编写使用该构件的客户端程序都会变得相当简单。</w:t>
      </w:r>
    </w:p>
    <w:p w:rsidR="00A63A52" w:rsidRPr="003542BF" w:rsidRDefault="00400DA4" w:rsidP="00BA4562">
      <w:pPr>
        <w:pStyle w:val="2"/>
        <w:snapToGrid w:val="0"/>
        <w:spacing w:line="300" w:lineRule="auto"/>
        <w:rPr>
          <w:rFonts w:ascii="宋体" w:eastAsia="宋体" w:hAnsi="宋体" w:hint="eastAsia"/>
        </w:rPr>
      </w:pPr>
      <w:bookmarkStart w:id="782" w:name="_Toc148261146"/>
      <w:bookmarkStart w:id="783" w:name="_Toc152754520"/>
      <w:bookmarkStart w:id="784" w:name="_Toc197919140"/>
      <w:r>
        <w:rPr>
          <w:rFonts w:ascii="宋体" w:eastAsia="宋体" w:hAnsi="宋体" w:hint="eastAsia"/>
        </w:rPr>
        <w:t>15.</w:t>
      </w:r>
      <w:r w:rsidR="00A63A52" w:rsidRPr="003542BF">
        <w:rPr>
          <w:rFonts w:ascii="宋体" w:eastAsia="宋体" w:hAnsi="宋体" w:hint="eastAsia"/>
        </w:rPr>
        <w:t>3 CAR构件回调机制实现的一个示例程序</w:t>
      </w:r>
      <w:bookmarkEnd w:id="782"/>
      <w:bookmarkEnd w:id="783"/>
      <w:bookmarkEnd w:id="784"/>
    </w:p>
    <w:p w:rsidR="00A63A52" w:rsidRPr="001D2222" w:rsidRDefault="00A63A52" w:rsidP="0044171F">
      <w:pPr>
        <w:snapToGrid w:val="0"/>
        <w:spacing w:line="300" w:lineRule="auto"/>
        <w:ind w:firstLineChars="200" w:firstLine="420"/>
        <w:rPr>
          <w:rFonts w:ascii="宋体" w:hAnsi="宋体" w:hint="eastAsia"/>
        </w:rPr>
      </w:pPr>
      <w:r w:rsidRPr="0044171F">
        <w:rPr>
          <w:rFonts w:ascii="宋体" w:hAnsi="宋体" w:hint="eastAsia"/>
          <w:sz w:val="21"/>
          <w:szCs w:val="21"/>
        </w:rPr>
        <w:t>现以大楼火警为例说明回调机制的实现过程，这个例子里有一个server(Building.dll)和一个client(People.exe)。</w:t>
      </w:r>
    </w:p>
    <w:p w:rsidR="00A63A52" w:rsidRPr="003542BF" w:rsidRDefault="00400DA4" w:rsidP="0078027F">
      <w:pPr>
        <w:pStyle w:val="3"/>
        <w:snapToGrid w:val="0"/>
        <w:spacing w:line="300" w:lineRule="auto"/>
        <w:rPr>
          <w:rFonts w:ascii="宋体" w:hAnsi="宋体" w:hint="eastAsia"/>
          <w:sz w:val="28"/>
          <w:szCs w:val="28"/>
        </w:rPr>
      </w:pPr>
      <w:bookmarkStart w:id="785" w:name="_Toc148261147"/>
      <w:bookmarkStart w:id="786" w:name="_Toc152754521"/>
      <w:bookmarkStart w:id="787" w:name="_Toc197919141"/>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15.</w:t>
        </w:r>
        <w:r w:rsidR="00A63A52" w:rsidRPr="003542BF">
          <w:rPr>
            <w:rFonts w:ascii="宋体" w:hAnsi="宋体" w:hint="eastAsia"/>
            <w:sz w:val="28"/>
            <w:szCs w:val="28"/>
          </w:rPr>
          <w:t>3.1</w:t>
        </w:r>
      </w:smartTag>
      <w:r w:rsidR="00A63A52" w:rsidRPr="003542BF">
        <w:rPr>
          <w:rFonts w:ascii="宋体" w:hAnsi="宋体" w:hint="eastAsia"/>
          <w:sz w:val="28"/>
          <w:szCs w:val="28"/>
        </w:rPr>
        <w:t xml:space="preserve"> 服务器端的实现</w:t>
      </w:r>
      <w:bookmarkEnd w:id="785"/>
      <w:bookmarkEnd w:id="786"/>
      <w:bookmarkEnd w:id="787"/>
    </w:p>
    <w:p w:rsidR="00A63A52" w:rsidRPr="0044171F" w:rsidRDefault="00A63A52" w:rsidP="0044171F">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Building.car文件如下：</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module</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lastRenderedPageBreak/>
        <w:t>{</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 xml:space="preserve">    interface IBuilding {</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 xml:space="preserve">        OnFire();</w:t>
      </w:r>
    </w:p>
    <w:p w:rsidR="004E507A" w:rsidRPr="004E507A" w:rsidRDefault="004E507A" w:rsidP="004E507A">
      <w:pPr>
        <w:shd w:val="clear" w:color="auto" w:fill="E6E6E6"/>
        <w:snapToGrid w:val="0"/>
        <w:spacing w:line="300" w:lineRule="auto"/>
        <w:ind w:firstLineChars="200" w:firstLine="420"/>
        <w:rPr>
          <w:rFonts w:ascii="宋体" w:hAnsi="宋体" w:hint="eastAsia"/>
          <w:sz w:val="21"/>
          <w:szCs w:val="21"/>
        </w:rPr>
      </w:pPr>
      <w:r w:rsidRPr="004E507A">
        <w:rPr>
          <w:rFonts w:ascii="宋体" w:hAnsi="宋体"/>
          <w:sz w:val="21"/>
          <w:szCs w:val="21"/>
        </w:rPr>
        <w:t xml:space="preserve">    }</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 xml:space="preserve">    interface IFireAlarmRing {</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 xml:space="preserve">        Employee();</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 xml:space="preserve">        Fireman();</w:t>
      </w:r>
    </w:p>
    <w:p w:rsidR="004E507A" w:rsidRPr="004E507A" w:rsidRDefault="004E507A" w:rsidP="004E507A">
      <w:pPr>
        <w:shd w:val="clear" w:color="auto" w:fill="E6E6E6"/>
        <w:snapToGrid w:val="0"/>
        <w:spacing w:line="300" w:lineRule="auto"/>
        <w:ind w:firstLineChars="200" w:firstLine="420"/>
        <w:rPr>
          <w:rFonts w:ascii="宋体" w:hAnsi="宋体" w:hint="eastAsia"/>
          <w:sz w:val="21"/>
          <w:szCs w:val="21"/>
        </w:rPr>
      </w:pPr>
      <w:r w:rsidRPr="004E507A">
        <w:rPr>
          <w:rFonts w:ascii="宋体" w:hAnsi="宋体"/>
          <w:sz w:val="21"/>
          <w:szCs w:val="21"/>
        </w:rPr>
        <w:t xml:space="preserve">    }</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 xml:space="preserve">    class CBuilding {</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 xml:space="preserve">        interface IBuilding;</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 xml:space="preserve">        callback interface IFireAlarmRing;</w:t>
      </w:r>
    </w:p>
    <w:p w:rsidR="004E507A" w:rsidRPr="004E507A" w:rsidRDefault="004E507A" w:rsidP="004E507A">
      <w:pPr>
        <w:shd w:val="clear" w:color="auto" w:fill="E6E6E6"/>
        <w:snapToGrid w:val="0"/>
        <w:spacing w:line="300" w:lineRule="auto"/>
        <w:ind w:firstLineChars="200" w:firstLine="420"/>
        <w:rPr>
          <w:rFonts w:ascii="宋体" w:hAnsi="宋体"/>
          <w:sz w:val="21"/>
          <w:szCs w:val="21"/>
        </w:rPr>
      </w:pPr>
      <w:r w:rsidRPr="004E507A">
        <w:rPr>
          <w:rFonts w:ascii="宋体" w:hAnsi="宋体"/>
          <w:sz w:val="21"/>
          <w:szCs w:val="21"/>
        </w:rPr>
        <w:t xml:space="preserve">    }</w:t>
      </w:r>
    </w:p>
    <w:p w:rsidR="00A63A52" w:rsidRPr="004E507A" w:rsidRDefault="004E507A" w:rsidP="004E507A">
      <w:pPr>
        <w:shd w:val="clear" w:color="auto" w:fill="E6E6E6"/>
        <w:snapToGrid w:val="0"/>
        <w:spacing w:line="300" w:lineRule="auto"/>
        <w:ind w:firstLineChars="200" w:firstLine="420"/>
        <w:rPr>
          <w:rFonts w:ascii="宋体" w:hAnsi="宋体" w:hint="eastAsia"/>
          <w:sz w:val="21"/>
          <w:szCs w:val="21"/>
        </w:rPr>
      </w:pPr>
      <w:r w:rsidRPr="004E507A">
        <w:rPr>
          <w:rFonts w:ascii="宋体" w:hAnsi="宋体"/>
          <w:sz w:val="21"/>
          <w:szCs w:val="21"/>
        </w:rPr>
        <w:t>}</w:t>
      </w:r>
    </w:p>
    <w:p w:rsidR="00A63A52" w:rsidRPr="002C78BE" w:rsidRDefault="00A63A52" w:rsidP="0044171F">
      <w:pPr>
        <w:snapToGrid w:val="0"/>
        <w:spacing w:line="300" w:lineRule="auto"/>
        <w:ind w:firstLineChars="200" w:firstLine="420"/>
        <w:rPr>
          <w:rFonts w:ascii="宋体" w:hAnsi="宋体" w:hint="eastAsia"/>
          <w:sz w:val="21"/>
          <w:szCs w:val="21"/>
        </w:rPr>
      </w:pPr>
      <w:r w:rsidRPr="002C78BE">
        <w:rPr>
          <w:rFonts w:ascii="宋体" w:hAnsi="宋体" w:hint="eastAsia"/>
          <w:sz w:val="21"/>
          <w:szCs w:val="21"/>
        </w:rPr>
        <w:t>类CBuilding实现了两个接口，一个是普通接口IBuilding，它有一个方法</w:t>
      </w:r>
      <w:r w:rsidRPr="002C78BE">
        <w:rPr>
          <w:rFonts w:ascii="宋体" w:hAnsi="宋体"/>
          <w:sz w:val="21"/>
          <w:szCs w:val="21"/>
        </w:rPr>
        <w:t>OnFire()</w:t>
      </w:r>
      <w:r w:rsidRPr="002C78BE">
        <w:rPr>
          <w:rFonts w:ascii="宋体" w:hAnsi="宋体" w:hint="eastAsia"/>
          <w:sz w:val="21"/>
          <w:szCs w:val="21"/>
        </w:rPr>
        <w:t>，一个是回调接口</w:t>
      </w:r>
      <w:r w:rsidRPr="002C78BE">
        <w:rPr>
          <w:rFonts w:ascii="宋体" w:hAnsi="宋体"/>
          <w:sz w:val="21"/>
          <w:szCs w:val="21"/>
        </w:rPr>
        <w:t>IFireAlarmRing</w:t>
      </w:r>
      <w:r w:rsidRPr="002C78BE">
        <w:rPr>
          <w:rFonts w:ascii="宋体" w:hAnsi="宋体" w:hint="eastAsia"/>
          <w:sz w:val="21"/>
          <w:szCs w:val="21"/>
        </w:rPr>
        <w:t>，它有两个事件方法</w:t>
      </w:r>
      <w:r w:rsidR="004E507A" w:rsidRPr="004E507A">
        <w:rPr>
          <w:rFonts w:ascii="宋体" w:hAnsi="宋体"/>
          <w:sz w:val="21"/>
          <w:szCs w:val="21"/>
        </w:rPr>
        <w:t>Employee</w:t>
      </w:r>
      <w:r w:rsidRPr="002C78BE">
        <w:rPr>
          <w:rFonts w:ascii="宋体" w:hAnsi="宋体"/>
          <w:sz w:val="21"/>
          <w:szCs w:val="21"/>
        </w:rPr>
        <w:t>()</w:t>
      </w:r>
      <w:r w:rsidRPr="002C78BE">
        <w:rPr>
          <w:rFonts w:ascii="宋体" w:hAnsi="宋体" w:hint="eastAsia"/>
          <w:sz w:val="21"/>
          <w:szCs w:val="21"/>
        </w:rPr>
        <w:t>和</w:t>
      </w:r>
      <w:r w:rsidR="004E507A" w:rsidRPr="004E507A">
        <w:rPr>
          <w:rFonts w:ascii="宋体" w:hAnsi="宋体"/>
          <w:sz w:val="21"/>
          <w:szCs w:val="21"/>
        </w:rPr>
        <w:t>Fireman</w:t>
      </w:r>
      <w:r w:rsidRPr="002C78BE">
        <w:rPr>
          <w:rFonts w:ascii="宋体" w:hAnsi="宋体"/>
          <w:sz w:val="21"/>
          <w:szCs w:val="21"/>
        </w:rPr>
        <w:t>()</w:t>
      </w:r>
      <w:r w:rsidRPr="002C78BE">
        <w:rPr>
          <w:rFonts w:ascii="宋体" w:hAnsi="宋体" w:hint="eastAsia"/>
          <w:sz w:val="21"/>
          <w:szCs w:val="21"/>
        </w:rPr>
        <w:t>。</w:t>
      </w:r>
    </w:p>
    <w:p w:rsidR="00A63A52" w:rsidRPr="0044171F" w:rsidRDefault="00A63A52" w:rsidP="0044171F">
      <w:pPr>
        <w:snapToGrid w:val="0"/>
        <w:spacing w:line="300" w:lineRule="auto"/>
        <w:ind w:firstLineChars="200" w:firstLine="420"/>
        <w:rPr>
          <w:rFonts w:ascii="宋体" w:hAnsi="宋体" w:hint="eastAsia"/>
          <w:sz w:val="21"/>
          <w:szCs w:val="21"/>
        </w:rPr>
      </w:pPr>
      <w:r w:rsidRPr="002C78BE">
        <w:rPr>
          <w:rFonts w:ascii="宋体" w:hAnsi="宋体" w:hint="eastAsia"/>
          <w:sz w:val="21"/>
          <w:szCs w:val="21"/>
        </w:rPr>
        <w:t>经过CAR工具编译后，我们实现</w:t>
      </w:r>
      <w:r w:rsidRPr="002C78BE">
        <w:rPr>
          <w:rFonts w:ascii="宋体" w:hAnsi="宋体"/>
          <w:sz w:val="21"/>
          <w:szCs w:val="21"/>
        </w:rPr>
        <w:t>OnFire()</w:t>
      </w:r>
      <w:r w:rsidRPr="002C78BE">
        <w:rPr>
          <w:rFonts w:ascii="宋体" w:hAnsi="宋体" w:hint="eastAsia"/>
          <w:sz w:val="21"/>
          <w:szCs w:val="21"/>
        </w:rPr>
        <w:t>方法如下：</w:t>
      </w:r>
    </w:p>
    <w:p w:rsidR="00A63A52" w:rsidRPr="0044171F" w:rsidRDefault="00A63A52" w:rsidP="00286858">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#include "CBuilding.h"</w:t>
      </w:r>
    </w:p>
    <w:p w:rsidR="00A63A52" w:rsidRPr="0044171F" w:rsidRDefault="00A63A52" w:rsidP="00286858">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#include "_CBuilding.cpp"</w:t>
      </w:r>
    </w:p>
    <w:p w:rsidR="00A63A52" w:rsidRPr="0044171F" w:rsidRDefault="00A63A52" w:rsidP="00286858">
      <w:pPr>
        <w:shd w:val="clear" w:color="auto" w:fill="E6E6E6"/>
        <w:snapToGrid w:val="0"/>
        <w:spacing w:line="300" w:lineRule="auto"/>
        <w:ind w:firstLineChars="200" w:firstLine="420"/>
        <w:rPr>
          <w:rFonts w:ascii="宋体" w:hAnsi="宋体" w:hint="eastAsia"/>
          <w:sz w:val="21"/>
          <w:szCs w:val="21"/>
        </w:rPr>
      </w:pPr>
    </w:p>
    <w:p w:rsidR="00A63A52" w:rsidRPr="0044171F" w:rsidRDefault="00666EC9" w:rsidP="00286858">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A63A52" w:rsidRPr="0044171F">
        <w:rPr>
          <w:rFonts w:ascii="宋体" w:hAnsi="宋体"/>
          <w:sz w:val="21"/>
          <w:szCs w:val="21"/>
        </w:rPr>
        <w:t xml:space="preserve"> CBuilding::OnFire()</w:t>
      </w:r>
    </w:p>
    <w:p w:rsidR="00A63A52" w:rsidRPr="0044171F" w:rsidRDefault="00A63A52" w:rsidP="00286858">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w:t>
      </w:r>
    </w:p>
    <w:p w:rsidR="00A63A52" w:rsidRPr="0044171F" w:rsidRDefault="00A63A52" w:rsidP="00286858">
      <w:pPr>
        <w:shd w:val="clear" w:color="auto" w:fill="E6E6E6"/>
        <w:snapToGrid w:val="0"/>
        <w:spacing w:line="300" w:lineRule="auto"/>
        <w:ind w:firstLineChars="200" w:firstLine="420"/>
        <w:rPr>
          <w:rFonts w:ascii="宋体" w:hAnsi="宋体" w:hint="eastAsia"/>
          <w:sz w:val="21"/>
          <w:szCs w:val="21"/>
        </w:rPr>
      </w:pPr>
      <w:r w:rsidRPr="0044171F">
        <w:rPr>
          <w:rFonts w:ascii="宋体" w:hAnsi="宋体"/>
          <w:sz w:val="21"/>
          <w:szCs w:val="21"/>
        </w:rPr>
        <w:t>printf("The building is on fire!\n");</w:t>
      </w:r>
    </w:p>
    <w:p w:rsidR="00A63A52" w:rsidRPr="0044171F" w:rsidRDefault="00A63A52" w:rsidP="00286858">
      <w:pPr>
        <w:shd w:val="clear" w:color="auto" w:fill="E6E6E6"/>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//触发事件，以下两个事件方法让客户端实现</w:t>
      </w:r>
    </w:p>
    <w:p w:rsidR="00A63A52" w:rsidRPr="0044171F" w:rsidRDefault="00A63A52" w:rsidP="00286858">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this-&gt;Employee();</w:t>
      </w:r>
    </w:p>
    <w:p w:rsidR="00A63A52" w:rsidRPr="0044171F" w:rsidRDefault="00A63A52" w:rsidP="00286858">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this-&gt;Fireman();</w:t>
      </w:r>
    </w:p>
    <w:p w:rsidR="00A63A52" w:rsidRPr="0044171F" w:rsidRDefault="00A63A52" w:rsidP="00286858">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return NOERROR;</w:t>
      </w:r>
    </w:p>
    <w:p w:rsidR="00A63A52" w:rsidRPr="0044171F" w:rsidRDefault="00A63A52" w:rsidP="00286858">
      <w:pPr>
        <w:shd w:val="clear" w:color="auto" w:fill="E6E6E6"/>
        <w:snapToGrid w:val="0"/>
        <w:spacing w:line="300" w:lineRule="auto"/>
        <w:ind w:firstLineChars="200" w:firstLine="420"/>
        <w:rPr>
          <w:rFonts w:ascii="宋体" w:hAnsi="宋体" w:hint="eastAsia"/>
          <w:sz w:val="21"/>
          <w:szCs w:val="21"/>
        </w:rPr>
      </w:pPr>
      <w:r w:rsidRPr="0044171F">
        <w:rPr>
          <w:rFonts w:ascii="宋体" w:hAnsi="宋体"/>
          <w:sz w:val="21"/>
          <w:szCs w:val="21"/>
        </w:rPr>
        <w:t>}</w:t>
      </w:r>
    </w:p>
    <w:p w:rsidR="00A63A52" w:rsidRPr="002C78BE" w:rsidRDefault="00A63A52" w:rsidP="0044171F">
      <w:pPr>
        <w:snapToGrid w:val="0"/>
        <w:spacing w:line="300" w:lineRule="auto"/>
        <w:ind w:firstLineChars="200" w:firstLine="420"/>
        <w:rPr>
          <w:rFonts w:ascii="宋体" w:hAnsi="宋体" w:hint="eastAsia"/>
          <w:sz w:val="21"/>
          <w:szCs w:val="21"/>
        </w:rPr>
      </w:pPr>
      <w:r w:rsidRPr="002C78BE">
        <w:rPr>
          <w:rFonts w:ascii="宋体" w:hAnsi="宋体" w:hint="eastAsia"/>
          <w:sz w:val="21"/>
          <w:szCs w:val="21"/>
        </w:rPr>
        <w:t>在C</w:t>
      </w:r>
      <w:r w:rsidRPr="002C78BE">
        <w:rPr>
          <w:rFonts w:ascii="宋体" w:hAnsi="宋体"/>
          <w:sz w:val="21"/>
          <w:szCs w:val="21"/>
        </w:rPr>
        <w:t>Building</w:t>
      </w:r>
      <w:r w:rsidRPr="002C78BE">
        <w:rPr>
          <w:rFonts w:ascii="宋体" w:hAnsi="宋体" w:hint="eastAsia"/>
          <w:sz w:val="21"/>
          <w:szCs w:val="21"/>
        </w:rPr>
        <w:t>的</w:t>
      </w:r>
      <w:r w:rsidRPr="002C78BE">
        <w:rPr>
          <w:rFonts w:ascii="宋体" w:hAnsi="宋体"/>
          <w:sz w:val="21"/>
          <w:szCs w:val="21"/>
        </w:rPr>
        <w:t>OnFire</w:t>
      </w:r>
      <w:r w:rsidRPr="002C78BE">
        <w:rPr>
          <w:rFonts w:ascii="宋体" w:hAnsi="宋体" w:hint="eastAsia"/>
          <w:sz w:val="21"/>
          <w:szCs w:val="21"/>
        </w:rPr>
        <w:t>方法里我们触发了事件</w:t>
      </w:r>
      <w:r w:rsidRPr="002C78BE">
        <w:rPr>
          <w:rFonts w:ascii="宋体" w:hAnsi="宋体"/>
          <w:sz w:val="21"/>
          <w:szCs w:val="21"/>
        </w:rPr>
        <w:t>Employee</w:t>
      </w:r>
      <w:r w:rsidRPr="002C78BE">
        <w:rPr>
          <w:rFonts w:ascii="宋体" w:hAnsi="宋体" w:hint="eastAsia"/>
          <w:sz w:val="21"/>
          <w:szCs w:val="21"/>
        </w:rPr>
        <w:t>和</w:t>
      </w:r>
      <w:r w:rsidRPr="002C78BE">
        <w:rPr>
          <w:rFonts w:ascii="宋体" w:hAnsi="宋体"/>
          <w:sz w:val="21"/>
          <w:szCs w:val="21"/>
        </w:rPr>
        <w:t>Fireman</w:t>
      </w:r>
      <w:r w:rsidRPr="002C78BE">
        <w:rPr>
          <w:rFonts w:ascii="宋体" w:hAnsi="宋体" w:hint="eastAsia"/>
          <w:sz w:val="21"/>
          <w:szCs w:val="21"/>
        </w:rPr>
        <w:t xml:space="preserve">，这两个方法我们会在客户端实现并注册。 </w:t>
      </w:r>
    </w:p>
    <w:p w:rsidR="00A63A52" w:rsidRPr="002C4D7B" w:rsidRDefault="00A63A52" w:rsidP="0044171F">
      <w:pPr>
        <w:snapToGrid w:val="0"/>
        <w:spacing w:line="300" w:lineRule="auto"/>
        <w:ind w:firstLineChars="200" w:firstLine="420"/>
        <w:rPr>
          <w:rFonts w:ascii="宋体" w:hAnsi="宋体" w:hint="eastAsia"/>
          <w:sz w:val="21"/>
          <w:szCs w:val="21"/>
        </w:rPr>
      </w:pPr>
      <w:r w:rsidRPr="002C78BE">
        <w:rPr>
          <w:rFonts w:ascii="宋体" w:hAnsi="宋体" w:hint="eastAsia"/>
          <w:sz w:val="21"/>
          <w:szCs w:val="21"/>
        </w:rPr>
        <w:t>编译服务器端程序后会得到构件</w:t>
      </w:r>
      <w:r w:rsidR="004E507A">
        <w:rPr>
          <w:rFonts w:ascii="宋体" w:hAnsi="宋体" w:hint="eastAsia"/>
          <w:sz w:val="21"/>
          <w:szCs w:val="21"/>
        </w:rPr>
        <w:t>B</w:t>
      </w:r>
      <w:r w:rsidRPr="002C78BE">
        <w:rPr>
          <w:rFonts w:ascii="宋体" w:hAnsi="宋体" w:hint="eastAsia"/>
          <w:sz w:val="21"/>
          <w:szCs w:val="21"/>
        </w:rPr>
        <w:t>uilding.dll。</w:t>
      </w:r>
    </w:p>
    <w:p w:rsidR="00A63A52" w:rsidRPr="003542BF" w:rsidRDefault="00400DA4" w:rsidP="00FF179A">
      <w:pPr>
        <w:pStyle w:val="3"/>
        <w:snapToGrid w:val="0"/>
        <w:spacing w:line="300" w:lineRule="auto"/>
        <w:rPr>
          <w:rFonts w:ascii="宋体" w:hAnsi="宋体" w:hint="eastAsia"/>
          <w:sz w:val="28"/>
          <w:szCs w:val="28"/>
        </w:rPr>
      </w:pPr>
      <w:bookmarkStart w:id="788" w:name="_Toc148261148"/>
      <w:bookmarkStart w:id="789" w:name="_Toc152754522"/>
      <w:bookmarkStart w:id="790" w:name="_Toc197919142"/>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15.</w:t>
        </w:r>
        <w:r w:rsidR="00A63A52" w:rsidRPr="003542BF">
          <w:rPr>
            <w:rFonts w:ascii="宋体" w:hAnsi="宋体" w:hint="eastAsia"/>
            <w:sz w:val="28"/>
            <w:szCs w:val="28"/>
          </w:rPr>
          <w:t>3.2</w:t>
        </w:r>
      </w:smartTag>
      <w:r w:rsidR="00A63A52" w:rsidRPr="003542BF">
        <w:rPr>
          <w:rFonts w:ascii="宋体" w:hAnsi="宋体" w:hint="eastAsia"/>
          <w:sz w:val="28"/>
          <w:szCs w:val="28"/>
        </w:rPr>
        <w:t xml:space="preserve"> 客户端的实现</w:t>
      </w:r>
      <w:bookmarkEnd w:id="788"/>
      <w:bookmarkEnd w:id="789"/>
      <w:bookmarkEnd w:id="790"/>
    </w:p>
    <w:p w:rsidR="00A63A52" w:rsidRPr="002C78BE" w:rsidRDefault="00A63A52" w:rsidP="0044171F">
      <w:pPr>
        <w:snapToGrid w:val="0"/>
        <w:spacing w:line="300" w:lineRule="auto"/>
        <w:ind w:firstLineChars="200" w:firstLine="420"/>
        <w:rPr>
          <w:rFonts w:ascii="宋体" w:hAnsi="宋体" w:hint="eastAsia"/>
          <w:sz w:val="21"/>
          <w:szCs w:val="21"/>
        </w:rPr>
      </w:pPr>
      <w:r w:rsidRPr="002C78BE">
        <w:rPr>
          <w:rFonts w:ascii="宋体" w:hAnsi="宋体" w:hint="eastAsia"/>
          <w:sz w:val="21"/>
          <w:szCs w:val="21"/>
        </w:rPr>
        <w:t>在客户端的People.cpp文件如下：</w:t>
      </w:r>
    </w:p>
    <w:p w:rsidR="00A63A52" w:rsidRPr="0044171F" w:rsidRDefault="00A63A52" w:rsidP="00286858">
      <w:pPr>
        <w:shd w:val="clear" w:color="auto" w:fill="E6E6E6"/>
        <w:snapToGrid w:val="0"/>
        <w:spacing w:line="300" w:lineRule="auto"/>
        <w:ind w:firstLineChars="200" w:firstLine="420"/>
        <w:rPr>
          <w:rFonts w:ascii="宋体" w:hAnsi="宋体" w:hint="eastAsia"/>
          <w:sz w:val="21"/>
          <w:szCs w:val="21"/>
        </w:rPr>
      </w:pPr>
      <w:r w:rsidRPr="0044171F">
        <w:rPr>
          <w:rFonts w:ascii="宋体" w:hAnsi="宋体"/>
          <w:sz w:val="21"/>
          <w:szCs w:val="21"/>
        </w:rPr>
        <w:t>#include &lt;stdio.h&gt;</w:t>
      </w:r>
    </w:p>
    <w:p w:rsidR="00A63A52" w:rsidRPr="0044171F" w:rsidRDefault="00A63A52" w:rsidP="00286858">
      <w:pPr>
        <w:shd w:val="clear" w:color="auto" w:fill="E6E6E6"/>
        <w:snapToGrid w:val="0"/>
        <w:spacing w:line="300" w:lineRule="auto"/>
        <w:ind w:firstLineChars="200" w:firstLine="420"/>
        <w:rPr>
          <w:rFonts w:ascii="宋体" w:hAnsi="宋体"/>
          <w:sz w:val="21"/>
          <w:szCs w:val="21"/>
        </w:rPr>
      </w:pPr>
      <w:r w:rsidRPr="0044171F">
        <w:rPr>
          <w:rFonts w:ascii="宋体" w:hAnsi="宋体" w:hint="eastAsia"/>
          <w:sz w:val="21"/>
          <w:szCs w:val="21"/>
        </w:rPr>
        <w:t>//引用server端的构件模块</w:t>
      </w:r>
    </w:p>
    <w:p w:rsidR="00A63A52" w:rsidRPr="0044171F" w:rsidRDefault="008B2FF6" w:rsidP="00286858">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#import &lt;</w:t>
      </w:r>
      <w:r w:rsidR="00A63A52" w:rsidRPr="0044171F">
        <w:rPr>
          <w:rFonts w:ascii="宋体" w:hAnsi="宋体" w:hint="eastAsia"/>
          <w:sz w:val="21"/>
          <w:szCs w:val="21"/>
        </w:rPr>
        <w:t>B</w:t>
      </w:r>
      <w:r w:rsidR="00A63A52" w:rsidRPr="0044171F">
        <w:rPr>
          <w:rFonts w:ascii="宋体" w:hAnsi="宋体"/>
          <w:sz w:val="21"/>
          <w:szCs w:val="21"/>
        </w:rPr>
        <w:t>uilding.dll</w:t>
      </w:r>
      <w:r>
        <w:rPr>
          <w:rFonts w:ascii="宋体" w:hAnsi="宋体" w:hint="eastAsia"/>
          <w:sz w:val="21"/>
          <w:szCs w:val="21"/>
        </w:rPr>
        <w:t>&gt;</w:t>
      </w:r>
    </w:p>
    <w:p w:rsidR="00A63A52" w:rsidRPr="0044171F" w:rsidRDefault="00A63A52" w:rsidP="00286858">
      <w:pPr>
        <w:shd w:val="clear" w:color="auto" w:fill="E6E6E6"/>
        <w:snapToGrid w:val="0"/>
        <w:spacing w:line="300" w:lineRule="auto"/>
        <w:ind w:firstLineChars="200" w:firstLine="420"/>
        <w:rPr>
          <w:rFonts w:ascii="宋体" w:hAnsi="宋体" w:hint="eastAsia"/>
          <w:sz w:val="21"/>
          <w:szCs w:val="21"/>
        </w:rPr>
      </w:pPr>
    </w:p>
    <w:p w:rsidR="00A63A52" w:rsidRPr="0044171F" w:rsidRDefault="00A63A52" w:rsidP="00286858">
      <w:pPr>
        <w:shd w:val="clear" w:color="auto" w:fill="E6E6E6"/>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//实现回调事件方法</w:t>
      </w:r>
      <w:r w:rsidRPr="0044171F">
        <w:rPr>
          <w:rFonts w:ascii="宋体" w:hAnsi="宋体"/>
          <w:sz w:val="21"/>
          <w:szCs w:val="21"/>
        </w:rPr>
        <w:t>EmployeeRunAway</w:t>
      </w:r>
    </w:p>
    <w:p w:rsidR="00CA112D" w:rsidRPr="00CA112D" w:rsidRDefault="00666EC9" w:rsidP="00CA112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CA112D" w:rsidRPr="00CA112D">
        <w:rPr>
          <w:rFonts w:ascii="宋体" w:hAnsi="宋体"/>
          <w:sz w:val="21"/>
          <w:szCs w:val="21"/>
        </w:rPr>
        <w:t xml:space="preserve"> EmployeeRunAway(IBuilding *pSender)</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lastRenderedPageBreak/>
        <w:t xml:space="preserve">    printf("Employees are running awary...\n");</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return NOERROR;</w:t>
      </w:r>
    </w:p>
    <w:p w:rsidR="00A63A52" w:rsidRPr="00CA112D" w:rsidRDefault="00CA112D" w:rsidP="00CA112D">
      <w:pPr>
        <w:shd w:val="clear" w:color="auto" w:fill="E6E6E6"/>
        <w:snapToGrid w:val="0"/>
        <w:spacing w:line="300" w:lineRule="auto"/>
        <w:ind w:firstLineChars="200" w:firstLine="420"/>
        <w:rPr>
          <w:rFonts w:ascii="宋体" w:hAnsi="宋体" w:hint="eastAsia"/>
          <w:sz w:val="21"/>
          <w:szCs w:val="21"/>
        </w:rPr>
      </w:pPr>
      <w:r w:rsidRPr="00CA112D">
        <w:rPr>
          <w:rFonts w:ascii="宋体" w:hAnsi="宋体"/>
          <w:sz w:val="21"/>
          <w:szCs w:val="21"/>
        </w:rPr>
        <w:t>}</w:t>
      </w:r>
    </w:p>
    <w:p w:rsidR="00A63A52" w:rsidRPr="0044171F" w:rsidRDefault="00A63A52" w:rsidP="00286858">
      <w:pPr>
        <w:shd w:val="clear" w:color="auto" w:fill="E6E6E6"/>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//实现回调事件方法</w:t>
      </w:r>
      <w:r w:rsidRPr="0044171F">
        <w:rPr>
          <w:rFonts w:ascii="宋体" w:hAnsi="宋体"/>
          <w:sz w:val="21"/>
          <w:szCs w:val="21"/>
        </w:rPr>
        <w:t>FiremanRushIntoFire</w:t>
      </w:r>
    </w:p>
    <w:p w:rsidR="00CA112D" w:rsidRPr="00CA112D" w:rsidRDefault="00666EC9" w:rsidP="00CA112D">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CA112D" w:rsidRPr="00CA112D">
        <w:rPr>
          <w:rFonts w:ascii="宋体" w:hAnsi="宋体"/>
          <w:sz w:val="21"/>
          <w:szCs w:val="21"/>
        </w:rPr>
        <w:t xml:space="preserve"> FiremanRushIntoFire(IBuilding *pSender)</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printf("Firemen are fighting with fire...\n");</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return NOERROR;</w:t>
      </w:r>
    </w:p>
    <w:p w:rsidR="00A63A52" w:rsidRPr="00CA112D" w:rsidRDefault="00CA112D" w:rsidP="00CA112D">
      <w:pPr>
        <w:shd w:val="clear" w:color="auto" w:fill="E6E6E6"/>
        <w:snapToGrid w:val="0"/>
        <w:spacing w:line="300" w:lineRule="auto"/>
        <w:ind w:firstLineChars="200" w:firstLine="420"/>
        <w:rPr>
          <w:rFonts w:ascii="宋体" w:hAnsi="宋体" w:hint="eastAsia"/>
          <w:sz w:val="21"/>
          <w:szCs w:val="21"/>
        </w:rPr>
      </w:pPr>
      <w:r w:rsidRPr="00CA112D">
        <w:rPr>
          <w:rFonts w:ascii="宋体" w:hAnsi="宋体"/>
          <w:sz w:val="21"/>
          <w:szCs w:val="21"/>
        </w:rPr>
        <w:t>}</w:t>
      </w:r>
    </w:p>
    <w:p w:rsidR="008218D6" w:rsidRPr="008218D6" w:rsidRDefault="00CA112D" w:rsidP="008218D6">
      <w:pPr>
        <w:shd w:val="clear" w:color="auto" w:fill="E6E6E6"/>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//实现回调事件</w:t>
      </w:r>
      <w:r w:rsidR="008218D6">
        <w:rPr>
          <w:rFonts w:ascii="宋体" w:hAnsi="宋体" w:hint="eastAsia"/>
          <w:sz w:val="21"/>
          <w:szCs w:val="21"/>
        </w:rPr>
        <w:t>的类成员</w:t>
      </w:r>
      <w:r w:rsidRPr="0044171F">
        <w:rPr>
          <w:rFonts w:ascii="宋体" w:hAnsi="宋体" w:hint="eastAsia"/>
          <w:sz w:val="21"/>
          <w:szCs w:val="21"/>
        </w:rPr>
        <w:t>方法</w:t>
      </w:r>
      <w:r w:rsidRPr="00CA112D">
        <w:rPr>
          <w:rFonts w:ascii="宋体" w:hAnsi="宋体"/>
          <w:sz w:val="21"/>
          <w:szCs w:val="21"/>
        </w:rPr>
        <w:t>FiremanPutFireOut</w:t>
      </w:r>
    </w:p>
    <w:p w:rsidR="008218D6" w:rsidRPr="008218D6" w:rsidRDefault="008218D6" w:rsidP="008218D6">
      <w:pPr>
        <w:shd w:val="clear" w:color="auto" w:fill="E6E6E6"/>
        <w:snapToGrid w:val="0"/>
        <w:spacing w:line="300" w:lineRule="auto"/>
        <w:ind w:firstLineChars="200" w:firstLine="420"/>
        <w:rPr>
          <w:rFonts w:ascii="宋体" w:hAnsi="宋体"/>
          <w:sz w:val="21"/>
          <w:szCs w:val="21"/>
        </w:rPr>
      </w:pPr>
      <w:r w:rsidRPr="008218D6">
        <w:rPr>
          <w:rFonts w:ascii="宋体" w:hAnsi="宋体"/>
          <w:sz w:val="21"/>
          <w:szCs w:val="21"/>
        </w:rPr>
        <w:t>class CResult {</w:t>
      </w:r>
    </w:p>
    <w:p w:rsidR="008218D6" w:rsidRPr="008218D6" w:rsidRDefault="008218D6" w:rsidP="008218D6">
      <w:pPr>
        <w:shd w:val="clear" w:color="auto" w:fill="E6E6E6"/>
        <w:snapToGrid w:val="0"/>
        <w:spacing w:line="300" w:lineRule="auto"/>
        <w:ind w:firstLineChars="200" w:firstLine="420"/>
        <w:rPr>
          <w:rFonts w:ascii="宋体" w:hAnsi="宋体"/>
          <w:sz w:val="21"/>
          <w:szCs w:val="21"/>
        </w:rPr>
      </w:pPr>
      <w:r w:rsidRPr="008218D6">
        <w:rPr>
          <w:rFonts w:ascii="宋体" w:hAnsi="宋体"/>
          <w:sz w:val="21"/>
          <w:szCs w:val="21"/>
        </w:rPr>
        <w:t>public:</w:t>
      </w:r>
    </w:p>
    <w:p w:rsidR="008218D6" w:rsidRPr="008218D6" w:rsidRDefault="008218D6" w:rsidP="008218D6">
      <w:pPr>
        <w:shd w:val="clear" w:color="auto" w:fill="E6E6E6"/>
        <w:snapToGrid w:val="0"/>
        <w:spacing w:line="300" w:lineRule="auto"/>
        <w:ind w:firstLineChars="200" w:firstLine="420"/>
        <w:rPr>
          <w:rFonts w:ascii="宋体" w:hAnsi="宋体"/>
          <w:sz w:val="21"/>
          <w:szCs w:val="21"/>
        </w:rPr>
      </w:pPr>
      <w:r w:rsidRPr="008218D6">
        <w:rPr>
          <w:rFonts w:ascii="宋体" w:hAnsi="宋体"/>
          <w:sz w:val="21"/>
          <w:szCs w:val="21"/>
        </w:rPr>
        <w:t xml:space="preserve">    CARAPI FiremanPutFireOut(IBuilding *pSender)</w:t>
      </w:r>
    </w:p>
    <w:p w:rsidR="008218D6" w:rsidRPr="008218D6" w:rsidRDefault="008218D6" w:rsidP="008218D6">
      <w:pPr>
        <w:shd w:val="clear" w:color="auto" w:fill="E6E6E6"/>
        <w:snapToGrid w:val="0"/>
        <w:spacing w:line="300" w:lineRule="auto"/>
        <w:ind w:firstLineChars="200" w:firstLine="420"/>
        <w:rPr>
          <w:rFonts w:ascii="宋体" w:hAnsi="宋体"/>
          <w:sz w:val="21"/>
          <w:szCs w:val="21"/>
        </w:rPr>
      </w:pPr>
      <w:r w:rsidRPr="008218D6">
        <w:rPr>
          <w:rFonts w:ascii="宋体" w:hAnsi="宋体"/>
          <w:sz w:val="21"/>
          <w:szCs w:val="21"/>
        </w:rPr>
        <w:t xml:space="preserve">    {</w:t>
      </w:r>
    </w:p>
    <w:p w:rsidR="008218D6" w:rsidRPr="008218D6" w:rsidRDefault="008218D6" w:rsidP="008218D6">
      <w:pPr>
        <w:shd w:val="clear" w:color="auto" w:fill="E6E6E6"/>
        <w:snapToGrid w:val="0"/>
        <w:spacing w:line="300" w:lineRule="auto"/>
        <w:ind w:firstLineChars="200" w:firstLine="420"/>
        <w:rPr>
          <w:rFonts w:ascii="宋体" w:hAnsi="宋体"/>
          <w:sz w:val="21"/>
          <w:szCs w:val="21"/>
        </w:rPr>
      </w:pPr>
      <w:r w:rsidRPr="008218D6">
        <w:rPr>
          <w:rFonts w:ascii="宋体" w:hAnsi="宋体"/>
          <w:sz w:val="21"/>
          <w:szCs w:val="21"/>
        </w:rPr>
        <w:t xml:space="preserve">        printf("Firemen have put the fire out...\n");</w:t>
      </w:r>
    </w:p>
    <w:p w:rsidR="008218D6" w:rsidRPr="008218D6" w:rsidRDefault="008218D6" w:rsidP="008218D6">
      <w:pPr>
        <w:shd w:val="clear" w:color="auto" w:fill="E6E6E6"/>
        <w:snapToGrid w:val="0"/>
        <w:spacing w:line="300" w:lineRule="auto"/>
        <w:ind w:firstLineChars="200" w:firstLine="420"/>
        <w:rPr>
          <w:rFonts w:ascii="宋体" w:hAnsi="宋体"/>
          <w:sz w:val="21"/>
          <w:szCs w:val="21"/>
        </w:rPr>
      </w:pPr>
      <w:r w:rsidRPr="008218D6">
        <w:rPr>
          <w:rFonts w:ascii="宋体" w:hAnsi="宋体"/>
          <w:sz w:val="21"/>
          <w:szCs w:val="21"/>
        </w:rPr>
        <w:t xml:space="preserve">        return NOERROR;</w:t>
      </w:r>
    </w:p>
    <w:p w:rsidR="008218D6" w:rsidRPr="008218D6" w:rsidRDefault="008218D6" w:rsidP="008218D6">
      <w:pPr>
        <w:shd w:val="clear" w:color="auto" w:fill="E6E6E6"/>
        <w:snapToGrid w:val="0"/>
        <w:spacing w:line="300" w:lineRule="auto"/>
        <w:ind w:firstLineChars="200" w:firstLine="420"/>
        <w:rPr>
          <w:rFonts w:ascii="宋体" w:hAnsi="宋体"/>
          <w:sz w:val="21"/>
          <w:szCs w:val="21"/>
        </w:rPr>
      </w:pPr>
      <w:r w:rsidRPr="008218D6">
        <w:rPr>
          <w:rFonts w:ascii="宋体" w:hAnsi="宋体"/>
          <w:sz w:val="21"/>
          <w:szCs w:val="21"/>
        </w:rPr>
        <w:t xml:space="preserve">    }</w:t>
      </w:r>
    </w:p>
    <w:p w:rsidR="008218D6" w:rsidRDefault="008218D6" w:rsidP="008218D6">
      <w:pPr>
        <w:shd w:val="clear" w:color="auto" w:fill="E6E6E6"/>
        <w:snapToGrid w:val="0"/>
        <w:spacing w:line="300" w:lineRule="auto"/>
        <w:ind w:firstLineChars="200" w:firstLine="420"/>
        <w:rPr>
          <w:rFonts w:ascii="宋体" w:hAnsi="宋体" w:hint="eastAsia"/>
          <w:sz w:val="21"/>
          <w:szCs w:val="21"/>
        </w:rPr>
      </w:pPr>
      <w:r w:rsidRPr="008218D6">
        <w:rPr>
          <w:rFonts w:ascii="宋体" w:hAnsi="宋体"/>
          <w:sz w:val="21"/>
          <w:szCs w:val="21"/>
        </w:rPr>
        <w:t>};</w:t>
      </w:r>
    </w:p>
    <w:p w:rsidR="008218D6" w:rsidRDefault="008218D6" w:rsidP="008218D6">
      <w:pPr>
        <w:shd w:val="clear" w:color="auto" w:fill="E6E6E6"/>
        <w:snapToGrid w:val="0"/>
        <w:spacing w:line="300" w:lineRule="auto"/>
        <w:ind w:firstLineChars="200" w:firstLine="420"/>
        <w:rPr>
          <w:rFonts w:ascii="宋体" w:hAnsi="宋体" w:hint="eastAsia"/>
          <w:sz w:val="21"/>
          <w:szCs w:val="21"/>
        </w:rPr>
      </w:pPr>
    </w:p>
    <w:p w:rsidR="00A63A52" w:rsidRPr="0044171F" w:rsidRDefault="00A63A52" w:rsidP="008218D6">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int main()</w:t>
      </w:r>
    </w:p>
    <w:p w:rsidR="00A63A52" w:rsidRDefault="00A63A52" w:rsidP="00286858">
      <w:pPr>
        <w:shd w:val="clear" w:color="auto" w:fill="E6E6E6"/>
        <w:snapToGrid w:val="0"/>
        <w:spacing w:line="300" w:lineRule="auto"/>
        <w:ind w:firstLineChars="200" w:firstLine="420"/>
        <w:rPr>
          <w:rFonts w:ascii="宋体" w:hAnsi="宋体" w:hint="eastAsia"/>
          <w:sz w:val="21"/>
          <w:szCs w:val="21"/>
        </w:rPr>
      </w:pPr>
      <w:r w:rsidRPr="0044171F">
        <w:rPr>
          <w:rFonts w:ascii="宋体" w:hAnsi="宋体"/>
          <w:sz w:val="21"/>
          <w:szCs w:val="21"/>
        </w:rPr>
        <w:t>{</w:t>
      </w:r>
    </w:p>
    <w:p w:rsidR="00CA112D" w:rsidRDefault="00CA112D" w:rsidP="00CA112D">
      <w:pPr>
        <w:shd w:val="clear" w:color="auto" w:fill="E6E6E6"/>
        <w:snapToGrid w:val="0"/>
        <w:spacing w:line="300" w:lineRule="auto"/>
        <w:ind w:firstLineChars="200" w:firstLine="420"/>
        <w:rPr>
          <w:rFonts w:ascii="宋体" w:hAnsi="宋体" w:hint="eastAsia"/>
          <w:sz w:val="21"/>
          <w:szCs w:val="21"/>
        </w:rPr>
      </w:pPr>
      <w:r w:rsidRPr="00CA112D">
        <w:rPr>
          <w:rFonts w:ascii="宋体" w:hAnsi="宋体"/>
          <w:sz w:val="21"/>
          <w:szCs w:val="21"/>
        </w:rPr>
        <w:t xml:space="preserve">    IBuilding *pBuildingObj;</w:t>
      </w:r>
    </w:p>
    <w:p w:rsidR="003F6B50" w:rsidRPr="003F6B50" w:rsidRDefault="003F6B50" w:rsidP="003F6B50">
      <w:pPr>
        <w:shd w:val="clear" w:color="auto" w:fill="E6E6E6"/>
        <w:snapToGrid w:val="0"/>
        <w:spacing w:line="300" w:lineRule="auto"/>
        <w:ind w:firstLineChars="200" w:firstLine="420"/>
        <w:rPr>
          <w:rFonts w:ascii="宋体" w:hAnsi="宋体" w:hint="eastAsia"/>
          <w:sz w:val="21"/>
          <w:szCs w:val="21"/>
        </w:rPr>
      </w:pPr>
      <w:r w:rsidRPr="003F6B50">
        <w:rPr>
          <w:rFonts w:ascii="宋体" w:hAnsi="宋体"/>
          <w:sz w:val="21"/>
          <w:szCs w:val="21"/>
        </w:rPr>
        <w:t xml:space="preserve">    CResult </w:t>
      </w:r>
      <w:r w:rsidRPr="008218D6">
        <w:rPr>
          <w:rFonts w:ascii="宋体" w:hAnsi="宋体"/>
          <w:sz w:val="21"/>
          <w:szCs w:val="21"/>
        </w:rPr>
        <w:t>fireResult</w:t>
      </w:r>
      <w:r w:rsidRPr="003F6B50">
        <w:rPr>
          <w:rFonts w:ascii="宋体" w:hAnsi="宋体"/>
          <w:sz w:val="21"/>
          <w:szCs w:val="21"/>
        </w:rPr>
        <w:t>;</w:t>
      </w:r>
    </w:p>
    <w:p w:rsidR="002A3A32" w:rsidRPr="00CA112D" w:rsidRDefault="002A3A32" w:rsidP="005B53F6">
      <w:pPr>
        <w:shd w:val="clear" w:color="auto" w:fill="E6E6E6"/>
        <w:snapToGrid w:val="0"/>
        <w:spacing w:line="300" w:lineRule="auto"/>
        <w:ind w:firstLineChars="400" w:firstLine="840"/>
        <w:rPr>
          <w:rFonts w:ascii="宋体" w:hAnsi="宋体" w:hint="eastAsia"/>
          <w:sz w:val="21"/>
          <w:szCs w:val="21"/>
        </w:rPr>
      </w:pPr>
      <w:bookmarkStart w:id="791" w:name="_Toc152754523"/>
      <w:bookmarkStart w:id="792" w:name="_Toc152754909"/>
      <w:r w:rsidRPr="0044171F">
        <w:rPr>
          <w:rFonts w:ascii="宋体" w:hAnsi="宋体" w:hint="eastAsia"/>
          <w:sz w:val="21"/>
          <w:szCs w:val="21"/>
        </w:rPr>
        <w:t>//创建可连接对象</w:t>
      </w:r>
      <w:bookmarkEnd w:id="791"/>
      <w:bookmarkEnd w:id="792"/>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w:t>
      </w:r>
      <w:r w:rsidR="00666EC9">
        <w:rPr>
          <w:rFonts w:ascii="宋体" w:hAnsi="宋体"/>
          <w:sz w:val="21"/>
          <w:szCs w:val="21"/>
        </w:rPr>
        <w:t>ECode</w:t>
      </w:r>
      <w:r w:rsidRPr="00CA112D">
        <w:rPr>
          <w:rFonts w:ascii="宋体" w:hAnsi="宋体"/>
          <w:sz w:val="21"/>
          <w:szCs w:val="21"/>
        </w:rPr>
        <w:t xml:space="preserve"> ec = CBuilding::New(&amp;pBuildingObj);</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if (FAILED(ec)) {</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printf("Can't create CBuilding. ec = 0x%08x\n", ec);</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return 1;</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w:t>
      </w:r>
    </w:p>
    <w:p w:rsidR="00CA112D" w:rsidRPr="002A3A32" w:rsidRDefault="002A3A32" w:rsidP="002A3A32">
      <w:pPr>
        <w:shd w:val="clear" w:color="auto" w:fill="E6E6E6"/>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 xml:space="preserve">    //注册客户自己实现的</w:t>
      </w:r>
      <w:r>
        <w:rPr>
          <w:rFonts w:ascii="宋体" w:hAnsi="宋体" w:hint="eastAsia"/>
          <w:sz w:val="21"/>
          <w:szCs w:val="21"/>
        </w:rPr>
        <w:t>回调</w:t>
      </w:r>
      <w:r w:rsidRPr="0044171F">
        <w:rPr>
          <w:rFonts w:ascii="宋体" w:hAnsi="宋体" w:hint="eastAsia"/>
          <w:sz w:val="21"/>
          <w:szCs w:val="21"/>
        </w:rPr>
        <w:t>事件方法</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CBuilding::AddEmployeeCallback(pBuildingObj, &amp;EmployeeRunAway);</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CBuilding::AddFiremanCallback(pBuildingObj, &amp;FiremanRushIntoFire);</w:t>
      </w:r>
    </w:p>
    <w:p w:rsidR="008218D6" w:rsidRPr="008218D6" w:rsidRDefault="008218D6" w:rsidP="008218D6">
      <w:pPr>
        <w:shd w:val="clear" w:color="auto" w:fill="E6E6E6"/>
        <w:snapToGrid w:val="0"/>
        <w:spacing w:line="300" w:lineRule="auto"/>
        <w:ind w:firstLineChars="200" w:firstLine="420"/>
        <w:rPr>
          <w:rFonts w:ascii="宋体" w:hAnsi="宋体" w:hint="eastAsia"/>
          <w:sz w:val="21"/>
          <w:szCs w:val="21"/>
        </w:rPr>
      </w:pPr>
      <w:r w:rsidRPr="008218D6">
        <w:rPr>
          <w:rFonts w:ascii="宋体" w:hAnsi="宋体"/>
          <w:sz w:val="21"/>
          <w:szCs w:val="21"/>
        </w:rPr>
        <w:t xml:space="preserve">    CBuilding::AddFiremanCallback(pBuildingObj, &amp;fireResult,&amp;CResult::FiremanPutFireOut);</w:t>
      </w:r>
    </w:p>
    <w:p w:rsidR="00CA112D" w:rsidRPr="00CA112D" w:rsidRDefault="002A3A32" w:rsidP="002A3A32">
      <w:pPr>
        <w:shd w:val="clear" w:color="auto" w:fill="E6E6E6"/>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 xml:space="preserve">    //调用</w:t>
      </w:r>
      <w:r w:rsidRPr="0044171F">
        <w:rPr>
          <w:rFonts w:ascii="宋体" w:hAnsi="宋体"/>
          <w:sz w:val="21"/>
          <w:szCs w:val="21"/>
        </w:rPr>
        <w:t>OnFire</w:t>
      </w:r>
      <w:r w:rsidRPr="0044171F">
        <w:rPr>
          <w:rFonts w:ascii="宋体" w:hAnsi="宋体" w:hint="eastAsia"/>
          <w:sz w:val="21"/>
          <w:szCs w:val="21"/>
        </w:rPr>
        <w:t>方法，可连接对象触发事件</w:t>
      </w:r>
      <w:r w:rsidRPr="0044171F">
        <w:rPr>
          <w:rFonts w:ascii="宋体" w:hAnsi="宋体"/>
          <w:sz w:val="21"/>
          <w:szCs w:val="21"/>
        </w:rPr>
        <w:t>Employee</w:t>
      </w:r>
      <w:r w:rsidRPr="0044171F">
        <w:rPr>
          <w:rFonts w:ascii="宋体" w:hAnsi="宋体" w:hint="eastAsia"/>
          <w:sz w:val="21"/>
          <w:szCs w:val="21"/>
        </w:rPr>
        <w:t>和</w:t>
      </w:r>
      <w:r w:rsidRPr="0044171F">
        <w:rPr>
          <w:rFonts w:ascii="宋体" w:hAnsi="宋体"/>
          <w:sz w:val="21"/>
          <w:szCs w:val="21"/>
        </w:rPr>
        <w:t>Fireman</w:t>
      </w:r>
      <w:r>
        <w:rPr>
          <w:rFonts w:ascii="宋体" w:hAnsi="宋体" w:hint="eastAsia"/>
          <w:sz w:val="21"/>
          <w:szCs w:val="21"/>
        </w:rPr>
        <w:t>，从而调用三个回调函数</w:t>
      </w:r>
      <w:r w:rsidRPr="0044171F">
        <w:rPr>
          <w:rFonts w:ascii="宋体" w:hAnsi="宋体"/>
          <w:sz w:val="21"/>
          <w:szCs w:val="21"/>
        </w:rPr>
        <w:t>EmployeeRunAway</w:t>
      </w:r>
      <w:r>
        <w:rPr>
          <w:rFonts w:ascii="宋体" w:hAnsi="宋体" w:hint="eastAsia"/>
          <w:sz w:val="21"/>
          <w:szCs w:val="21"/>
        </w:rPr>
        <w:t>、</w:t>
      </w:r>
      <w:r w:rsidRPr="00CA112D">
        <w:rPr>
          <w:rFonts w:ascii="宋体" w:hAnsi="宋体"/>
          <w:sz w:val="21"/>
          <w:szCs w:val="21"/>
        </w:rPr>
        <w:t>FiremanRushIntoFire</w:t>
      </w:r>
      <w:r>
        <w:rPr>
          <w:rFonts w:ascii="宋体" w:hAnsi="宋体" w:hint="eastAsia"/>
          <w:sz w:val="21"/>
          <w:szCs w:val="21"/>
        </w:rPr>
        <w:t>和</w:t>
      </w:r>
      <w:r w:rsidRPr="00CA112D">
        <w:rPr>
          <w:rFonts w:ascii="宋体" w:hAnsi="宋体"/>
          <w:sz w:val="21"/>
          <w:szCs w:val="21"/>
        </w:rPr>
        <w:t>FiremanPutFireOut</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pBuildingObj-&gt;OnFire();</w:t>
      </w:r>
    </w:p>
    <w:p w:rsidR="002A3A32" w:rsidRDefault="002A3A32" w:rsidP="002A3A32">
      <w:pPr>
        <w:shd w:val="clear" w:color="auto" w:fill="E6E6E6"/>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 xml:space="preserve">    </w:t>
      </w:r>
    </w:p>
    <w:p w:rsidR="00CA112D" w:rsidRPr="00CA112D" w:rsidRDefault="002A3A32" w:rsidP="002A3A32">
      <w:pPr>
        <w:shd w:val="clear" w:color="auto" w:fill="E6E6E6"/>
        <w:snapToGrid w:val="0"/>
        <w:spacing w:line="300" w:lineRule="auto"/>
        <w:ind w:firstLineChars="400" w:firstLine="840"/>
        <w:rPr>
          <w:rFonts w:ascii="宋体" w:hAnsi="宋体" w:hint="eastAsia"/>
          <w:sz w:val="21"/>
          <w:szCs w:val="21"/>
        </w:rPr>
      </w:pPr>
      <w:r w:rsidRPr="0044171F">
        <w:rPr>
          <w:rFonts w:ascii="宋体" w:hAnsi="宋体" w:hint="eastAsia"/>
          <w:sz w:val="21"/>
          <w:szCs w:val="21"/>
        </w:rPr>
        <w:t>//注销客户自己实现的</w:t>
      </w:r>
      <w:r>
        <w:rPr>
          <w:rFonts w:ascii="宋体" w:hAnsi="宋体" w:hint="eastAsia"/>
          <w:sz w:val="21"/>
          <w:szCs w:val="21"/>
        </w:rPr>
        <w:t>回调</w:t>
      </w:r>
      <w:r w:rsidRPr="0044171F">
        <w:rPr>
          <w:rFonts w:ascii="宋体" w:hAnsi="宋体" w:hint="eastAsia"/>
          <w:sz w:val="21"/>
          <w:szCs w:val="21"/>
        </w:rPr>
        <w:t>事件方法</w:t>
      </w:r>
      <w:r w:rsidRPr="00CA112D">
        <w:rPr>
          <w:rFonts w:ascii="宋体" w:hAnsi="宋体"/>
          <w:sz w:val="21"/>
          <w:szCs w:val="21"/>
        </w:rPr>
        <w:t>EmployeeRunAway</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CBuilding::RemoveEmployeeCallback(pBuildingObj, &amp;EmployeeRunAway);</w:t>
      </w:r>
    </w:p>
    <w:p w:rsidR="00CA112D" w:rsidRPr="00CA112D" w:rsidRDefault="002A3A32" w:rsidP="002A3A32">
      <w:pPr>
        <w:shd w:val="clear" w:color="auto" w:fill="E6E6E6"/>
        <w:snapToGrid w:val="0"/>
        <w:spacing w:line="300" w:lineRule="auto"/>
        <w:ind w:firstLineChars="400" w:firstLine="840"/>
        <w:rPr>
          <w:rFonts w:ascii="宋体" w:hAnsi="宋体"/>
          <w:sz w:val="21"/>
          <w:szCs w:val="21"/>
        </w:rPr>
      </w:pPr>
      <w:r w:rsidRPr="0044171F">
        <w:rPr>
          <w:rFonts w:ascii="宋体" w:hAnsi="宋体" w:hint="eastAsia"/>
          <w:sz w:val="21"/>
          <w:szCs w:val="21"/>
        </w:rPr>
        <w:lastRenderedPageBreak/>
        <w:t>//调用</w:t>
      </w:r>
      <w:r w:rsidRPr="0044171F">
        <w:rPr>
          <w:rFonts w:ascii="宋体" w:hAnsi="宋体"/>
          <w:sz w:val="21"/>
          <w:szCs w:val="21"/>
        </w:rPr>
        <w:t>OnFire</w:t>
      </w:r>
      <w:r w:rsidRPr="0044171F">
        <w:rPr>
          <w:rFonts w:ascii="宋体" w:hAnsi="宋体" w:hint="eastAsia"/>
          <w:sz w:val="21"/>
          <w:szCs w:val="21"/>
        </w:rPr>
        <w:t>方法，可连接对象触发事件</w:t>
      </w:r>
      <w:r w:rsidRPr="0044171F">
        <w:rPr>
          <w:rFonts w:ascii="宋体" w:hAnsi="宋体"/>
          <w:sz w:val="21"/>
          <w:szCs w:val="21"/>
        </w:rPr>
        <w:t>Fireman</w:t>
      </w:r>
      <w:r>
        <w:rPr>
          <w:rFonts w:ascii="宋体" w:hAnsi="宋体" w:hint="eastAsia"/>
          <w:sz w:val="21"/>
          <w:szCs w:val="21"/>
        </w:rPr>
        <w:t>，从而调用的两个回调函数</w:t>
      </w:r>
      <w:r w:rsidRPr="00CA112D">
        <w:rPr>
          <w:rFonts w:ascii="宋体" w:hAnsi="宋体"/>
          <w:sz w:val="21"/>
          <w:szCs w:val="21"/>
        </w:rPr>
        <w:t>FiremanRushIntoFire</w:t>
      </w:r>
      <w:r>
        <w:rPr>
          <w:rFonts w:ascii="宋体" w:hAnsi="宋体" w:hint="eastAsia"/>
          <w:sz w:val="21"/>
          <w:szCs w:val="21"/>
        </w:rPr>
        <w:t>和</w:t>
      </w:r>
      <w:r w:rsidRPr="00CA112D">
        <w:rPr>
          <w:rFonts w:ascii="宋体" w:hAnsi="宋体"/>
          <w:sz w:val="21"/>
          <w:szCs w:val="21"/>
        </w:rPr>
        <w:t>FiremanPutFireOut</w:t>
      </w:r>
    </w:p>
    <w:p w:rsidR="00CA112D" w:rsidRDefault="00CA112D" w:rsidP="00CA112D">
      <w:pPr>
        <w:shd w:val="clear" w:color="auto" w:fill="E6E6E6"/>
        <w:snapToGrid w:val="0"/>
        <w:spacing w:line="300" w:lineRule="auto"/>
        <w:ind w:firstLineChars="200" w:firstLine="420"/>
        <w:rPr>
          <w:rFonts w:ascii="宋体" w:hAnsi="宋体" w:hint="eastAsia"/>
          <w:sz w:val="21"/>
          <w:szCs w:val="21"/>
        </w:rPr>
      </w:pPr>
      <w:r w:rsidRPr="00CA112D">
        <w:rPr>
          <w:rFonts w:ascii="宋体" w:hAnsi="宋体"/>
          <w:sz w:val="21"/>
          <w:szCs w:val="21"/>
        </w:rPr>
        <w:t xml:space="preserve">    pBuildingObj-&gt;OnFire();</w:t>
      </w:r>
    </w:p>
    <w:p w:rsidR="002A3A32" w:rsidRPr="00CA112D" w:rsidRDefault="002A3A32" w:rsidP="00CA112D">
      <w:pPr>
        <w:shd w:val="clear" w:color="auto" w:fill="E6E6E6"/>
        <w:snapToGrid w:val="0"/>
        <w:spacing w:line="300" w:lineRule="auto"/>
        <w:ind w:firstLineChars="200" w:firstLine="420"/>
        <w:rPr>
          <w:rFonts w:ascii="宋体" w:hAnsi="宋体" w:hint="eastAsia"/>
          <w:sz w:val="21"/>
          <w:szCs w:val="21"/>
        </w:rPr>
      </w:pPr>
    </w:p>
    <w:p w:rsidR="00CA112D" w:rsidRPr="00CA112D" w:rsidRDefault="002A3A32" w:rsidP="002A3A32">
      <w:pPr>
        <w:shd w:val="clear" w:color="auto" w:fill="E6E6E6"/>
        <w:snapToGrid w:val="0"/>
        <w:spacing w:line="300" w:lineRule="auto"/>
        <w:ind w:firstLineChars="400" w:firstLine="840"/>
        <w:rPr>
          <w:rFonts w:ascii="宋体" w:hAnsi="宋体"/>
          <w:sz w:val="21"/>
          <w:szCs w:val="21"/>
        </w:rPr>
      </w:pPr>
      <w:r w:rsidRPr="0044171F">
        <w:rPr>
          <w:rFonts w:ascii="宋体" w:hAnsi="宋体" w:hint="eastAsia"/>
          <w:sz w:val="21"/>
          <w:szCs w:val="21"/>
        </w:rPr>
        <w:t>//注销</w:t>
      </w:r>
      <w:r>
        <w:rPr>
          <w:rFonts w:ascii="宋体" w:hAnsi="宋体" w:hint="eastAsia"/>
          <w:sz w:val="21"/>
          <w:szCs w:val="21"/>
        </w:rPr>
        <w:t>所有回调</w:t>
      </w:r>
      <w:r w:rsidRPr="0044171F">
        <w:rPr>
          <w:rFonts w:ascii="宋体" w:hAnsi="宋体" w:hint="eastAsia"/>
          <w:sz w:val="21"/>
          <w:szCs w:val="21"/>
        </w:rPr>
        <w:t>事件方法</w:t>
      </w:r>
    </w:p>
    <w:p w:rsidR="00CA112D" w:rsidRPr="00CA112D" w:rsidRDefault="00CA112D" w:rsidP="00CA112D">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CBuilding::RemoveAllCallbacks(pBuildingObj);</w:t>
      </w:r>
    </w:p>
    <w:p w:rsidR="00CA112D" w:rsidRPr="00CA112D" w:rsidRDefault="008218D6" w:rsidP="00CA112D">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 xml:space="preserve">    //释放可连接对象</w:t>
      </w:r>
      <w:r w:rsidRPr="00286858">
        <w:rPr>
          <w:rFonts w:ascii="宋体" w:hAnsi="宋体" w:hint="eastAsia"/>
          <w:sz w:val="21"/>
          <w:szCs w:val="21"/>
        </w:rPr>
        <w:t>接口指针</w:t>
      </w:r>
    </w:p>
    <w:p w:rsidR="00CA112D" w:rsidRPr="00CA112D" w:rsidRDefault="00CA112D" w:rsidP="002A3A32">
      <w:pPr>
        <w:shd w:val="clear" w:color="auto" w:fill="E6E6E6"/>
        <w:snapToGrid w:val="0"/>
        <w:spacing w:line="300" w:lineRule="auto"/>
        <w:ind w:firstLineChars="200" w:firstLine="420"/>
        <w:rPr>
          <w:rFonts w:ascii="宋体" w:hAnsi="宋体" w:hint="eastAsia"/>
          <w:sz w:val="21"/>
          <w:szCs w:val="21"/>
        </w:rPr>
      </w:pPr>
      <w:r w:rsidRPr="00CA112D">
        <w:rPr>
          <w:rFonts w:ascii="宋体" w:hAnsi="宋体"/>
          <w:sz w:val="21"/>
          <w:szCs w:val="21"/>
        </w:rPr>
        <w:t xml:space="preserve">    pBuildingObj-&gt;Release();</w:t>
      </w:r>
    </w:p>
    <w:p w:rsidR="00A63A52" w:rsidRPr="0044171F" w:rsidRDefault="00CA112D" w:rsidP="002A3A32">
      <w:pPr>
        <w:shd w:val="clear" w:color="auto" w:fill="E6E6E6"/>
        <w:snapToGrid w:val="0"/>
        <w:spacing w:line="300" w:lineRule="auto"/>
        <w:ind w:firstLineChars="200" w:firstLine="420"/>
        <w:rPr>
          <w:rFonts w:ascii="宋体" w:hAnsi="宋体"/>
          <w:sz w:val="21"/>
          <w:szCs w:val="21"/>
        </w:rPr>
      </w:pPr>
      <w:r w:rsidRPr="00CA112D">
        <w:rPr>
          <w:rFonts w:ascii="宋体" w:hAnsi="宋体"/>
          <w:sz w:val="21"/>
          <w:szCs w:val="21"/>
        </w:rPr>
        <w:t xml:space="preserve">    return 0;</w:t>
      </w:r>
    </w:p>
    <w:p w:rsidR="00A63A52" w:rsidRPr="0044171F" w:rsidRDefault="00A63A52" w:rsidP="00CF634F">
      <w:pPr>
        <w:shd w:val="clear" w:color="auto" w:fill="E6E6E6"/>
        <w:snapToGrid w:val="0"/>
        <w:spacing w:line="300" w:lineRule="auto"/>
        <w:ind w:firstLineChars="200" w:firstLine="420"/>
        <w:rPr>
          <w:rFonts w:ascii="宋体" w:hAnsi="宋体" w:hint="eastAsia"/>
          <w:sz w:val="21"/>
          <w:szCs w:val="21"/>
        </w:rPr>
      </w:pPr>
      <w:r w:rsidRPr="0044171F">
        <w:rPr>
          <w:rFonts w:ascii="宋体" w:hAnsi="宋体"/>
          <w:sz w:val="21"/>
          <w:szCs w:val="21"/>
        </w:rPr>
        <w:t>}</w:t>
      </w:r>
    </w:p>
    <w:p w:rsidR="00A63A52" w:rsidRPr="0044171F" w:rsidRDefault="00A63A52" w:rsidP="004D4CB2">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编译客户端程序并运行People.exe，会得到如下结果：</w:t>
      </w:r>
    </w:p>
    <w:p w:rsidR="00D94727" w:rsidRPr="00D94727" w:rsidRDefault="00D94727" w:rsidP="00D94727">
      <w:pPr>
        <w:shd w:val="clear" w:color="auto" w:fill="E6E6E6"/>
        <w:snapToGrid w:val="0"/>
        <w:spacing w:line="300" w:lineRule="auto"/>
        <w:ind w:firstLineChars="200" w:firstLine="420"/>
        <w:rPr>
          <w:rFonts w:ascii="宋体" w:hAnsi="宋体"/>
          <w:sz w:val="21"/>
          <w:szCs w:val="21"/>
        </w:rPr>
      </w:pPr>
      <w:r w:rsidRPr="00D94727">
        <w:rPr>
          <w:rFonts w:ascii="宋体" w:hAnsi="宋体"/>
          <w:sz w:val="21"/>
          <w:szCs w:val="21"/>
        </w:rPr>
        <w:t>The building is on fire!</w:t>
      </w:r>
    </w:p>
    <w:p w:rsidR="00D94727" w:rsidRPr="00D94727" w:rsidRDefault="00D94727" w:rsidP="00D94727">
      <w:pPr>
        <w:shd w:val="clear" w:color="auto" w:fill="E6E6E6"/>
        <w:snapToGrid w:val="0"/>
        <w:spacing w:line="300" w:lineRule="auto"/>
        <w:ind w:firstLineChars="200" w:firstLine="420"/>
        <w:rPr>
          <w:rFonts w:ascii="宋体" w:hAnsi="宋体"/>
          <w:sz w:val="21"/>
          <w:szCs w:val="21"/>
        </w:rPr>
      </w:pPr>
      <w:r w:rsidRPr="00D94727">
        <w:rPr>
          <w:rFonts w:ascii="宋体" w:hAnsi="宋体"/>
          <w:sz w:val="21"/>
          <w:szCs w:val="21"/>
        </w:rPr>
        <w:t>Employees are running awary...</w:t>
      </w:r>
    </w:p>
    <w:p w:rsidR="00D94727" w:rsidRPr="00D94727" w:rsidRDefault="00D94727" w:rsidP="00D94727">
      <w:pPr>
        <w:shd w:val="clear" w:color="auto" w:fill="E6E6E6"/>
        <w:snapToGrid w:val="0"/>
        <w:spacing w:line="300" w:lineRule="auto"/>
        <w:ind w:firstLineChars="200" w:firstLine="420"/>
        <w:rPr>
          <w:rFonts w:ascii="宋体" w:hAnsi="宋体"/>
          <w:sz w:val="21"/>
          <w:szCs w:val="21"/>
        </w:rPr>
      </w:pPr>
      <w:r w:rsidRPr="00D94727">
        <w:rPr>
          <w:rFonts w:ascii="宋体" w:hAnsi="宋体"/>
          <w:sz w:val="21"/>
          <w:szCs w:val="21"/>
        </w:rPr>
        <w:t>Firemen are fighting with fire...</w:t>
      </w:r>
    </w:p>
    <w:p w:rsidR="00D94727" w:rsidRPr="00D94727" w:rsidRDefault="00D94727" w:rsidP="00D94727">
      <w:pPr>
        <w:shd w:val="clear" w:color="auto" w:fill="E6E6E6"/>
        <w:snapToGrid w:val="0"/>
        <w:spacing w:line="300" w:lineRule="auto"/>
        <w:ind w:firstLineChars="200" w:firstLine="420"/>
        <w:rPr>
          <w:rFonts w:ascii="宋体" w:hAnsi="宋体" w:hint="eastAsia"/>
          <w:sz w:val="21"/>
          <w:szCs w:val="21"/>
        </w:rPr>
      </w:pPr>
      <w:r w:rsidRPr="00D94727">
        <w:rPr>
          <w:rFonts w:ascii="宋体" w:hAnsi="宋体"/>
          <w:sz w:val="21"/>
          <w:szCs w:val="21"/>
        </w:rPr>
        <w:t>F</w:t>
      </w:r>
      <w:r>
        <w:rPr>
          <w:rFonts w:ascii="宋体" w:hAnsi="宋体"/>
          <w:sz w:val="21"/>
          <w:szCs w:val="21"/>
        </w:rPr>
        <w:t>iremen have put the fire out...</w:t>
      </w:r>
    </w:p>
    <w:p w:rsidR="00D94727" w:rsidRPr="00D94727" w:rsidRDefault="00D94727" w:rsidP="00D94727">
      <w:pPr>
        <w:shd w:val="clear" w:color="auto" w:fill="E6E6E6"/>
        <w:snapToGrid w:val="0"/>
        <w:spacing w:line="300" w:lineRule="auto"/>
        <w:ind w:firstLineChars="200" w:firstLine="420"/>
        <w:rPr>
          <w:rFonts w:ascii="宋体" w:hAnsi="宋体"/>
          <w:sz w:val="21"/>
          <w:szCs w:val="21"/>
        </w:rPr>
      </w:pPr>
      <w:r w:rsidRPr="00D94727">
        <w:rPr>
          <w:rFonts w:ascii="宋体" w:hAnsi="宋体"/>
          <w:sz w:val="21"/>
          <w:szCs w:val="21"/>
        </w:rPr>
        <w:t>The building is on fire!</w:t>
      </w:r>
    </w:p>
    <w:p w:rsidR="00D94727" w:rsidRPr="00D94727" w:rsidRDefault="00D94727" w:rsidP="00D94727">
      <w:pPr>
        <w:shd w:val="clear" w:color="auto" w:fill="E6E6E6"/>
        <w:snapToGrid w:val="0"/>
        <w:spacing w:line="300" w:lineRule="auto"/>
        <w:ind w:firstLineChars="200" w:firstLine="420"/>
        <w:rPr>
          <w:rFonts w:ascii="宋体" w:hAnsi="宋体"/>
          <w:sz w:val="21"/>
          <w:szCs w:val="21"/>
        </w:rPr>
      </w:pPr>
      <w:r w:rsidRPr="00D94727">
        <w:rPr>
          <w:rFonts w:ascii="宋体" w:hAnsi="宋体"/>
          <w:sz w:val="21"/>
          <w:szCs w:val="21"/>
        </w:rPr>
        <w:t>Firemen are fighting with fire...</w:t>
      </w:r>
    </w:p>
    <w:p w:rsidR="00A63A52" w:rsidRPr="00D94727" w:rsidRDefault="00D94727" w:rsidP="00D94727">
      <w:pPr>
        <w:shd w:val="clear" w:color="auto" w:fill="E6E6E6"/>
        <w:snapToGrid w:val="0"/>
        <w:spacing w:line="300" w:lineRule="auto"/>
        <w:ind w:firstLineChars="200" w:firstLine="420"/>
        <w:rPr>
          <w:rFonts w:ascii="宋体" w:hAnsi="宋体" w:hint="eastAsia"/>
          <w:sz w:val="21"/>
          <w:szCs w:val="21"/>
        </w:rPr>
      </w:pPr>
      <w:r w:rsidRPr="00D94727">
        <w:rPr>
          <w:rFonts w:ascii="宋体" w:hAnsi="宋体"/>
          <w:sz w:val="21"/>
          <w:szCs w:val="21"/>
        </w:rPr>
        <w:t>F</w:t>
      </w:r>
      <w:r>
        <w:rPr>
          <w:rFonts w:ascii="宋体" w:hAnsi="宋体"/>
          <w:sz w:val="21"/>
          <w:szCs w:val="21"/>
        </w:rPr>
        <w:t>iremen have put the fire out...</w:t>
      </w:r>
    </w:p>
    <w:p w:rsidR="00A63A52" w:rsidRPr="003542BF" w:rsidRDefault="00400DA4" w:rsidP="0078027F">
      <w:pPr>
        <w:pStyle w:val="3"/>
        <w:snapToGrid w:val="0"/>
        <w:spacing w:line="300" w:lineRule="auto"/>
        <w:rPr>
          <w:rFonts w:ascii="宋体" w:hAnsi="宋体" w:hint="eastAsia"/>
          <w:sz w:val="28"/>
          <w:szCs w:val="28"/>
        </w:rPr>
      </w:pPr>
      <w:bookmarkStart w:id="793" w:name="_Toc148261149"/>
      <w:bookmarkStart w:id="794" w:name="_Toc152754524"/>
      <w:bookmarkStart w:id="795" w:name="_Toc197919143"/>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15.</w:t>
        </w:r>
        <w:r w:rsidR="00A63A52" w:rsidRPr="003542BF">
          <w:rPr>
            <w:rFonts w:ascii="宋体" w:hAnsi="宋体" w:hint="eastAsia"/>
            <w:sz w:val="28"/>
            <w:szCs w:val="28"/>
          </w:rPr>
          <w:t>3.3</w:t>
        </w:r>
      </w:smartTag>
      <w:r w:rsidR="00A63A52" w:rsidRPr="003542BF">
        <w:rPr>
          <w:rFonts w:ascii="宋体" w:hAnsi="宋体" w:hint="eastAsia"/>
          <w:sz w:val="28"/>
          <w:szCs w:val="28"/>
        </w:rPr>
        <w:t xml:space="preserve"> 分析客户与可连接对象通信的各个过程</w:t>
      </w:r>
      <w:bookmarkEnd w:id="793"/>
      <w:bookmarkEnd w:id="794"/>
      <w:bookmarkEnd w:id="795"/>
    </w:p>
    <w:p w:rsidR="00082230" w:rsidRDefault="00087F6D" w:rsidP="0086737E">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Building.car文件</w:t>
      </w:r>
      <w:r w:rsidRPr="002C78BE">
        <w:rPr>
          <w:rFonts w:ascii="宋体" w:hAnsi="宋体" w:hint="eastAsia"/>
          <w:sz w:val="21"/>
          <w:szCs w:val="21"/>
        </w:rPr>
        <w:t>经过CAR工具编译后</w:t>
      </w:r>
      <w:r>
        <w:rPr>
          <w:rFonts w:ascii="宋体" w:hAnsi="宋体" w:hint="eastAsia"/>
          <w:sz w:val="21"/>
          <w:szCs w:val="21"/>
        </w:rPr>
        <w:t>，自动生成</w:t>
      </w:r>
      <w:r w:rsidRPr="000427E1">
        <w:rPr>
          <w:rFonts w:ascii="宋体" w:hAnsi="宋体"/>
          <w:sz w:val="21"/>
          <w:szCs w:val="21"/>
        </w:rPr>
        <w:t>Add</w:t>
      </w:r>
      <w:r w:rsidR="00FA64FF">
        <w:rPr>
          <w:rFonts w:ascii="宋体" w:hAnsi="宋体" w:hint="eastAsia"/>
          <w:sz w:val="21"/>
          <w:szCs w:val="21"/>
        </w:rPr>
        <w:t>Xxx</w:t>
      </w:r>
      <w:r w:rsidRPr="000427E1">
        <w:rPr>
          <w:rFonts w:ascii="宋体" w:hAnsi="宋体"/>
          <w:sz w:val="21"/>
          <w:szCs w:val="21"/>
        </w:rPr>
        <w:t>Callback</w:t>
      </w:r>
      <w:r>
        <w:rPr>
          <w:rFonts w:ascii="宋体" w:hAnsi="宋体" w:hint="eastAsia"/>
          <w:sz w:val="21"/>
          <w:szCs w:val="21"/>
        </w:rPr>
        <w:t>和</w:t>
      </w:r>
      <w:r w:rsidRPr="000427E1">
        <w:rPr>
          <w:rFonts w:ascii="宋体" w:hAnsi="宋体"/>
          <w:sz w:val="21"/>
          <w:szCs w:val="21"/>
        </w:rPr>
        <w:t>Remove</w:t>
      </w:r>
      <w:r w:rsidR="00FA64FF">
        <w:rPr>
          <w:rFonts w:ascii="宋体" w:hAnsi="宋体" w:hint="eastAsia"/>
          <w:sz w:val="21"/>
          <w:szCs w:val="21"/>
        </w:rPr>
        <w:t>Xxx</w:t>
      </w:r>
      <w:r w:rsidRPr="000427E1">
        <w:rPr>
          <w:rFonts w:ascii="宋体" w:hAnsi="宋体"/>
          <w:sz w:val="21"/>
          <w:szCs w:val="21"/>
        </w:rPr>
        <w:t>Callback</w:t>
      </w:r>
      <w:r>
        <w:rPr>
          <w:rFonts w:ascii="宋体" w:hAnsi="宋体" w:hint="eastAsia"/>
          <w:sz w:val="21"/>
          <w:szCs w:val="21"/>
        </w:rPr>
        <w:t>（</w:t>
      </w:r>
      <w:r w:rsidR="00FA64FF">
        <w:rPr>
          <w:rFonts w:ascii="宋体" w:hAnsi="宋体" w:hint="eastAsia"/>
          <w:sz w:val="21"/>
          <w:szCs w:val="21"/>
        </w:rPr>
        <w:t>Xxx</w:t>
      </w:r>
      <w:r>
        <w:rPr>
          <w:rFonts w:ascii="宋体" w:hAnsi="宋体" w:hint="eastAsia"/>
          <w:sz w:val="21"/>
          <w:szCs w:val="21"/>
        </w:rPr>
        <w:t>代表回调事件名）函数提供给客户端使用来注册和注销事件处理函数</w:t>
      </w:r>
      <w:r w:rsidR="00082230">
        <w:rPr>
          <w:rFonts w:ascii="宋体" w:hAnsi="宋体" w:hint="eastAsia"/>
          <w:sz w:val="21"/>
          <w:szCs w:val="21"/>
        </w:rPr>
        <w:t>。</w:t>
      </w:r>
    </w:p>
    <w:p w:rsidR="0086737E" w:rsidRPr="00FE3D74" w:rsidRDefault="0086737E" w:rsidP="0086737E">
      <w:pPr>
        <w:snapToGrid w:val="0"/>
        <w:spacing w:line="300" w:lineRule="auto"/>
        <w:ind w:firstLineChars="200" w:firstLine="420"/>
        <w:rPr>
          <w:rFonts w:ascii="宋体" w:hAnsi="宋体"/>
          <w:sz w:val="21"/>
          <w:szCs w:val="21"/>
        </w:rPr>
      </w:pPr>
      <w:r w:rsidRPr="00FE3D74">
        <w:rPr>
          <w:rFonts w:ascii="宋体" w:hAnsi="宋体" w:hint="eastAsia"/>
          <w:sz w:val="21"/>
          <w:szCs w:val="21"/>
        </w:rPr>
        <w:t>回调处理函数的第一个参数必须是server类的第一个接口指针类型，如：</w:t>
      </w:r>
    </w:p>
    <w:p w:rsidR="0086737E" w:rsidRPr="00CA112D" w:rsidRDefault="00666EC9" w:rsidP="0086737E">
      <w:pPr>
        <w:shd w:val="clear" w:color="auto" w:fill="E6E6E6"/>
        <w:snapToGrid w:val="0"/>
        <w:spacing w:line="300" w:lineRule="auto"/>
        <w:ind w:firstLineChars="200" w:firstLine="420"/>
        <w:rPr>
          <w:rFonts w:ascii="宋体" w:hAnsi="宋体"/>
          <w:sz w:val="21"/>
          <w:szCs w:val="21"/>
        </w:rPr>
      </w:pPr>
      <w:r>
        <w:rPr>
          <w:rFonts w:ascii="宋体" w:hAnsi="宋体"/>
          <w:sz w:val="21"/>
          <w:szCs w:val="21"/>
        </w:rPr>
        <w:t>ECode</w:t>
      </w:r>
      <w:r w:rsidR="0086737E" w:rsidRPr="00CA112D">
        <w:rPr>
          <w:rFonts w:ascii="宋体" w:hAnsi="宋体"/>
          <w:sz w:val="21"/>
          <w:szCs w:val="21"/>
        </w:rPr>
        <w:t xml:space="preserve"> EmployeeRunAway(IBuilding *pSender)</w:t>
      </w:r>
    </w:p>
    <w:p w:rsidR="0086737E" w:rsidRPr="00FA64FF" w:rsidRDefault="0086737E" w:rsidP="0086737E">
      <w:pPr>
        <w:snapToGrid w:val="0"/>
        <w:spacing w:line="300" w:lineRule="auto"/>
        <w:ind w:firstLineChars="200" w:firstLine="420"/>
        <w:rPr>
          <w:rFonts w:ascii="宋体" w:hAnsi="宋体" w:hint="eastAsia"/>
          <w:sz w:val="21"/>
          <w:szCs w:val="21"/>
        </w:rPr>
      </w:pPr>
      <w:r w:rsidRPr="00FA64FF">
        <w:rPr>
          <w:rFonts w:ascii="宋体" w:hAnsi="宋体" w:hint="eastAsia"/>
          <w:sz w:val="21"/>
          <w:szCs w:val="21"/>
        </w:rPr>
        <w:t>如果回调</w:t>
      </w:r>
      <w:r w:rsidR="00082230">
        <w:rPr>
          <w:rFonts w:ascii="宋体" w:hAnsi="宋体" w:hint="eastAsia"/>
          <w:sz w:val="21"/>
          <w:szCs w:val="21"/>
        </w:rPr>
        <w:t>处理</w:t>
      </w:r>
      <w:r w:rsidRPr="00FA64FF">
        <w:rPr>
          <w:rFonts w:ascii="宋体" w:hAnsi="宋体" w:hint="eastAsia"/>
          <w:sz w:val="21"/>
          <w:szCs w:val="21"/>
        </w:rPr>
        <w:t>函数是类成员函数，必须用CARAPI定义，每一个参数与上面的要求一样，如：</w:t>
      </w:r>
    </w:p>
    <w:p w:rsidR="0086737E" w:rsidRDefault="0086737E" w:rsidP="00082230">
      <w:pPr>
        <w:shd w:val="clear" w:color="auto" w:fill="E6E6E6"/>
        <w:snapToGrid w:val="0"/>
        <w:spacing w:line="300" w:lineRule="auto"/>
        <w:ind w:firstLineChars="200" w:firstLine="420"/>
        <w:rPr>
          <w:rFonts w:ascii="宋体" w:hAnsi="宋体" w:hint="eastAsia"/>
          <w:sz w:val="21"/>
          <w:szCs w:val="21"/>
        </w:rPr>
      </w:pPr>
      <w:r w:rsidRPr="008218D6">
        <w:rPr>
          <w:rFonts w:ascii="宋体" w:hAnsi="宋体"/>
          <w:sz w:val="21"/>
          <w:szCs w:val="21"/>
        </w:rPr>
        <w:t xml:space="preserve">CARAPI </w:t>
      </w:r>
      <w:r w:rsidRPr="00FA64FF">
        <w:rPr>
          <w:rFonts w:ascii="宋体" w:hAnsi="宋体"/>
          <w:sz w:val="21"/>
          <w:szCs w:val="21"/>
        </w:rPr>
        <w:t>CResult::</w:t>
      </w:r>
      <w:r w:rsidRPr="008218D6">
        <w:rPr>
          <w:rFonts w:ascii="宋体" w:hAnsi="宋体"/>
          <w:sz w:val="21"/>
          <w:szCs w:val="21"/>
        </w:rPr>
        <w:t>FiremanPutFireOut(IBuilding *pSender)</w:t>
      </w:r>
    </w:p>
    <w:p w:rsidR="0086737E" w:rsidRDefault="0086737E" w:rsidP="0086737E">
      <w:pPr>
        <w:snapToGrid w:val="0"/>
        <w:spacing w:line="300" w:lineRule="auto"/>
        <w:ind w:firstLineChars="200" w:firstLine="420"/>
        <w:rPr>
          <w:rFonts w:ascii="宋体" w:hAnsi="宋体" w:hint="eastAsia"/>
          <w:sz w:val="21"/>
          <w:szCs w:val="21"/>
        </w:rPr>
      </w:pPr>
      <w:r>
        <w:rPr>
          <w:rFonts w:ascii="宋体" w:hAnsi="宋体" w:hint="eastAsia"/>
          <w:sz w:val="21"/>
          <w:szCs w:val="21"/>
        </w:rPr>
        <w:t>以下结合</w:t>
      </w:r>
      <w:r w:rsidRPr="0044171F">
        <w:rPr>
          <w:rFonts w:ascii="宋体" w:hAnsi="宋体" w:hint="eastAsia"/>
          <w:sz w:val="21"/>
          <w:szCs w:val="21"/>
        </w:rPr>
        <w:t>上述例子具体介绍</w:t>
      </w:r>
      <w:r w:rsidR="00082230">
        <w:rPr>
          <w:rFonts w:ascii="宋体" w:hAnsi="宋体" w:hint="eastAsia"/>
          <w:sz w:val="21"/>
          <w:szCs w:val="21"/>
        </w:rPr>
        <w:t>客户与可连接对象</w:t>
      </w:r>
      <w:r w:rsidRPr="0044171F">
        <w:rPr>
          <w:rFonts w:ascii="宋体" w:hAnsi="宋体" w:hint="eastAsia"/>
          <w:sz w:val="21"/>
          <w:szCs w:val="21"/>
        </w:rPr>
        <w:t>从建立连接到断开连接的整个过程。</w:t>
      </w:r>
    </w:p>
    <w:p w:rsidR="00082230" w:rsidRPr="002C78BE" w:rsidRDefault="00082230" w:rsidP="000E402F">
      <w:pPr>
        <w:tabs>
          <w:tab w:val="right" w:pos="8306"/>
        </w:tabs>
        <w:snapToGrid w:val="0"/>
        <w:spacing w:line="300" w:lineRule="auto"/>
        <w:rPr>
          <w:rFonts w:ascii="宋体" w:hAnsi="宋体" w:hint="eastAsia"/>
          <w:b/>
          <w:szCs w:val="21"/>
        </w:rPr>
      </w:pPr>
      <w:bookmarkStart w:id="796" w:name="_Toc152754525"/>
      <w:bookmarkStart w:id="797" w:name="_Toc152754911"/>
      <w:r>
        <w:rPr>
          <w:rFonts w:ascii="宋体" w:hAnsi="宋体" w:hint="eastAsia"/>
          <w:b/>
          <w:szCs w:val="21"/>
        </w:rPr>
        <w:t>1</w:t>
      </w:r>
      <w:r w:rsidRPr="002C78BE">
        <w:rPr>
          <w:rFonts w:ascii="宋体" w:hAnsi="宋体" w:hint="eastAsia"/>
          <w:b/>
          <w:szCs w:val="21"/>
        </w:rPr>
        <w:t>、建立连接</w:t>
      </w:r>
      <w:r>
        <w:rPr>
          <w:rFonts w:ascii="宋体" w:hAnsi="宋体" w:hint="eastAsia"/>
          <w:b/>
          <w:szCs w:val="21"/>
        </w:rPr>
        <w:t>并注册回调处理函数</w:t>
      </w:r>
      <w:bookmarkEnd w:id="796"/>
      <w:bookmarkEnd w:id="797"/>
    </w:p>
    <w:p w:rsidR="00082230" w:rsidRDefault="00082230" w:rsidP="00082230">
      <w:pPr>
        <w:snapToGrid w:val="0"/>
        <w:spacing w:line="300" w:lineRule="auto"/>
        <w:ind w:firstLineChars="200" w:firstLine="420"/>
        <w:rPr>
          <w:rFonts w:ascii="宋体" w:hAnsi="宋体" w:hint="eastAsia"/>
          <w:sz w:val="21"/>
          <w:szCs w:val="21"/>
        </w:rPr>
      </w:pPr>
      <w:r>
        <w:rPr>
          <w:rFonts w:ascii="宋体" w:hAnsi="宋体" w:hint="eastAsia"/>
          <w:sz w:val="21"/>
          <w:szCs w:val="21"/>
        </w:rPr>
        <w:t>在客户端第一次注册回调处理函数时，注册函数</w:t>
      </w:r>
      <w:r w:rsidRPr="000427E1">
        <w:rPr>
          <w:rFonts w:ascii="宋体" w:hAnsi="宋体"/>
          <w:sz w:val="21"/>
          <w:szCs w:val="21"/>
        </w:rPr>
        <w:t>Add</w:t>
      </w:r>
      <w:r>
        <w:rPr>
          <w:rFonts w:ascii="宋体" w:hAnsi="宋体" w:hint="eastAsia"/>
          <w:sz w:val="21"/>
          <w:szCs w:val="21"/>
        </w:rPr>
        <w:t>Xxx</w:t>
      </w:r>
      <w:r w:rsidRPr="000427E1">
        <w:rPr>
          <w:rFonts w:ascii="宋体" w:hAnsi="宋体"/>
          <w:sz w:val="21"/>
          <w:szCs w:val="21"/>
        </w:rPr>
        <w:t>Callback</w:t>
      </w:r>
      <w:r>
        <w:rPr>
          <w:rFonts w:ascii="宋体" w:hAnsi="宋体" w:hint="eastAsia"/>
          <w:sz w:val="21"/>
          <w:szCs w:val="21"/>
        </w:rPr>
        <w:t>会创建一个和可连接对象有关联的</w:t>
      </w:r>
      <w:r w:rsidR="00E37AE2">
        <w:rPr>
          <w:rFonts w:ascii="宋体" w:hAnsi="宋体" w:hint="eastAsia"/>
          <w:sz w:val="21"/>
          <w:szCs w:val="21"/>
        </w:rPr>
        <w:t>接收器</w:t>
      </w:r>
      <w:r>
        <w:rPr>
          <w:rFonts w:ascii="宋体" w:hAnsi="宋体" w:hint="eastAsia"/>
          <w:sz w:val="21"/>
          <w:szCs w:val="21"/>
        </w:rPr>
        <w:t>，并把回调函数注册到该</w:t>
      </w:r>
      <w:r w:rsidR="00E37AE2">
        <w:rPr>
          <w:rFonts w:ascii="宋体" w:hAnsi="宋体" w:hint="eastAsia"/>
          <w:sz w:val="21"/>
          <w:szCs w:val="21"/>
        </w:rPr>
        <w:t>接收器</w:t>
      </w:r>
      <w:r>
        <w:rPr>
          <w:rFonts w:ascii="宋体" w:hAnsi="宋体" w:hint="eastAsia"/>
          <w:sz w:val="21"/>
          <w:szCs w:val="21"/>
        </w:rPr>
        <w:t>中，之后每一次注册其它回调函数时，只要找到这个</w:t>
      </w:r>
      <w:r w:rsidR="00E37AE2">
        <w:rPr>
          <w:rFonts w:ascii="宋体" w:hAnsi="宋体" w:hint="eastAsia"/>
          <w:sz w:val="21"/>
          <w:szCs w:val="21"/>
        </w:rPr>
        <w:t>接收器</w:t>
      </w:r>
      <w:r>
        <w:rPr>
          <w:rFonts w:ascii="宋体" w:hAnsi="宋体" w:hint="eastAsia"/>
          <w:sz w:val="21"/>
          <w:szCs w:val="21"/>
        </w:rPr>
        <w:t>，然后直接把回调函数注册到该</w:t>
      </w:r>
      <w:r w:rsidR="00E37AE2">
        <w:rPr>
          <w:rFonts w:ascii="宋体" w:hAnsi="宋体" w:hint="eastAsia"/>
          <w:sz w:val="21"/>
          <w:szCs w:val="21"/>
        </w:rPr>
        <w:t>接收器</w:t>
      </w:r>
      <w:r>
        <w:rPr>
          <w:rFonts w:ascii="宋体" w:hAnsi="宋体" w:hint="eastAsia"/>
          <w:sz w:val="21"/>
          <w:szCs w:val="21"/>
        </w:rPr>
        <w:t>中就行了。</w:t>
      </w:r>
    </w:p>
    <w:p w:rsidR="00087F6D" w:rsidRDefault="00082230" w:rsidP="00082230">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客户注册了事件函数后，接收器对象保存了该函数指针。</w:t>
      </w:r>
      <w:r w:rsidR="00087F6D">
        <w:rPr>
          <w:rFonts w:ascii="宋体" w:hAnsi="宋体" w:hint="eastAsia"/>
          <w:sz w:val="21"/>
          <w:szCs w:val="21"/>
        </w:rPr>
        <w:t>例如：</w:t>
      </w:r>
    </w:p>
    <w:p w:rsidR="00087F6D" w:rsidRPr="00FA64FF" w:rsidRDefault="00087F6D" w:rsidP="00F824A5">
      <w:pPr>
        <w:shd w:val="clear" w:color="auto" w:fill="E6E6E6"/>
        <w:snapToGrid w:val="0"/>
        <w:spacing w:line="300" w:lineRule="auto"/>
        <w:ind w:firstLineChars="200" w:firstLine="420"/>
        <w:rPr>
          <w:rFonts w:ascii="宋体" w:hAnsi="宋体" w:hint="eastAsia"/>
          <w:sz w:val="21"/>
          <w:szCs w:val="21"/>
        </w:rPr>
      </w:pPr>
      <w:r w:rsidRPr="00CA112D">
        <w:rPr>
          <w:rFonts w:ascii="宋体" w:hAnsi="宋体"/>
          <w:sz w:val="21"/>
          <w:szCs w:val="21"/>
        </w:rPr>
        <w:t>AddEmployeeCallback</w:t>
      </w:r>
      <w:r w:rsidR="00FA64FF" w:rsidRPr="00F824A5">
        <w:rPr>
          <w:rFonts w:ascii="宋体" w:hAnsi="宋体"/>
          <w:sz w:val="21"/>
          <w:szCs w:val="21"/>
        </w:rPr>
        <w:t xml:space="preserve"> </w:t>
      </w:r>
      <w:r w:rsidR="00FA64FF" w:rsidRPr="00FA64FF">
        <w:rPr>
          <w:rFonts w:ascii="宋体" w:hAnsi="宋体"/>
          <w:sz w:val="21"/>
          <w:szCs w:val="21"/>
        </w:rPr>
        <w:t>(</w:t>
      </w:r>
      <w:r w:rsidR="00B711E6">
        <w:rPr>
          <w:rFonts w:ascii="宋体" w:hAnsi="宋体"/>
          <w:sz w:val="21"/>
          <w:szCs w:val="21"/>
        </w:rPr>
        <w:t>PObject</w:t>
      </w:r>
      <w:r w:rsidR="00FA64FF" w:rsidRPr="00FA64FF">
        <w:rPr>
          <w:rFonts w:ascii="宋体" w:hAnsi="宋体"/>
          <w:sz w:val="21"/>
          <w:szCs w:val="21"/>
        </w:rPr>
        <w:t xml:space="preserve"> pServerObj,</w:t>
      </w:r>
      <w:r w:rsidR="00666EC9">
        <w:rPr>
          <w:rFonts w:ascii="宋体" w:hAnsi="宋体"/>
          <w:sz w:val="21"/>
          <w:szCs w:val="21"/>
        </w:rPr>
        <w:t>ECode</w:t>
      </w:r>
      <w:r w:rsidR="00FA64FF" w:rsidRPr="00FA64FF">
        <w:rPr>
          <w:rFonts w:ascii="宋体" w:hAnsi="宋体"/>
          <w:sz w:val="21"/>
          <w:szCs w:val="21"/>
        </w:rPr>
        <w:t xml:space="preserve"> (*pFunc)(IBuilding *))</w:t>
      </w:r>
    </w:p>
    <w:p w:rsidR="00474754" w:rsidRDefault="00474754" w:rsidP="00FA64FF">
      <w:pPr>
        <w:snapToGrid w:val="0"/>
        <w:spacing w:line="300" w:lineRule="auto"/>
        <w:ind w:firstLineChars="200" w:firstLine="420"/>
        <w:rPr>
          <w:rFonts w:ascii="宋体" w:hAnsi="宋体" w:hint="eastAsia"/>
          <w:sz w:val="21"/>
          <w:szCs w:val="21"/>
        </w:rPr>
      </w:pPr>
    </w:p>
    <w:p w:rsidR="00D56E19" w:rsidRPr="00D56E19" w:rsidRDefault="00D56E19" w:rsidP="00D56E19">
      <w:pPr>
        <w:snapToGrid w:val="0"/>
        <w:spacing w:line="300" w:lineRule="auto"/>
        <w:ind w:firstLineChars="200" w:firstLine="422"/>
        <w:rPr>
          <w:rFonts w:ascii="黑体" w:eastAsia="黑体" w:hAnsi="宋体" w:hint="eastAsia"/>
          <w:b/>
          <w:sz w:val="21"/>
          <w:szCs w:val="21"/>
        </w:rPr>
      </w:pPr>
      <w:r w:rsidRPr="00D56E19">
        <w:rPr>
          <w:rFonts w:ascii="黑体" w:eastAsia="黑体" w:hAnsi="宋体" w:hint="eastAsia"/>
          <w:b/>
          <w:sz w:val="21"/>
          <w:szCs w:val="21"/>
        </w:rPr>
        <w:t>语法形式一：</w:t>
      </w:r>
    </w:p>
    <w:p w:rsidR="00FA64FF" w:rsidRPr="00FA64FF" w:rsidRDefault="00FE3D74" w:rsidP="00FA64FF">
      <w:pPr>
        <w:snapToGrid w:val="0"/>
        <w:spacing w:line="300" w:lineRule="auto"/>
        <w:ind w:firstLineChars="200" w:firstLine="420"/>
        <w:rPr>
          <w:rFonts w:ascii="宋体" w:hAnsi="宋体"/>
          <w:sz w:val="21"/>
          <w:szCs w:val="21"/>
        </w:rPr>
      </w:pPr>
      <w:r>
        <w:rPr>
          <w:rFonts w:ascii="宋体" w:hAnsi="宋体" w:hint="eastAsia"/>
          <w:sz w:val="21"/>
          <w:szCs w:val="21"/>
        </w:rPr>
        <w:t>第一个参数</w:t>
      </w:r>
      <w:r w:rsidR="00FA64FF" w:rsidRPr="00FA64FF">
        <w:rPr>
          <w:rFonts w:ascii="宋体" w:hAnsi="宋体" w:hint="eastAsia"/>
          <w:sz w:val="21"/>
          <w:szCs w:val="21"/>
        </w:rPr>
        <w:t>是server</w:t>
      </w:r>
      <w:r>
        <w:rPr>
          <w:rFonts w:ascii="宋体" w:hAnsi="宋体" w:hint="eastAsia"/>
          <w:sz w:val="21"/>
          <w:szCs w:val="21"/>
        </w:rPr>
        <w:t>的接口指针；</w:t>
      </w:r>
    </w:p>
    <w:p w:rsidR="00FE3D74" w:rsidRDefault="00FE3D74" w:rsidP="00FE3D74">
      <w:pPr>
        <w:snapToGrid w:val="0"/>
        <w:spacing w:line="300" w:lineRule="auto"/>
        <w:ind w:firstLineChars="200" w:firstLine="420"/>
        <w:rPr>
          <w:rFonts w:ascii="宋体" w:hAnsi="宋体" w:hint="eastAsia"/>
          <w:sz w:val="21"/>
          <w:szCs w:val="21"/>
        </w:rPr>
      </w:pPr>
      <w:r w:rsidRPr="00FA64FF">
        <w:rPr>
          <w:rFonts w:ascii="宋体" w:hAnsi="宋体" w:hint="eastAsia"/>
          <w:sz w:val="21"/>
          <w:szCs w:val="21"/>
        </w:rPr>
        <w:t>如果callback处理函数是普通方法，第二个参数就是函数指针；</w:t>
      </w:r>
      <w:r w:rsidR="00842BAF">
        <w:rPr>
          <w:rFonts w:ascii="宋体" w:hAnsi="宋体" w:hint="eastAsia"/>
          <w:sz w:val="21"/>
          <w:szCs w:val="21"/>
        </w:rPr>
        <w:t>如：</w:t>
      </w:r>
    </w:p>
    <w:p w:rsidR="00842BAF" w:rsidRPr="00FA64FF" w:rsidRDefault="00842BAF" w:rsidP="00F824A5">
      <w:pPr>
        <w:shd w:val="clear" w:color="auto" w:fill="E6E6E6"/>
        <w:snapToGrid w:val="0"/>
        <w:spacing w:line="300" w:lineRule="auto"/>
        <w:ind w:firstLineChars="200" w:firstLine="420"/>
        <w:rPr>
          <w:rFonts w:ascii="宋体" w:hAnsi="宋体" w:hint="eastAsia"/>
          <w:sz w:val="21"/>
          <w:szCs w:val="21"/>
        </w:rPr>
      </w:pPr>
      <w:r w:rsidRPr="00CA112D">
        <w:rPr>
          <w:rFonts w:ascii="宋体" w:hAnsi="宋体"/>
          <w:sz w:val="21"/>
          <w:szCs w:val="21"/>
        </w:rPr>
        <w:t>CBuilding::AddEmployeeCallback(pBuildingObj, &amp;EmployeeRunAway);</w:t>
      </w:r>
    </w:p>
    <w:p w:rsidR="00474754" w:rsidRDefault="00474754" w:rsidP="00FE3D74">
      <w:pPr>
        <w:snapToGrid w:val="0"/>
        <w:spacing w:line="300" w:lineRule="auto"/>
        <w:ind w:firstLineChars="200" w:firstLine="420"/>
        <w:rPr>
          <w:rFonts w:ascii="宋体" w:hAnsi="宋体" w:hint="eastAsia"/>
          <w:sz w:val="21"/>
          <w:szCs w:val="21"/>
        </w:rPr>
      </w:pPr>
    </w:p>
    <w:p w:rsidR="00D56E19" w:rsidRPr="00D56E19" w:rsidRDefault="00D56E19" w:rsidP="00D56E19">
      <w:pPr>
        <w:snapToGrid w:val="0"/>
        <w:spacing w:line="300" w:lineRule="auto"/>
        <w:ind w:firstLineChars="200" w:firstLine="422"/>
        <w:rPr>
          <w:rFonts w:ascii="黑体" w:eastAsia="黑体" w:hAnsi="宋体" w:hint="eastAsia"/>
          <w:b/>
          <w:sz w:val="21"/>
          <w:szCs w:val="21"/>
        </w:rPr>
      </w:pPr>
      <w:r w:rsidRPr="00D56E19">
        <w:rPr>
          <w:rFonts w:ascii="黑体" w:eastAsia="黑体" w:hAnsi="宋体" w:hint="eastAsia"/>
          <w:b/>
          <w:sz w:val="21"/>
          <w:szCs w:val="21"/>
        </w:rPr>
        <w:t>语法形式</w:t>
      </w:r>
      <w:r>
        <w:rPr>
          <w:rFonts w:ascii="黑体" w:eastAsia="黑体" w:hAnsi="宋体" w:hint="eastAsia"/>
          <w:b/>
          <w:sz w:val="21"/>
          <w:szCs w:val="21"/>
        </w:rPr>
        <w:t>二</w:t>
      </w:r>
      <w:r w:rsidRPr="00D56E19">
        <w:rPr>
          <w:rFonts w:ascii="黑体" w:eastAsia="黑体" w:hAnsi="宋体" w:hint="eastAsia"/>
          <w:b/>
          <w:sz w:val="21"/>
          <w:szCs w:val="21"/>
        </w:rPr>
        <w:t>：</w:t>
      </w:r>
    </w:p>
    <w:p w:rsidR="00C32C92" w:rsidRDefault="00C32C92" w:rsidP="00FE3D74">
      <w:pPr>
        <w:snapToGrid w:val="0"/>
        <w:spacing w:line="300" w:lineRule="auto"/>
        <w:ind w:firstLineChars="200" w:firstLine="420"/>
        <w:rPr>
          <w:rFonts w:ascii="宋体" w:hAnsi="宋体" w:hint="eastAsia"/>
          <w:sz w:val="21"/>
          <w:szCs w:val="21"/>
        </w:rPr>
      </w:pPr>
      <w:r>
        <w:rPr>
          <w:rFonts w:ascii="宋体" w:hAnsi="宋体" w:hint="eastAsia"/>
          <w:sz w:val="21"/>
          <w:szCs w:val="21"/>
        </w:rPr>
        <w:t>如果回调函数是类成员函数，</w:t>
      </w:r>
      <w:r w:rsidR="004C56AE">
        <w:rPr>
          <w:rFonts w:ascii="宋体" w:hAnsi="宋体" w:hint="eastAsia"/>
          <w:sz w:val="21"/>
          <w:szCs w:val="21"/>
        </w:rPr>
        <w:t>而这类函数引用的第一个参数在C++里是this指针</w:t>
      </w:r>
      <w:r w:rsidR="003A791A">
        <w:rPr>
          <w:rFonts w:ascii="宋体" w:hAnsi="宋体" w:hint="eastAsia"/>
          <w:sz w:val="21"/>
          <w:szCs w:val="21"/>
        </w:rPr>
        <w:t>（就是当前类</w:t>
      </w:r>
      <w:r w:rsidR="00583322">
        <w:rPr>
          <w:rFonts w:ascii="宋体" w:hAnsi="宋体" w:hint="eastAsia"/>
          <w:sz w:val="21"/>
          <w:szCs w:val="21"/>
        </w:rPr>
        <w:t>对象指</w:t>
      </w:r>
      <w:r w:rsidR="003A791A">
        <w:rPr>
          <w:rFonts w:ascii="宋体" w:hAnsi="宋体" w:hint="eastAsia"/>
          <w:sz w:val="21"/>
          <w:szCs w:val="21"/>
        </w:rPr>
        <w:t>针）</w:t>
      </w:r>
      <w:r w:rsidR="004C56AE">
        <w:rPr>
          <w:rFonts w:ascii="宋体" w:hAnsi="宋体" w:hint="eastAsia"/>
          <w:sz w:val="21"/>
          <w:szCs w:val="21"/>
        </w:rPr>
        <w:t>，</w:t>
      </w:r>
      <w:r>
        <w:rPr>
          <w:rFonts w:ascii="宋体" w:hAnsi="宋体" w:hint="eastAsia"/>
          <w:sz w:val="21"/>
          <w:szCs w:val="21"/>
        </w:rPr>
        <w:t>CAR需要了解类指针，才可以在操作具体的回调函数时把this指针传进去。所以有下面的</w:t>
      </w:r>
      <w:r w:rsidR="00133768">
        <w:rPr>
          <w:rFonts w:ascii="宋体" w:hAnsi="宋体" w:hint="eastAsia"/>
          <w:sz w:val="21"/>
          <w:szCs w:val="21"/>
        </w:rPr>
        <w:t>语</w:t>
      </w:r>
      <w:r>
        <w:rPr>
          <w:rFonts w:ascii="宋体" w:hAnsi="宋体" w:hint="eastAsia"/>
          <w:sz w:val="21"/>
          <w:szCs w:val="21"/>
        </w:rPr>
        <w:t>法形式。</w:t>
      </w:r>
    </w:p>
    <w:p w:rsidR="00FA64FF" w:rsidRDefault="00FE3D74" w:rsidP="00FE3D74">
      <w:pPr>
        <w:snapToGrid w:val="0"/>
        <w:spacing w:line="300" w:lineRule="auto"/>
        <w:ind w:firstLineChars="200" w:firstLine="420"/>
        <w:rPr>
          <w:rFonts w:ascii="宋体" w:hAnsi="宋体" w:hint="eastAsia"/>
          <w:sz w:val="21"/>
          <w:szCs w:val="21"/>
        </w:rPr>
      </w:pPr>
      <w:r w:rsidRPr="00FA64FF">
        <w:rPr>
          <w:rFonts w:ascii="宋体" w:hAnsi="宋体" w:hint="eastAsia"/>
          <w:sz w:val="21"/>
          <w:szCs w:val="21"/>
        </w:rPr>
        <w:t>如果callback处理函数是类成员方法，第二个参数是类对象指针，第三个参数是类成员函数指针。</w:t>
      </w:r>
      <w:r w:rsidR="00842BAF">
        <w:rPr>
          <w:rFonts w:ascii="宋体" w:hAnsi="宋体" w:hint="eastAsia"/>
          <w:sz w:val="21"/>
          <w:szCs w:val="21"/>
        </w:rPr>
        <w:t>如：</w:t>
      </w:r>
    </w:p>
    <w:p w:rsidR="00842BAF" w:rsidRDefault="00842BAF" w:rsidP="00F824A5">
      <w:pPr>
        <w:shd w:val="clear" w:color="auto" w:fill="E6E6E6"/>
        <w:snapToGrid w:val="0"/>
        <w:spacing w:line="300" w:lineRule="auto"/>
        <w:ind w:firstLineChars="200" w:firstLine="420"/>
        <w:rPr>
          <w:rFonts w:ascii="宋体" w:hAnsi="宋体" w:hint="eastAsia"/>
          <w:sz w:val="21"/>
          <w:szCs w:val="21"/>
        </w:rPr>
      </w:pPr>
      <w:r w:rsidRPr="008218D6">
        <w:rPr>
          <w:rFonts w:ascii="宋体" w:hAnsi="宋体"/>
          <w:sz w:val="21"/>
          <w:szCs w:val="21"/>
        </w:rPr>
        <w:t>CBuilding::AddFiremanCallback(pBuildingObj, &amp;fireResult,</w:t>
      </w:r>
      <w:r w:rsidR="00037E5F">
        <w:rPr>
          <w:rFonts w:ascii="宋体" w:hAnsi="宋体" w:hint="eastAsia"/>
          <w:sz w:val="21"/>
          <w:szCs w:val="21"/>
        </w:rPr>
        <w:t xml:space="preserve">　</w:t>
      </w:r>
      <w:r w:rsidRPr="008218D6">
        <w:rPr>
          <w:rFonts w:ascii="宋体" w:hAnsi="宋体"/>
          <w:sz w:val="21"/>
          <w:szCs w:val="21"/>
        </w:rPr>
        <w:t>&amp;CResult::FiremanPutFireOut);</w:t>
      </w:r>
    </w:p>
    <w:p w:rsidR="00095B61" w:rsidRDefault="00095B61" w:rsidP="00CC7EA6">
      <w:pPr>
        <w:snapToGrid w:val="0"/>
        <w:spacing w:line="300" w:lineRule="auto"/>
        <w:ind w:firstLineChars="200" w:firstLine="420"/>
        <w:rPr>
          <w:rFonts w:ascii="宋体" w:hAnsi="宋体" w:hint="eastAsia"/>
          <w:sz w:val="21"/>
          <w:szCs w:val="21"/>
        </w:rPr>
      </w:pPr>
    </w:p>
    <w:p w:rsidR="0086737E" w:rsidRPr="00082230" w:rsidRDefault="00082230" w:rsidP="00082230">
      <w:pPr>
        <w:tabs>
          <w:tab w:val="right" w:pos="8306"/>
        </w:tabs>
        <w:snapToGrid w:val="0"/>
        <w:spacing w:line="300" w:lineRule="auto"/>
        <w:rPr>
          <w:rFonts w:ascii="宋体" w:hAnsi="宋体" w:hint="eastAsia"/>
          <w:b/>
          <w:szCs w:val="21"/>
        </w:rPr>
      </w:pPr>
      <w:r>
        <w:rPr>
          <w:rFonts w:ascii="宋体" w:hAnsi="宋体" w:hint="eastAsia"/>
          <w:b/>
          <w:szCs w:val="21"/>
        </w:rPr>
        <w:t>2</w:t>
      </w:r>
      <w:r w:rsidRPr="002C78BE">
        <w:rPr>
          <w:rFonts w:ascii="宋体" w:hAnsi="宋体" w:hint="eastAsia"/>
          <w:b/>
          <w:szCs w:val="21"/>
        </w:rPr>
        <w:t>、事件激发</w:t>
      </w:r>
    </w:p>
    <w:p w:rsidR="00013072" w:rsidRDefault="00013072" w:rsidP="00013072">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在上述例子里，客户端通过</w:t>
      </w:r>
      <w:r w:rsidRPr="0044171F">
        <w:rPr>
          <w:rFonts w:ascii="宋体" w:hAnsi="宋体"/>
          <w:sz w:val="21"/>
          <w:szCs w:val="21"/>
        </w:rPr>
        <w:t>pBuilding</w:t>
      </w:r>
      <w:r w:rsidRPr="0044171F">
        <w:rPr>
          <w:rFonts w:ascii="宋体" w:hAnsi="宋体" w:hint="eastAsia"/>
          <w:sz w:val="21"/>
          <w:szCs w:val="21"/>
        </w:rPr>
        <w:t>指针调用入接口函数</w:t>
      </w:r>
      <w:r w:rsidRPr="0044171F">
        <w:rPr>
          <w:rFonts w:ascii="宋体" w:hAnsi="宋体"/>
          <w:sz w:val="21"/>
          <w:szCs w:val="21"/>
        </w:rPr>
        <w:t>OnFire</w:t>
      </w:r>
      <w:r w:rsidRPr="0044171F">
        <w:rPr>
          <w:rFonts w:ascii="宋体" w:hAnsi="宋体" w:hint="eastAsia"/>
          <w:sz w:val="21"/>
          <w:szCs w:val="21"/>
        </w:rPr>
        <w:t>，而在可连接对象里，</w:t>
      </w:r>
      <w:r w:rsidRPr="0044171F">
        <w:rPr>
          <w:rFonts w:ascii="宋体" w:hAnsi="宋体"/>
          <w:sz w:val="21"/>
          <w:szCs w:val="21"/>
        </w:rPr>
        <w:t>OnFire</w:t>
      </w:r>
      <w:r w:rsidRPr="0044171F">
        <w:rPr>
          <w:rFonts w:ascii="宋体" w:hAnsi="宋体" w:hint="eastAsia"/>
          <w:sz w:val="21"/>
          <w:szCs w:val="21"/>
        </w:rPr>
        <w:t>方法触发</w:t>
      </w:r>
      <w:r w:rsidRPr="0044171F">
        <w:rPr>
          <w:rFonts w:ascii="宋体" w:hAnsi="宋体"/>
          <w:sz w:val="21"/>
          <w:szCs w:val="21"/>
        </w:rPr>
        <w:t>Employee</w:t>
      </w:r>
      <w:r w:rsidRPr="0044171F">
        <w:rPr>
          <w:rFonts w:ascii="宋体" w:hAnsi="宋体" w:hint="eastAsia"/>
          <w:sz w:val="21"/>
          <w:szCs w:val="21"/>
        </w:rPr>
        <w:t>事件, 通过其所保存的回调接口</w:t>
      </w:r>
      <w:r w:rsidRPr="0044171F">
        <w:rPr>
          <w:rFonts w:ascii="宋体" w:hAnsi="宋体"/>
          <w:sz w:val="21"/>
          <w:szCs w:val="21"/>
        </w:rPr>
        <w:t>IFireAlarmRing</w:t>
      </w:r>
      <w:r w:rsidRPr="0044171F">
        <w:rPr>
          <w:rFonts w:ascii="宋体" w:hAnsi="宋体" w:hint="eastAsia"/>
          <w:sz w:val="21"/>
          <w:szCs w:val="21"/>
        </w:rPr>
        <w:t>的接口指针调用</w:t>
      </w:r>
      <w:r w:rsidRPr="0044171F">
        <w:rPr>
          <w:rFonts w:ascii="宋体" w:hAnsi="宋体"/>
          <w:sz w:val="21"/>
          <w:szCs w:val="21"/>
        </w:rPr>
        <w:t>Employee</w:t>
      </w:r>
      <w:r w:rsidRPr="0044171F">
        <w:rPr>
          <w:rFonts w:ascii="宋体" w:hAnsi="宋体" w:hint="eastAsia"/>
          <w:sz w:val="21"/>
          <w:szCs w:val="21"/>
        </w:rPr>
        <w:t>方法，这时就进入了接收器对象，客户对事件</w:t>
      </w:r>
      <w:r w:rsidRPr="0044171F">
        <w:rPr>
          <w:rFonts w:ascii="宋体" w:hAnsi="宋体"/>
          <w:sz w:val="21"/>
          <w:szCs w:val="21"/>
        </w:rPr>
        <w:t>Employee</w:t>
      </w:r>
      <w:r w:rsidRPr="0044171F">
        <w:rPr>
          <w:rFonts w:ascii="宋体" w:hAnsi="宋体" w:hint="eastAsia"/>
          <w:sz w:val="21"/>
          <w:szCs w:val="21"/>
        </w:rPr>
        <w:t>注册了自己的实现方法，接收器对象会检测到客户的函数指针并调用之，至此，事件激发过程结束。</w:t>
      </w:r>
    </w:p>
    <w:p w:rsidR="00082230" w:rsidRDefault="00082230" w:rsidP="00082230">
      <w:pPr>
        <w:snapToGrid w:val="0"/>
        <w:spacing w:line="300" w:lineRule="auto"/>
        <w:rPr>
          <w:rFonts w:ascii="宋体" w:hAnsi="宋体" w:hint="eastAsia"/>
          <w:sz w:val="21"/>
          <w:szCs w:val="21"/>
        </w:rPr>
      </w:pPr>
    </w:p>
    <w:p w:rsidR="00082230" w:rsidRPr="00082230" w:rsidRDefault="00082230" w:rsidP="00082230">
      <w:pPr>
        <w:tabs>
          <w:tab w:val="right" w:pos="8306"/>
        </w:tabs>
        <w:snapToGrid w:val="0"/>
        <w:spacing w:line="300" w:lineRule="auto"/>
        <w:rPr>
          <w:rFonts w:ascii="宋体" w:hAnsi="宋体" w:hint="eastAsia"/>
          <w:b/>
          <w:szCs w:val="21"/>
        </w:rPr>
      </w:pPr>
      <w:r>
        <w:rPr>
          <w:rFonts w:ascii="宋体" w:hAnsi="宋体" w:hint="eastAsia"/>
          <w:b/>
          <w:szCs w:val="21"/>
        </w:rPr>
        <w:t>3</w:t>
      </w:r>
      <w:r w:rsidRPr="002C78BE">
        <w:rPr>
          <w:rFonts w:ascii="宋体" w:hAnsi="宋体" w:hint="eastAsia"/>
          <w:b/>
          <w:szCs w:val="21"/>
        </w:rPr>
        <w:t>、事件注销</w:t>
      </w:r>
    </w:p>
    <w:p w:rsidR="00013072" w:rsidRDefault="002B5FBE" w:rsidP="00CC7EA6">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客户可以通过</w:t>
      </w:r>
      <w:r w:rsidRPr="000427E1">
        <w:rPr>
          <w:rFonts w:ascii="宋体" w:hAnsi="宋体"/>
          <w:sz w:val="21"/>
          <w:szCs w:val="21"/>
        </w:rPr>
        <w:t>Remove</w:t>
      </w:r>
      <w:r>
        <w:rPr>
          <w:rFonts w:ascii="宋体" w:hAnsi="宋体" w:hint="eastAsia"/>
          <w:sz w:val="21"/>
          <w:szCs w:val="21"/>
        </w:rPr>
        <w:t>Xxx</w:t>
      </w:r>
      <w:r w:rsidRPr="000427E1">
        <w:rPr>
          <w:rFonts w:ascii="宋体" w:hAnsi="宋体"/>
          <w:sz w:val="21"/>
          <w:szCs w:val="21"/>
        </w:rPr>
        <w:t>Callback</w:t>
      </w:r>
      <w:r>
        <w:rPr>
          <w:rFonts w:ascii="宋体" w:hAnsi="宋体" w:hint="eastAsia"/>
          <w:sz w:val="21"/>
          <w:szCs w:val="21"/>
        </w:rPr>
        <w:t>（Xxx代表回调事件名）函数</w:t>
      </w:r>
      <w:r w:rsidRPr="0044171F">
        <w:rPr>
          <w:rFonts w:ascii="宋体" w:hAnsi="宋体" w:hint="eastAsia"/>
          <w:sz w:val="21"/>
          <w:szCs w:val="21"/>
        </w:rPr>
        <w:t>来注销自己曾注册的事件。这个函数的参数和</w:t>
      </w:r>
      <w:r w:rsidRPr="000427E1">
        <w:rPr>
          <w:rFonts w:ascii="宋体" w:hAnsi="宋体"/>
          <w:sz w:val="21"/>
          <w:szCs w:val="21"/>
        </w:rPr>
        <w:t>Add</w:t>
      </w:r>
      <w:r>
        <w:rPr>
          <w:rFonts w:ascii="宋体" w:hAnsi="宋体" w:hint="eastAsia"/>
          <w:sz w:val="21"/>
          <w:szCs w:val="21"/>
        </w:rPr>
        <w:t>Xxx</w:t>
      </w:r>
      <w:r w:rsidRPr="000427E1">
        <w:rPr>
          <w:rFonts w:ascii="宋体" w:hAnsi="宋体"/>
          <w:sz w:val="21"/>
          <w:szCs w:val="21"/>
        </w:rPr>
        <w:t>Callback</w:t>
      </w:r>
      <w:r w:rsidRPr="0044171F">
        <w:rPr>
          <w:rFonts w:ascii="宋体" w:hAnsi="宋体" w:hint="eastAsia"/>
          <w:sz w:val="21"/>
          <w:szCs w:val="21"/>
        </w:rPr>
        <w:t>函数参数一样；一旦客户调用这个函数成功，那么客户注册的事件函数指针就会从接收器对象里去掉，事件激发时就只能调用到接收器对该事件的默认实现（只是简单地返回NOERROR）。在上面的例子里，客户向接收器对象注销自己实现的事件</w:t>
      </w:r>
      <w:r>
        <w:rPr>
          <w:rFonts w:ascii="宋体" w:hAnsi="宋体" w:hint="eastAsia"/>
          <w:sz w:val="21"/>
          <w:szCs w:val="21"/>
        </w:rPr>
        <w:t>函数</w:t>
      </w:r>
      <w:r w:rsidRPr="00CA112D">
        <w:rPr>
          <w:rFonts w:ascii="宋体" w:hAnsi="宋体"/>
          <w:sz w:val="21"/>
          <w:szCs w:val="21"/>
        </w:rPr>
        <w:t>EmployeeRunAway</w:t>
      </w:r>
      <w:r w:rsidRPr="0044171F">
        <w:rPr>
          <w:rFonts w:ascii="宋体" w:hAnsi="宋体" w:hint="eastAsia"/>
          <w:sz w:val="21"/>
          <w:szCs w:val="21"/>
        </w:rPr>
        <w:t>后，再通过</w:t>
      </w:r>
      <w:r w:rsidRPr="0044171F">
        <w:rPr>
          <w:rFonts w:ascii="宋体" w:hAnsi="宋体"/>
          <w:sz w:val="21"/>
          <w:szCs w:val="21"/>
        </w:rPr>
        <w:t>pBuilding</w:t>
      </w:r>
      <w:r w:rsidRPr="0044171F">
        <w:rPr>
          <w:rFonts w:ascii="宋体" w:hAnsi="宋体" w:hint="eastAsia"/>
          <w:sz w:val="21"/>
          <w:szCs w:val="21"/>
        </w:rPr>
        <w:t>指针调用入接口函数</w:t>
      </w:r>
      <w:r w:rsidRPr="0044171F">
        <w:rPr>
          <w:rFonts w:ascii="宋体" w:hAnsi="宋体"/>
          <w:sz w:val="21"/>
          <w:szCs w:val="21"/>
        </w:rPr>
        <w:t>OnFire</w:t>
      </w:r>
      <w:r w:rsidRPr="0044171F">
        <w:rPr>
          <w:rFonts w:ascii="宋体" w:hAnsi="宋体" w:hint="eastAsia"/>
          <w:sz w:val="21"/>
          <w:szCs w:val="21"/>
        </w:rPr>
        <w:t>时，字符串“</w:t>
      </w:r>
      <w:r w:rsidRPr="00D94727">
        <w:rPr>
          <w:rFonts w:ascii="宋体" w:hAnsi="宋体"/>
          <w:sz w:val="21"/>
          <w:szCs w:val="21"/>
        </w:rPr>
        <w:t>Employees are running awary...</w:t>
      </w:r>
      <w:r w:rsidRPr="0044171F">
        <w:rPr>
          <w:rFonts w:ascii="宋体" w:hAnsi="宋体"/>
          <w:sz w:val="21"/>
          <w:szCs w:val="21"/>
        </w:rPr>
        <w:t>”</w:t>
      </w:r>
      <w:r w:rsidRPr="0044171F">
        <w:rPr>
          <w:rFonts w:ascii="宋体" w:hAnsi="宋体" w:hint="eastAsia"/>
          <w:sz w:val="21"/>
          <w:szCs w:val="21"/>
        </w:rPr>
        <w:t>就不会打印出来了</w:t>
      </w:r>
      <w:r w:rsidR="00082230">
        <w:rPr>
          <w:rFonts w:ascii="宋体" w:hAnsi="宋体" w:hint="eastAsia"/>
          <w:sz w:val="21"/>
          <w:szCs w:val="21"/>
        </w:rPr>
        <w:t>。</w:t>
      </w:r>
    </w:p>
    <w:p w:rsidR="00082230" w:rsidRDefault="00082230" w:rsidP="00082230">
      <w:pPr>
        <w:snapToGrid w:val="0"/>
        <w:spacing w:line="300" w:lineRule="auto"/>
        <w:rPr>
          <w:rFonts w:ascii="宋体" w:hAnsi="宋体" w:hint="eastAsia"/>
          <w:sz w:val="21"/>
          <w:szCs w:val="21"/>
        </w:rPr>
      </w:pPr>
    </w:p>
    <w:p w:rsidR="00082230" w:rsidRPr="00082230" w:rsidRDefault="006C15DB" w:rsidP="00082230">
      <w:pPr>
        <w:tabs>
          <w:tab w:val="right" w:pos="8306"/>
        </w:tabs>
        <w:snapToGrid w:val="0"/>
        <w:spacing w:line="300" w:lineRule="auto"/>
        <w:rPr>
          <w:rFonts w:ascii="宋体" w:hAnsi="宋体" w:hint="eastAsia"/>
          <w:b/>
          <w:szCs w:val="21"/>
        </w:rPr>
      </w:pPr>
      <w:r>
        <w:rPr>
          <w:rFonts w:ascii="宋体" w:hAnsi="宋体" w:hint="eastAsia"/>
          <w:b/>
          <w:szCs w:val="21"/>
        </w:rPr>
        <w:t>4</w:t>
      </w:r>
      <w:r w:rsidR="00082230" w:rsidRPr="002C78BE">
        <w:rPr>
          <w:rFonts w:ascii="宋体" w:hAnsi="宋体" w:hint="eastAsia"/>
          <w:b/>
          <w:szCs w:val="21"/>
        </w:rPr>
        <w:t>、断开连接</w:t>
      </w:r>
    </w:p>
    <w:p w:rsidR="007A4075" w:rsidRPr="00082230" w:rsidRDefault="002B5FBE" w:rsidP="00082230">
      <w:pPr>
        <w:snapToGrid w:val="0"/>
        <w:spacing w:line="300" w:lineRule="auto"/>
        <w:ind w:firstLineChars="200" w:firstLine="420"/>
        <w:rPr>
          <w:rFonts w:ascii="宋体" w:hAnsi="宋体" w:hint="eastAsia"/>
          <w:sz w:val="21"/>
          <w:szCs w:val="21"/>
        </w:rPr>
      </w:pPr>
      <w:r>
        <w:rPr>
          <w:rFonts w:ascii="宋体" w:hAnsi="宋体" w:hint="eastAsia"/>
          <w:sz w:val="21"/>
          <w:szCs w:val="21"/>
        </w:rPr>
        <w:t>当</w:t>
      </w:r>
      <w:r w:rsidRPr="002B5FBE">
        <w:rPr>
          <w:rFonts w:ascii="宋体" w:hAnsi="宋体"/>
          <w:sz w:val="21"/>
          <w:szCs w:val="21"/>
        </w:rPr>
        <w:t>proxy(或本地server)release到0时</w:t>
      </w:r>
      <w:r w:rsidR="006C15DB">
        <w:rPr>
          <w:rFonts w:ascii="宋体" w:hAnsi="宋体" w:hint="eastAsia"/>
          <w:sz w:val="21"/>
          <w:szCs w:val="21"/>
        </w:rPr>
        <w:t>接收</w:t>
      </w:r>
      <w:r>
        <w:rPr>
          <w:rFonts w:ascii="宋体" w:hAnsi="宋体" w:hint="eastAsia"/>
          <w:sz w:val="21"/>
          <w:szCs w:val="21"/>
        </w:rPr>
        <w:t>器会自动</w:t>
      </w:r>
      <w:r w:rsidRPr="0044171F">
        <w:rPr>
          <w:rFonts w:ascii="宋体" w:hAnsi="宋体" w:hint="eastAsia"/>
          <w:sz w:val="21"/>
          <w:szCs w:val="21"/>
        </w:rPr>
        <w:t>中止客户和可连接对象的双向通信，这时接收器对象和可连接对象不再有任何关系，可连接对象不再保存接收器对象实现的回调接口指针，也就不能触发回调接口的事件了。</w:t>
      </w:r>
      <w:r w:rsidR="007475AE">
        <w:rPr>
          <w:rFonts w:ascii="宋体" w:hAnsi="宋体" w:hint="eastAsia"/>
          <w:sz w:val="21"/>
          <w:szCs w:val="21"/>
        </w:rPr>
        <w:t>最后</w:t>
      </w:r>
      <w:r w:rsidR="006C15DB">
        <w:rPr>
          <w:rFonts w:ascii="宋体" w:hAnsi="宋体" w:hint="eastAsia"/>
          <w:sz w:val="21"/>
          <w:szCs w:val="21"/>
        </w:rPr>
        <w:t>接收</w:t>
      </w:r>
      <w:r w:rsidR="007475AE">
        <w:rPr>
          <w:rFonts w:ascii="宋体" w:hAnsi="宋体" w:hint="eastAsia"/>
          <w:sz w:val="21"/>
          <w:szCs w:val="21"/>
        </w:rPr>
        <w:t>器</w:t>
      </w:r>
      <w:r w:rsidR="006C15DB">
        <w:rPr>
          <w:rFonts w:ascii="宋体" w:hAnsi="宋体" w:hint="eastAsia"/>
          <w:sz w:val="21"/>
          <w:szCs w:val="21"/>
        </w:rPr>
        <w:t>自己</w:t>
      </w:r>
      <w:r w:rsidR="007475AE">
        <w:rPr>
          <w:rFonts w:ascii="宋体" w:hAnsi="宋体" w:hint="eastAsia"/>
          <w:sz w:val="21"/>
          <w:szCs w:val="21"/>
        </w:rPr>
        <w:t>也会</w:t>
      </w:r>
      <w:r w:rsidR="006C15DB">
        <w:rPr>
          <w:rFonts w:ascii="宋体" w:hAnsi="宋体" w:hint="eastAsia"/>
          <w:sz w:val="21"/>
          <w:szCs w:val="21"/>
        </w:rPr>
        <w:t>自动</w:t>
      </w:r>
      <w:r w:rsidR="007475AE">
        <w:rPr>
          <w:rFonts w:ascii="宋体" w:hAnsi="宋体" w:hint="eastAsia"/>
          <w:sz w:val="21"/>
          <w:szCs w:val="21"/>
        </w:rPr>
        <w:t>释放掉。</w:t>
      </w:r>
      <w:r w:rsidR="00E72249">
        <w:rPr>
          <w:rFonts w:ascii="宋体" w:hAnsi="宋体"/>
          <w:szCs w:val="21"/>
        </w:rPr>
        <w:br w:type="page"/>
      </w:r>
    </w:p>
    <w:p w:rsidR="007A4075" w:rsidRPr="007D45F1" w:rsidRDefault="008149B1" w:rsidP="004E6F39">
      <w:pPr>
        <w:pStyle w:val="1125"/>
        <w:rPr>
          <w:rFonts w:hint="eastAsia"/>
        </w:rPr>
      </w:pPr>
      <w:bookmarkStart w:id="798" w:name="_Toc148261150"/>
      <w:bookmarkStart w:id="799" w:name="_Toc152754526"/>
      <w:bookmarkStart w:id="800" w:name="_Toc197919144"/>
      <w:r w:rsidRPr="004E6F39">
        <w:rPr>
          <w:rFonts w:hint="eastAsia"/>
        </w:rPr>
        <w:t>第十六</w:t>
      </w:r>
      <w:r w:rsidR="007A4075" w:rsidRPr="004E6F39">
        <w:rPr>
          <w:rFonts w:hint="eastAsia"/>
        </w:rPr>
        <w:t>章</w:t>
      </w:r>
      <w:r w:rsidR="00DC3C9D">
        <w:rPr>
          <w:rFonts w:hint="eastAsia"/>
        </w:rPr>
        <w:t xml:space="preserve">　</w:t>
      </w:r>
      <w:r w:rsidR="007A4075" w:rsidRPr="004E6F39">
        <w:rPr>
          <w:rFonts w:hint="eastAsia"/>
        </w:rPr>
        <w:t>构件缓存机制</w:t>
      </w:r>
      <w:bookmarkEnd w:id="798"/>
      <w:bookmarkEnd w:id="799"/>
      <w:bookmarkEnd w:id="800"/>
    </w:p>
    <w:p w:rsidR="007A4075" w:rsidRPr="004D33F1" w:rsidRDefault="00400DA4" w:rsidP="00BA4562">
      <w:pPr>
        <w:pStyle w:val="2"/>
        <w:snapToGrid w:val="0"/>
        <w:spacing w:line="300" w:lineRule="auto"/>
        <w:rPr>
          <w:rFonts w:ascii="宋体" w:eastAsia="宋体" w:hAnsi="宋体" w:hint="eastAsia"/>
        </w:rPr>
      </w:pPr>
      <w:bookmarkStart w:id="801" w:name="_Toc148261151"/>
      <w:bookmarkStart w:id="802" w:name="_Toc152754527"/>
      <w:bookmarkStart w:id="803" w:name="_Toc197919145"/>
      <w:r>
        <w:rPr>
          <w:rFonts w:ascii="宋体" w:eastAsia="宋体" w:hAnsi="宋体" w:hint="eastAsia"/>
        </w:rPr>
        <w:t>16.</w:t>
      </w:r>
      <w:r w:rsidR="007A4075" w:rsidRPr="004D33F1">
        <w:rPr>
          <w:rFonts w:ascii="宋体" w:eastAsia="宋体" w:hAnsi="宋体" w:hint="eastAsia"/>
        </w:rPr>
        <w:t>1 CAR构件缓存机制介绍</w:t>
      </w:r>
      <w:bookmarkEnd w:id="801"/>
      <w:bookmarkEnd w:id="802"/>
      <w:bookmarkEnd w:id="803"/>
    </w:p>
    <w:p w:rsidR="007A4075" w:rsidRPr="004D33F1" w:rsidRDefault="00400DA4" w:rsidP="0078027F">
      <w:pPr>
        <w:pStyle w:val="3"/>
        <w:snapToGrid w:val="0"/>
        <w:spacing w:before="468" w:after="100" w:line="300" w:lineRule="auto"/>
        <w:rPr>
          <w:rFonts w:hint="eastAsia"/>
          <w:sz w:val="28"/>
          <w:szCs w:val="28"/>
        </w:rPr>
      </w:pPr>
      <w:bookmarkStart w:id="804" w:name="_Toc148261152"/>
      <w:bookmarkStart w:id="805" w:name="_Toc152754528"/>
      <w:bookmarkStart w:id="806" w:name="_Toc197919146"/>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16.</w:t>
        </w:r>
        <w:r w:rsidR="007A4075" w:rsidRPr="0084462F">
          <w:rPr>
            <w:rFonts w:ascii="宋体" w:hAnsi="宋体" w:hint="eastAsia"/>
            <w:sz w:val="28"/>
            <w:szCs w:val="28"/>
          </w:rPr>
          <w:t>1.1</w:t>
        </w:r>
      </w:smartTag>
      <w:r w:rsidR="007A4075" w:rsidRPr="0084462F">
        <w:rPr>
          <w:rFonts w:ascii="宋体" w:hAnsi="宋体" w:hint="eastAsia"/>
          <w:sz w:val="28"/>
          <w:szCs w:val="28"/>
        </w:rPr>
        <w:t xml:space="preserve"> </w:t>
      </w:r>
      <w:r w:rsidR="007A4075" w:rsidRPr="0084462F">
        <w:rPr>
          <w:rFonts w:ascii="宋体" w:hAnsi="宋体"/>
          <w:sz w:val="28"/>
          <w:szCs w:val="28"/>
        </w:rPr>
        <w:t>IE缓存</w:t>
      </w:r>
      <w:r w:rsidR="007A4075" w:rsidRPr="0084462F">
        <w:rPr>
          <w:rFonts w:ascii="宋体" w:hAnsi="宋体" w:hint="eastAsia"/>
          <w:sz w:val="28"/>
          <w:szCs w:val="28"/>
        </w:rPr>
        <w:t>机制简介</w:t>
      </w:r>
      <w:bookmarkEnd w:id="804"/>
      <w:bookmarkEnd w:id="805"/>
      <w:bookmarkEnd w:id="806"/>
    </w:p>
    <w:p w:rsidR="007A4075" w:rsidRPr="0044171F" w:rsidRDefault="007A4075" w:rsidP="0044171F">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为了提高访问网页的速度，Internet Explorer浏览器会采用累积式加速的方法，将曾经访问的网页内容（包括图片以及cookie文件等）存放在电脑里。这个存放空间，就称为IE缓存。以后每次访问网站时，IE会首先搜索这个目录，如果其中已经有访问过的内容，那IE就不必从网上下载，而直接从缓存中调出来，从而提高了访问网站的速度。</w:t>
      </w:r>
    </w:p>
    <w:p w:rsidR="007A4075" w:rsidRPr="00084C7D" w:rsidRDefault="007A4075" w:rsidP="0044171F">
      <w:pPr>
        <w:snapToGrid w:val="0"/>
        <w:spacing w:line="300" w:lineRule="auto"/>
        <w:ind w:firstLineChars="200" w:firstLine="420"/>
        <w:rPr>
          <w:rFonts w:ascii="宋体" w:hAnsi="宋体" w:hint="eastAsia"/>
          <w:szCs w:val="21"/>
        </w:rPr>
      </w:pPr>
      <w:r w:rsidRPr="0044171F">
        <w:rPr>
          <w:rFonts w:ascii="宋体" w:hAnsi="宋体"/>
          <w:sz w:val="21"/>
          <w:szCs w:val="21"/>
        </w:rPr>
        <w:t>具体的工作原理是，在浏览网页时，浏览器会把从网上读出的网页、图像以及其他数据存放在磁盘缓存之中，并建立相应的文档索引。按照信息存放的位置可分成内存缓存和硬盘缓存两种。内存缓存是用于暂时存储本次上网所调用的数据资料的，从Internet上传来的每一个网页信息，在内存缓存中都相应地给予保存一个备份，“前进”和“后退”是从内存缓存中读取数据。硬盘缓存则保存用户前几次上网时所调用的信息资料。</w:t>
      </w:r>
    </w:p>
    <w:p w:rsidR="007A4075" w:rsidRPr="00E11798" w:rsidRDefault="00400DA4" w:rsidP="00BA4562">
      <w:pPr>
        <w:pStyle w:val="3"/>
        <w:snapToGrid w:val="0"/>
        <w:spacing w:before="468" w:after="100" w:line="300" w:lineRule="auto"/>
        <w:rPr>
          <w:rFonts w:hint="eastAsia"/>
          <w:sz w:val="28"/>
          <w:szCs w:val="28"/>
        </w:rPr>
      </w:pPr>
      <w:bookmarkStart w:id="807" w:name="_Toc148261153"/>
      <w:bookmarkStart w:id="808" w:name="_Toc152754529"/>
      <w:bookmarkStart w:id="809" w:name="_Toc197919147"/>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16.</w:t>
        </w:r>
        <w:r w:rsidR="007A4075" w:rsidRPr="0084462F">
          <w:rPr>
            <w:rFonts w:ascii="宋体" w:hAnsi="宋体" w:hint="eastAsia"/>
            <w:sz w:val="28"/>
            <w:szCs w:val="28"/>
          </w:rPr>
          <w:t>1.2</w:t>
        </w:r>
      </w:smartTag>
      <w:r w:rsidR="007A4075" w:rsidRPr="0084462F">
        <w:rPr>
          <w:rFonts w:ascii="宋体" w:hAnsi="宋体" w:hint="eastAsia"/>
          <w:sz w:val="28"/>
          <w:szCs w:val="28"/>
        </w:rPr>
        <w:t xml:space="preserve"> CAR构件缓存机制原理</w:t>
      </w:r>
      <w:bookmarkEnd w:id="807"/>
      <w:bookmarkEnd w:id="808"/>
      <w:bookmarkEnd w:id="809"/>
    </w:p>
    <w:p w:rsidR="007A4075" w:rsidRPr="0044171F" w:rsidRDefault="007A4075" w:rsidP="0044171F">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CAR构件缓存机制是在</w:t>
      </w:r>
      <w:r w:rsidRPr="0044171F">
        <w:rPr>
          <w:rFonts w:ascii="宋体" w:hAnsi="宋体"/>
          <w:sz w:val="21"/>
          <w:szCs w:val="21"/>
        </w:rPr>
        <w:t>IE缓存</w:t>
      </w:r>
      <w:r w:rsidRPr="0044171F">
        <w:rPr>
          <w:rFonts w:ascii="宋体" w:hAnsi="宋体" w:hint="eastAsia"/>
          <w:sz w:val="21"/>
          <w:szCs w:val="21"/>
        </w:rPr>
        <w:t>机制的思想基础上建立的。</w:t>
      </w:r>
    </w:p>
    <w:p w:rsidR="007A4075" w:rsidRPr="00084C7D" w:rsidRDefault="007A4075" w:rsidP="0044171F">
      <w:pPr>
        <w:snapToGrid w:val="0"/>
        <w:spacing w:line="300" w:lineRule="auto"/>
        <w:ind w:firstLineChars="200" w:firstLine="420"/>
        <w:rPr>
          <w:rFonts w:ascii="宋体" w:hAnsi="宋体" w:hint="eastAsia"/>
          <w:szCs w:val="21"/>
        </w:rPr>
      </w:pPr>
      <w:r w:rsidRPr="0044171F">
        <w:rPr>
          <w:rFonts w:ascii="宋体" w:hAnsi="宋体"/>
          <w:sz w:val="21"/>
          <w:szCs w:val="21"/>
        </w:rPr>
        <w:t>CCM（CAR Cache Manager，CAR高速缓存管理）是一套构件化的缓存管理机制，它主要是为了支持</w:t>
      </w:r>
      <w:r w:rsidR="00235D94">
        <w:rPr>
          <w:rFonts w:ascii="宋体" w:hAnsi="宋体"/>
          <w:sz w:val="21"/>
          <w:szCs w:val="21"/>
        </w:rPr>
        <w:t>Elastos</w:t>
      </w:r>
      <w:r w:rsidRPr="0044171F">
        <w:rPr>
          <w:rFonts w:ascii="宋体" w:hAnsi="宋体"/>
          <w:sz w:val="21"/>
          <w:szCs w:val="21"/>
        </w:rPr>
        <w:t>网络操作系统的构件自滚动运行。CMM划分成三个部分，在cachemgr.dll中实现为三个构件，分别为：Cache，Download，CCM。CCM结构如图</w:t>
      </w:r>
      <w:r w:rsidR="00400DA4">
        <w:rPr>
          <w:rFonts w:ascii="宋体" w:hAnsi="宋体" w:hint="eastAsia"/>
          <w:sz w:val="21"/>
          <w:szCs w:val="21"/>
        </w:rPr>
        <w:t>16.</w:t>
      </w:r>
      <w:r w:rsidRPr="0044171F">
        <w:rPr>
          <w:rFonts w:ascii="宋体" w:hAnsi="宋体" w:hint="eastAsia"/>
          <w:sz w:val="21"/>
          <w:szCs w:val="21"/>
        </w:rPr>
        <w:t>1</w:t>
      </w:r>
      <w:r w:rsidRPr="0044171F">
        <w:rPr>
          <w:rFonts w:ascii="宋体" w:hAnsi="宋体"/>
          <w:sz w:val="21"/>
          <w:szCs w:val="21"/>
        </w:rPr>
        <w:t>所示。</w:t>
      </w:r>
    </w:p>
    <w:p w:rsidR="007A4075" w:rsidRPr="00084C7D" w:rsidRDefault="0097535E" w:rsidP="00124A87">
      <w:pPr>
        <w:snapToGrid w:val="0"/>
        <w:spacing w:line="300" w:lineRule="auto"/>
        <w:jc w:val="center"/>
        <w:rPr>
          <w:rFonts w:ascii="宋体" w:hAnsi="宋体" w:cs="宋体" w:hint="eastAsia"/>
          <w:szCs w:val="21"/>
        </w:rPr>
      </w:pPr>
      <w:r w:rsidRPr="00084C7D">
        <w:rPr>
          <w:rFonts w:ascii="宋体" w:hAnsi="宋体" w:cs="宋体" w:hint="eastAsia"/>
          <w:noProof/>
          <w:szCs w:val="21"/>
        </w:rPr>
        <w:drawing>
          <wp:inline distT="0" distB="0" distL="0" distR="0">
            <wp:extent cx="2346960" cy="16383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46960" cy="1638300"/>
                    </a:xfrm>
                    <a:prstGeom prst="rect">
                      <a:avLst/>
                    </a:prstGeom>
                    <a:noFill/>
                    <a:ln>
                      <a:noFill/>
                    </a:ln>
                  </pic:spPr>
                </pic:pic>
              </a:graphicData>
            </a:graphic>
          </wp:inline>
        </w:drawing>
      </w:r>
    </w:p>
    <w:p w:rsidR="007A4075" w:rsidRPr="00B272DC" w:rsidRDefault="007A4075" w:rsidP="00124A87">
      <w:pPr>
        <w:snapToGrid w:val="0"/>
        <w:spacing w:line="300" w:lineRule="auto"/>
        <w:jc w:val="center"/>
        <w:rPr>
          <w:rFonts w:ascii="宋体" w:hAnsi="宋体" w:cs="宋体"/>
          <w:sz w:val="21"/>
          <w:szCs w:val="21"/>
        </w:rPr>
      </w:pPr>
      <w:r w:rsidRPr="00B272DC">
        <w:rPr>
          <w:rFonts w:ascii="宋体" w:hAnsi="宋体" w:cs="宋体"/>
          <w:sz w:val="21"/>
          <w:szCs w:val="21"/>
        </w:rPr>
        <w:t>图</w:t>
      </w:r>
      <w:r w:rsidR="00400DA4">
        <w:rPr>
          <w:rFonts w:ascii="宋体" w:hAnsi="宋体" w:cs="宋体" w:hint="eastAsia"/>
          <w:sz w:val="21"/>
          <w:szCs w:val="21"/>
        </w:rPr>
        <w:t>16.</w:t>
      </w:r>
      <w:r w:rsidRPr="00B272DC">
        <w:rPr>
          <w:rFonts w:ascii="宋体" w:hAnsi="宋体" w:cs="宋体" w:hint="eastAsia"/>
          <w:sz w:val="21"/>
          <w:szCs w:val="21"/>
        </w:rPr>
        <w:t xml:space="preserve">1 </w:t>
      </w:r>
      <w:r w:rsidRPr="00B272DC">
        <w:rPr>
          <w:rFonts w:ascii="宋体" w:hAnsi="宋体" w:cs="宋体"/>
          <w:sz w:val="21"/>
          <w:szCs w:val="21"/>
        </w:rPr>
        <w:t>CCM结构示意图</w:t>
      </w:r>
    </w:p>
    <w:p w:rsidR="007A4075" w:rsidRPr="0044171F" w:rsidRDefault="007A4075" w:rsidP="0044171F">
      <w:pPr>
        <w:snapToGrid w:val="0"/>
        <w:spacing w:line="300" w:lineRule="auto"/>
        <w:ind w:firstLineChars="200" w:firstLine="420"/>
        <w:rPr>
          <w:rFonts w:ascii="宋体" w:hAnsi="宋体" w:hint="eastAsia"/>
          <w:sz w:val="21"/>
          <w:szCs w:val="21"/>
        </w:rPr>
      </w:pPr>
      <w:r w:rsidRPr="0044171F">
        <w:rPr>
          <w:rFonts w:ascii="宋体" w:hAnsi="宋体"/>
          <w:sz w:val="21"/>
          <w:szCs w:val="21"/>
        </w:rPr>
        <w:t>Cache构件负责管理Cache目录及索引文件，是一个纯粹的Cache目录或者说是索引管理；Download构件负责从网络下载文件，可以支持多种协议，但目前只实现了HTTP协议；CCM作为策略层，通过调用Cache接口和Download接口，加上自身的策略来完成各种功能。在</w:t>
      </w:r>
      <w:r w:rsidR="00235D94">
        <w:rPr>
          <w:rFonts w:ascii="宋体" w:hAnsi="宋体"/>
          <w:sz w:val="21"/>
          <w:szCs w:val="21"/>
        </w:rPr>
        <w:t>Elastos</w:t>
      </w:r>
      <w:r w:rsidRPr="0044171F">
        <w:rPr>
          <w:rFonts w:ascii="宋体" w:hAnsi="宋体"/>
          <w:sz w:val="21"/>
          <w:szCs w:val="21"/>
        </w:rPr>
        <w:t>2.0上将CCM注册为“cachemgr”服务，主要向构件层（elastos@DDK）提供服务。当构件的Loader访问CCM，询问指定的uunm在本地对应文件的路径时，CCM会先从Cache</w:t>
      </w:r>
      <w:r w:rsidRPr="0044171F">
        <w:rPr>
          <w:rFonts w:ascii="宋体" w:hAnsi="宋体"/>
          <w:sz w:val="21"/>
          <w:szCs w:val="21"/>
        </w:rPr>
        <w:lastRenderedPageBreak/>
        <w:t>中查找，如果本地已经存在，则将Cache返回的路径返回给Loader；如果本地不存在，则调用Download的接口到网上去下载文件，并保存到Cache目录当中。下载成功后，将uunm及文件全路径名添加到Cache的索引当中，下次访问时就不必重新下载了。</w:t>
      </w:r>
    </w:p>
    <w:p w:rsidR="007A4075" w:rsidRPr="00084C7D" w:rsidRDefault="007A4075" w:rsidP="0044171F">
      <w:pPr>
        <w:snapToGrid w:val="0"/>
        <w:spacing w:line="300" w:lineRule="auto"/>
        <w:ind w:firstLineChars="200" w:firstLine="420"/>
        <w:rPr>
          <w:rFonts w:ascii="宋体" w:hAnsi="宋体" w:hint="eastAsia"/>
          <w:szCs w:val="21"/>
        </w:rPr>
      </w:pPr>
      <w:r w:rsidRPr="0044171F">
        <w:rPr>
          <w:rFonts w:ascii="宋体" w:hAnsi="宋体"/>
          <w:sz w:val="21"/>
          <w:szCs w:val="21"/>
        </w:rPr>
        <w:t>CCM提供了参数。用户可以指定该参数，通过三种途径获取文件路径。这三种途径分别为：只从Cache获取，只从网络获取及先从Cache获取，没有命中再到网络去下载。一般情况下，我们认为Cache索引文件只包含Cache目录下的文件记录。同时，Cache也提供了接口，可以将Cache目录之外的文件添加到Cache的索引当中，交由Cache来访问。</w:t>
      </w:r>
    </w:p>
    <w:p w:rsidR="007A4075" w:rsidRPr="00E11798" w:rsidRDefault="00400DA4" w:rsidP="00BA4562">
      <w:pPr>
        <w:pStyle w:val="2"/>
        <w:snapToGrid w:val="0"/>
        <w:spacing w:line="300" w:lineRule="auto"/>
        <w:rPr>
          <w:rFonts w:ascii="宋体" w:eastAsia="宋体" w:hAnsi="宋体" w:hint="eastAsia"/>
        </w:rPr>
      </w:pPr>
      <w:bookmarkStart w:id="810" w:name="_Toc148261154"/>
      <w:bookmarkStart w:id="811" w:name="_Toc152754530"/>
      <w:bookmarkStart w:id="812" w:name="_Toc197919148"/>
      <w:r>
        <w:rPr>
          <w:rFonts w:ascii="宋体" w:eastAsia="宋体" w:hAnsi="宋体" w:hint="eastAsia"/>
        </w:rPr>
        <w:t>16.</w:t>
      </w:r>
      <w:r w:rsidR="007A4075" w:rsidRPr="00E11798">
        <w:rPr>
          <w:rFonts w:ascii="宋体" w:eastAsia="宋体" w:hAnsi="宋体" w:hint="eastAsia"/>
        </w:rPr>
        <w:t>2 CAR构件缓存机制的用法</w:t>
      </w:r>
      <w:bookmarkEnd w:id="810"/>
      <w:bookmarkEnd w:id="811"/>
      <w:bookmarkEnd w:id="812"/>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CCM通过在本地使用一个索引文件来管理文件。每个文件对应于索引文件中的一条记录。记录存储了文件的相关信息，包括网络地址URL、本地地址（全路径名）。从网络上下载的文件保存在Cache目录。</w:t>
      </w:r>
      <w:bookmarkStart w:id="813" w:name="ccm"/>
      <w:r w:rsidRPr="0044171F">
        <w:rPr>
          <w:rFonts w:ascii="宋体" w:hAnsi="宋体"/>
          <w:sz w:val="21"/>
          <w:szCs w:val="21"/>
        </w:rPr>
        <w:t>下面介绍CCM的使用方法:</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hint="eastAsia"/>
          <w:sz w:val="21"/>
          <w:szCs w:val="21"/>
        </w:rPr>
        <w:t>1、</w:t>
      </w:r>
      <w:r w:rsidRPr="0044171F">
        <w:rPr>
          <w:rFonts w:ascii="宋体" w:hAnsi="宋体"/>
          <w:sz w:val="21"/>
          <w:szCs w:val="21"/>
        </w:rPr>
        <w:t>打开DDK中的编译选项，在D:\Elastos\src\libpub\inc\elasys</w:t>
      </w:r>
      <w:r w:rsidRPr="0044171F">
        <w:rPr>
          <w:rFonts w:ascii="宋体" w:hAnsi="宋体" w:hint="eastAsia"/>
          <w:sz w:val="21"/>
          <w:szCs w:val="21"/>
        </w:rPr>
        <w:t>\</w:t>
      </w:r>
      <w:r w:rsidRPr="0044171F">
        <w:rPr>
          <w:rFonts w:ascii="宋体" w:hAnsi="宋体"/>
          <w:sz w:val="21"/>
          <w:szCs w:val="21"/>
        </w:rPr>
        <w:t xml:space="preserve">eladef.h中有一行： </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//#define CACHEMANAGER</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将前面的注释符去掉，改为:</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#define CACHEMANAGER</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编译DDK，再执行dropsdk.</w:t>
      </w:r>
      <w:r w:rsidRPr="0044171F">
        <w:rPr>
          <w:rFonts w:ascii="宋体" w:hAnsi="宋体" w:hint="eastAsia"/>
          <w:sz w:val="21"/>
          <w:szCs w:val="21"/>
        </w:rPr>
        <w:t>bat</w:t>
      </w:r>
      <w:r w:rsidRPr="0044171F">
        <w:rPr>
          <w:rFonts w:ascii="宋体" w:hAnsi="宋体"/>
          <w:sz w:val="21"/>
          <w:szCs w:val="21"/>
        </w:rPr>
        <w:t xml:space="preserve">。 </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hint="eastAsia"/>
          <w:sz w:val="21"/>
          <w:szCs w:val="21"/>
        </w:rPr>
        <w:t>2、</w:t>
      </w:r>
      <w:r w:rsidRPr="0044171F">
        <w:rPr>
          <w:rFonts w:ascii="宋体" w:hAnsi="宋体"/>
          <w:sz w:val="21"/>
          <w:szCs w:val="21"/>
        </w:rPr>
        <w:t xml:space="preserve">设置配置文件（config）。 </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（1）在mkpkg.cfg中添加：</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%ELASTOS_ROOT%\obj\%ELASTOS_BUILD_KIND%\bin\elasock.dll \</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%ELASTOS_ROOT%\obj\%ELASTOS_BUILD_KIND%\bin\cachemgr.dll \</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（2）在service.cfg中添加注册Cache Manager服务的设置</w:t>
      </w:r>
      <w:r w:rsidRPr="0044171F">
        <w:rPr>
          <w:rFonts w:ascii="宋体" w:hAnsi="宋体" w:hint="eastAsia"/>
          <w:sz w:val="21"/>
          <w:szCs w:val="21"/>
        </w:rPr>
        <w:t>（</w:t>
      </w:r>
      <w:r w:rsidRPr="0044171F">
        <w:rPr>
          <w:rFonts w:ascii="宋体" w:hAnsi="宋体"/>
          <w:sz w:val="21"/>
          <w:szCs w:val="21"/>
        </w:rPr>
        <w:t>必须作为第一个服务启动</w:t>
      </w:r>
      <w:r w:rsidRPr="0044171F">
        <w:rPr>
          <w:rFonts w:ascii="宋体" w:hAnsi="宋体" w:hint="eastAsia"/>
          <w:sz w:val="21"/>
          <w:szCs w:val="21"/>
        </w:rPr>
        <w:t>）</w:t>
      </w:r>
      <w:r w:rsidRPr="0044171F">
        <w:rPr>
          <w:rFonts w:ascii="宋体" w:hAnsi="宋体"/>
          <w:sz w:val="21"/>
          <w:szCs w:val="21"/>
        </w:rPr>
        <w:t>。</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RegisterService("cachemgr.dll", "CCARCacheMgr", "ICARCacheMgr", "cachemgr");</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（3）在startup.cfg中注册服务（默认已设置好）。</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waitsvr.exe cachemgr bootmods filesys memfs diskmgr</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（4）将网络和文件系统配置好（使用硬盘的情况下），例如：</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[Disk3]</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Name =E:</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Description =FileSys</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ServiceName =ktfs</w:t>
      </w:r>
    </w:p>
    <w:p w:rsidR="007A4075" w:rsidRPr="0044171F" w:rsidRDefault="007A4075" w:rsidP="005447D2">
      <w:pPr>
        <w:shd w:val="clear" w:color="auto" w:fill="E6E6E6"/>
        <w:snapToGrid w:val="0"/>
        <w:spacing w:line="300" w:lineRule="auto"/>
        <w:ind w:firstLineChars="200" w:firstLine="420"/>
        <w:rPr>
          <w:rFonts w:ascii="宋体" w:hAnsi="宋体" w:hint="eastAsia"/>
          <w:sz w:val="21"/>
          <w:szCs w:val="21"/>
        </w:rPr>
      </w:pPr>
      <w:r w:rsidRPr="0044171F">
        <w:rPr>
          <w:rFonts w:ascii="宋体" w:hAnsi="宋体"/>
          <w:sz w:val="21"/>
          <w:szCs w:val="21"/>
        </w:rPr>
        <w:t>DeviceName =device:idepartition</w:t>
      </w:r>
      <w:r w:rsidRPr="0044171F">
        <w:rPr>
          <w:rFonts w:ascii="宋体" w:hAnsi="宋体" w:hint="eastAsia"/>
          <w:sz w:val="21"/>
          <w:szCs w:val="21"/>
        </w:rPr>
        <w:t>0</w:t>
      </w:r>
    </w:p>
    <w:p w:rsidR="007A4075" w:rsidRPr="0044171F" w:rsidRDefault="007A4075" w:rsidP="005447D2">
      <w:pPr>
        <w:shd w:val="clear" w:color="auto" w:fill="E6E6E6"/>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[Usnet]</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NetID =none</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LocalIP =192.158.2.236</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SubnetMask =255.255.248.0</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DefaultGateway =192.158.0.1</w:t>
      </w:r>
    </w:p>
    <w:p w:rsidR="007A4075" w:rsidRPr="0044171F" w:rsidRDefault="007A4075" w:rsidP="005447D2">
      <w:pPr>
        <w:shd w:val="clear" w:color="auto" w:fill="E6E6E6"/>
        <w:snapToGrid w:val="0"/>
        <w:spacing w:line="300" w:lineRule="auto"/>
        <w:ind w:firstLineChars="200" w:firstLine="420"/>
        <w:rPr>
          <w:rFonts w:ascii="宋体" w:hAnsi="宋体" w:hint="eastAsia"/>
          <w:sz w:val="21"/>
          <w:szCs w:val="21"/>
        </w:rPr>
      </w:pPr>
      <w:r w:rsidRPr="0044171F">
        <w:rPr>
          <w:rFonts w:ascii="宋体" w:hAnsi="宋体"/>
          <w:sz w:val="21"/>
          <w:szCs w:val="21"/>
        </w:rPr>
        <w:t>NeedFtpServer =1</w:t>
      </w:r>
    </w:p>
    <w:p w:rsidR="007A4075" w:rsidRPr="0044171F" w:rsidRDefault="007A4075" w:rsidP="005447D2">
      <w:pPr>
        <w:shd w:val="clear" w:color="auto" w:fill="E6E6E6"/>
        <w:snapToGrid w:val="0"/>
        <w:spacing w:line="300" w:lineRule="auto"/>
        <w:ind w:firstLineChars="200" w:firstLine="420"/>
        <w:rPr>
          <w:rFonts w:ascii="宋体" w:hAnsi="宋体" w:hint="eastAsia"/>
          <w:sz w:val="21"/>
          <w:szCs w:val="21"/>
        </w:rPr>
      </w:pPr>
      <w:r w:rsidRPr="0044171F">
        <w:rPr>
          <w:rFonts w:ascii="宋体" w:hAnsi="宋体" w:hint="eastAsia"/>
          <w:sz w:val="21"/>
          <w:szCs w:val="21"/>
        </w:rPr>
        <w:lastRenderedPageBreak/>
        <w:t>……</w:t>
      </w:r>
    </w:p>
    <w:bookmarkEnd w:id="813"/>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hint="eastAsia"/>
          <w:sz w:val="21"/>
          <w:szCs w:val="21"/>
        </w:rPr>
        <w:t>3、</w:t>
      </w:r>
      <w:r w:rsidRPr="0044171F">
        <w:rPr>
          <w:rFonts w:ascii="宋体" w:hAnsi="宋体"/>
          <w:sz w:val="21"/>
          <w:szCs w:val="21"/>
        </w:rPr>
        <w:t xml:space="preserve">在SDK环境下编译cachemgr代码。目前CCM的Cache目录和索引文件都在程序中直接指定，而不采用配置文件的方式。这两个参数在src/cachemgr/CCARCache.cpp中指定，如下： </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wchar_t * g_pIndexFile = L"/index.dat";</w:t>
      </w:r>
    </w:p>
    <w:p w:rsidR="007A4075" w:rsidRPr="0044171F" w:rsidRDefault="007A4075" w:rsidP="005447D2">
      <w:pPr>
        <w:shd w:val="clear" w:color="auto" w:fill="E6E6E6"/>
        <w:snapToGrid w:val="0"/>
        <w:spacing w:line="300" w:lineRule="auto"/>
        <w:ind w:firstLineChars="200" w:firstLine="420"/>
        <w:rPr>
          <w:rFonts w:ascii="宋体" w:hAnsi="宋体" w:hint="eastAsia"/>
          <w:sz w:val="21"/>
          <w:szCs w:val="21"/>
        </w:rPr>
      </w:pPr>
      <w:r w:rsidRPr="0044171F">
        <w:rPr>
          <w:rFonts w:ascii="宋体" w:hAnsi="宋体"/>
          <w:sz w:val="21"/>
          <w:szCs w:val="21"/>
        </w:rPr>
        <w:t>wchar_t * g_pCacheDir  = L"/";</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其中g_pIndexFile指定了索引文件，g_pCacheDir变量指定了Cache目录。虽然索引文件不要求一定要放在Cache目录中，但建议还是放在Cache目录为好。</w:t>
      </w:r>
    </w:p>
    <w:p w:rsidR="007A4075" w:rsidRPr="0044171F" w:rsidRDefault="007A4075" w:rsidP="0044171F">
      <w:pPr>
        <w:snapToGrid w:val="0"/>
        <w:spacing w:line="300" w:lineRule="auto"/>
        <w:ind w:firstLineChars="200" w:firstLine="420"/>
        <w:rPr>
          <w:rFonts w:ascii="宋体" w:hAnsi="宋体" w:hint="eastAsia"/>
          <w:sz w:val="21"/>
          <w:szCs w:val="21"/>
        </w:rPr>
      </w:pPr>
      <w:r w:rsidRPr="0044171F">
        <w:rPr>
          <w:rFonts w:ascii="宋体" w:hAnsi="宋体" w:hint="eastAsia"/>
          <w:sz w:val="21"/>
          <w:szCs w:val="21"/>
        </w:rPr>
        <w:t>4、</w:t>
      </w:r>
      <w:r w:rsidRPr="0044171F">
        <w:rPr>
          <w:rFonts w:ascii="宋体" w:hAnsi="宋体"/>
          <w:sz w:val="21"/>
          <w:szCs w:val="21"/>
        </w:rPr>
        <w:t>执行</w:t>
      </w:r>
      <w:hyperlink r:id="rId80" w:history="1">
        <w:r w:rsidRPr="0044171F">
          <w:rPr>
            <w:rFonts w:ascii="宋体" w:hAnsi="宋体"/>
            <w:sz w:val="21"/>
            <w:szCs w:val="21"/>
          </w:rPr>
          <w:t>mkpkg.exe</w:t>
        </w:r>
      </w:hyperlink>
      <w:r w:rsidRPr="0044171F">
        <w:rPr>
          <w:rFonts w:ascii="宋体" w:hAnsi="宋体"/>
          <w:sz w:val="21"/>
          <w:szCs w:val="21"/>
        </w:rPr>
        <w:t xml:space="preserve">。 </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按照以前的习惯，所有目标程序都被拷贝到镜像目录下。现在，如果用户不打开CCM的开关（eladef.h），C</w:t>
      </w:r>
      <w:r w:rsidRPr="0044171F">
        <w:rPr>
          <w:rFonts w:ascii="宋体" w:hAnsi="宋体" w:hint="eastAsia"/>
          <w:sz w:val="21"/>
          <w:szCs w:val="21"/>
        </w:rPr>
        <w:t>C</w:t>
      </w:r>
      <w:r w:rsidRPr="0044171F">
        <w:rPr>
          <w:rFonts w:ascii="宋体" w:hAnsi="宋体"/>
          <w:sz w:val="21"/>
          <w:szCs w:val="21"/>
        </w:rPr>
        <w:t>M并没有改变这种习惯。但如果开关被打开，就必须在SDK环境下按照上文</w:t>
      </w:r>
      <w:hyperlink r:id="rId81" w:anchor="ccm" w:history="1">
        <w:r w:rsidRPr="0044171F">
          <w:rPr>
            <w:rFonts w:ascii="宋体" w:hAnsi="宋体"/>
            <w:sz w:val="21"/>
            <w:szCs w:val="21"/>
          </w:rPr>
          <w:t>“C</w:t>
        </w:r>
        <w:r w:rsidRPr="0044171F">
          <w:rPr>
            <w:rFonts w:ascii="宋体" w:hAnsi="宋体" w:hint="eastAsia"/>
            <w:sz w:val="21"/>
            <w:szCs w:val="21"/>
          </w:rPr>
          <w:t>C</w:t>
        </w:r>
        <w:r w:rsidRPr="0044171F">
          <w:rPr>
            <w:rFonts w:ascii="宋体" w:hAnsi="宋体"/>
            <w:sz w:val="21"/>
            <w:szCs w:val="21"/>
          </w:rPr>
          <w:t>M用法”</w:t>
        </w:r>
      </w:hyperlink>
      <w:r w:rsidRPr="0044171F">
        <w:rPr>
          <w:rFonts w:ascii="宋体" w:hAnsi="宋体"/>
          <w:sz w:val="21"/>
          <w:szCs w:val="21"/>
        </w:rPr>
        <w:t>中介绍的流程进行配置，在系统启动时注册CCM服务，否则无法正确加载构件程序。默认情况下该开关是关闭状态。</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因为一般uunm指定的网络地址不是开发机，而目标文件却一般都保存在开发机上，如果每次将文件拷贝到网络，会很不方便，因此建议在开发过程中不要打开CCM开关。当然，也可以调用ICARCache接口中的Add方法将自己的dll程序添加到索引中。</w:t>
      </w:r>
    </w:p>
    <w:p w:rsidR="007A4075" w:rsidRPr="0044171F" w:rsidRDefault="007A4075" w:rsidP="0044171F">
      <w:pPr>
        <w:snapToGrid w:val="0"/>
        <w:spacing w:line="300" w:lineRule="auto"/>
        <w:ind w:firstLineChars="200" w:firstLine="420"/>
        <w:rPr>
          <w:rFonts w:ascii="宋体" w:hAnsi="宋体" w:hint="eastAsia"/>
          <w:sz w:val="21"/>
          <w:szCs w:val="21"/>
        </w:rPr>
      </w:pPr>
      <w:r w:rsidRPr="0044171F">
        <w:rPr>
          <w:rFonts w:ascii="宋体" w:hAnsi="宋体"/>
          <w:sz w:val="21"/>
          <w:szCs w:val="21"/>
        </w:rPr>
        <w:t>使用CCM带来了很多好处，不仅可以实现CAR构件的自滚动下载运行、点击下载运行等，还可以使用同名目标文件。在现有的开发环境中，所有目标程序文件被拷贝到镜像目录下，如exe、dll都放在镜像目录的bin目录中，这种情况下我们不能生成同名文件。但如果使用CCM，我们就可以生成同名目标文件，只不过它们的路径不同，对于CAR构件程序来说，它们的uunm不同即可。</w:t>
      </w:r>
    </w:p>
    <w:p w:rsidR="007A4075" w:rsidRPr="00545AB3" w:rsidRDefault="00400DA4" w:rsidP="00BA4562">
      <w:pPr>
        <w:pStyle w:val="2"/>
        <w:snapToGrid w:val="0"/>
        <w:spacing w:line="300" w:lineRule="auto"/>
        <w:rPr>
          <w:rFonts w:ascii="宋体" w:eastAsia="宋体" w:hAnsi="宋体"/>
        </w:rPr>
      </w:pPr>
      <w:bookmarkStart w:id="814" w:name="_Toc148261155"/>
      <w:bookmarkStart w:id="815" w:name="_Toc152754531"/>
      <w:bookmarkStart w:id="816" w:name="_Toc197919149"/>
      <w:r>
        <w:rPr>
          <w:rFonts w:ascii="宋体" w:eastAsia="宋体" w:hAnsi="宋体" w:hint="eastAsia"/>
        </w:rPr>
        <w:t>16.</w:t>
      </w:r>
      <w:r w:rsidR="007A4075" w:rsidRPr="00545AB3">
        <w:rPr>
          <w:rFonts w:ascii="宋体" w:eastAsia="宋体" w:hAnsi="宋体" w:hint="eastAsia"/>
        </w:rPr>
        <w:t xml:space="preserve">3 </w:t>
      </w:r>
      <w:r w:rsidR="007A4075" w:rsidRPr="00545AB3">
        <w:rPr>
          <w:rFonts w:ascii="宋体" w:eastAsia="宋体" w:hAnsi="宋体"/>
        </w:rPr>
        <w:t>CAR构件缓存机制的</w:t>
      </w:r>
      <w:r w:rsidR="007A4075" w:rsidRPr="00545AB3">
        <w:rPr>
          <w:rFonts w:ascii="宋体" w:eastAsia="宋体" w:hAnsi="宋体" w:hint="eastAsia"/>
        </w:rPr>
        <w:t>示例程序</w:t>
      </w:r>
      <w:bookmarkEnd w:id="814"/>
      <w:bookmarkEnd w:id="815"/>
      <w:bookmarkEnd w:id="816"/>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下面通过一个范例来演示使用CAR构件缓存机制来实现CAR构件自滚动下载运行的方法。该范例程序位于D:\Elastos20.SDK\src\internal_samples\ezcom\cachemgr\autoroll目录中。</w:t>
      </w: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t>在这个例子中，实现了四个构件：CA、CB、CC、CD，分别在四个构件程序cma.dll、cmb.dll、cmc.dll、cmd.dll中实现，各构件分别实现了IA、IB、IC、ID接口，每个接口有个对应的方法，分别为FA、FB、FC、FD。</w:t>
      </w:r>
    </w:p>
    <w:p w:rsidR="007A4075" w:rsidRPr="00084C7D" w:rsidRDefault="007A4075" w:rsidP="0044171F">
      <w:pPr>
        <w:snapToGrid w:val="0"/>
        <w:spacing w:line="300" w:lineRule="auto"/>
        <w:ind w:firstLineChars="200" w:firstLine="420"/>
        <w:rPr>
          <w:rFonts w:ascii="宋体" w:hAnsi="宋体" w:hint="eastAsia"/>
          <w:szCs w:val="21"/>
        </w:rPr>
      </w:pPr>
      <w:r w:rsidRPr="0044171F">
        <w:rPr>
          <w:rFonts w:ascii="宋体" w:hAnsi="宋体"/>
          <w:sz w:val="21"/>
          <w:szCs w:val="21"/>
        </w:rPr>
        <w:t>客户程序调用了构件CA的FA方法；在构件CA中，FA方法调用了构件CB的FB方法、构件CC的FC方法；在构件CB中，FB方法调用了构件CD的FD方法。如图</w:t>
      </w:r>
      <w:r w:rsidR="00400DA4">
        <w:rPr>
          <w:rFonts w:ascii="宋体" w:hAnsi="宋体" w:hint="eastAsia"/>
          <w:sz w:val="21"/>
          <w:szCs w:val="21"/>
        </w:rPr>
        <w:t>16.</w:t>
      </w:r>
      <w:r w:rsidRPr="0044171F">
        <w:rPr>
          <w:rFonts w:ascii="宋体" w:hAnsi="宋体" w:hint="eastAsia"/>
          <w:sz w:val="21"/>
          <w:szCs w:val="21"/>
        </w:rPr>
        <w:t>2</w:t>
      </w:r>
      <w:r w:rsidRPr="0044171F">
        <w:rPr>
          <w:rFonts w:ascii="宋体" w:hAnsi="宋体"/>
          <w:sz w:val="21"/>
          <w:szCs w:val="21"/>
        </w:rPr>
        <w:t>所示</w:t>
      </w:r>
      <w:r w:rsidRPr="0044171F">
        <w:rPr>
          <w:rFonts w:ascii="宋体" w:hAnsi="宋体" w:hint="eastAsia"/>
          <w:sz w:val="21"/>
          <w:szCs w:val="21"/>
        </w:rPr>
        <w:t>。</w:t>
      </w:r>
    </w:p>
    <w:p w:rsidR="007A4075" w:rsidRDefault="0097535E" w:rsidP="00124A87">
      <w:pPr>
        <w:snapToGrid w:val="0"/>
        <w:spacing w:line="300" w:lineRule="auto"/>
        <w:ind w:firstLineChars="200" w:firstLine="480"/>
        <w:rPr>
          <w:rFonts w:ascii="宋体" w:hAnsi="宋体" w:hint="eastAsia"/>
          <w:szCs w:val="21"/>
        </w:rPr>
      </w:pPr>
      <w:r w:rsidRPr="00084C7D">
        <w:rPr>
          <w:rFonts w:ascii="宋体" w:hAnsi="宋体"/>
          <w:noProof/>
          <w:szCs w:val="21"/>
        </w:rPr>
        <mc:AlternateContent>
          <mc:Choice Requires="wps">
            <w:drawing>
              <wp:inline distT="0" distB="0" distL="0" distR="0">
                <wp:extent cx="304800" cy="304800"/>
                <wp:effectExtent l="0" t="0" r="0" b="0"/>
                <wp:docPr id="1" name="AutoShape 60" descr="samp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1F3CE" id="AutoShape 60" o:spid="_x0000_s1026" alt="sampl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B6uwIAAMg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1hBB6uwIAAMg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084C7D">
        <w:rPr>
          <w:rFonts w:ascii="宋体" w:hAnsi="宋体"/>
          <w:noProof/>
          <w:szCs w:val="21"/>
        </w:rPr>
        <w:drawing>
          <wp:inline distT="0" distB="0" distL="0" distR="0">
            <wp:extent cx="4267200" cy="12192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7200" cy="1219200"/>
                    </a:xfrm>
                    <a:prstGeom prst="rect">
                      <a:avLst/>
                    </a:prstGeom>
                    <a:noFill/>
                    <a:ln>
                      <a:noFill/>
                    </a:ln>
                  </pic:spPr>
                </pic:pic>
              </a:graphicData>
            </a:graphic>
          </wp:inline>
        </w:drawing>
      </w:r>
    </w:p>
    <w:p w:rsidR="007A4075" w:rsidRPr="008F11FD" w:rsidRDefault="007A4075" w:rsidP="006E5D90">
      <w:pPr>
        <w:snapToGrid w:val="0"/>
        <w:spacing w:line="300" w:lineRule="auto"/>
        <w:jc w:val="center"/>
        <w:rPr>
          <w:rFonts w:ascii="宋体" w:hAnsi="宋体" w:hint="eastAsia"/>
          <w:sz w:val="21"/>
          <w:szCs w:val="21"/>
        </w:rPr>
      </w:pPr>
      <w:r w:rsidRPr="008F11FD">
        <w:rPr>
          <w:rFonts w:ascii="宋体" w:hAnsi="宋体"/>
          <w:sz w:val="21"/>
          <w:szCs w:val="21"/>
        </w:rPr>
        <w:t>图</w:t>
      </w:r>
      <w:r w:rsidR="00400DA4">
        <w:rPr>
          <w:rFonts w:ascii="宋体" w:hAnsi="宋体" w:hint="eastAsia"/>
          <w:sz w:val="21"/>
          <w:szCs w:val="21"/>
        </w:rPr>
        <w:t>16.</w:t>
      </w:r>
      <w:r w:rsidRPr="008F11FD">
        <w:rPr>
          <w:rFonts w:ascii="宋体" w:hAnsi="宋体" w:hint="eastAsia"/>
          <w:sz w:val="21"/>
          <w:szCs w:val="21"/>
        </w:rPr>
        <w:t>2</w:t>
      </w:r>
      <w:r w:rsidR="006E5D90">
        <w:rPr>
          <w:rFonts w:ascii="宋体" w:hAnsi="宋体" w:hint="eastAsia"/>
          <w:sz w:val="21"/>
          <w:szCs w:val="21"/>
        </w:rPr>
        <w:t xml:space="preserve"> 构件间滚动调用示意图</w:t>
      </w:r>
    </w:p>
    <w:p w:rsidR="007A4075" w:rsidRPr="00084C7D" w:rsidRDefault="007A4075" w:rsidP="00124A87">
      <w:pPr>
        <w:snapToGrid w:val="0"/>
        <w:spacing w:line="300" w:lineRule="auto"/>
        <w:ind w:firstLineChars="200" w:firstLine="480"/>
        <w:rPr>
          <w:rFonts w:ascii="宋体" w:hAnsi="宋体" w:hint="eastAsia"/>
          <w:szCs w:val="21"/>
        </w:rPr>
      </w:pPr>
    </w:p>
    <w:p w:rsidR="007A4075" w:rsidRPr="0044171F" w:rsidRDefault="007A4075" w:rsidP="0044171F">
      <w:pPr>
        <w:snapToGrid w:val="0"/>
        <w:spacing w:line="300" w:lineRule="auto"/>
        <w:ind w:firstLineChars="200" w:firstLine="420"/>
        <w:rPr>
          <w:rFonts w:ascii="宋体" w:hAnsi="宋体"/>
          <w:sz w:val="21"/>
          <w:szCs w:val="21"/>
        </w:rPr>
      </w:pPr>
      <w:r w:rsidRPr="0044171F">
        <w:rPr>
          <w:rFonts w:ascii="宋体" w:hAnsi="宋体"/>
          <w:sz w:val="21"/>
          <w:szCs w:val="21"/>
        </w:rPr>
        <w:lastRenderedPageBreak/>
        <w:t>为方便观察演示结果，CCM中添加了一些打印信息，用于输出构件的uunm信息</w:t>
      </w:r>
      <w:r w:rsidRPr="0044171F">
        <w:rPr>
          <w:rFonts w:ascii="宋体" w:hAnsi="宋体" w:hint="eastAsia"/>
          <w:sz w:val="21"/>
          <w:szCs w:val="21"/>
        </w:rPr>
        <w:t>(</w:t>
      </w:r>
      <w:r w:rsidRPr="0044171F">
        <w:rPr>
          <w:rFonts w:ascii="宋体" w:hAnsi="宋体"/>
          <w:sz w:val="21"/>
          <w:szCs w:val="21"/>
        </w:rPr>
        <w:t>该构件在互联网上的地址，可以是IP地址也可以是域名，用户需要根据实际情况来重新指定</w:t>
      </w:r>
      <w:r w:rsidRPr="0044171F">
        <w:rPr>
          <w:rFonts w:ascii="宋体" w:hAnsi="宋体" w:hint="eastAsia"/>
          <w:sz w:val="21"/>
          <w:szCs w:val="21"/>
        </w:rPr>
        <w:t>)</w:t>
      </w:r>
      <w:r w:rsidRPr="0044171F">
        <w:rPr>
          <w:rFonts w:ascii="宋体" w:hAnsi="宋体"/>
          <w:sz w:val="21"/>
          <w:szCs w:val="21"/>
        </w:rPr>
        <w:t>或对应的本地文件路径名。程序运行两次，显示结果如下：</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$]autoroll.exe</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Download the file: 192.158.1.82/car/cma.dll</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CA::FA() is called.</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CA: I'll call CB::FB().</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Download the file: 192.158.1.82/car/cmb.dll</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CB::FB() is called.</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CB: I'll call CD::FD().</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Download the file: 192.158.1.82/car/cmd.dll</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CD::FD() is called.</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CA: I'll call CC::FC().</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Download the file: 192.158.1.82/car/cmc.dll</w:t>
      </w:r>
    </w:p>
    <w:p w:rsidR="007A4075" w:rsidRPr="0044171F" w:rsidRDefault="007A4075" w:rsidP="005447D2">
      <w:pPr>
        <w:shd w:val="clear" w:color="auto" w:fill="E6E6E6"/>
        <w:snapToGrid w:val="0"/>
        <w:spacing w:line="300" w:lineRule="auto"/>
        <w:ind w:firstLineChars="200" w:firstLine="420"/>
        <w:rPr>
          <w:rFonts w:ascii="宋体" w:hAnsi="宋体" w:hint="eastAsia"/>
          <w:sz w:val="21"/>
          <w:szCs w:val="21"/>
        </w:rPr>
      </w:pPr>
      <w:r w:rsidRPr="0044171F">
        <w:rPr>
          <w:rFonts w:ascii="宋体" w:hAnsi="宋体"/>
          <w:sz w:val="21"/>
          <w:szCs w:val="21"/>
        </w:rPr>
        <w:t xml:space="preserve">        CC::FC() is called.</w:t>
      </w:r>
    </w:p>
    <w:p w:rsidR="007A4075" w:rsidRPr="0044171F" w:rsidRDefault="007A4075" w:rsidP="005447D2">
      <w:pPr>
        <w:shd w:val="clear" w:color="auto" w:fill="E6E6E6"/>
        <w:snapToGrid w:val="0"/>
        <w:spacing w:line="300" w:lineRule="auto"/>
        <w:ind w:firstLineChars="200" w:firstLine="420"/>
        <w:rPr>
          <w:rFonts w:ascii="宋体" w:hAnsi="宋体" w:hint="eastAsia"/>
          <w:sz w:val="21"/>
          <w:szCs w:val="21"/>
        </w:rPr>
      </w:pP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$]autoroll.exe</w:t>
      </w:r>
    </w:p>
    <w:p w:rsidR="007A4075" w:rsidRPr="0044171F" w:rsidRDefault="007A4075" w:rsidP="000D0B08">
      <w:pPr>
        <w:shd w:val="clear" w:color="auto" w:fill="E6E6E6"/>
        <w:snapToGrid w:val="0"/>
        <w:spacing w:line="300" w:lineRule="auto"/>
        <w:ind w:firstLineChars="200" w:firstLine="420"/>
        <w:rPr>
          <w:rFonts w:ascii="宋体" w:hAnsi="宋体"/>
          <w:sz w:val="21"/>
          <w:szCs w:val="21"/>
        </w:rPr>
      </w:pPr>
      <w:bookmarkStart w:id="817" w:name="_Toc152754532"/>
      <w:bookmarkStart w:id="818" w:name="_Toc152754918"/>
      <w:r w:rsidRPr="0044171F">
        <w:rPr>
          <w:rFonts w:ascii="宋体" w:hAnsi="宋体"/>
          <w:sz w:val="21"/>
          <w:szCs w:val="21"/>
        </w:rPr>
        <w:t>File is in the Cache: 192.158.1.82/car/cma.dll-&gt;/msdos/cache/1727.dll</w:t>
      </w:r>
      <w:bookmarkEnd w:id="817"/>
      <w:bookmarkEnd w:id="818"/>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CA::FA() is called.</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CA: I'll call CB::FB().</w:t>
      </w:r>
    </w:p>
    <w:p w:rsidR="007A4075" w:rsidRPr="0044171F" w:rsidRDefault="007A4075" w:rsidP="000D0B08">
      <w:pPr>
        <w:shd w:val="clear" w:color="auto" w:fill="E6E6E6"/>
        <w:snapToGrid w:val="0"/>
        <w:spacing w:line="300" w:lineRule="auto"/>
        <w:ind w:firstLineChars="200" w:firstLine="420"/>
        <w:rPr>
          <w:rFonts w:ascii="宋体" w:hAnsi="宋体"/>
          <w:sz w:val="21"/>
          <w:szCs w:val="21"/>
        </w:rPr>
      </w:pPr>
      <w:bookmarkStart w:id="819" w:name="_Toc152754533"/>
      <w:bookmarkStart w:id="820" w:name="_Toc152754919"/>
      <w:r w:rsidRPr="0044171F">
        <w:rPr>
          <w:rFonts w:ascii="宋体" w:hAnsi="宋体"/>
          <w:sz w:val="21"/>
          <w:szCs w:val="21"/>
        </w:rPr>
        <w:t>File is in the Cache: 192.158.1.82/car/cmb.dll-&gt;/msdos/cache/</w:t>
      </w:r>
      <w:smartTag w:uri="urn:schemas-microsoft-com:office:smarttags" w:element="chmetcnv">
        <w:smartTagPr>
          <w:attr w:name="TCSC" w:val="0"/>
          <w:attr w:name="NumberType" w:val="1"/>
          <w:attr w:name="Negative" w:val="False"/>
          <w:attr w:name="HasSpace" w:val="False"/>
          <w:attr w:name="SourceValue" w:val="6"/>
          <w:attr w:name="UnitName" w:val="a"/>
        </w:smartTagPr>
        <w:r w:rsidRPr="0044171F">
          <w:rPr>
            <w:rFonts w:ascii="宋体" w:hAnsi="宋体"/>
            <w:sz w:val="21"/>
            <w:szCs w:val="21"/>
          </w:rPr>
          <w:t>6a</w:t>
        </w:r>
      </w:smartTag>
      <w:r w:rsidRPr="0044171F">
        <w:rPr>
          <w:rFonts w:ascii="宋体" w:hAnsi="宋体"/>
          <w:sz w:val="21"/>
          <w:szCs w:val="21"/>
        </w:rPr>
        <w:t>40.dll</w:t>
      </w:r>
      <w:bookmarkEnd w:id="819"/>
      <w:bookmarkEnd w:id="820"/>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CB::FB() is called.</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CB: I'll call CD::FD().</w:t>
      </w:r>
    </w:p>
    <w:p w:rsidR="007A4075" w:rsidRPr="0044171F" w:rsidRDefault="007A4075" w:rsidP="000D0B08">
      <w:pPr>
        <w:shd w:val="clear" w:color="auto" w:fill="E6E6E6"/>
        <w:snapToGrid w:val="0"/>
        <w:spacing w:line="300" w:lineRule="auto"/>
        <w:ind w:firstLineChars="200" w:firstLine="420"/>
        <w:rPr>
          <w:rFonts w:ascii="宋体" w:hAnsi="宋体"/>
          <w:sz w:val="21"/>
          <w:szCs w:val="21"/>
        </w:rPr>
      </w:pPr>
      <w:bookmarkStart w:id="821" w:name="_Toc152754534"/>
      <w:bookmarkStart w:id="822" w:name="_Toc152754920"/>
      <w:r w:rsidRPr="0044171F">
        <w:rPr>
          <w:rFonts w:ascii="宋体" w:hAnsi="宋体"/>
          <w:sz w:val="21"/>
          <w:szCs w:val="21"/>
        </w:rPr>
        <w:t>File is in the Cache: 192.158.1.82/car/cmd.dll-&gt;/msdos/cache/4654.dll</w:t>
      </w:r>
      <w:bookmarkEnd w:id="821"/>
      <w:bookmarkEnd w:id="822"/>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CD::FD() is called.</w:t>
      </w:r>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CA: I'll call CC::FC().</w:t>
      </w:r>
    </w:p>
    <w:p w:rsidR="007A4075" w:rsidRPr="0044171F" w:rsidRDefault="007A4075" w:rsidP="000D0B08">
      <w:pPr>
        <w:shd w:val="clear" w:color="auto" w:fill="E6E6E6"/>
        <w:snapToGrid w:val="0"/>
        <w:spacing w:line="300" w:lineRule="auto"/>
        <w:ind w:firstLineChars="200" w:firstLine="420"/>
        <w:rPr>
          <w:rFonts w:ascii="宋体" w:hAnsi="宋体"/>
          <w:sz w:val="21"/>
          <w:szCs w:val="21"/>
        </w:rPr>
      </w:pPr>
      <w:bookmarkStart w:id="823" w:name="_Toc152754535"/>
      <w:bookmarkStart w:id="824" w:name="_Toc152754921"/>
      <w:r w:rsidRPr="0044171F">
        <w:rPr>
          <w:rFonts w:ascii="宋体" w:hAnsi="宋体"/>
          <w:sz w:val="21"/>
          <w:szCs w:val="21"/>
        </w:rPr>
        <w:t>File is in the Cache: 192.158.1.82/car/cmc.dll-&gt;/msdos/cache/54ef.dll</w:t>
      </w:r>
      <w:bookmarkEnd w:id="823"/>
      <w:bookmarkEnd w:id="824"/>
    </w:p>
    <w:p w:rsidR="007A4075" w:rsidRPr="0044171F" w:rsidRDefault="007A4075" w:rsidP="005447D2">
      <w:pPr>
        <w:shd w:val="clear" w:color="auto" w:fill="E6E6E6"/>
        <w:snapToGrid w:val="0"/>
        <w:spacing w:line="300" w:lineRule="auto"/>
        <w:ind w:firstLineChars="200" w:firstLine="420"/>
        <w:rPr>
          <w:rFonts w:ascii="宋体" w:hAnsi="宋体"/>
          <w:sz w:val="21"/>
          <w:szCs w:val="21"/>
        </w:rPr>
      </w:pPr>
      <w:r w:rsidRPr="0044171F">
        <w:rPr>
          <w:rFonts w:ascii="宋体" w:hAnsi="宋体"/>
          <w:sz w:val="21"/>
          <w:szCs w:val="21"/>
        </w:rPr>
        <w:t xml:space="preserve">        CC::FC() is called.</w:t>
      </w:r>
    </w:p>
    <w:p w:rsidR="007A4075" w:rsidRPr="00457D1C" w:rsidRDefault="007A4075" w:rsidP="0044171F">
      <w:pPr>
        <w:snapToGrid w:val="0"/>
        <w:spacing w:line="300" w:lineRule="auto"/>
        <w:ind w:firstLineChars="200" w:firstLine="420"/>
        <w:rPr>
          <w:rFonts w:ascii="宋体" w:hAnsi="宋体" w:hint="eastAsia"/>
          <w:szCs w:val="21"/>
        </w:rPr>
      </w:pPr>
      <w:r w:rsidRPr="0044171F">
        <w:rPr>
          <w:rFonts w:ascii="宋体" w:hAnsi="宋体"/>
          <w:sz w:val="21"/>
          <w:szCs w:val="21"/>
        </w:rPr>
        <w:t>第一次运行时，因为本地还没有对应的文件，需要从网络上下载，只输出了构件的uunm信息；第二次运行时因为本地Cache已经有对应文件，所以直接使用，不需从网络再次下载，输出了构件的uunm信息和对应的本地文件路径名。</w:t>
      </w:r>
    </w:p>
    <w:p w:rsidR="007A4075" w:rsidRPr="00AA2AB6" w:rsidRDefault="007A4075" w:rsidP="00124A87">
      <w:pPr>
        <w:numPr>
          <w:ins w:id="825" w:author="yiting" w:date="2006-09-29T13:08:00Z"/>
        </w:numPr>
        <w:snapToGrid w:val="0"/>
        <w:spacing w:line="300" w:lineRule="auto"/>
        <w:rPr>
          <w:rFonts w:ascii="宋体" w:hAnsi="宋体" w:hint="eastAsia"/>
          <w:szCs w:val="21"/>
        </w:rPr>
      </w:pPr>
    </w:p>
    <w:p w:rsidR="006437AE" w:rsidRDefault="006437AE" w:rsidP="006437AE">
      <w:pPr>
        <w:rPr>
          <w:rFonts w:hint="eastAsia"/>
          <w:noProof/>
        </w:rPr>
      </w:pPr>
      <w:r>
        <w:br w:type="page"/>
      </w: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rPr>
          <w:rFonts w:hint="eastAsia"/>
          <w:noProof/>
        </w:rPr>
      </w:pPr>
    </w:p>
    <w:p w:rsidR="006437AE" w:rsidRDefault="006437AE" w:rsidP="006437AE">
      <w:pPr>
        <w:snapToGrid w:val="0"/>
        <w:spacing w:line="300" w:lineRule="auto"/>
        <w:rPr>
          <w:rFonts w:hint="eastAsia"/>
        </w:rPr>
      </w:pPr>
    </w:p>
    <w:p w:rsidR="006437AE" w:rsidRDefault="006437AE" w:rsidP="00BA4562">
      <w:pPr>
        <w:pStyle w:val="1125"/>
        <w:rPr>
          <w:rFonts w:hint="eastAsia"/>
        </w:rPr>
      </w:pPr>
      <w:bookmarkStart w:id="826" w:name="_Toc152754536"/>
      <w:bookmarkStart w:id="827" w:name="_Toc197919150"/>
      <w:r>
        <w:rPr>
          <w:rFonts w:hint="eastAsia"/>
        </w:rPr>
        <w:t>第三</w:t>
      </w:r>
      <w:r w:rsidRPr="00B53CF3">
        <w:rPr>
          <w:rFonts w:hint="eastAsia"/>
        </w:rPr>
        <w:t>篇</w:t>
      </w:r>
      <w:r>
        <w:rPr>
          <w:rFonts w:hint="eastAsia"/>
        </w:rPr>
        <w:t xml:space="preserve">　编程示例</w:t>
      </w:r>
      <w:bookmarkEnd w:id="826"/>
      <w:bookmarkEnd w:id="827"/>
    </w:p>
    <w:p w:rsidR="006437AE" w:rsidRPr="00DC3C9D" w:rsidRDefault="006437AE" w:rsidP="006437AE">
      <w:pPr>
        <w:rPr>
          <w:rFonts w:hint="eastAsia"/>
        </w:rPr>
      </w:pPr>
      <w:r>
        <w:br w:type="page"/>
      </w:r>
    </w:p>
    <w:p w:rsidR="006437AE" w:rsidRPr="00BA29FC" w:rsidRDefault="006437AE" w:rsidP="004E6F39">
      <w:pPr>
        <w:pStyle w:val="1125"/>
        <w:rPr>
          <w:rFonts w:hint="eastAsia"/>
        </w:rPr>
      </w:pPr>
      <w:bookmarkStart w:id="828" w:name="_Toc152754537"/>
      <w:bookmarkStart w:id="829" w:name="_Toc197919151"/>
      <w:r>
        <w:rPr>
          <w:rFonts w:hint="eastAsia"/>
        </w:rPr>
        <w:t>第</w:t>
      </w:r>
      <w:r w:rsidR="008149B1">
        <w:rPr>
          <w:rFonts w:hint="eastAsia"/>
        </w:rPr>
        <w:t>十七</w:t>
      </w:r>
      <w:r>
        <w:rPr>
          <w:rFonts w:hint="eastAsia"/>
        </w:rPr>
        <w:t xml:space="preserve">章　</w:t>
      </w:r>
      <w:r w:rsidR="002F1EF7">
        <w:rPr>
          <w:rFonts w:hint="eastAsia"/>
        </w:rPr>
        <w:t>编程示例</w:t>
      </w:r>
      <w:bookmarkEnd w:id="828"/>
      <w:bookmarkEnd w:id="829"/>
    </w:p>
    <w:p w:rsidR="00EA3364" w:rsidRPr="00E8343A" w:rsidRDefault="00400DA4" w:rsidP="00BA4562">
      <w:pPr>
        <w:pStyle w:val="2"/>
        <w:snapToGrid w:val="0"/>
        <w:spacing w:line="300" w:lineRule="auto"/>
        <w:rPr>
          <w:rFonts w:ascii="宋体" w:cs="宋体"/>
          <w:sz w:val="21"/>
          <w:szCs w:val="21"/>
        </w:rPr>
      </w:pPr>
      <w:bookmarkStart w:id="830" w:name="_Toc152754538"/>
      <w:bookmarkStart w:id="831" w:name="_Toc197919152"/>
      <w:r>
        <w:rPr>
          <w:rFonts w:ascii="宋体" w:eastAsia="宋体" w:hAnsi="宋体" w:hint="eastAsia"/>
        </w:rPr>
        <w:t>17.</w:t>
      </w:r>
      <w:r w:rsidR="00BA29FC" w:rsidRPr="00BA29FC">
        <w:rPr>
          <w:rFonts w:ascii="宋体" w:eastAsia="宋体" w:hAnsi="宋体" w:hint="eastAsia"/>
        </w:rPr>
        <w:t xml:space="preserve">1 </w:t>
      </w:r>
      <w:r w:rsidR="00EA3364" w:rsidRPr="00BA29FC">
        <w:rPr>
          <w:rFonts w:ascii="宋体" w:eastAsia="宋体" w:hAnsi="宋体" w:hint="eastAsia"/>
        </w:rPr>
        <w:t>嵌有</w:t>
      </w:r>
      <w:r w:rsidR="00EA3364" w:rsidRPr="00BA29FC">
        <w:rPr>
          <w:rFonts w:ascii="宋体" w:eastAsia="宋体" w:hAnsi="宋体"/>
        </w:rPr>
        <w:t>Lua</w:t>
      </w:r>
      <w:r w:rsidR="00EA3364" w:rsidRPr="00BA29FC">
        <w:rPr>
          <w:rFonts w:ascii="宋体" w:eastAsia="宋体" w:hAnsi="宋体" w:hint="eastAsia"/>
        </w:rPr>
        <w:t>程序的XML-Glue程序示例</w:t>
      </w:r>
      <w:bookmarkEnd w:id="830"/>
      <w:bookmarkEnd w:id="831"/>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&lt;?xml version="1.0" encoding="utf-8"?&gt;</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&lt;x:xmlglue xmlns:x="http://www.elastos.com/xml-glue" xmlns:w="elactrl.dll"&gt;</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&lt;w:form x:id="MainForm" nControlStyle="FormStyle_DoubleBuffer,</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FormStyle_PixelAlphaChannel,</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ControlStyle_NoBackground" esCaption="sub" nLeft="20"</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nTop="120" nWidth="100" nHeight="120"&gt;</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&lt;w:pictureBox  x:id="picBox" nLeft="0" nTop="0" nWidth="100"</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nHeight="120" nControlStyle="ControlStyle_NoBackground"/&gt;</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&lt;/w:form&gt;</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&lt;script language="lua"&gt;</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function OnMouseDown(st, x, y, b)</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MainForm:SetWindowLevel(1)</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end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function OnKeyDown(src, id, 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if id == 141 or id == 144 or id == 137 then</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MainForm:KillTimer(1)</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MainForm:Close()</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end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end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j = 0;</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images = {}</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elagdi = Elastos.Using("elagdi.dll")</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for j = 1, 17 do</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filename = "dancer" .. j .. ".png"</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image = elagdi.CImage()</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image:InitFromFile(resource(filename))</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images[j] = image</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end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function OnTimer()</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lastRenderedPageBreak/>
        <w:t xml:space="preserve">            local i = 1</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return function(src, id)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 = i % 17 + 1</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picBox:SetImage(images[i])</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src:Update()</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end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end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picBox:SetImage(images[1]);</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MainForm:SetStackingClass(2)</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MainForm:SetTimer(1, 80)</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MainForm.Timer = OnTimer()</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picBox.MouseDown = OnMouseDown</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MainForm.KeyDown = OnKeyDown</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MainForm.InActive = OnLostFocus;</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MainForm.Active = OnGotFocus;</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MainForm:Show()</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&lt;/script&gt;</w:t>
      </w:r>
    </w:p>
    <w:p w:rsidR="00EA3364" w:rsidRPr="00BA29FC" w:rsidRDefault="00EA3364" w:rsidP="00BA29FC">
      <w:pPr>
        <w:shd w:val="clear" w:color="auto" w:fill="E6E6E6"/>
        <w:snapToGrid w:val="0"/>
        <w:spacing w:line="300" w:lineRule="auto"/>
        <w:ind w:firstLineChars="200" w:firstLine="420"/>
        <w:rPr>
          <w:rFonts w:ascii="宋体" w:hAnsi="宋体" w:hint="eastAsia"/>
          <w:sz w:val="21"/>
          <w:szCs w:val="21"/>
        </w:rPr>
      </w:pPr>
      <w:r w:rsidRPr="00BA29FC">
        <w:rPr>
          <w:rFonts w:ascii="宋体" w:hAnsi="宋体"/>
          <w:sz w:val="21"/>
          <w:szCs w:val="21"/>
        </w:rPr>
        <w:t>&lt;/x:xglue&gt;</w:t>
      </w:r>
    </w:p>
    <w:p w:rsidR="00EA3364" w:rsidRDefault="00EA3364" w:rsidP="00EA3364">
      <w:pPr>
        <w:widowControl w:val="0"/>
        <w:autoSpaceDE w:val="0"/>
        <w:autoSpaceDN w:val="0"/>
        <w:adjustRightInd w:val="0"/>
        <w:rPr>
          <w:rFonts w:ascii="宋体" w:cs="宋体" w:hint="eastAsia"/>
          <w:sz w:val="18"/>
          <w:szCs w:val="18"/>
        </w:rPr>
      </w:pPr>
    </w:p>
    <w:p w:rsidR="00EA3364" w:rsidRPr="00BA29FC" w:rsidRDefault="00400DA4" w:rsidP="00BA4562">
      <w:pPr>
        <w:pStyle w:val="2"/>
        <w:snapToGrid w:val="0"/>
        <w:spacing w:line="300" w:lineRule="auto"/>
        <w:rPr>
          <w:rFonts w:ascii="宋体" w:eastAsia="宋体" w:hAnsi="宋体" w:hint="eastAsia"/>
        </w:rPr>
      </w:pPr>
      <w:bookmarkStart w:id="832" w:name="_Toc152754539"/>
      <w:bookmarkStart w:id="833" w:name="_Toc197919153"/>
      <w:r>
        <w:rPr>
          <w:rFonts w:ascii="宋体" w:eastAsia="宋体" w:hAnsi="宋体" w:hint="eastAsia"/>
        </w:rPr>
        <w:t>17.</w:t>
      </w:r>
      <w:r w:rsidR="00BA29FC">
        <w:rPr>
          <w:rFonts w:ascii="宋体" w:eastAsia="宋体" w:hAnsi="宋体" w:hint="eastAsia"/>
        </w:rPr>
        <w:t xml:space="preserve">2 </w:t>
      </w:r>
      <w:r w:rsidR="00EA3364" w:rsidRPr="00BA29FC">
        <w:rPr>
          <w:rFonts w:ascii="宋体" w:eastAsia="宋体" w:hAnsi="宋体"/>
        </w:rPr>
        <w:t>JavaScript</w:t>
      </w:r>
      <w:r w:rsidR="00EA3364" w:rsidRPr="00BA29FC">
        <w:rPr>
          <w:rFonts w:ascii="宋体" w:eastAsia="宋体" w:hAnsi="宋体" w:hint="eastAsia"/>
        </w:rPr>
        <w:t>程序示例</w:t>
      </w:r>
      <w:bookmarkEnd w:id="832"/>
      <w:bookmarkEnd w:id="833"/>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function onButtonClick(src) {</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print(src.text + " clicked!");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elactrl = Elastos.Using("elactrl.dll");</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form = elactrl.Form.New(</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"JavaScriptDemo", 0, 0, 240, 320, 0); button = elactrl.Button.New(</w:t>
      </w:r>
    </w:p>
    <w:p w:rsidR="00EA3364" w:rsidRPr="00BA29FC" w:rsidRDefault="00EA3364" w:rsidP="00BA29FC">
      <w:pPr>
        <w:shd w:val="clear" w:color="auto" w:fill="E6E6E6"/>
        <w:snapToGrid w:val="0"/>
        <w:spacing w:line="300" w:lineRule="auto"/>
        <w:ind w:firstLineChars="200" w:firstLine="420"/>
        <w:rPr>
          <w:rFonts w:ascii="宋体" w:hAnsi="宋体" w:hint="eastAsia"/>
          <w:sz w:val="21"/>
          <w:szCs w:val="21"/>
        </w:rPr>
      </w:pPr>
      <w:r w:rsidRPr="00BA29FC">
        <w:rPr>
          <w:rFonts w:ascii="宋体" w:hAnsi="宋体"/>
          <w:sz w:val="21"/>
          <w:szCs w:val="21"/>
        </w:rPr>
        <w:t xml:space="preserve">              "Hello", 90, 60, 60, 25, 0, form); button.Click = onButtonClick; form.Show();</w:t>
      </w:r>
    </w:p>
    <w:p w:rsidR="00EA3364" w:rsidRDefault="00EA3364" w:rsidP="00EA3364">
      <w:pPr>
        <w:widowControl w:val="0"/>
        <w:autoSpaceDE w:val="0"/>
        <w:autoSpaceDN w:val="0"/>
        <w:adjustRightInd w:val="0"/>
        <w:rPr>
          <w:rFonts w:ascii="宋体" w:cs="宋体" w:hint="eastAsia"/>
          <w:sz w:val="18"/>
          <w:szCs w:val="18"/>
        </w:rPr>
      </w:pPr>
    </w:p>
    <w:p w:rsidR="00EA3364" w:rsidRPr="00BA29FC" w:rsidRDefault="00400DA4" w:rsidP="00BA4562">
      <w:pPr>
        <w:pStyle w:val="2"/>
        <w:snapToGrid w:val="0"/>
        <w:spacing w:line="300" w:lineRule="auto"/>
        <w:rPr>
          <w:rFonts w:ascii="宋体" w:eastAsia="宋体" w:hAnsi="宋体" w:hint="eastAsia"/>
        </w:rPr>
      </w:pPr>
      <w:bookmarkStart w:id="834" w:name="_Toc152754540"/>
      <w:bookmarkStart w:id="835" w:name="_Toc197919154"/>
      <w:smartTag w:uri="urn:schemas-microsoft-com:office:smarttags" w:element="chmetcnv">
        <w:smartTagPr>
          <w:attr w:name="TCSC" w:val="0"/>
          <w:attr w:name="NumberType" w:val="1"/>
          <w:attr w:name="Negative" w:val="False"/>
          <w:attr w:name="HasSpace" w:val="True"/>
          <w:attr w:name="SourceValue" w:val="17.3"/>
          <w:attr w:name="UnitName" w:val="C"/>
        </w:smartTagPr>
        <w:r>
          <w:rPr>
            <w:rFonts w:ascii="宋体" w:eastAsia="宋体" w:hAnsi="宋体" w:hint="eastAsia"/>
          </w:rPr>
          <w:t>17.</w:t>
        </w:r>
        <w:r w:rsidR="00BA29FC">
          <w:rPr>
            <w:rFonts w:ascii="宋体" w:eastAsia="宋体" w:hAnsi="宋体" w:hint="eastAsia"/>
          </w:rPr>
          <w:t xml:space="preserve">3 </w:t>
        </w:r>
        <w:r w:rsidR="00EA3364" w:rsidRPr="00BA29FC">
          <w:rPr>
            <w:rFonts w:ascii="宋体" w:eastAsia="宋体" w:hAnsi="宋体"/>
          </w:rPr>
          <w:t>C</w:t>
        </w:r>
      </w:smartTag>
      <w:r w:rsidR="00EA3364" w:rsidRPr="00BA29FC">
        <w:rPr>
          <w:rFonts w:ascii="宋体" w:eastAsia="宋体" w:hAnsi="宋体"/>
        </w:rPr>
        <w:t>/C++</w:t>
      </w:r>
      <w:r w:rsidR="00EA3364" w:rsidRPr="00BA29FC">
        <w:rPr>
          <w:rFonts w:ascii="宋体" w:eastAsia="宋体" w:hAnsi="宋体" w:hint="eastAsia"/>
        </w:rPr>
        <w:t>程序示例</w:t>
      </w:r>
      <w:bookmarkEnd w:id="834"/>
      <w:bookmarkEnd w:id="835"/>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#include &lt;stdio.h&gt;       // support mostly standard .h files</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#import &lt;foobar.dll&gt;     // DLLs are used in design-time and run-time</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4562">
      <w:pPr>
        <w:shd w:val="clear" w:color="auto" w:fill="E6E6E6"/>
        <w:snapToGrid w:val="0"/>
        <w:spacing w:line="300" w:lineRule="auto"/>
        <w:ind w:firstLineChars="200" w:firstLine="420"/>
        <w:outlineLvl w:val="0"/>
        <w:rPr>
          <w:rFonts w:ascii="宋体" w:hAnsi="宋体"/>
          <w:sz w:val="21"/>
          <w:szCs w:val="21"/>
        </w:rPr>
      </w:pPr>
      <w:bookmarkStart w:id="836" w:name="_Toc152754541"/>
      <w:bookmarkStart w:id="837" w:name="_Toc152754927"/>
      <w:r w:rsidRPr="00BA29FC">
        <w:rPr>
          <w:rFonts w:ascii="宋体" w:hAnsi="宋体"/>
          <w:sz w:val="21"/>
          <w:szCs w:val="21"/>
        </w:rPr>
        <w:lastRenderedPageBreak/>
        <w:t>Boolean exitFlag = FALSE;</w:t>
      </w:r>
      <w:bookmarkEnd w:id="836"/>
      <w:bookmarkEnd w:id="837"/>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666EC9" w:rsidP="00BA4562">
      <w:pPr>
        <w:shd w:val="clear" w:color="auto" w:fill="E6E6E6"/>
        <w:snapToGrid w:val="0"/>
        <w:spacing w:line="300" w:lineRule="auto"/>
        <w:ind w:firstLineChars="200" w:firstLine="420"/>
        <w:outlineLvl w:val="0"/>
        <w:rPr>
          <w:rFonts w:ascii="宋体" w:hAnsi="宋体"/>
          <w:sz w:val="21"/>
          <w:szCs w:val="21"/>
        </w:rPr>
      </w:pPr>
      <w:bookmarkStart w:id="838" w:name="_Toc152754542"/>
      <w:bookmarkStart w:id="839" w:name="_Toc152754928"/>
      <w:r>
        <w:rPr>
          <w:rFonts w:ascii="宋体" w:hAnsi="宋体" w:hint="eastAsia"/>
          <w:sz w:val="21"/>
          <w:szCs w:val="21"/>
        </w:rPr>
        <w:t>ECode</w:t>
      </w:r>
      <w:r w:rsidR="00EA3364" w:rsidRPr="00BA29FC">
        <w:rPr>
          <w:rFonts w:ascii="宋体" w:hAnsi="宋体"/>
          <w:sz w:val="21"/>
          <w:szCs w:val="21"/>
        </w:rPr>
        <w:t xml:space="preserve"> OnClick(IFoo sender) {</w:t>
      </w:r>
      <w:bookmarkEnd w:id="838"/>
      <w:bookmarkEnd w:id="839"/>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exitFlag = TRUE;</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return NOERROR;</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int main()</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IBar* pBar;</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w:t>
      </w:r>
      <w:r w:rsidR="00666EC9">
        <w:rPr>
          <w:rFonts w:ascii="宋体" w:hAnsi="宋体" w:hint="eastAsia"/>
          <w:sz w:val="21"/>
          <w:szCs w:val="21"/>
        </w:rPr>
        <w:t>ECode</w:t>
      </w:r>
      <w:r w:rsidRPr="00BA29FC">
        <w:rPr>
          <w:rFonts w:ascii="宋体" w:hAnsi="宋体"/>
          <w:sz w:val="21"/>
          <w:szCs w:val="21"/>
        </w:rPr>
        <w:t xml:space="preserve"> ec = CFooBar::New("Hello", &amp;pBar); // allow constructors.  btw, CProcess::New(..), CThread::New(..) works as well.</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 </w:t>
      </w:r>
      <w:r w:rsidR="00666EC9">
        <w:rPr>
          <w:rFonts w:ascii="宋体" w:hAnsi="宋体"/>
          <w:sz w:val="21"/>
          <w:szCs w:val="21"/>
        </w:rPr>
        <w:t>ECode</w:t>
      </w:r>
      <w:r w:rsidRPr="00BA29FC">
        <w:rPr>
          <w:rFonts w:ascii="宋体" w:hAnsi="宋体"/>
          <w:sz w:val="21"/>
          <w:szCs w:val="21"/>
        </w:rPr>
        <w:t xml:space="preserve"> ec = CButton::NewInContext(pOuterSpace, "Hello", &amp;pBar); // trying to contact aliens on a machine far, far away...</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if (FAILED(ec)) { </w:t>
      </w:r>
      <w:r w:rsidRPr="00BA29FC">
        <w:rPr>
          <w:rFonts w:ascii="宋体" w:hAnsi="宋体" w:hint="eastAsia"/>
          <w:sz w:val="21"/>
          <w:szCs w:val="21"/>
        </w:rPr>
        <w:t>…</w:t>
      </w:r>
      <w:r w:rsidRPr="00BA29FC">
        <w:rPr>
          <w:rFonts w:ascii="宋体" w:hAnsi="宋体"/>
          <w:sz w:val="21"/>
          <w:szCs w:val="21"/>
        </w:rPr>
        <w:t xml:space="preserve"> }</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pBar-&gt;Bar();</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IFoo* pFoo;</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ec = IFoo::Query(pBar, &amp;pFoo);  // does the object support IFoo?</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if (FAILED(ec)) { </w:t>
      </w:r>
      <w:r w:rsidRPr="00BA29FC">
        <w:rPr>
          <w:rFonts w:ascii="宋体" w:hAnsi="宋体" w:hint="eastAsia"/>
          <w:sz w:val="21"/>
          <w:szCs w:val="21"/>
        </w:rPr>
        <w:t>…</w:t>
      </w:r>
      <w:r w:rsidRPr="00BA29FC">
        <w:rPr>
          <w:rFonts w:ascii="宋体" w:hAnsi="宋体"/>
          <w:sz w:val="21"/>
          <w:szCs w:val="21"/>
        </w:rPr>
        <w:t xml:space="preserve"> }</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pFoo-&gt;Foo();</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4562">
      <w:pPr>
        <w:shd w:val="clear" w:color="auto" w:fill="E6E6E6"/>
        <w:snapToGrid w:val="0"/>
        <w:spacing w:line="300" w:lineRule="auto"/>
        <w:ind w:firstLineChars="200" w:firstLine="420"/>
        <w:outlineLvl w:val="0"/>
        <w:rPr>
          <w:rFonts w:ascii="宋体" w:hAnsi="宋体"/>
          <w:sz w:val="21"/>
          <w:szCs w:val="21"/>
        </w:rPr>
      </w:pPr>
      <w:r w:rsidRPr="00BA29FC">
        <w:rPr>
          <w:rFonts w:ascii="宋体" w:hAnsi="宋体"/>
          <w:sz w:val="21"/>
          <w:szCs w:val="21"/>
        </w:rPr>
        <w:t xml:space="preserve">    </w:t>
      </w:r>
      <w:bookmarkStart w:id="840" w:name="_Toc152754543"/>
      <w:bookmarkStart w:id="841" w:name="_Toc152754929"/>
      <w:r w:rsidRPr="00BA29FC">
        <w:rPr>
          <w:rFonts w:ascii="宋体" w:hAnsi="宋体"/>
          <w:sz w:val="21"/>
          <w:szCs w:val="21"/>
        </w:rPr>
        <w:t>CFooBar::AddClickCallback(pFoo, &amp;OnClick);  // bind a callback handler</w:t>
      </w:r>
      <w:bookmarkEnd w:id="840"/>
      <w:bookmarkEnd w:id="841"/>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while (exitFlag == FALSE) sleep(1);  // waiting for the callback handler to be called...</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pBar-&gt;Release();  // still use the good ol' reference counting, unfortunately.</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pFoo-&gt;Release();</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 xml:space="preserve">    return 0;</w:t>
      </w:r>
    </w:p>
    <w:p w:rsidR="00EA3364" w:rsidRPr="00BA29FC" w:rsidRDefault="00EA3364" w:rsidP="00BA29FC">
      <w:pPr>
        <w:shd w:val="clear" w:color="auto" w:fill="E6E6E6"/>
        <w:snapToGrid w:val="0"/>
        <w:spacing w:line="300" w:lineRule="auto"/>
        <w:ind w:firstLineChars="200" w:firstLine="420"/>
        <w:rPr>
          <w:rFonts w:ascii="宋体" w:hAnsi="宋体"/>
          <w:sz w:val="21"/>
          <w:szCs w:val="21"/>
        </w:rPr>
      </w:pPr>
      <w:r w:rsidRPr="00BA29FC">
        <w:rPr>
          <w:rFonts w:ascii="宋体" w:hAnsi="宋体"/>
          <w:sz w:val="21"/>
          <w:szCs w:val="21"/>
        </w:rPr>
        <w:t>}</w:t>
      </w:r>
    </w:p>
    <w:p w:rsidR="00EA3364" w:rsidRDefault="00EA3364" w:rsidP="00EA3364">
      <w:pPr>
        <w:rPr>
          <w:rFonts w:hint="eastAsia"/>
        </w:rPr>
      </w:pPr>
    </w:p>
    <w:p w:rsidR="00EA3364" w:rsidRPr="00114B29" w:rsidRDefault="00EA3364" w:rsidP="00EA3364">
      <w:pPr>
        <w:snapToGrid w:val="0"/>
        <w:spacing w:line="300" w:lineRule="auto"/>
        <w:ind w:firstLine="456"/>
        <w:rPr>
          <w:rFonts w:hint="eastAsia"/>
          <w:spacing w:val="4"/>
          <w:sz w:val="21"/>
          <w:szCs w:val="21"/>
        </w:rPr>
      </w:pPr>
      <w:r w:rsidRPr="00114B29">
        <w:rPr>
          <w:rFonts w:hint="eastAsia"/>
          <w:spacing w:val="4"/>
          <w:sz w:val="21"/>
          <w:szCs w:val="21"/>
        </w:rPr>
        <w:t>编译与运行</w:t>
      </w:r>
      <w:r>
        <w:rPr>
          <w:rFonts w:hint="eastAsia"/>
          <w:spacing w:val="4"/>
          <w:sz w:val="21"/>
          <w:szCs w:val="21"/>
        </w:rPr>
        <w:t>一个</w:t>
      </w:r>
      <w:r>
        <w:rPr>
          <w:rFonts w:hint="eastAsia"/>
          <w:spacing w:val="4"/>
          <w:sz w:val="21"/>
          <w:szCs w:val="21"/>
        </w:rPr>
        <w:t>CAR</w:t>
      </w:r>
      <w:r>
        <w:rPr>
          <w:rFonts w:hint="eastAsia"/>
          <w:spacing w:val="4"/>
          <w:sz w:val="21"/>
          <w:szCs w:val="21"/>
        </w:rPr>
        <w:t>构件</w:t>
      </w:r>
      <w:r w:rsidRPr="00114B29">
        <w:rPr>
          <w:rFonts w:hint="eastAsia"/>
          <w:spacing w:val="4"/>
          <w:sz w:val="21"/>
          <w:szCs w:val="21"/>
        </w:rPr>
        <w:t>过程：</w:t>
      </w:r>
    </w:p>
    <w:p w:rsidR="00EA3364" w:rsidRPr="00114B29" w:rsidRDefault="0097535E" w:rsidP="00EA3364">
      <w:pPr>
        <w:snapToGrid w:val="0"/>
        <w:spacing w:line="300" w:lineRule="auto"/>
        <w:ind w:firstLine="456"/>
        <w:jc w:val="center"/>
        <w:rPr>
          <w:rFonts w:hint="eastAsia"/>
          <w:spacing w:val="4"/>
          <w:sz w:val="21"/>
          <w:szCs w:val="21"/>
        </w:rPr>
      </w:pPr>
      <w:r w:rsidRPr="00114B29">
        <w:rPr>
          <w:rFonts w:hint="eastAsia"/>
          <w:noProof/>
          <w:spacing w:val="4"/>
          <w:sz w:val="21"/>
          <w:szCs w:val="21"/>
        </w:rPr>
        <w:lastRenderedPageBreak/>
        <w:drawing>
          <wp:inline distT="0" distB="0" distL="0" distR="0">
            <wp:extent cx="3550920" cy="2590800"/>
            <wp:effectExtent l="0" t="0" r="0" b="0"/>
            <wp:docPr id="62" name="图片 62" descr="run_a_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un_a_ca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20" cy="2590800"/>
                    </a:xfrm>
                    <a:prstGeom prst="rect">
                      <a:avLst/>
                    </a:prstGeom>
                    <a:noFill/>
                    <a:ln>
                      <a:noFill/>
                    </a:ln>
                  </pic:spPr>
                </pic:pic>
              </a:graphicData>
            </a:graphic>
          </wp:inline>
        </w:drawing>
      </w:r>
    </w:p>
    <w:p w:rsidR="00901D5A" w:rsidRDefault="00901D5A" w:rsidP="006437AE">
      <w:pPr>
        <w:snapToGrid w:val="0"/>
        <w:spacing w:line="300" w:lineRule="auto"/>
        <w:rPr>
          <w:rFonts w:ascii="宋体" w:hAnsi="宋体" w:hint="eastAsia"/>
          <w:sz w:val="21"/>
          <w:szCs w:val="21"/>
        </w:rPr>
      </w:pPr>
    </w:p>
    <w:p w:rsidR="000934A2" w:rsidRDefault="000934A2" w:rsidP="006437AE">
      <w:pPr>
        <w:snapToGrid w:val="0"/>
        <w:spacing w:line="300" w:lineRule="auto"/>
        <w:rPr>
          <w:rFonts w:ascii="宋体" w:hAnsi="宋体" w:hint="eastAsia"/>
          <w:sz w:val="21"/>
          <w:szCs w:val="21"/>
        </w:rPr>
      </w:pPr>
    </w:p>
    <w:p w:rsidR="004C4E13" w:rsidRDefault="004C4E13" w:rsidP="006437AE">
      <w:pPr>
        <w:snapToGrid w:val="0"/>
        <w:spacing w:line="300" w:lineRule="auto"/>
        <w:rPr>
          <w:rFonts w:ascii="宋体" w:hAnsi="宋体" w:hint="eastAsia"/>
          <w:sz w:val="21"/>
          <w:szCs w:val="21"/>
        </w:rPr>
      </w:pPr>
    </w:p>
    <w:p w:rsidR="000934A2" w:rsidRPr="00BA29FC" w:rsidRDefault="000934A2" w:rsidP="00BA4562">
      <w:pPr>
        <w:pStyle w:val="2"/>
        <w:snapToGrid w:val="0"/>
        <w:spacing w:line="300" w:lineRule="auto"/>
        <w:rPr>
          <w:rFonts w:ascii="宋体" w:eastAsia="宋体" w:hAnsi="宋体" w:hint="eastAsia"/>
        </w:rPr>
      </w:pPr>
      <w:bookmarkStart w:id="842" w:name="_Toc197919155"/>
      <w:r>
        <w:rPr>
          <w:rFonts w:ascii="宋体" w:eastAsia="宋体" w:hAnsi="宋体" w:hint="eastAsia"/>
        </w:rPr>
        <w:t>17.</w:t>
      </w:r>
      <w:r w:rsidR="00FF3879">
        <w:rPr>
          <w:rFonts w:ascii="宋体" w:eastAsia="宋体" w:hAnsi="宋体" w:hint="eastAsia"/>
        </w:rPr>
        <w:t>4</w:t>
      </w:r>
      <w:r>
        <w:rPr>
          <w:rFonts w:ascii="宋体" w:eastAsia="宋体" w:hAnsi="宋体" w:hint="eastAsia"/>
        </w:rPr>
        <w:t xml:space="preserve"> </w:t>
      </w:r>
      <w:r w:rsidRPr="00BA29FC">
        <w:rPr>
          <w:rFonts w:ascii="宋体" w:eastAsia="宋体" w:hAnsi="宋体"/>
        </w:rPr>
        <w:t>C</w:t>
      </w:r>
      <w:r>
        <w:rPr>
          <w:rFonts w:ascii="宋体" w:eastAsia="宋体" w:hAnsi="宋体" w:hint="eastAsia"/>
        </w:rPr>
        <w:t>AR</w:t>
      </w:r>
      <w:r w:rsidR="00BA0BE9">
        <w:rPr>
          <w:rFonts w:ascii="宋体" w:eastAsia="宋体" w:hAnsi="宋体" w:hint="eastAsia"/>
        </w:rPr>
        <w:t>基础类库操作</w:t>
      </w:r>
      <w:bookmarkEnd w:id="842"/>
    </w:p>
    <w:p w:rsidR="00FF3879" w:rsidRDefault="00FF3879" w:rsidP="00FF3879">
      <w:pPr>
        <w:snapToGrid w:val="0"/>
        <w:spacing w:line="300" w:lineRule="auto"/>
        <w:ind w:firstLineChars="200" w:firstLine="420"/>
        <w:rPr>
          <w:rFonts w:ascii="宋体" w:hAnsi="宋体" w:hint="eastAsia"/>
          <w:sz w:val="21"/>
          <w:szCs w:val="21"/>
        </w:rPr>
      </w:pPr>
    </w:p>
    <w:p w:rsidR="00617B05" w:rsidRPr="00795036" w:rsidRDefault="00795036" w:rsidP="00BA4562">
      <w:pPr>
        <w:pStyle w:val="3"/>
        <w:snapToGrid w:val="0"/>
        <w:spacing w:before="468" w:after="100" w:line="300" w:lineRule="auto"/>
        <w:rPr>
          <w:rFonts w:ascii="宋体" w:hAnsi="宋体" w:hint="eastAsia"/>
          <w:sz w:val="28"/>
          <w:szCs w:val="28"/>
        </w:rPr>
      </w:pPr>
      <w:bookmarkStart w:id="843" w:name="_Toc197919156"/>
      <w:r>
        <w:rPr>
          <w:rFonts w:ascii="宋体" w:hAnsi="宋体" w:hint="eastAsia"/>
          <w:sz w:val="28"/>
          <w:szCs w:val="28"/>
        </w:rPr>
        <w:t xml:space="preserve">17.4.1 </w:t>
      </w:r>
      <w:r w:rsidR="00617B05" w:rsidRPr="00795036">
        <w:rPr>
          <w:rFonts w:ascii="宋体" w:hAnsi="宋体"/>
          <w:sz w:val="28"/>
          <w:szCs w:val="28"/>
        </w:rPr>
        <w:t>StringTokenizer</w:t>
      </w:r>
      <w:bookmarkEnd w:id="843"/>
    </w:p>
    <w:p w:rsidR="00FF3879" w:rsidRDefault="00FF3879" w:rsidP="00FF3879">
      <w:pPr>
        <w:snapToGrid w:val="0"/>
        <w:spacing w:line="300" w:lineRule="auto"/>
        <w:ind w:firstLineChars="200" w:firstLine="420"/>
        <w:rPr>
          <w:rFonts w:ascii="宋体" w:hAnsi="宋体" w:hint="eastAsia"/>
          <w:sz w:val="21"/>
          <w:szCs w:val="21"/>
        </w:rPr>
      </w:pPr>
    </w:p>
    <w:p w:rsidR="00617B05" w:rsidRDefault="00617B05" w:rsidP="00617B05">
      <w:pPr>
        <w:shd w:val="clear" w:color="auto" w:fill="E6E6E6"/>
        <w:snapToGrid w:val="0"/>
        <w:spacing w:line="300" w:lineRule="auto"/>
        <w:ind w:firstLineChars="200" w:firstLine="420"/>
        <w:rPr>
          <w:rFonts w:ascii="宋体" w:hAnsi="宋体" w:hint="eastAsia"/>
          <w:sz w:val="21"/>
          <w:szCs w:val="21"/>
        </w:rPr>
      </w:pPr>
    </w:p>
    <w:p w:rsidR="000934A2" w:rsidRPr="00617B05" w:rsidRDefault="00617B05" w:rsidP="00617B05">
      <w:pPr>
        <w:shd w:val="clear" w:color="auto" w:fill="E6E6E6"/>
        <w:snapToGrid w:val="0"/>
        <w:spacing w:line="300" w:lineRule="auto"/>
        <w:ind w:firstLineChars="200" w:firstLine="420"/>
        <w:rPr>
          <w:rFonts w:ascii="宋体" w:hAnsi="宋体"/>
          <w:sz w:val="21"/>
          <w:szCs w:val="21"/>
        </w:rPr>
      </w:pPr>
      <w:r>
        <w:rPr>
          <w:rFonts w:ascii="宋体" w:hAnsi="宋体" w:hint="eastAsia"/>
          <w:sz w:val="21"/>
          <w:szCs w:val="21"/>
        </w:rPr>
        <w:t>//</w:t>
      </w:r>
      <w:r w:rsidR="007F302B">
        <w:rPr>
          <w:rFonts w:ascii="宋体" w:hAnsi="宋体" w:hint="eastAsia"/>
          <w:sz w:val="21"/>
          <w:szCs w:val="21"/>
        </w:rPr>
        <w:t>文件</w:t>
      </w:r>
      <w:r w:rsidRPr="00656AED">
        <w:rPr>
          <w:rFonts w:ascii="宋体" w:hAnsi="宋体"/>
          <w:b/>
          <w:sz w:val="21"/>
          <w:szCs w:val="21"/>
        </w:rPr>
        <w:t>StringTokenizerDemo.cpp</w:t>
      </w:r>
    </w:p>
    <w:p w:rsidR="00592431" w:rsidRDefault="00592431" w:rsidP="000934A2">
      <w:pPr>
        <w:shd w:val="clear" w:color="auto" w:fill="E6E6E6"/>
        <w:snapToGrid w:val="0"/>
        <w:spacing w:line="300" w:lineRule="auto"/>
        <w:ind w:firstLineChars="200" w:firstLine="420"/>
        <w:rPr>
          <w:rFonts w:ascii="宋体" w:hAnsi="宋体" w:hint="eastAsia"/>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#include &lt;elastos.h&gt;</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using namespace Elastos;</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ECode ElastosMain(const ArrayOf&lt;WString&gt;&amp; args)</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AStringBuf_&lt;50&gt; asb;</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asb &lt;&lt; "AsciiString" &lt;&lt; ' ' &lt;&lt; L"WideString" &lt;&lt; ' '</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&lt;&lt; Boolean(TRUE) &lt;&lt; ' ' &lt;&lt; 150 &lt;&lt; ' ' &lt;&lt; 3.14;</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CConsole::WriteLine(asb);</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AStringTokenizer ast(asb);          // use default separators</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CConsole::WriteLine(ast.NextToken());</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CConsole::WriteLine(ast.NextToken());</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lastRenderedPageBreak/>
        <w:t xml:space="preserve">    CConsole::WriteLine(ast.NextToken().ToBoolean());</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CConsole::WriteLine(ast.NextToken().ToInt32());</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CConsole::WriteLine(ast.NextToken().ToDouble());</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BA4562">
      <w:pPr>
        <w:shd w:val="clear" w:color="auto" w:fill="E6E6E6"/>
        <w:snapToGrid w:val="0"/>
        <w:spacing w:line="300" w:lineRule="auto"/>
        <w:ind w:firstLineChars="200" w:firstLine="420"/>
        <w:outlineLvl w:val="0"/>
        <w:rPr>
          <w:rFonts w:ascii="宋体" w:hAnsi="宋体"/>
          <w:sz w:val="21"/>
          <w:szCs w:val="21"/>
        </w:rPr>
      </w:pPr>
      <w:r w:rsidRPr="00592431">
        <w:rPr>
          <w:rFonts w:ascii="宋体" w:hAnsi="宋体"/>
          <w:sz w:val="21"/>
          <w:szCs w:val="21"/>
        </w:rPr>
        <w:t xml:space="preserve">    CConsole::WriteLine();</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WStringBuf_&lt;50&gt; wsb;</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wsb &lt;&lt; "AsciiString" &lt;&lt; L',' &lt;&lt; L"WideString" &lt;&lt; L','</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&lt;&lt; Boolean(FALSE) &lt;&lt; L',' &lt;&lt; 155 &lt;&lt; L',' &lt;&lt; 3.1415;</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CConsole::WriteLine(wsb);</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WStringTokenizer wst(wsb, L",");    // use "," as the separator</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#if 1</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 it's not the most beautiful code in the world because</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 it's error prone.  nevertheless, it proves a concept.</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WStringBuf_&lt;50&gt; wsb1;</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WStringBuf_&lt;50&gt; wsb2;</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Boolean b;</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Int32 n;</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Double d;</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wst &gt;&gt; wsb1 &gt;&gt; wsb2 &gt;&gt; b &gt;&gt; n &gt;&gt; d;</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CConsole::WriteLine(wsb1);</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CConsole::WriteLine(wsb2);</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CConsole::WriteLine(b);</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CConsole::WriteLine(n);</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CConsole::WriteLine(d);</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#else</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CConsole::WriteLine(wst.NextToken());</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CConsole::WriteLine(wst.NextToken());</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CConsole::WriteLine(wst.NextToken().ToBoolean());</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CConsole::WriteLine(wst.NextToken().ToInt32());</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CConsole::WriteLine(wst.NextToken().ToDouble());</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#endif</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CProcess::Exit(0);</w:t>
      </w:r>
    </w:p>
    <w:p w:rsidR="00592431" w:rsidRPr="00592431" w:rsidRDefault="00592431" w:rsidP="00592431">
      <w:pPr>
        <w:shd w:val="clear" w:color="auto" w:fill="E6E6E6"/>
        <w:snapToGrid w:val="0"/>
        <w:spacing w:line="300" w:lineRule="auto"/>
        <w:ind w:firstLineChars="200" w:firstLine="420"/>
        <w:rPr>
          <w:rFonts w:ascii="宋体" w:hAnsi="宋体"/>
          <w:sz w:val="21"/>
          <w:szCs w:val="21"/>
        </w:rPr>
      </w:pPr>
      <w:r w:rsidRPr="00592431">
        <w:rPr>
          <w:rFonts w:ascii="宋体" w:hAnsi="宋体"/>
          <w:sz w:val="21"/>
          <w:szCs w:val="21"/>
        </w:rPr>
        <w:t xml:space="preserve">    return NOERROR;</w:t>
      </w:r>
    </w:p>
    <w:p w:rsidR="00592431" w:rsidRPr="00592431" w:rsidRDefault="00592431" w:rsidP="00592431">
      <w:pPr>
        <w:shd w:val="clear" w:color="auto" w:fill="E6E6E6"/>
        <w:snapToGrid w:val="0"/>
        <w:spacing w:line="300" w:lineRule="auto"/>
        <w:ind w:firstLineChars="200" w:firstLine="420"/>
        <w:rPr>
          <w:rFonts w:ascii="宋体" w:hAnsi="宋体" w:hint="eastAsia"/>
          <w:sz w:val="21"/>
          <w:szCs w:val="21"/>
        </w:rPr>
      </w:pPr>
      <w:r w:rsidRPr="00592431">
        <w:rPr>
          <w:rFonts w:ascii="宋体" w:hAnsi="宋体"/>
          <w:sz w:val="21"/>
          <w:szCs w:val="21"/>
        </w:rPr>
        <w:lastRenderedPageBreak/>
        <w:t>}</w:t>
      </w:r>
    </w:p>
    <w:p w:rsidR="00592431" w:rsidRDefault="00592431" w:rsidP="000934A2">
      <w:pPr>
        <w:shd w:val="clear" w:color="auto" w:fill="E6E6E6"/>
        <w:snapToGrid w:val="0"/>
        <w:spacing w:line="300" w:lineRule="auto"/>
        <w:ind w:firstLineChars="200" w:firstLine="420"/>
        <w:rPr>
          <w:rFonts w:ascii="宋体" w:hAnsi="宋体" w:hint="eastAsia"/>
          <w:sz w:val="21"/>
          <w:szCs w:val="21"/>
        </w:rPr>
      </w:pPr>
    </w:p>
    <w:p w:rsidR="00DF5497" w:rsidRPr="00617B05" w:rsidRDefault="00DF5497" w:rsidP="00DF5497">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w:t>
      </w:r>
      <w:r w:rsidR="00FE7A0B">
        <w:rPr>
          <w:rFonts w:ascii="宋体" w:hAnsi="宋体" w:hint="eastAsia"/>
          <w:sz w:val="21"/>
          <w:szCs w:val="21"/>
        </w:rPr>
        <w:t>文件</w:t>
      </w:r>
      <w:r>
        <w:rPr>
          <w:rFonts w:ascii="宋体" w:hAnsi="宋体" w:hint="eastAsia"/>
          <w:b/>
          <w:sz w:val="21"/>
          <w:szCs w:val="21"/>
        </w:rPr>
        <w:t>sources</w:t>
      </w:r>
    </w:p>
    <w:p w:rsidR="00FE7A0B" w:rsidRPr="00FE7A0B" w:rsidRDefault="00FE7A0B" w:rsidP="00FE7A0B">
      <w:pPr>
        <w:shd w:val="clear" w:color="auto" w:fill="E6E6E6"/>
        <w:snapToGrid w:val="0"/>
        <w:spacing w:line="300" w:lineRule="auto"/>
        <w:ind w:firstLineChars="200" w:firstLine="420"/>
        <w:rPr>
          <w:rFonts w:ascii="宋体" w:hAnsi="宋体"/>
          <w:sz w:val="21"/>
          <w:szCs w:val="21"/>
        </w:rPr>
      </w:pPr>
      <w:r w:rsidRPr="00FE7A0B">
        <w:rPr>
          <w:rFonts w:ascii="宋体" w:hAnsi="宋体"/>
          <w:sz w:val="21"/>
          <w:szCs w:val="21"/>
        </w:rPr>
        <w:t>TARGET_NAME= StringTokenizerDemo</w:t>
      </w:r>
    </w:p>
    <w:p w:rsidR="00FE7A0B" w:rsidRPr="00FE7A0B" w:rsidRDefault="00FE7A0B" w:rsidP="00FE7A0B">
      <w:pPr>
        <w:shd w:val="clear" w:color="auto" w:fill="E6E6E6"/>
        <w:snapToGrid w:val="0"/>
        <w:spacing w:line="300" w:lineRule="auto"/>
        <w:ind w:firstLineChars="200" w:firstLine="420"/>
        <w:rPr>
          <w:rFonts w:ascii="宋体" w:hAnsi="宋体"/>
          <w:sz w:val="21"/>
          <w:szCs w:val="21"/>
        </w:rPr>
      </w:pPr>
      <w:r w:rsidRPr="00FE7A0B">
        <w:rPr>
          <w:rFonts w:ascii="宋体" w:hAnsi="宋体"/>
          <w:sz w:val="21"/>
          <w:szCs w:val="21"/>
        </w:rPr>
        <w:t>TARGET_TYPE= exe</w:t>
      </w:r>
    </w:p>
    <w:p w:rsidR="00FE7A0B" w:rsidRPr="00FE7A0B" w:rsidRDefault="00FE7A0B" w:rsidP="00FE7A0B">
      <w:pPr>
        <w:shd w:val="clear" w:color="auto" w:fill="E6E6E6"/>
        <w:snapToGrid w:val="0"/>
        <w:spacing w:line="300" w:lineRule="auto"/>
        <w:ind w:firstLineChars="200" w:firstLine="420"/>
        <w:rPr>
          <w:rFonts w:ascii="宋体" w:hAnsi="宋体"/>
          <w:sz w:val="21"/>
          <w:szCs w:val="21"/>
        </w:rPr>
      </w:pPr>
      <w:r w:rsidRPr="00FE7A0B">
        <w:rPr>
          <w:rFonts w:ascii="宋体" w:hAnsi="宋体"/>
          <w:sz w:val="21"/>
          <w:szCs w:val="21"/>
        </w:rPr>
        <w:t>SOURCES= \</w:t>
      </w:r>
    </w:p>
    <w:p w:rsidR="00FE7A0B" w:rsidRPr="00FE7A0B" w:rsidRDefault="00FE7A0B" w:rsidP="00FE7A0B">
      <w:pPr>
        <w:shd w:val="clear" w:color="auto" w:fill="E6E6E6"/>
        <w:snapToGrid w:val="0"/>
        <w:spacing w:line="300" w:lineRule="auto"/>
        <w:ind w:firstLineChars="200" w:firstLine="420"/>
        <w:rPr>
          <w:rFonts w:ascii="宋体" w:hAnsi="宋体"/>
          <w:sz w:val="21"/>
          <w:szCs w:val="21"/>
        </w:rPr>
      </w:pPr>
      <w:r w:rsidRPr="00FE7A0B">
        <w:rPr>
          <w:rFonts w:ascii="宋体" w:hAnsi="宋体"/>
          <w:sz w:val="21"/>
          <w:szCs w:val="21"/>
        </w:rPr>
        <w:t xml:space="preserve">    StringTokenizerDemo.cpp \</w:t>
      </w:r>
    </w:p>
    <w:p w:rsidR="00DF5497" w:rsidRPr="00FE7A0B" w:rsidRDefault="00FE7A0B" w:rsidP="00FE7A0B">
      <w:pPr>
        <w:shd w:val="clear" w:color="auto" w:fill="E6E6E6"/>
        <w:snapToGrid w:val="0"/>
        <w:spacing w:line="300" w:lineRule="auto"/>
        <w:ind w:firstLineChars="200" w:firstLine="420"/>
        <w:rPr>
          <w:rFonts w:ascii="宋体" w:hAnsi="宋体" w:hint="eastAsia"/>
          <w:sz w:val="21"/>
          <w:szCs w:val="21"/>
        </w:rPr>
      </w:pPr>
      <w:r w:rsidRPr="00FE7A0B">
        <w:rPr>
          <w:rFonts w:ascii="宋体" w:hAnsi="宋体"/>
          <w:sz w:val="21"/>
          <w:szCs w:val="21"/>
        </w:rPr>
        <w:t>LIBRARIES = $(XDK_USER_LIB)\elacrt.lib     $(XDK_LIB_PATH)\elastos.lib \</w:t>
      </w:r>
    </w:p>
    <w:p w:rsidR="00DF5497" w:rsidRPr="00AE693D" w:rsidRDefault="00DF5497" w:rsidP="000934A2">
      <w:pPr>
        <w:shd w:val="clear" w:color="auto" w:fill="E6E6E6"/>
        <w:snapToGrid w:val="0"/>
        <w:spacing w:line="300" w:lineRule="auto"/>
        <w:ind w:firstLineChars="200" w:firstLine="420"/>
        <w:rPr>
          <w:rFonts w:ascii="宋体" w:hAnsi="宋体" w:hint="eastAsia"/>
          <w:sz w:val="21"/>
          <w:szCs w:val="21"/>
        </w:rPr>
      </w:pPr>
    </w:p>
    <w:p w:rsidR="00DF5497" w:rsidRDefault="00DF5497" w:rsidP="000934A2">
      <w:pPr>
        <w:shd w:val="clear" w:color="auto" w:fill="E6E6E6"/>
        <w:snapToGrid w:val="0"/>
        <w:spacing w:line="300" w:lineRule="auto"/>
        <w:ind w:firstLineChars="200" w:firstLine="420"/>
        <w:rPr>
          <w:rFonts w:ascii="宋体" w:hAnsi="宋体" w:hint="eastAsia"/>
          <w:sz w:val="21"/>
          <w:szCs w:val="21"/>
        </w:rPr>
      </w:pPr>
    </w:p>
    <w:p w:rsidR="00CC6454" w:rsidRDefault="00CC6454" w:rsidP="000934A2">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//运行结果</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AsciiString WideString True 150 +3.140000</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AsciiString</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WideString</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True</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150</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+3.140000</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p>
    <w:p w:rsidR="00647087" w:rsidRPr="00647087" w:rsidRDefault="00647087" w:rsidP="00BA4562">
      <w:pPr>
        <w:shd w:val="clear" w:color="auto" w:fill="E6E6E6"/>
        <w:snapToGrid w:val="0"/>
        <w:spacing w:line="300" w:lineRule="auto"/>
        <w:ind w:firstLineChars="200" w:firstLine="420"/>
        <w:outlineLvl w:val="0"/>
        <w:rPr>
          <w:rFonts w:ascii="宋体" w:hAnsi="宋体"/>
          <w:sz w:val="21"/>
          <w:szCs w:val="21"/>
        </w:rPr>
      </w:pPr>
      <w:r w:rsidRPr="00647087">
        <w:rPr>
          <w:rFonts w:ascii="宋体" w:hAnsi="宋体"/>
          <w:sz w:val="21"/>
          <w:szCs w:val="21"/>
        </w:rPr>
        <w:t>AsciiString,WideString,False,155,+3.141500</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AsciiString</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WideString</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False</w:t>
      </w:r>
    </w:p>
    <w:p w:rsidR="00647087" w:rsidRPr="00647087" w:rsidRDefault="00647087" w:rsidP="00647087">
      <w:pPr>
        <w:shd w:val="clear" w:color="auto" w:fill="E6E6E6"/>
        <w:snapToGrid w:val="0"/>
        <w:spacing w:line="300" w:lineRule="auto"/>
        <w:ind w:firstLineChars="200" w:firstLine="420"/>
        <w:rPr>
          <w:rFonts w:ascii="宋体" w:hAnsi="宋体"/>
          <w:sz w:val="21"/>
          <w:szCs w:val="21"/>
        </w:rPr>
      </w:pPr>
      <w:r w:rsidRPr="00647087">
        <w:rPr>
          <w:rFonts w:ascii="宋体" w:hAnsi="宋体"/>
          <w:sz w:val="21"/>
          <w:szCs w:val="21"/>
        </w:rPr>
        <w:t>155</w:t>
      </w:r>
    </w:p>
    <w:p w:rsidR="00CC6454" w:rsidRPr="00647087" w:rsidRDefault="00647087" w:rsidP="00647087">
      <w:pPr>
        <w:shd w:val="clear" w:color="auto" w:fill="E6E6E6"/>
        <w:snapToGrid w:val="0"/>
        <w:spacing w:line="300" w:lineRule="auto"/>
        <w:ind w:firstLineChars="200" w:firstLine="420"/>
        <w:rPr>
          <w:rFonts w:ascii="宋体" w:hAnsi="宋体" w:hint="eastAsia"/>
          <w:sz w:val="21"/>
          <w:szCs w:val="21"/>
        </w:rPr>
      </w:pPr>
      <w:r w:rsidRPr="00647087">
        <w:rPr>
          <w:rFonts w:ascii="宋体" w:hAnsi="宋体"/>
          <w:sz w:val="21"/>
          <w:szCs w:val="21"/>
        </w:rPr>
        <w:t>+3.141500</w:t>
      </w:r>
    </w:p>
    <w:p w:rsidR="00CC6454" w:rsidRPr="00BA29FC" w:rsidRDefault="00CC6454" w:rsidP="000934A2">
      <w:pPr>
        <w:shd w:val="clear" w:color="auto" w:fill="E6E6E6"/>
        <w:snapToGrid w:val="0"/>
        <w:spacing w:line="300" w:lineRule="auto"/>
        <w:ind w:firstLineChars="200" w:firstLine="420"/>
        <w:rPr>
          <w:rFonts w:ascii="宋体" w:hAnsi="宋体" w:hint="eastAsia"/>
          <w:sz w:val="21"/>
          <w:szCs w:val="21"/>
        </w:rPr>
      </w:pPr>
    </w:p>
    <w:p w:rsidR="000934A2" w:rsidRDefault="000934A2" w:rsidP="006437AE">
      <w:pPr>
        <w:snapToGrid w:val="0"/>
        <w:spacing w:line="300" w:lineRule="auto"/>
        <w:rPr>
          <w:rFonts w:ascii="宋体" w:hAnsi="宋体" w:hint="eastAsia"/>
          <w:sz w:val="21"/>
          <w:szCs w:val="21"/>
        </w:rPr>
      </w:pPr>
    </w:p>
    <w:p w:rsidR="000934A2" w:rsidRDefault="000934A2" w:rsidP="006437AE">
      <w:pPr>
        <w:snapToGrid w:val="0"/>
        <w:spacing w:line="300" w:lineRule="auto"/>
        <w:rPr>
          <w:rFonts w:ascii="宋体" w:hAnsi="宋体" w:hint="eastAsia"/>
          <w:sz w:val="21"/>
          <w:szCs w:val="21"/>
        </w:rPr>
      </w:pPr>
    </w:p>
    <w:p w:rsidR="007019B0" w:rsidRPr="00795036" w:rsidRDefault="007019B0" w:rsidP="00BA4562">
      <w:pPr>
        <w:pStyle w:val="3"/>
        <w:snapToGrid w:val="0"/>
        <w:spacing w:before="468" w:after="100" w:line="300" w:lineRule="auto"/>
        <w:rPr>
          <w:rFonts w:ascii="宋体" w:hAnsi="宋体" w:hint="eastAsia"/>
          <w:sz w:val="28"/>
          <w:szCs w:val="28"/>
        </w:rPr>
      </w:pPr>
      <w:bookmarkStart w:id="844" w:name="_Toc197919157"/>
      <w:r>
        <w:rPr>
          <w:rFonts w:ascii="宋体" w:hAnsi="宋体" w:hint="eastAsia"/>
          <w:sz w:val="28"/>
          <w:szCs w:val="28"/>
        </w:rPr>
        <w:t xml:space="preserve">17.4.2 </w:t>
      </w:r>
      <w:r w:rsidR="00B90EDF" w:rsidRPr="00B90EDF">
        <w:rPr>
          <w:rFonts w:ascii="宋体" w:hAnsi="宋体"/>
          <w:sz w:val="28"/>
          <w:szCs w:val="28"/>
        </w:rPr>
        <w:t>Int32ArrayDemo</w:t>
      </w:r>
      <w:bookmarkEnd w:id="844"/>
    </w:p>
    <w:p w:rsidR="007019B0" w:rsidRDefault="007019B0" w:rsidP="007019B0">
      <w:pPr>
        <w:snapToGrid w:val="0"/>
        <w:spacing w:line="300" w:lineRule="auto"/>
        <w:ind w:firstLineChars="200" w:firstLine="420"/>
        <w:rPr>
          <w:rFonts w:ascii="宋体" w:hAnsi="宋体" w:hint="eastAsia"/>
          <w:sz w:val="21"/>
          <w:szCs w:val="21"/>
        </w:rPr>
      </w:pPr>
    </w:p>
    <w:p w:rsidR="007019B0" w:rsidRDefault="007019B0" w:rsidP="007019B0">
      <w:pPr>
        <w:shd w:val="clear" w:color="auto" w:fill="E6E6E6"/>
        <w:snapToGrid w:val="0"/>
        <w:spacing w:line="300" w:lineRule="auto"/>
        <w:ind w:firstLineChars="200" w:firstLine="420"/>
        <w:rPr>
          <w:rFonts w:ascii="宋体" w:hAnsi="宋体" w:hint="eastAsia"/>
          <w:sz w:val="21"/>
          <w:szCs w:val="21"/>
        </w:rPr>
      </w:pPr>
    </w:p>
    <w:p w:rsidR="007019B0" w:rsidRPr="00B90EDF" w:rsidRDefault="007019B0" w:rsidP="007019B0">
      <w:pPr>
        <w:shd w:val="clear" w:color="auto" w:fill="E6E6E6"/>
        <w:snapToGrid w:val="0"/>
        <w:spacing w:line="300" w:lineRule="auto"/>
        <w:ind w:firstLineChars="200" w:firstLine="420"/>
        <w:rPr>
          <w:rFonts w:ascii="宋体" w:hAnsi="宋体"/>
          <w:b/>
          <w:sz w:val="21"/>
          <w:szCs w:val="21"/>
        </w:rPr>
      </w:pPr>
      <w:r>
        <w:rPr>
          <w:rFonts w:ascii="宋体" w:hAnsi="宋体" w:hint="eastAsia"/>
          <w:sz w:val="21"/>
          <w:szCs w:val="21"/>
        </w:rPr>
        <w:t>//文件</w:t>
      </w:r>
      <w:r w:rsidR="00B90EDF" w:rsidRPr="00B90EDF">
        <w:rPr>
          <w:rFonts w:ascii="宋体" w:hAnsi="宋体"/>
          <w:b/>
          <w:sz w:val="21"/>
          <w:szCs w:val="21"/>
        </w:rPr>
        <w:t>Int32ArrayDemo.cpp</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There are four ways to create a CarArray.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It is also easy to hack a CarArray to achieve C/C++ like performance.</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A CarArray is, in fact, defined as following:</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struct CarQuintet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CarQuintetFlags m_flags;</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CarQuintetLocks m_locks;</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lastRenderedPageBreak/>
        <w:t>//     MemorySize      m_used;</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MemorySize      m_size;</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PVoid           m_pBuf;</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where m_pBuf is really just a pointer of C/C++ buffer.</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#include &lt;elastos.h&gt;</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using namespace Elastos;</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void PrintThreeIntegers(const ArrayOf&lt;Int32&gt;&amp; ar)</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WStringBuf_&lt;20&gt; wstrBuf;</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wstrBuf.Append(ar[0]); wstrBuf.Append(L",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wstrBuf.Append(ar[1]); wstrBuf.Append(L",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wstrBuf.Append(ar[2]);</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CConsole::WriteLine(wstrBuf);</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ECode ElastosMain(const ArrayOf&lt;WString&gt;&amp; args)</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Create a CAR array on the stack.</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ArrayOf_&lt;Int32, 20&gt; myArray;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myArray[0] = 100;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myArray[1] = 101;</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myArray[2] = 102;</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PrintThreeIntegers(myArray);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Create a CAR array on the heap.</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User has to remember to free the 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ArrayOf&lt;Int32&gt;* pMyArray = ArrayOf&lt;Int32&gt;::Alloc(20);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if (pMyArray == NULL)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return E_OUT_OF_MEMORY;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(*pMyArray)[0] = 200;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lastRenderedPageBreak/>
        <w:t xml:space="preserve">    (*pMyArray)[1] = 201;</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(*pMyArray)[2] = 202;</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PrintThreeIntegers(*pMyArray);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ArrayOf&lt;Int32&gt;::Free(pMyArray);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Create a CAR array on the stack if it's small enough; Otherwise,</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create it on the heap.  User has to remember to free the 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ArrayOf&lt;Int32&gt;* pAutoArray = AUTO_ARRAYOF(Int32, 20);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if (pAutoArray == NULL)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return E_OUT_OF_MEMORY;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(*pAutoArray)[0] = 300;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(*pAutoArray)[1] = 301;</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(*pAutoArray)[2] = 302;</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PrintThreeIntegers(*pAutoArray);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ArrayOf&lt;Int32&gt;::Free(pAutoArray);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Create a traditional C array on the stack to achieve better</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performance, then  package it into a CAR 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Int32 cArray[20];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cArray[0] = 400;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cArray[1] = 401;</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cArray[2] = 402;</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ArrayOf&lt;Int32&gt; myBoxArray(cArray, 20);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PrintThreeIntegers(myBoxArray);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Create a CAR array on the stack.</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 Then hack its gut out to achieve better performance.</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ArrayOf_&lt;Int32, 20&gt; myWrapArray;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Int32* p = myWrapArray.GetPayload();</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p[0] = 500;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p[1] = 501;</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p[2] = 502;</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PrintThreeIntegers(myWrapArray);</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CProcess::Exit(0);</w:t>
      </w:r>
    </w:p>
    <w:p w:rsidR="009905C3" w:rsidRPr="009905C3" w:rsidRDefault="009905C3" w:rsidP="009905C3">
      <w:pPr>
        <w:shd w:val="clear" w:color="auto" w:fill="E6E6E6"/>
        <w:snapToGrid w:val="0"/>
        <w:spacing w:line="300" w:lineRule="auto"/>
        <w:ind w:firstLineChars="200" w:firstLine="420"/>
        <w:rPr>
          <w:rFonts w:ascii="宋体" w:hAnsi="宋体"/>
          <w:sz w:val="21"/>
          <w:szCs w:val="21"/>
        </w:rPr>
      </w:pPr>
      <w:r w:rsidRPr="009905C3">
        <w:rPr>
          <w:rFonts w:ascii="宋体" w:hAnsi="宋体"/>
          <w:sz w:val="21"/>
          <w:szCs w:val="21"/>
        </w:rPr>
        <w:t xml:space="preserve">    return NOERROR;</w:t>
      </w:r>
    </w:p>
    <w:p w:rsidR="007019B0" w:rsidRDefault="009905C3" w:rsidP="009905C3">
      <w:pPr>
        <w:shd w:val="clear" w:color="auto" w:fill="E6E6E6"/>
        <w:snapToGrid w:val="0"/>
        <w:spacing w:line="300" w:lineRule="auto"/>
        <w:ind w:firstLineChars="200" w:firstLine="420"/>
        <w:rPr>
          <w:rFonts w:ascii="宋体" w:hAnsi="宋体" w:hint="eastAsia"/>
          <w:sz w:val="21"/>
          <w:szCs w:val="21"/>
        </w:rPr>
      </w:pPr>
      <w:r w:rsidRPr="009905C3">
        <w:rPr>
          <w:rFonts w:ascii="宋体" w:hAnsi="宋体"/>
          <w:sz w:val="21"/>
          <w:szCs w:val="21"/>
        </w:rPr>
        <w:t>}</w:t>
      </w:r>
    </w:p>
    <w:p w:rsidR="009905C3" w:rsidRDefault="009905C3" w:rsidP="009905C3">
      <w:pPr>
        <w:shd w:val="clear" w:color="auto" w:fill="E6E6E6"/>
        <w:snapToGrid w:val="0"/>
        <w:spacing w:line="300" w:lineRule="auto"/>
        <w:ind w:firstLineChars="200" w:firstLine="420"/>
        <w:rPr>
          <w:rFonts w:ascii="宋体" w:hAnsi="宋体" w:hint="eastAsia"/>
          <w:sz w:val="21"/>
          <w:szCs w:val="21"/>
        </w:rPr>
      </w:pPr>
    </w:p>
    <w:p w:rsidR="009905C3" w:rsidRPr="009905C3" w:rsidRDefault="0004328F" w:rsidP="009905C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//文件sources</w:t>
      </w:r>
    </w:p>
    <w:p w:rsidR="006A3144" w:rsidRPr="006A3144" w:rsidRDefault="006A3144" w:rsidP="006A3144">
      <w:pPr>
        <w:shd w:val="clear" w:color="auto" w:fill="E6E6E6"/>
        <w:snapToGrid w:val="0"/>
        <w:spacing w:line="300" w:lineRule="auto"/>
        <w:ind w:firstLineChars="200" w:firstLine="420"/>
        <w:rPr>
          <w:rFonts w:ascii="宋体" w:hAnsi="宋体"/>
          <w:sz w:val="21"/>
          <w:szCs w:val="21"/>
        </w:rPr>
      </w:pPr>
      <w:r w:rsidRPr="006A3144">
        <w:rPr>
          <w:rFonts w:ascii="宋体" w:hAnsi="宋体"/>
          <w:sz w:val="21"/>
          <w:szCs w:val="21"/>
        </w:rPr>
        <w:t>TARGET_NAME= Int32ArrayDemo</w:t>
      </w:r>
    </w:p>
    <w:p w:rsidR="006A3144" w:rsidRPr="006A3144" w:rsidRDefault="006A3144" w:rsidP="006A3144">
      <w:pPr>
        <w:shd w:val="clear" w:color="auto" w:fill="E6E6E6"/>
        <w:snapToGrid w:val="0"/>
        <w:spacing w:line="300" w:lineRule="auto"/>
        <w:ind w:firstLineChars="200" w:firstLine="420"/>
        <w:rPr>
          <w:rFonts w:ascii="宋体" w:hAnsi="宋体"/>
          <w:sz w:val="21"/>
          <w:szCs w:val="21"/>
        </w:rPr>
      </w:pPr>
      <w:r w:rsidRPr="006A3144">
        <w:rPr>
          <w:rFonts w:ascii="宋体" w:hAnsi="宋体"/>
          <w:sz w:val="21"/>
          <w:szCs w:val="21"/>
        </w:rPr>
        <w:t>TARGET_TYPE= exe</w:t>
      </w:r>
    </w:p>
    <w:p w:rsidR="006A3144" w:rsidRPr="006A3144" w:rsidRDefault="006A3144" w:rsidP="006A3144">
      <w:pPr>
        <w:shd w:val="clear" w:color="auto" w:fill="E6E6E6"/>
        <w:snapToGrid w:val="0"/>
        <w:spacing w:line="300" w:lineRule="auto"/>
        <w:ind w:firstLineChars="200" w:firstLine="420"/>
        <w:rPr>
          <w:rFonts w:ascii="宋体" w:hAnsi="宋体"/>
          <w:sz w:val="21"/>
          <w:szCs w:val="21"/>
        </w:rPr>
      </w:pPr>
      <w:r w:rsidRPr="006A3144">
        <w:rPr>
          <w:rFonts w:ascii="宋体" w:hAnsi="宋体"/>
          <w:sz w:val="21"/>
          <w:szCs w:val="21"/>
        </w:rPr>
        <w:t>SOURCES= \</w:t>
      </w:r>
    </w:p>
    <w:p w:rsidR="006A3144" w:rsidRPr="006A3144" w:rsidRDefault="006A3144" w:rsidP="006A3144">
      <w:pPr>
        <w:shd w:val="clear" w:color="auto" w:fill="E6E6E6"/>
        <w:snapToGrid w:val="0"/>
        <w:spacing w:line="300" w:lineRule="auto"/>
        <w:ind w:firstLineChars="200" w:firstLine="420"/>
        <w:rPr>
          <w:rFonts w:ascii="宋体" w:hAnsi="宋体"/>
          <w:sz w:val="21"/>
          <w:szCs w:val="21"/>
        </w:rPr>
      </w:pPr>
      <w:r w:rsidRPr="006A3144">
        <w:rPr>
          <w:rFonts w:ascii="宋体" w:hAnsi="宋体"/>
          <w:sz w:val="21"/>
          <w:szCs w:val="21"/>
        </w:rPr>
        <w:t xml:space="preserve">    Int32ArrayDemo.cpp \</w:t>
      </w:r>
    </w:p>
    <w:p w:rsidR="007019B0" w:rsidRDefault="006A3144" w:rsidP="006A3144">
      <w:pPr>
        <w:shd w:val="clear" w:color="auto" w:fill="E6E6E6"/>
        <w:snapToGrid w:val="0"/>
        <w:spacing w:line="300" w:lineRule="auto"/>
        <w:ind w:firstLineChars="200" w:firstLine="420"/>
        <w:rPr>
          <w:rFonts w:ascii="宋体" w:hAnsi="宋体" w:hint="eastAsia"/>
          <w:sz w:val="21"/>
          <w:szCs w:val="21"/>
        </w:rPr>
      </w:pPr>
      <w:r w:rsidRPr="006A3144">
        <w:rPr>
          <w:rFonts w:ascii="宋体" w:hAnsi="宋体"/>
          <w:sz w:val="21"/>
          <w:szCs w:val="21"/>
        </w:rPr>
        <w:t>LIBRARIES = $(XDK_LIB_PATH)\elastos.lib \</w:t>
      </w:r>
    </w:p>
    <w:p w:rsidR="006A3144" w:rsidRDefault="006A3144" w:rsidP="006A3144">
      <w:pPr>
        <w:shd w:val="clear" w:color="auto" w:fill="E6E6E6"/>
        <w:snapToGrid w:val="0"/>
        <w:spacing w:line="300" w:lineRule="auto"/>
        <w:ind w:firstLineChars="200" w:firstLine="420"/>
        <w:rPr>
          <w:rFonts w:ascii="宋体" w:hAnsi="宋体" w:hint="eastAsia"/>
          <w:sz w:val="21"/>
          <w:szCs w:val="21"/>
        </w:rPr>
      </w:pPr>
    </w:p>
    <w:p w:rsidR="006A3144" w:rsidRPr="006A3144" w:rsidRDefault="006A3144" w:rsidP="006A3144">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//运行结果</w:t>
      </w:r>
    </w:p>
    <w:p w:rsidR="00F80F7C" w:rsidRPr="00F80F7C" w:rsidRDefault="00F80F7C" w:rsidP="00F80F7C">
      <w:pPr>
        <w:shd w:val="clear" w:color="auto" w:fill="E6E6E6"/>
        <w:snapToGrid w:val="0"/>
        <w:spacing w:line="300" w:lineRule="auto"/>
        <w:ind w:firstLineChars="200" w:firstLine="420"/>
        <w:rPr>
          <w:rFonts w:ascii="宋体" w:hAnsi="宋体"/>
          <w:sz w:val="21"/>
          <w:szCs w:val="21"/>
        </w:rPr>
      </w:pPr>
      <w:r w:rsidRPr="00F80F7C">
        <w:rPr>
          <w:rFonts w:ascii="宋体" w:hAnsi="宋体"/>
          <w:sz w:val="21"/>
          <w:szCs w:val="21"/>
        </w:rPr>
        <w:t>100, 101, 102</w:t>
      </w:r>
    </w:p>
    <w:p w:rsidR="00F80F7C" w:rsidRPr="00F80F7C" w:rsidRDefault="00F80F7C" w:rsidP="00F80F7C">
      <w:pPr>
        <w:shd w:val="clear" w:color="auto" w:fill="E6E6E6"/>
        <w:snapToGrid w:val="0"/>
        <w:spacing w:line="300" w:lineRule="auto"/>
        <w:ind w:firstLineChars="200" w:firstLine="420"/>
        <w:rPr>
          <w:rFonts w:ascii="宋体" w:hAnsi="宋体"/>
          <w:sz w:val="21"/>
          <w:szCs w:val="21"/>
        </w:rPr>
      </w:pPr>
      <w:r w:rsidRPr="00F80F7C">
        <w:rPr>
          <w:rFonts w:ascii="宋体" w:hAnsi="宋体"/>
          <w:sz w:val="21"/>
          <w:szCs w:val="21"/>
        </w:rPr>
        <w:t>200, 201, 202</w:t>
      </w:r>
    </w:p>
    <w:p w:rsidR="00F80F7C" w:rsidRPr="00F80F7C" w:rsidRDefault="00F80F7C" w:rsidP="00F80F7C">
      <w:pPr>
        <w:shd w:val="clear" w:color="auto" w:fill="E6E6E6"/>
        <w:snapToGrid w:val="0"/>
        <w:spacing w:line="300" w:lineRule="auto"/>
        <w:ind w:firstLineChars="200" w:firstLine="420"/>
        <w:rPr>
          <w:rFonts w:ascii="宋体" w:hAnsi="宋体"/>
          <w:sz w:val="21"/>
          <w:szCs w:val="21"/>
        </w:rPr>
      </w:pPr>
      <w:r w:rsidRPr="00F80F7C">
        <w:rPr>
          <w:rFonts w:ascii="宋体" w:hAnsi="宋体"/>
          <w:sz w:val="21"/>
          <w:szCs w:val="21"/>
        </w:rPr>
        <w:t>300, 301, 302</w:t>
      </w:r>
    </w:p>
    <w:p w:rsidR="00F80F7C" w:rsidRPr="00F80F7C" w:rsidRDefault="00F80F7C" w:rsidP="00F80F7C">
      <w:pPr>
        <w:shd w:val="clear" w:color="auto" w:fill="E6E6E6"/>
        <w:snapToGrid w:val="0"/>
        <w:spacing w:line="300" w:lineRule="auto"/>
        <w:ind w:firstLineChars="200" w:firstLine="420"/>
        <w:rPr>
          <w:rFonts w:ascii="宋体" w:hAnsi="宋体"/>
          <w:sz w:val="21"/>
          <w:szCs w:val="21"/>
        </w:rPr>
      </w:pPr>
      <w:r w:rsidRPr="00F80F7C">
        <w:rPr>
          <w:rFonts w:ascii="宋体" w:hAnsi="宋体"/>
          <w:sz w:val="21"/>
          <w:szCs w:val="21"/>
        </w:rPr>
        <w:t>400, 401, 402</w:t>
      </w:r>
    </w:p>
    <w:p w:rsidR="00B90EDF" w:rsidRPr="00F80F7C" w:rsidRDefault="00F80F7C" w:rsidP="00F80F7C">
      <w:pPr>
        <w:shd w:val="clear" w:color="auto" w:fill="E6E6E6"/>
        <w:snapToGrid w:val="0"/>
        <w:spacing w:line="300" w:lineRule="auto"/>
        <w:ind w:firstLineChars="200" w:firstLine="420"/>
        <w:rPr>
          <w:rFonts w:ascii="宋体" w:hAnsi="宋体" w:hint="eastAsia"/>
          <w:sz w:val="21"/>
          <w:szCs w:val="21"/>
        </w:rPr>
      </w:pPr>
      <w:r w:rsidRPr="00F80F7C">
        <w:rPr>
          <w:rFonts w:ascii="宋体" w:hAnsi="宋体"/>
          <w:sz w:val="21"/>
          <w:szCs w:val="21"/>
        </w:rPr>
        <w:t>500, 501, 502</w:t>
      </w:r>
    </w:p>
    <w:p w:rsidR="000934A2" w:rsidRDefault="000934A2" w:rsidP="006437AE">
      <w:pPr>
        <w:snapToGrid w:val="0"/>
        <w:spacing w:line="300" w:lineRule="auto"/>
        <w:rPr>
          <w:rFonts w:ascii="宋体" w:hAnsi="宋体" w:hint="eastAsia"/>
          <w:sz w:val="21"/>
          <w:szCs w:val="21"/>
        </w:rPr>
      </w:pPr>
    </w:p>
    <w:p w:rsidR="00DA1A07" w:rsidRDefault="00DA1A07" w:rsidP="006437AE">
      <w:pPr>
        <w:snapToGrid w:val="0"/>
        <w:spacing w:line="300" w:lineRule="auto"/>
        <w:rPr>
          <w:rFonts w:ascii="宋体" w:hAnsi="宋体" w:hint="eastAsia"/>
          <w:sz w:val="21"/>
          <w:szCs w:val="21"/>
        </w:rPr>
      </w:pPr>
    </w:p>
    <w:p w:rsidR="00AC0451" w:rsidRPr="00795036" w:rsidRDefault="00AC0451" w:rsidP="00BA4562">
      <w:pPr>
        <w:pStyle w:val="3"/>
        <w:snapToGrid w:val="0"/>
        <w:spacing w:before="468" w:after="100" w:line="300" w:lineRule="auto"/>
        <w:rPr>
          <w:rFonts w:ascii="宋体" w:hAnsi="宋体" w:hint="eastAsia"/>
          <w:sz w:val="28"/>
          <w:szCs w:val="28"/>
        </w:rPr>
      </w:pPr>
      <w:bookmarkStart w:id="845" w:name="_Toc197919158"/>
      <w:r>
        <w:rPr>
          <w:rFonts w:ascii="宋体" w:hAnsi="宋体" w:hint="eastAsia"/>
          <w:sz w:val="28"/>
          <w:szCs w:val="28"/>
        </w:rPr>
        <w:t xml:space="preserve">17.4.3 </w:t>
      </w:r>
      <w:r w:rsidR="00D63A73" w:rsidRPr="00D63A73">
        <w:rPr>
          <w:rFonts w:ascii="宋体" w:hAnsi="宋体"/>
          <w:sz w:val="28"/>
          <w:szCs w:val="28"/>
        </w:rPr>
        <w:t>WStringBufDemo</w:t>
      </w:r>
      <w:bookmarkEnd w:id="845"/>
    </w:p>
    <w:p w:rsidR="00AC0451" w:rsidRDefault="00AC0451" w:rsidP="00AC0451">
      <w:pPr>
        <w:snapToGrid w:val="0"/>
        <w:spacing w:line="300" w:lineRule="auto"/>
        <w:ind w:firstLineChars="200" w:firstLine="420"/>
        <w:rPr>
          <w:rFonts w:ascii="宋体" w:hAnsi="宋体" w:hint="eastAsia"/>
          <w:sz w:val="21"/>
          <w:szCs w:val="21"/>
        </w:rPr>
      </w:pPr>
    </w:p>
    <w:p w:rsidR="00AC0451" w:rsidRDefault="00AC0451" w:rsidP="00AC0451">
      <w:pPr>
        <w:shd w:val="clear" w:color="auto" w:fill="E6E6E6"/>
        <w:snapToGrid w:val="0"/>
        <w:spacing w:line="300" w:lineRule="auto"/>
        <w:ind w:firstLineChars="200" w:firstLine="420"/>
        <w:rPr>
          <w:rFonts w:ascii="宋体" w:hAnsi="宋体" w:hint="eastAsia"/>
          <w:sz w:val="21"/>
          <w:szCs w:val="21"/>
        </w:rPr>
      </w:pPr>
    </w:p>
    <w:p w:rsidR="00AC0451" w:rsidRPr="00B90EDF" w:rsidRDefault="00AC0451" w:rsidP="00AC0451">
      <w:pPr>
        <w:shd w:val="clear" w:color="auto" w:fill="E6E6E6"/>
        <w:snapToGrid w:val="0"/>
        <w:spacing w:line="300" w:lineRule="auto"/>
        <w:ind w:firstLineChars="200" w:firstLine="420"/>
        <w:rPr>
          <w:rFonts w:ascii="宋体" w:hAnsi="宋体"/>
          <w:b/>
          <w:sz w:val="21"/>
          <w:szCs w:val="21"/>
        </w:rPr>
      </w:pPr>
      <w:r>
        <w:rPr>
          <w:rFonts w:ascii="宋体" w:hAnsi="宋体" w:hint="eastAsia"/>
          <w:sz w:val="21"/>
          <w:szCs w:val="21"/>
        </w:rPr>
        <w:t>//文件</w:t>
      </w:r>
      <w:r w:rsidR="00D63A73" w:rsidRPr="00D63A73">
        <w:rPr>
          <w:rFonts w:ascii="宋体" w:hAnsi="宋体"/>
          <w:b/>
          <w:sz w:val="21"/>
          <w:szCs w:val="21"/>
        </w:rPr>
        <w:t>WStringBufDemo.cpp</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The WStringBuf methods demonstrated in this file are safer and faster than</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equivalent lib-C functions, which are listed in comments for reference.</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#include &lt;stdio.h&gt;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#include &lt;stdlib.h&gt;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#include &lt;string.h&gt;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#include &lt;elastos.h&gt;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using namespace Elastos;</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int wmain(int argc, wchar_t** argv)</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ECode ElastosMain(const ArrayOf&lt;WString&gt;&amp; args)</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lastRenderedPageBreak/>
        <w: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wchar_t wstrBuf[20];</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t>
      </w:r>
    </w:p>
    <w:p w:rsidR="00D63A73" w:rsidRPr="00D63A73" w:rsidRDefault="00D63A73" w:rsidP="00BA4562">
      <w:pPr>
        <w:shd w:val="clear" w:color="auto" w:fill="E6E6E6"/>
        <w:snapToGrid w:val="0"/>
        <w:spacing w:line="300" w:lineRule="auto"/>
        <w:ind w:firstLineChars="200" w:firstLine="420"/>
        <w:outlineLvl w:val="0"/>
        <w:rPr>
          <w:rFonts w:ascii="宋体" w:hAnsi="宋体"/>
          <w:sz w:val="21"/>
          <w:szCs w:val="21"/>
        </w:rPr>
      </w:pPr>
      <w:r w:rsidRPr="00D63A73">
        <w:rPr>
          <w:rFonts w:ascii="宋体" w:hAnsi="宋体"/>
          <w:sz w:val="21"/>
          <w:szCs w:val="21"/>
        </w:rPr>
        <w:t xml:space="preserve">    WStringBuf_&lt;20&gt; 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wcscpy(wstrBuf, L"Great");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_putws(wstrBuf);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wstrBuf.Copy(L"Great");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CConsole::WriteLine(wstrBuf);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wcscat(wstrBuf, L" Wall");</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_putws(wstrBuf);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WString wstr = L" Wall";</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wstrBuf.Append(wstr);</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CConsole::WriteLine(wstrBuf);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wcscpy(wstrBuf, L"Great");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wcscat(wstrBuf, L" Wall");</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wcscat(wstrBuf, L" of");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wcscat(wstrBuf, L" </w:t>
      </w:r>
      <w:smartTag w:uri="urn:schemas-microsoft-com:office:smarttags" w:element="place">
        <w:smartTag w:uri="urn:schemas-microsoft-com:office:smarttags" w:element="country-region">
          <w:r w:rsidRPr="00D63A73">
            <w:rPr>
              <w:rFonts w:ascii="宋体" w:hAnsi="宋体"/>
              <w:sz w:val="21"/>
              <w:szCs w:val="21"/>
            </w:rPr>
            <w:t>China</w:t>
          </w:r>
        </w:smartTag>
      </w:smartTag>
      <w:r w:rsidRPr="00D63A73">
        <w:rPr>
          <w:rFonts w:ascii="宋体" w:hAnsi="宋体"/>
          <w:sz w:val="21"/>
          <w:szCs w:val="21"/>
        </w:rPr>
        <w:t>");</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_putws(wstrBuf);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wstrBuf.SetEmpty();</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wstrBuf.Concatenate(L"Great", L" Wall", L" of", L" China", NULL);</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CConsole::WriteLine(wstrBuf);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Int32 len = wcslen(wstrBuf);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_itow(len, wstrBuf, 10);</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_putws(wstrBuf);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Int32 len = wstrBuf.GetLength();</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CConsole::WriteLine(len);</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swprintf(wstrBuf, L"%d", 500);</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_putws(wstrBuf);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wstrBuf.SetEmpty();</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wstrBuf.Append(500);</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CConsole::WriteLine(wstrBuf);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swprintf(wstrBuf, L"%x", 500);</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_putws(wstrBuf);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wstrBuf.SetEmpty();</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wstrBuf.Append(500, NumberFormat_Hex);</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CConsole::WriteLine(wstrBuf);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swprintf(wstrBuf, L"%10X", 500);</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_putws(wstrBuf);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wstrBuf.SetEmpty();</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wstrBuf.Append(500, MakeNumberFormat(NumberFormat_BigHex, 10));</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CConsole::WriteLine(wstrBuf);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swprintf(wstrBuf, L"%10.5d", 500);</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 _putws(wstrBuf);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wstrBuf.SetEmpty();</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wstrBuf.Append(500, MakeNumberFormat(NumberFormat_Decimal, 10, 5));</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CConsole::WriteLine(wstrBuf);</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CProcess::Exit(0);</w:t>
      </w:r>
    </w:p>
    <w:p w:rsidR="00D63A73" w:rsidRPr="00D63A73" w:rsidRDefault="00D63A73" w:rsidP="00D63A73">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 xml:space="preserve">    return NOERROR;</w:t>
      </w:r>
    </w:p>
    <w:p w:rsidR="00AC0451" w:rsidRDefault="00D63A73" w:rsidP="00D63A73">
      <w:pPr>
        <w:shd w:val="clear" w:color="auto" w:fill="E6E6E6"/>
        <w:snapToGrid w:val="0"/>
        <w:spacing w:line="300" w:lineRule="auto"/>
        <w:ind w:firstLineChars="200" w:firstLine="420"/>
        <w:rPr>
          <w:rFonts w:ascii="宋体" w:hAnsi="宋体" w:hint="eastAsia"/>
          <w:sz w:val="21"/>
          <w:szCs w:val="21"/>
        </w:rPr>
      </w:pPr>
      <w:r w:rsidRPr="00D63A73">
        <w:rPr>
          <w:rFonts w:ascii="宋体" w:hAnsi="宋体"/>
          <w:sz w:val="21"/>
          <w:szCs w:val="21"/>
        </w:rPr>
        <w:t>}</w:t>
      </w:r>
    </w:p>
    <w:p w:rsidR="00747145" w:rsidRDefault="00747145" w:rsidP="00D63A73">
      <w:pPr>
        <w:shd w:val="clear" w:color="auto" w:fill="E6E6E6"/>
        <w:snapToGrid w:val="0"/>
        <w:spacing w:line="300" w:lineRule="auto"/>
        <w:ind w:firstLineChars="200" w:firstLine="420"/>
        <w:rPr>
          <w:rFonts w:ascii="宋体" w:hAnsi="宋体" w:hint="eastAsia"/>
          <w:sz w:val="21"/>
          <w:szCs w:val="21"/>
        </w:rPr>
      </w:pPr>
    </w:p>
    <w:p w:rsidR="00747145" w:rsidRDefault="00747145" w:rsidP="00D63A7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//文件sources</w:t>
      </w:r>
    </w:p>
    <w:p w:rsidR="00D06779" w:rsidRPr="00D06779" w:rsidRDefault="00D06779" w:rsidP="00D06779">
      <w:pPr>
        <w:shd w:val="clear" w:color="auto" w:fill="E6E6E6"/>
        <w:snapToGrid w:val="0"/>
        <w:spacing w:line="300" w:lineRule="auto"/>
        <w:ind w:firstLineChars="200" w:firstLine="420"/>
        <w:rPr>
          <w:rFonts w:ascii="宋体" w:hAnsi="宋体"/>
          <w:sz w:val="21"/>
          <w:szCs w:val="21"/>
        </w:rPr>
      </w:pPr>
      <w:r w:rsidRPr="00D06779">
        <w:rPr>
          <w:rFonts w:ascii="宋体" w:hAnsi="宋体"/>
          <w:sz w:val="21"/>
          <w:szCs w:val="21"/>
        </w:rPr>
        <w:t>TARGET_NAME= WStringBufDemo</w:t>
      </w:r>
    </w:p>
    <w:p w:rsidR="00D06779" w:rsidRPr="00D06779" w:rsidRDefault="00D06779" w:rsidP="00C76A14">
      <w:pPr>
        <w:shd w:val="clear" w:color="auto" w:fill="E6E6E6"/>
        <w:snapToGrid w:val="0"/>
        <w:spacing w:line="300" w:lineRule="auto"/>
        <w:ind w:firstLineChars="200" w:firstLine="420"/>
        <w:rPr>
          <w:rFonts w:ascii="宋体" w:hAnsi="宋体" w:hint="eastAsia"/>
          <w:sz w:val="21"/>
          <w:szCs w:val="21"/>
        </w:rPr>
      </w:pPr>
      <w:r w:rsidRPr="00D06779">
        <w:rPr>
          <w:rFonts w:ascii="宋体" w:hAnsi="宋体"/>
          <w:sz w:val="21"/>
          <w:szCs w:val="21"/>
        </w:rPr>
        <w:t>TARGET_TYPE= exe</w:t>
      </w:r>
    </w:p>
    <w:p w:rsidR="00D06779" w:rsidRPr="00D06779" w:rsidRDefault="00D06779" w:rsidP="00D06779">
      <w:pPr>
        <w:shd w:val="clear" w:color="auto" w:fill="E6E6E6"/>
        <w:snapToGrid w:val="0"/>
        <w:spacing w:line="300" w:lineRule="auto"/>
        <w:ind w:firstLineChars="200" w:firstLine="420"/>
        <w:rPr>
          <w:rFonts w:ascii="宋体" w:hAnsi="宋体"/>
          <w:sz w:val="21"/>
          <w:szCs w:val="21"/>
        </w:rPr>
      </w:pPr>
      <w:r w:rsidRPr="00D06779">
        <w:rPr>
          <w:rFonts w:ascii="宋体" w:hAnsi="宋体"/>
          <w:sz w:val="21"/>
          <w:szCs w:val="21"/>
        </w:rPr>
        <w:t>SOURCES= \</w:t>
      </w:r>
    </w:p>
    <w:p w:rsidR="00D06779" w:rsidRPr="00D06779" w:rsidRDefault="00D06779" w:rsidP="00D06779">
      <w:pPr>
        <w:shd w:val="clear" w:color="auto" w:fill="E6E6E6"/>
        <w:snapToGrid w:val="0"/>
        <w:spacing w:line="300" w:lineRule="auto"/>
        <w:ind w:firstLineChars="200" w:firstLine="420"/>
        <w:rPr>
          <w:rFonts w:ascii="宋体" w:hAnsi="宋体"/>
          <w:sz w:val="21"/>
          <w:szCs w:val="21"/>
        </w:rPr>
      </w:pPr>
      <w:r w:rsidRPr="00D06779">
        <w:rPr>
          <w:rFonts w:ascii="宋体" w:hAnsi="宋体"/>
          <w:sz w:val="21"/>
          <w:szCs w:val="21"/>
        </w:rPr>
        <w:t xml:space="preserve">    WStringBufDemo.cpp \</w:t>
      </w:r>
    </w:p>
    <w:p w:rsidR="00747145" w:rsidRPr="00D06779" w:rsidRDefault="00D06779" w:rsidP="00D06779">
      <w:pPr>
        <w:shd w:val="clear" w:color="auto" w:fill="E6E6E6"/>
        <w:snapToGrid w:val="0"/>
        <w:spacing w:line="300" w:lineRule="auto"/>
        <w:ind w:firstLineChars="200" w:firstLine="420"/>
        <w:rPr>
          <w:rFonts w:ascii="宋体" w:hAnsi="宋体" w:hint="eastAsia"/>
          <w:sz w:val="21"/>
          <w:szCs w:val="21"/>
        </w:rPr>
      </w:pPr>
      <w:r w:rsidRPr="00D06779">
        <w:rPr>
          <w:rFonts w:ascii="宋体" w:hAnsi="宋体"/>
          <w:sz w:val="21"/>
          <w:szCs w:val="21"/>
        </w:rPr>
        <w:t>LIBRARIES</w:t>
      </w:r>
      <w:r>
        <w:rPr>
          <w:rFonts w:ascii="宋体" w:hAnsi="宋体"/>
          <w:sz w:val="21"/>
          <w:szCs w:val="21"/>
        </w:rPr>
        <w:t xml:space="preserve"> = $(XDK_LIB_PATH)\elastos.lib</w:t>
      </w:r>
    </w:p>
    <w:p w:rsidR="0077624D" w:rsidRDefault="0077624D" w:rsidP="00D63A73">
      <w:pPr>
        <w:shd w:val="clear" w:color="auto" w:fill="E6E6E6"/>
        <w:snapToGrid w:val="0"/>
        <w:spacing w:line="300" w:lineRule="auto"/>
        <w:ind w:firstLineChars="200" w:firstLine="420"/>
        <w:rPr>
          <w:rFonts w:ascii="宋体" w:hAnsi="宋体" w:hint="eastAsia"/>
          <w:sz w:val="21"/>
          <w:szCs w:val="21"/>
        </w:rPr>
      </w:pPr>
    </w:p>
    <w:p w:rsidR="00747145" w:rsidRDefault="00747145" w:rsidP="00D63A73">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//运行结果</w:t>
      </w:r>
    </w:p>
    <w:p w:rsidR="0077624D" w:rsidRPr="0077624D" w:rsidRDefault="0077624D" w:rsidP="0077624D">
      <w:pPr>
        <w:shd w:val="clear" w:color="auto" w:fill="E6E6E6"/>
        <w:snapToGrid w:val="0"/>
        <w:spacing w:line="300" w:lineRule="auto"/>
        <w:ind w:firstLineChars="200" w:firstLine="420"/>
        <w:rPr>
          <w:rFonts w:ascii="宋体" w:hAnsi="宋体"/>
          <w:sz w:val="21"/>
          <w:szCs w:val="21"/>
        </w:rPr>
      </w:pPr>
      <w:r w:rsidRPr="0077624D">
        <w:rPr>
          <w:rFonts w:ascii="宋体" w:hAnsi="宋体"/>
          <w:sz w:val="21"/>
          <w:szCs w:val="21"/>
        </w:rPr>
        <w:t>Great</w:t>
      </w:r>
    </w:p>
    <w:p w:rsidR="0077624D" w:rsidRPr="0077624D" w:rsidRDefault="0077624D" w:rsidP="0077624D">
      <w:pPr>
        <w:shd w:val="clear" w:color="auto" w:fill="E6E6E6"/>
        <w:snapToGrid w:val="0"/>
        <w:spacing w:line="300" w:lineRule="auto"/>
        <w:ind w:firstLineChars="200" w:firstLine="420"/>
        <w:rPr>
          <w:rFonts w:ascii="宋体" w:hAnsi="宋体"/>
          <w:sz w:val="21"/>
          <w:szCs w:val="21"/>
        </w:rPr>
      </w:pPr>
      <w:r w:rsidRPr="0077624D">
        <w:rPr>
          <w:rFonts w:ascii="宋体" w:hAnsi="宋体"/>
          <w:sz w:val="21"/>
          <w:szCs w:val="21"/>
        </w:rPr>
        <w:t>Great Wall</w:t>
      </w:r>
    </w:p>
    <w:p w:rsidR="0077624D" w:rsidRPr="0077624D" w:rsidRDefault="0077624D" w:rsidP="0077624D">
      <w:pPr>
        <w:shd w:val="clear" w:color="auto" w:fill="E6E6E6"/>
        <w:snapToGrid w:val="0"/>
        <w:spacing w:line="300" w:lineRule="auto"/>
        <w:ind w:firstLineChars="200" w:firstLine="420"/>
        <w:rPr>
          <w:rFonts w:ascii="宋体" w:hAnsi="宋体"/>
          <w:sz w:val="21"/>
          <w:szCs w:val="21"/>
        </w:rPr>
      </w:pPr>
      <w:smartTag w:uri="urn:schemas-microsoft-com:office:smarttags" w:element="place">
        <w:r w:rsidRPr="0077624D">
          <w:rPr>
            <w:rFonts w:ascii="宋体" w:hAnsi="宋体"/>
            <w:sz w:val="21"/>
            <w:szCs w:val="21"/>
          </w:rPr>
          <w:t>Great Wall of China</w:t>
        </w:r>
      </w:smartTag>
    </w:p>
    <w:p w:rsidR="0077624D" w:rsidRPr="0077624D" w:rsidRDefault="0077624D" w:rsidP="0077624D">
      <w:pPr>
        <w:shd w:val="clear" w:color="auto" w:fill="E6E6E6"/>
        <w:snapToGrid w:val="0"/>
        <w:spacing w:line="300" w:lineRule="auto"/>
        <w:ind w:firstLineChars="200" w:firstLine="420"/>
        <w:rPr>
          <w:rFonts w:ascii="宋体" w:hAnsi="宋体"/>
          <w:sz w:val="21"/>
          <w:szCs w:val="21"/>
        </w:rPr>
      </w:pPr>
      <w:r w:rsidRPr="0077624D">
        <w:rPr>
          <w:rFonts w:ascii="宋体" w:hAnsi="宋体"/>
          <w:sz w:val="21"/>
          <w:szCs w:val="21"/>
        </w:rPr>
        <w:t>19</w:t>
      </w:r>
    </w:p>
    <w:p w:rsidR="0077624D" w:rsidRPr="0077624D" w:rsidRDefault="0077624D" w:rsidP="0077624D">
      <w:pPr>
        <w:shd w:val="clear" w:color="auto" w:fill="E6E6E6"/>
        <w:snapToGrid w:val="0"/>
        <w:spacing w:line="300" w:lineRule="auto"/>
        <w:ind w:firstLineChars="200" w:firstLine="420"/>
        <w:rPr>
          <w:rFonts w:ascii="宋体" w:hAnsi="宋体"/>
          <w:sz w:val="21"/>
          <w:szCs w:val="21"/>
        </w:rPr>
      </w:pPr>
      <w:r w:rsidRPr="0077624D">
        <w:rPr>
          <w:rFonts w:ascii="宋体" w:hAnsi="宋体"/>
          <w:sz w:val="21"/>
          <w:szCs w:val="21"/>
        </w:rPr>
        <w:t>500</w:t>
      </w:r>
    </w:p>
    <w:p w:rsidR="0077624D" w:rsidRPr="0077624D" w:rsidRDefault="0077624D" w:rsidP="0077624D">
      <w:pPr>
        <w:shd w:val="clear" w:color="auto" w:fill="E6E6E6"/>
        <w:snapToGrid w:val="0"/>
        <w:spacing w:line="300" w:lineRule="auto"/>
        <w:ind w:firstLineChars="200" w:firstLine="420"/>
        <w:rPr>
          <w:rFonts w:ascii="宋体" w:hAnsi="宋体"/>
          <w:sz w:val="21"/>
          <w:szCs w:val="21"/>
        </w:rPr>
      </w:pPr>
      <w:r w:rsidRPr="0077624D">
        <w:rPr>
          <w:rFonts w:ascii="宋体" w:hAnsi="宋体"/>
          <w:sz w:val="21"/>
          <w:szCs w:val="21"/>
        </w:rPr>
        <w:t>1f4</w:t>
      </w:r>
    </w:p>
    <w:p w:rsidR="0077624D" w:rsidRPr="0077624D" w:rsidRDefault="0077624D" w:rsidP="0077624D">
      <w:pPr>
        <w:shd w:val="clear" w:color="auto" w:fill="E6E6E6"/>
        <w:snapToGrid w:val="0"/>
        <w:spacing w:line="300" w:lineRule="auto"/>
        <w:ind w:firstLineChars="200" w:firstLine="420"/>
        <w:rPr>
          <w:rFonts w:ascii="宋体" w:hAnsi="宋体"/>
          <w:sz w:val="21"/>
          <w:szCs w:val="21"/>
        </w:rPr>
      </w:pPr>
      <w:r w:rsidRPr="0077624D">
        <w:rPr>
          <w:rFonts w:ascii="宋体" w:hAnsi="宋体"/>
          <w:sz w:val="21"/>
          <w:szCs w:val="21"/>
        </w:rPr>
        <w:t xml:space="preserve">       1F4</w:t>
      </w:r>
    </w:p>
    <w:p w:rsidR="00747145" w:rsidRPr="0077624D" w:rsidRDefault="0077624D" w:rsidP="0077624D">
      <w:pPr>
        <w:shd w:val="clear" w:color="auto" w:fill="E6E6E6"/>
        <w:snapToGrid w:val="0"/>
        <w:spacing w:line="300" w:lineRule="auto"/>
        <w:ind w:firstLineChars="200" w:firstLine="420"/>
        <w:rPr>
          <w:rFonts w:ascii="宋体" w:hAnsi="宋体" w:hint="eastAsia"/>
          <w:sz w:val="21"/>
          <w:szCs w:val="21"/>
        </w:rPr>
      </w:pPr>
      <w:r w:rsidRPr="0077624D">
        <w:rPr>
          <w:rFonts w:ascii="宋体" w:hAnsi="宋体"/>
          <w:sz w:val="21"/>
          <w:szCs w:val="21"/>
        </w:rPr>
        <w:lastRenderedPageBreak/>
        <w:t xml:space="preserve">     00500</w:t>
      </w:r>
    </w:p>
    <w:p w:rsidR="00747145" w:rsidRPr="00D63A73" w:rsidRDefault="00747145" w:rsidP="00D63A73">
      <w:pPr>
        <w:shd w:val="clear" w:color="auto" w:fill="E6E6E6"/>
        <w:snapToGrid w:val="0"/>
        <w:spacing w:line="300" w:lineRule="auto"/>
        <w:ind w:firstLineChars="200" w:firstLine="420"/>
        <w:rPr>
          <w:rFonts w:ascii="宋体" w:hAnsi="宋体" w:hint="eastAsia"/>
          <w:sz w:val="21"/>
          <w:szCs w:val="21"/>
        </w:rPr>
      </w:pPr>
    </w:p>
    <w:p w:rsidR="00DA1A07" w:rsidRDefault="00DA1A07" w:rsidP="006437AE">
      <w:pPr>
        <w:snapToGrid w:val="0"/>
        <w:spacing w:line="300" w:lineRule="auto"/>
        <w:rPr>
          <w:rFonts w:ascii="宋体" w:hAnsi="宋体" w:hint="eastAsia"/>
          <w:sz w:val="21"/>
          <w:szCs w:val="21"/>
        </w:rPr>
      </w:pPr>
    </w:p>
    <w:p w:rsidR="00AC0451" w:rsidRDefault="00AC0451" w:rsidP="006437AE">
      <w:pPr>
        <w:snapToGrid w:val="0"/>
        <w:spacing w:line="300" w:lineRule="auto"/>
        <w:rPr>
          <w:rFonts w:ascii="宋体" w:hAnsi="宋体" w:hint="eastAsia"/>
          <w:sz w:val="21"/>
          <w:szCs w:val="21"/>
        </w:rPr>
      </w:pPr>
    </w:p>
    <w:p w:rsidR="002932A5" w:rsidRPr="00795036" w:rsidRDefault="002932A5" w:rsidP="00BA4562">
      <w:pPr>
        <w:pStyle w:val="3"/>
        <w:snapToGrid w:val="0"/>
        <w:spacing w:before="468" w:after="100" w:line="300" w:lineRule="auto"/>
        <w:rPr>
          <w:rFonts w:ascii="宋体" w:hAnsi="宋体" w:hint="eastAsia"/>
          <w:sz w:val="28"/>
          <w:szCs w:val="28"/>
        </w:rPr>
      </w:pPr>
      <w:bookmarkStart w:id="846" w:name="_Toc197919159"/>
      <w:r>
        <w:rPr>
          <w:rFonts w:ascii="宋体" w:hAnsi="宋体" w:hint="eastAsia"/>
          <w:sz w:val="28"/>
          <w:szCs w:val="28"/>
        </w:rPr>
        <w:t xml:space="preserve">17.4.3 </w:t>
      </w:r>
      <w:r w:rsidRPr="002932A5">
        <w:rPr>
          <w:rFonts w:ascii="宋体" w:hAnsi="宋体"/>
          <w:sz w:val="28"/>
          <w:szCs w:val="28"/>
        </w:rPr>
        <w:t>ByteArrayDemo</w:t>
      </w:r>
      <w:bookmarkEnd w:id="846"/>
    </w:p>
    <w:p w:rsidR="002932A5" w:rsidRDefault="002932A5" w:rsidP="002932A5">
      <w:pPr>
        <w:snapToGrid w:val="0"/>
        <w:spacing w:line="300" w:lineRule="auto"/>
        <w:ind w:firstLineChars="200" w:firstLine="420"/>
        <w:rPr>
          <w:rFonts w:ascii="宋体" w:hAnsi="宋体" w:hint="eastAsia"/>
          <w:sz w:val="21"/>
          <w:szCs w:val="21"/>
        </w:rPr>
      </w:pPr>
    </w:p>
    <w:p w:rsidR="002932A5" w:rsidRDefault="002932A5" w:rsidP="002932A5">
      <w:pPr>
        <w:shd w:val="clear" w:color="auto" w:fill="E6E6E6"/>
        <w:snapToGrid w:val="0"/>
        <w:spacing w:line="300" w:lineRule="auto"/>
        <w:ind w:firstLineChars="200" w:firstLine="420"/>
        <w:rPr>
          <w:rFonts w:ascii="宋体" w:hAnsi="宋体" w:hint="eastAsia"/>
          <w:sz w:val="21"/>
          <w:szCs w:val="21"/>
        </w:rPr>
      </w:pPr>
    </w:p>
    <w:p w:rsidR="002932A5" w:rsidRPr="002932A5" w:rsidRDefault="002932A5" w:rsidP="002932A5">
      <w:pPr>
        <w:shd w:val="clear" w:color="auto" w:fill="E6E6E6"/>
        <w:snapToGrid w:val="0"/>
        <w:spacing w:line="300" w:lineRule="auto"/>
        <w:ind w:firstLineChars="200" w:firstLine="420"/>
        <w:rPr>
          <w:rFonts w:ascii="宋体" w:hAnsi="宋体"/>
          <w:b/>
          <w:sz w:val="21"/>
          <w:szCs w:val="21"/>
        </w:rPr>
      </w:pPr>
      <w:r>
        <w:rPr>
          <w:rFonts w:ascii="宋体" w:hAnsi="宋体" w:hint="eastAsia"/>
          <w:sz w:val="21"/>
          <w:szCs w:val="21"/>
        </w:rPr>
        <w:t>//文件</w:t>
      </w:r>
      <w:r w:rsidRPr="002932A5">
        <w:rPr>
          <w:rFonts w:ascii="宋体" w:hAnsi="宋体"/>
          <w:b/>
          <w:sz w:val="21"/>
          <w:szCs w:val="21"/>
        </w:rPr>
        <w:t>ByteArrayDemo.cpp</w:t>
      </w:r>
    </w:p>
    <w:p w:rsidR="002932A5" w:rsidRPr="00D63A73" w:rsidRDefault="002932A5" w:rsidP="002932A5">
      <w:pPr>
        <w:shd w:val="clear" w:color="auto" w:fill="E6E6E6"/>
        <w:snapToGrid w:val="0"/>
        <w:spacing w:line="300" w:lineRule="auto"/>
        <w:ind w:firstLineChars="200" w:firstLine="420"/>
        <w:rPr>
          <w:rFonts w:ascii="宋体" w:hAnsi="宋体"/>
          <w:sz w:val="21"/>
          <w:szCs w:val="21"/>
        </w:rPr>
      </w:pPr>
      <w:r w:rsidRPr="00D63A73">
        <w:rPr>
          <w:rFonts w:ascii="宋体" w:hAnsi="宋体"/>
          <w:sz w:val="21"/>
          <w:szCs w:val="21"/>
        </w:rPr>
        <w:t>//</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#include &lt;elastos.h&gt;</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using namespace Elastos;</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void PrintByteArray(const ArrayOf&lt;Byte&gt;&amp; buf)</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w:t>
      </w:r>
    </w:p>
    <w:p w:rsidR="002932A5" w:rsidRPr="002932A5" w:rsidRDefault="002932A5" w:rsidP="00BA4562">
      <w:pPr>
        <w:shd w:val="clear" w:color="auto" w:fill="E6E6E6"/>
        <w:snapToGrid w:val="0"/>
        <w:spacing w:line="300" w:lineRule="auto"/>
        <w:ind w:firstLineChars="200" w:firstLine="420"/>
        <w:outlineLvl w:val="0"/>
        <w:rPr>
          <w:rFonts w:ascii="宋体" w:hAnsi="宋体"/>
          <w:sz w:val="21"/>
          <w:szCs w:val="21"/>
        </w:rPr>
      </w:pPr>
      <w:r w:rsidRPr="002932A5">
        <w:rPr>
          <w:rFonts w:ascii="宋体" w:hAnsi="宋体"/>
          <w:sz w:val="21"/>
          <w:szCs w:val="21"/>
        </w:rPr>
        <w:t xml:space="preserve">    AStringBuf_&lt;200&gt; astrBuf;</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int used = buf.GetUsed();</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for (int i = 0; i &lt; used; i++) {</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astrBuf.Append((AChar)buf[i]);</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CConsole::WriteLine(astrBuf);</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ECode ElastosMain(const ArrayOf&lt;WString&gt;&amp; args)</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ArrayOf_&lt;Byte, 200&gt; myArray;</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Byte a[] = { 'A', 'B', 'C', 'D', 'E', 'F', 'G' };</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myArray.Copy(a, 7);</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PrintByteArray(myArray);</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myArray.Append((Byte *)"HIJK", 4);</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PrintByteArray(myArray);</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myArray.Replace(3, (Byte *)"XYZ", 3);</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PrintByteArray(myArray);</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t xml:space="preserve">    CProcess::Exit(0);</w:t>
      </w:r>
    </w:p>
    <w:p w:rsidR="002932A5" w:rsidRPr="002932A5" w:rsidRDefault="002932A5" w:rsidP="002932A5">
      <w:pPr>
        <w:shd w:val="clear" w:color="auto" w:fill="E6E6E6"/>
        <w:snapToGrid w:val="0"/>
        <w:spacing w:line="300" w:lineRule="auto"/>
        <w:ind w:firstLineChars="200" w:firstLine="420"/>
        <w:rPr>
          <w:rFonts w:ascii="宋体" w:hAnsi="宋体"/>
          <w:sz w:val="21"/>
          <w:szCs w:val="21"/>
        </w:rPr>
      </w:pPr>
      <w:r w:rsidRPr="002932A5">
        <w:rPr>
          <w:rFonts w:ascii="宋体" w:hAnsi="宋体"/>
          <w:sz w:val="21"/>
          <w:szCs w:val="21"/>
        </w:rPr>
        <w:lastRenderedPageBreak/>
        <w:t xml:space="preserve">    return NOERROR;</w:t>
      </w:r>
    </w:p>
    <w:p w:rsidR="002932A5" w:rsidRDefault="002932A5" w:rsidP="002932A5">
      <w:pPr>
        <w:shd w:val="clear" w:color="auto" w:fill="E6E6E6"/>
        <w:snapToGrid w:val="0"/>
        <w:spacing w:line="300" w:lineRule="auto"/>
        <w:ind w:firstLineChars="200" w:firstLine="420"/>
        <w:rPr>
          <w:rFonts w:ascii="宋体" w:hAnsi="宋体" w:hint="eastAsia"/>
          <w:sz w:val="21"/>
          <w:szCs w:val="21"/>
        </w:rPr>
      </w:pPr>
      <w:r w:rsidRPr="002932A5">
        <w:rPr>
          <w:rFonts w:ascii="宋体" w:hAnsi="宋体"/>
          <w:sz w:val="21"/>
          <w:szCs w:val="21"/>
        </w:rPr>
        <w:t>}</w:t>
      </w:r>
    </w:p>
    <w:p w:rsidR="0069579B" w:rsidRDefault="0069579B" w:rsidP="002932A5">
      <w:pPr>
        <w:shd w:val="clear" w:color="auto" w:fill="E6E6E6"/>
        <w:snapToGrid w:val="0"/>
        <w:spacing w:line="300" w:lineRule="auto"/>
        <w:ind w:firstLineChars="200" w:firstLine="420"/>
        <w:rPr>
          <w:rFonts w:ascii="宋体" w:hAnsi="宋体" w:hint="eastAsia"/>
          <w:sz w:val="21"/>
          <w:szCs w:val="21"/>
        </w:rPr>
      </w:pPr>
    </w:p>
    <w:p w:rsidR="0069579B" w:rsidRDefault="0069579B" w:rsidP="002932A5">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//文件sources</w:t>
      </w:r>
    </w:p>
    <w:p w:rsidR="00F34367" w:rsidRPr="00F34367" w:rsidRDefault="00F34367" w:rsidP="00F34367">
      <w:pPr>
        <w:shd w:val="clear" w:color="auto" w:fill="E6E6E6"/>
        <w:snapToGrid w:val="0"/>
        <w:spacing w:line="300" w:lineRule="auto"/>
        <w:ind w:firstLineChars="200" w:firstLine="420"/>
        <w:rPr>
          <w:rFonts w:ascii="宋体" w:hAnsi="宋体"/>
          <w:sz w:val="21"/>
          <w:szCs w:val="21"/>
        </w:rPr>
      </w:pPr>
      <w:r w:rsidRPr="00F34367">
        <w:rPr>
          <w:rFonts w:ascii="宋体" w:hAnsi="宋体"/>
          <w:sz w:val="21"/>
          <w:szCs w:val="21"/>
        </w:rPr>
        <w:t>TARGET_NAME= ByteArrayDemo</w:t>
      </w:r>
    </w:p>
    <w:p w:rsidR="00F34367" w:rsidRPr="00F34367" w:rsidRDefault="00F34367" w:rsidP="00F34367">
      <w:pPr>
        <w:shd w:val="clear" w:color="auto" w:fill="E6E6E6"/>
        <w:snapToGrid w:val="0"/>
        <w:spacing w:line="300" w:lineRule="auto"/>
        <w:ind w:firstLineChars="200" w:firstLine="420"/>
        <w:rPr>
          <w:rFonts w:ascii="宋体" w:hAnsi="宋体"/>
          <w:sz w:val="21"/>
          <w:szCs w:val="21"/>
        </w:rPr>
      </w:pPr>
      <w:r w:rsidRPr="00F34367">
        <w:rPr>
          <w:rFonts w:ascii="宋体" w:hAnsi="宋体"/>
          <w:sz w:val="21"/>
          <w:szCs w:val="21"/>
        </w:rPr>
        <w:t>TARGET_TYPE= exe</w:t>
      </w:r>
    </w:p>
    <w:p w:rsidR="00F34367" w:rsidRPr="00F34367" w:rsidRDefault="00F34367" w:rsidP="00F34367">
      <w:pPr>
        <w:shd w:val="clear" w:color="auto" w:fill="E6E6E6"/>
        <w:snapToGrid w:val="0"/>
        <w:spacing w:line="300" w:lineRule="auto"/>
        <w:ind w:firstLineChars="200" w:firstLine="420"/>
        <w:rPr>
          <w:rFonts w:ascii="宋体" w:hAnsi="宋体"/>
          <w:sz w:val="21"/>
          <w:szCs w:val="21"/>
        </w:rPr>
      </w:pPr>
      <w:r w:rsidRPr="00F34367">
        <w:rPr>
          <w:rFonts w:ascii="宋体" w:hAnsi="宋体"/>
          <w:sz w:val="21"/>
          <w:szCs w:val="21"/>
        </w:rPr>
        <w:t>SOURCES= \</w:t>
      </w:r>
    </w:p>
    <w:p w:rsidR="00F34367" w:rsidRPr="00F34367" w:rsidRDefault="00F34367" w:rsidP="00F34367">
      <w:pPr>
        <w:shd w:val="clear" w:color="auto" w:fill="E6E6E6"/>
        <w:snapToGrid w:val="0"/>
        <w:spacing w:line="300" w:lineRule="auto"/>
        <w:ind w:firstLineChars="200" w:firstLine="420"/>
        <w:rPr>
          <w:rFonts w:ascii="宋体" w:hAnsi="宋体"/>
          <w:sz w:val="21"/>
          <w:szCs w:val="21"/>
        </w:rPr>
      </w:pPr>
      <w:r w:rsidRPr="00F34367">
        <w:rPr>
          <w:rFonts w:ascii="宋体" w:hAnsi="宋体"/>
          <w:sz w:val="21"/>
          <w:szCs w:val="21"/>
        </w:rPr>
        <w:t xml:space="preserve">    ByteArrayDemo.cpp \</w:t>
      </w:r>
    </w:p>
    <w:p w:rsidR="0069579B" w:rsidRDefault="00F34367" w:rsidP="00F34367">
      <w:pPr>
        <w:shd w:val="clear" w:color="auto" w:fill="E6E6E6"/>
        <w:snapToGrid w:val="0"/>
        <w:spacing w:line="300" w:lineRule="auto"/>
        <w:ind w:firstLineChars="200" w:firstLine="420"/>
        <w:rPr>
          <w:rFonts w:ascii="宋体" w:hAnsi="宋体" w:hint="eastAsia"/>
          <w:sz w:val="21"/>
          <w:szCs w:val="21"/>
        </w:rPr>
      </w:pPr>
      <w:r w:rsidRPr="00F34367">
        <w:rPr>
          <w:rFonts w:ascii="宋体" w:hAnsi="宋体"/>
          <w:sz w:val="21"/>
          <w:szCs w:val="21"/>
        </w:rPr>
        <w:t>LIBRARIES = $(XDK_LIB_PATH)\elastos.lib</w:t>
      </w:r>
    </w:p>
    <w:p w:rsidR="00F34367" w:rsidRDefault="00F34367" w:rsidP="00F34367">
      <w:pPr>
        <w:shd w:val="clear" w:color="auto" w:fill="E6E6E6"/>
        <w:snapToGrid w:val="0"/>
        <w:spacing w:line="300" w:lineRule="auto"/>
        <w:ind w:firstLineChars="200" w:firstLine="420"/>
        <w:rPr>
          <w:rFonts w:ascii="宋体" w:hAnsi="宋体" w:hint="eastAsia"/>
          <w:sz w:val="21"/>
          <w:szCs w:val="21"/>
        </w:rPr>
      </w:pPr>
    </w:p>
    <w:p w:rsidR="00F34367" w:rsidRDefault="00AC2826" w:rsidP="00F34367">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//运行结果</w:t>
      </w:r>
    </w:p>
    <w:p w:rsidR="006C0F9E" w:rsidRPr="006C0F9E" w:rsidRDefault="006C0F9E" w:rsidP="006C0F9E">
      <w:pPr>
        <w:shd w:val="clear" w:color="auto" w:fill="E6E6E6"/>
        <w:snapToGrid w:val="0"/>
        <w:spacing w:line="300" w:lineRule="auto"/>
        <w:ind w:firstLineChars="200" w:firstLine="420"/>
        <w:rPr>
          <w:rFonts w:ascii="宋体" w:hAnsi="宋体"/>
          <w:sz w:val="21"/>
          <w:szCs w:val="21"/>
        </w:rPr>
      </w:pPr>
      <w:r w:rsidRPr="006C0F9E">
        <w:rPr>
          <w:rFonts w:ascii="宋体" w:hAnsi="宋体"/>
          <w:sz w:val="21"/>
          <w:szCs w:val="21"/>
        </w:rPr>
        <w:t>ABCDEFG</w:t>
      </w:r>
    </w:p>
    <w:p w:rsidR="006C0F9E" w:rsidRPr="006C0F9E" w:rsidRDefault="006C0F9E" w:rsidP="006C0F9E">
      <w:pPr>
        <w:shd w:val="clear" w:color="auto" w:fill="E6E6E6"/>
        <w:snapToGrid w:val="0"/>
        <w:spacing w:line="300" w:lineRule="auto"/>
        <w:ind w:firstLineChars="200" w:firstLine="420"/>
        <w:rPr>
          <w:rFonts w:ascii="宋体" w:hAnsi="宋体"/>
          <w:sz w:val="21"/>
          <w:szCs w:val="21"/>
        </w:rPr>
      </w:pPr>
      <w:r w:rsidRPr="006C0F9E">
        <w:rPr>
          <w:rFonts w:ascii="宋体" w:hAnsi="宋体"/>
          <w:sz w:val="21"/>
          <w:szCs w:val="21"/>
        </w:rPr>
        <w:t>ABCDEFGHIJK</w:t>
      </w:r>
    </w:p>
    <w:p w:rsidR="00AC2826" w:rsidRPr="006C0F9E" w:rsidRDefault="006C0F9E" w:rsidP="006C0F9E">
      <w:pPr>
        <w:shd w:val="clear" w:color="auto" w:fill="E6E6E6"/>
        <w:snapToGrid w:val="0"/>
        <w:spacing w:line="300" w:lineRule="auto"/>
        <w:ind w:firstLineChars="200" w:firstLine="420"/>
        <w:rPr>
          <w:rFonts w:ascii="宋体" w:hAnsi="宋体" w:hint="eastAsia"/>
          <w:sz w:val="21"/>
          <w:szCs w:val="21"/>
        </w:rPr>
      </w:pPr>
      <w:r w:rsidRPr="006C0F9E">
        <w:rPr>
          <w:rFonts w:ascii="宋体" w:hAnsi="宋体"/>
          <w:sz w:val="21"/>
          <w:szCs w:val="21"/>
        </w:rPr>
        <w:t>ABCXYZGHIJK</w:t>
      </w:r>
    </w:p>
    <w:p w:rsidR="00F34367" w:rsidRPr="00F34367" w:rsidRDefault="00F34367" w:rsidP="00F34367">
      <w:pPr>
        <w:shd w:val="clear" w:color="auto" w:fill="E6E6E6"/>
        <w:snapToGrid w:val="0"/>
        <w:spacing w:line="300" w:lineRule="auto"/>
        <w:ind w:firstLineChars="200" w:firstLine="420"/>
        <w:rPr>
          <w:rFonts w:ascii="宋体" w:hAnsi="宋体" w:hint="eastAsia"/>
          <w:sz w:val="21"/>
          <w:szCs w:val="21"/>
        </w:rPr>
      </w:pPr>
    </w:p>
    <w:p w:rsidR="00AC0451" w:rsidRPr="002932A5" w:rsidRDefault="00AC0451" w:rsidP="006437AE">
      <w:pPr>
        <w:snapToGrid w:val="0"/>
        <w:spacing w:line="300" w:lineRule="auto"/>
        <w:rPr>
          <w:rFonts w:ascii="宋体" w:hAnsi="宋体" w:hint="eastAsia"/>
          <w:sz w:val="21"/>
          <w:szCs w:val="21"/>
        </w:rPr>
      </w:pPr>
    </w:p>
    <w:p w:rsidR="00DA1A07" w:rsidRDefault="00DA1A07" w:rsidP="006437AE">
      <w:pPr>
        <w:snapToGrid w:val="0"/>
        <w:spacing w:line="300" w:lineRule="auto"/>
        <w:rPr>
          <w:rFonts w:ascii="宋体" w:hAnsi="宋体" w:hint="eastAsia"/>
          <w:sz w:val="21"/>
          <w:szCs w:val="21"/>
        </w:rPr>
      </w:pPr>
    </w:p>
    <w:p w:rsidR="00901D5A" w:rsidRDefault="00901D5A" w:rsidP="00901D5A">
      <w:pPr>
        <w:rPr>
          <w:rFonts w:hint="eastAsia"/>
          <w:noProof/>
        </w:rPr>
      </w:pPr>
      <w:r>
        <w:rPr>
          <w:rFonts w:ascii="宋体" w:hAnsi="宋体"/>
          <w:sz w:val="21"/>
          <w:szCs w:val="21"/>
        </w:rPr>
        <w:br w:type="page"/>
      </w: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rPr>
          <w:rFonts w:hint="eastAsia"/>
          <w:noProof/>
        </w:rPr>
      </w:pPr>
    </w:p>
    <w:p w:rsidR="00901D5A" w:rsidRDefault="00901D5A" w:rsidP="00901D5A">
      <w:pPr>
        <w:snapToGrid w:val="0"/>
        <w:spacing w:line="300" w:lineRule="auto"/>
        <w:rPr>
          <w:rFonts w:hint="eastAsia"/>
        </w:rPr>
      </w:pPr>
    </w:p>
    <w:p w:rsidR="00901D5A" w:rsidRDefault="00901D5A" w:rsidP="00BA4562">
      <w:pPr>
        <w:pStyle w:val="1125"/>
        <w:rPr>
          <w:rFonts w:hint="eastAsia"/>
        </w:rPr>
      </w:pPr>
      <w:bookmarkStart w:id="847" w:name="_Toc152754544"/>
      <w:bookmarkStart w:id="848" w:name="_Toc197919160"/>
      <w:r>
        <w:rPr>
          <w:rFonts w:hint="eastAsia"/>
        </w:rPr>
        <w:t>第四</w:t>
      </w:r>
      <w:r w:rsidRPr="00B53CF3">
        <w:rPr>
          <w:rFonts w:hint="eastAsia"/>
        </w:rPr>
        <w:t>篇</w:t>
      </w:r>
      <w:r>
        <w:rPr>
          <w:rFonts w:hint="eastAsia"/>
        </w:rPr>
        <w:t xml:space="preserve">　</w:t>
      </w:r>
      <w:r w:rsidR="00EE1C16">
        <w:rPr>
          <w:rFonts w:hint="eastAsia"/>
        </w:rPr>
        <w:t>编程参考</w:t>
      </w:r>
      <w:bookmarkEnd w:id="847"/>
      <w:bookmarkEnd w:id="848"/>
    </w:p>
    <w:p w:rsidR="00901D5A" w:rsidRPr="00DC3C9D" w:rsidRDefault="00901D5A" w:rsidP="00901D5A">
      <w:pPr>
        <w:rPr>
          <w:rFonts w:hint="eastAsia"/>
        </w:rPr>
      </w:pPr>
      <w:r>
        <w:br w:type="page"/>
      </w:r>
    </w:p>
    <w:p w:rsidR="00901D5A" w:rsidRDefault="00901D5A" w:rsidP="004E6F39">
      <w:pPr>
        <w:pStyle w:val="1125"/>
        <w:rPr>
          <w:rFonts w:hint="eastAsia"/>
        </w:rPr>
      </w:pPr>
      <w:bookmarkStart w:id="849" w:name="_Toc152754545"/>
      <w:bookmarkStart w:id="850" w:name="_Toc197919161"/>
      <w:r>
        <w:rPr>
          <w:rFonts w:hint="eastAsia"/>
        </w:rPr>
        <w:t>第十</w:t>
      </w:r>
      <w:r w:rsidR="008149B1">
        <w:rPr>
          <w:rFonts w:hint="eastAsia"/>
        </w:rPr>
        <w:t>八</w:t>
      </w:r>
      <w:r>
        <w:rPr>
          <w:rFonts w:hint="eastAsia"/>
        </w:rPr>
        <w:t>章　编程</w:t>
      </w:r>
      <w:r w:rsidR="00A439E4">
        <w:rPr>
          <w:rFonts w:hint="eastAsia"/>
        </w:rPr>
        <w:t>参考</w:t>
      </w:r>
      <w:bookmarkEnd w:id="849"/>
      <w:bookmarkEnd w:id="850"/>
    </w:p>
    <w:p w:rsidR="00B05E68" w:rsidRDefault="00400DA4" w:rsidP="00BA4562">
      <w:pPr>
        <w:pStyle w:val="2"/>
        <w:snapToGrid w:val="0"/>
        <w:spacing w:line="300" w:lineRule="auto"/>
        <w:rPr>
          <w:rFonts w:ascii="宋体" w:eastAsia="宋体" w:hAnsi="宋体" w:hint="eastAsia"/>
        </w:rPr>
      </w:pPr>
      <w:bookmarkStart w:id="851" w:name="_Toc152754546"/>
      <w:bookmarkStart w:id="852" w:name="_Toc197919162"/>
      <w:r>
        <w:rPr>
          <w:rFonts w:ascii="宋体" w:eastAsia="宋体" w:hAnsi="宋体" w:hint="eastAsia"/>
        </w:rPr>
        <w:t>18.</w:t>
      </w:r>
      <w:r w:rsidR="00B05E68">
        <w:rPr>
          <w:rFonts w:ascii="宋体" w:eastAsia="宋体" w:hAnsi="宋体" w:hint="eastAsia"/>
        </w:rPr>
        <w:t>1 CAR语法规范</w:t>
      </w:r>
      <w:bookmarkEnd w:id="851"/>
      <w:bookmarkEnd w:id="852"/>
    </w:p>
    <w:p w:rsidR="00B05E68" w:rsidRDefault="00400DA4" w:rsidP="0078027F">
      <w:pPr>
        <w:pStyle w:val="3"/>
        <w:snapToGrid w:val="0"/>
        <w:spacing w:line="300" w:lineRule="auto"/>
        <w:rPr>
          <w:rFonts w:ascii="宋体" w:hAnsi="宋体" w:hint="eastAsia"/>
          <w:sz w:val="28"/>
          <w:szCs w:val="28"/>
        </w:rPr>
      </w:pPr>
      <w:bookmarkStart w:id="853" w:name="_Toc152754547"/>
      <w:bookmarkStart w:id="854" w:name="_Toc197919163"/>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18.</w:t>
        </w:r>
        <w:r w:rsidR="00E53934" w:rsidRPr="00E53934">
          <w:rPr>
            <w:rFonts w:ascii="宋体" w:hAnsi="宋体" w:hint="eastAsia"/>
            <w:sz w:val="28"/>
            <w:szCs w:val="28"/>
          </w:rPr>
          <w:t>1.1</w:t>
        </w:r>
      </w:smartTag>
      <w:r w:rsidR="00E53934" w:rsidRPr="00E53934">
        <w:rPr>
          <w:rFonts w:ascii="宋体" w:hAnsi="宋体" w:hint="eastAsia"/>
          <w:sz w:val="28"/>
          <w:szCs w:val="28"/>
        </w:rPr>
        <w:t xml:space="preserve"> CAR文件与调用CAR构件的C++文件的对应关系</w:t>
      </w:r>
      <w:bookmarkEnd w:id="853"/>
      <w:bookmarkEnd w:id="854"/>
    </w:p>
    <w:p w:rsidR="00E53934" w:rsidRPr="00E53934" w:rsidRDefault="00E53934" w:rsidP="00E53934">
      <w:pPr>
        <w:snapToGrid w:val="0"/>
        <w:spacing w:line="300" w:lineRule="auto"/>
        <w:ind w:firstLineChars="200" w:firstLine="420"/>
        <w:rPr>
          <w:rFonts w:ascii="宋体" w:hAnsi="宋体"/>
          <w:sz w:val="21"/>
          <w:szCs w:val="21"/>
        </w:rPr>
      </w:pPr>
      <w:r w:rsidRPr="00E53934">
        <w:rPr>
          <w:rFonts w:ascii="宋体" w:hAnsi="宋体"/>
          <w:sz w:val="21"/>
          <w:szCs w:val="21"/>
        </w:rPr>
        <w:t>CAR文件的源代码：</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module car.elastos.com/native/foobar.dll</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interface </w:t>
      </w:r>
      <w:r w:rsidRPr="00E53934">
        <w:rPr>
          <w:rFonts w:ascii="宋体" w:hAnsi="宋体"/>
          <w:color w:val="0000FF"/>
          <w:sz w:val="21"/>
          <w:szCs w:val="21"/>
          <w:bdr w:val="single" w:sz="4" w:space="0" w:color="auto"/>
        </w:rPr>
        <w:t>IFoo</w:t>
      </w:r>
      <w:r w:rsidRPr="00E53934">
        <w:rPr>
          <w:rFonts w:ascii="宋体" w:hAnsi="宋体"/>
          <w:color w:val="FF0000"/>
          <w:sz w:val="30"/>
          <w:szCs w:val="30"/>
          <w:vertAlign w:val="superscript"/>
        </w:rPr>
        <w:t>2</w:t>
      </w: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Foo(Int32</w:t>
      </w:r>
      <w:r w:rsidRPr="00E53934">
        <w:rPr>
          <w:rFonts w:ascii="宋体" w:hAnsi="宋体" w:hint="eastAsia"/>
          <w:sz w:val="21"/>
          <w:szCs w:val="21"/>
        </w:rPr>
        <w:t xml:space="preserve"> x</w:t>
      </w: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interface </w:t>
      </w:r>
      <w:r w:rsidRPr="00E53934">
        <w:rPr>
          <w:rFonts w:ascii="宋体" w:hAnsi="宋体"/>
          <w:color w:val="0000FF"/>
          <w:sz w:val="21"/>
          <w:szCs w:val="21"/>
          <w:bdr w:val="single" w:sz="4" w:space="0" w:color="auto"/>
        </w:rPr>
        <w:t>IBar</w:t>
      </w:r>
      <w:r w:rsidRPr="00E53934">
        <w:rPr>
          <w:rFonts w:ascii="宋体" w:hAnsi="宋体"/>
          <w:color w:val="FF0000"/>
          <w:sz w:val="30"/>
          <w:szCs w:val="30"/>
          <w:vertAlign w:val="superscript"/>
        </w:rPr>
        <w:t>3</w:t>
      </w: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Bar(Float</w:t>
      </w:r>
      <w:r w:rsidRPr="00E53934">
        <w:rPr>
          <w:rFonts w:ascii="宋体" w:hAnsi="宋体" w:hint="eastAsia"/>
          <w:sz w:val="21"/>
          <w:szCs w:val="21"/>
        </w:rPr>
        <w:t xml:space="preserve"> y, </w:t>
      </w:r>
      <w:r w:rsidRPr="00E53934">
        <w:rPr>
          <w:rFonts w:ascii="宋体" w:hAnsi="宋体"/>
          <w:sz w:val="21"/>
          <w:szCs w:val="21"/>
        </w:rPr>
        <w:t>WString</w:t>
      </w:r>
      <w:r w:rsidRPr="00E53934">
        <w:rPr>
          <w:rFonts w:ascii="宋体" w:hAnsi="宋体" w:hint="eastAsia"/>
          <w:sz w:val="21"/>
          <w:szCs w:val="21"/>
        </w:rPr>
        <w:t xml:space="preserve"> ws</w:t>
      </w: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interface IFooEvent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r w:rsidRPr="00E53934">
        <w:rPr>
          <w:rFonts w:ascii="宋体" w:hAnsi="宋体"/>
          <w:color w:val="0000FF"/>
          <w:sz w:val="21"/>
          <w:szCs w:val="21"/>
          <w:bdr w:val="single" w:sz="4" w:space="0" w:color="auto"/>
        </w:rPr>
        <w:t>FooEvent</w:t>
      </w:r>
      <w:r w:rsidRPr="00E53934">
        <w:rPr>
          <w:rFonts w:ascii="宋体" w:hAnsi="宋体"/>
          <w:color w:val="FF0000"/>
          <w:sz w:val="30"/>
          <w:szCs w:val="30"/>
          <w:vertAlign w:val="superscript"/>
        </w:rPr>
        <w:t>4</w:t>
      </w: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class </w:t>
      </w:r>
      <w:r w:rsidRPr="00E53934">
        <w:rPr>
          <w:rFonts w:ascii="宋体" w:hAnsi="宋体"/>
          <w:color w:val="0000FF"/>
          <w:sz w:val="21"/>
          <w:szCs w:val="21"/>
          <w:bdr w:val="single" w:sz="4" w:space="0" w:color="auto"/>
        </w:rPr>
        <w:t>CFooBar</w:t>
      </w:r>
      <w:r w:rsidRPr="00E53934">
        <w:rPr>
          <w:rFonts w:ascii="宋体" w:hAnsi="宋体"/>
          <w:color w:val="FF0000"/>
          <w:sz w:val="30"/>
          <w:szCs w:val="30"/>
          <w:vertAlign w:val="superscript"/>
        </w:rPr>
        <w:t>1</w:t>
      </w: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interface </w:t>
      </w:r>
      <w:r w:rsidRPr="00E53934">
        <w:rPr>
          <w:rFonts w:ascii="宋体" w:hAnsi="宋体"/>
          <w:color w:val="0000FF"/>
          <w:sz w:val="21"/>
          <w:szCs w:val="21"/>
          <w:bdr w:val="single" w:sz="4" w:space="0" w:color="auto"/>
        </w:rPr>
        <w:t>IFoo</w:t>
      </w:r>
      <w:r w:rsidRPr="00E53934">
        <w:rPr>
          <w:rFonts w:ascii="宋体" w:hAnsi="宋体"/>
          <w:color w:val="FF0000"/>
          <w:sz w:val="30"/>
          <w:szCs w:val="30"/>
          <w:vertAlign w:val="superscript"/>
        </w:rPr>
        <w:t>2</w:t>
      </w: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interface </w:t>
      </w:r>
      <w:r w:rsidRPr="00E53934">
        <w:rPr>
          <w:rFonts w:ascii="宋体" w:hAnsi="宋体"/>
          <w:color w:val="0000FF"/>
          <w:sz w:val="21"/>
          <w:szCs w:val="21"/>
          <w:bdr w:val="single" w:sz="4" w:space="0" w:color="auto"/>
        </w:rPr>
        <w:t>IBar</w:t>
      </w:r>
      <w:r w:rsidRPr="00E53934">
        <w:rPr>
          <w:rFonts w:ascii="宋体" w:hAnsi="宋体"/>
          <w:color w:val="FF0000"/>
          <w:sz w:val="30"/>
          <w:szCs w:val="30"/>
          <w:vertAlign w:val="superscript"/>
        </w:rPr>
        <w:t>3</w:t>
      </w: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callback interface IFooEvent;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w:t>
      </w:r>
    </w:p>
    <w:p w:rsidR="00E53934" w:rsidRPr="00E53934" w:rsidRDefault="00E53934" w:rsidP="00E53934">
      <w:pPr>
        <w:snapToGrid w:val="0"/>
        <w:spacing w:line="300" w:lineRule="auto"/>
        <w:ind w:firstLineChars="200" w:firstLine="420"/>
        <w:rPr>
          <w:rFonts w:ascii="宋体" w:hAnsi="宋体"/>
          <w:sz w:val="21"/>
          <w:szCs w:val="21"/>
        </w:rPr>
      </w:pPr>
    </w:p>
    <w:p w:rsidR="00E53934" w:rsidRPr="00E53934" w:rsidRDefault="00E53934" w:rsidP="00E53934">
      <w:pPr>
        <w:snapToGrid w:val="0"/>
        <w:spacing w:line="300" w:lineRule="auto"/>
        <w:ind w:firstLineChars="200" w:firstLine="420"/>
        <w:rPr>
          <w:rFonts w:ascii="宋体" w:hAnsi="宋体"/>
          <w:sz w:val="21"/>
          <w:szCs w:val="21"/>
        </w:rPr>
      </w:pPr>
      <w:r w:rsidRPr="00E53934">
        <w:rPr>
          <w:rFonts w:ascii="宋体" w:hAnsi="宋体"/>
          <w:sz w:val="21"/>
          <w:szCs w:val="21"/>
        </w:rPr>
        <w:t>使用CAR构件的C++文件源代码：</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#include &lt;stdio.h&gt;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#import "foobar.dll"</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p>
    <w:p w:rsidR="00E53934" w:rsidRPr="00E53934" w:rsidRDefault="00666EC9" w:rsidP="00BA4562">
      <w:pPr>
        <w:shd w:val="clear" w:color="auto" w:fill="E6E6E6"/>
        <w:snapToGrid w:val="0"/>
        <w:spacing w:line="300" w:lineRule="auto"/>
        <w:ind w:firstLineChars="200" w:firstLine="420"/>
        <w:outlineLvl w:val="0"/>
        <w:rPr>
          <w:rFonts w:ascii="宋体" w:hAnsi="宋体"/>
          <w:sz w:val="21"/>
          <w:szCs w:val="21"/>
        </w:rPr>
      </w:pPr>
      <w:bookmarkStart w:id="855" w:name="_Toc152754548"/>
      <w:bookmarkStart w:id="856" w:name="_Toc152754934"/>
      <w:r>
        <w:rPr>
          <w:rFonts w:ascii="宋体" w:hAnsi="宋体"/>
          <w:sz w:val="21"/>
          <w:szCs w:val="21"/>
        </w:rPr>
        <w:t>ECode</w:t>
      </w:r>
      <w:r w:rsidR="00E53934" w:rsidRPr="00E53934">
        <w:rPr>
          <w:rFonts w:ascii="宋体" w:hAnsi="宋体"/>
          <w:sz w:val="21"/>
          <w:szCs w:val="21"/>
        </w:rPr>
        <w:t xml:space="preserve"> MyFooCallback(IFoo *pSender) {</w:t>
      </w:r>
      <w:bookmarkEnd w:id="855"/>
      <w:bookmarkEnd w:id="856"/>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puts("MyFooCallback");</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lastRenderedPageBreak/>
        <w:t xml:space="preserve">    return NOERROR;</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int main() {</w:t>
      </w:r>
    </w:p>
    <w:p w:rsidR="00E53934" w:rsidRPr="00E53934" w:rsidRDefault="00666EC9" w:rsidP="00061929">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ECode</w:t>
      </w:r>
      <w:r w:rsidR="00E53934" w:rsidRPr="00E53934">
        <w:rPr>
          <w:rFonts w:ascii="宋体" w:hAnsi="宋体"/>
          <w:sz w:val="21"/>
          <w:szCs w:val="21"/>
        </w:rPr>
        <w:t xml:space="preserve"> ec;</w:t>
      </w:r>
    </w:p>
    <w:p w:rsidR="00E53934" w:rsidRPr="00E53934" w:rsidRDefault="00E53934" w:rsidP="00061929">
      <w:pPr>
        <w:shd w:val="clear" w:color="auto" w:fill="E6E6E6"/>
        <w:snapToGrid w:val="0"/>
        <w:spacing w:line="300" w:lineRule="auto"/>
        <w:ind w:firstLineChars="200" w:firstLine="420"/>
        <w:rPr>
          <w:rFonts w:ascii="宋体" w:hAnsi="宋体" w:hint="eastAsia"/>
          <w:sz w:val="21"/>
          <w:szCs w:val="21"/>
        </w:rPr>
      </w:pPr>
      <w:r w:rsidRPr="00E53934">
        <w:rPr>
          <w:rFonts w:ascii="宋体" w:hAnsi="宋体" w:hint="eastAsia"/>
          <w:sz w:val="21"/>
          <w:szCs w:val="21"/>
        </w:rPr>
        <w:t>Int32 x;</w:t>
      </w:r>
    </w:p>
    <w:p w:rsidR="00E53934" w:rsidRPr="00E53934" w:rsidRDefault="00E53934" w:rsidP="00061929">
      <w:pPr>
        <w:shd w:val="clear" w:color="auto" w:fill="E6E6E6"/>
        <w:snapToGrid w:val="0"/>
        <w:spacing w:line="300" w:lineRule="auto"/>
        <w:ind w:firstLineChars="200" w:firstLine="420"/>
        <w:rPr>
          <w:rFonts w:ascii="宋体" w:hAnsi="宋体" w:hint="eastAsia"/>
          <w:sz w:val="21"/>
          <w:szCs w:val="21"/>
        </w:rPr>
      </w:pPr>
      <w:r w:rsidRPr="00E53934">
        <w:rPr>
          <w:rFonts w:ascii="宋体" w:hAnsi="宋体" w:hint="eastAsia"/>
          <w:sz w:val="21"/>
          <w:szCs w:val="21"/>
        </w:rPr>
        <w:t>Float y;</w:t>
      </w:r>
    </w:p>
    <w:p w:rsidR="00E53934" w:rsidRPr="00E53934" w:rsidRDefault="00E53934" w:rsidP="00061929">
      <w:pPr>
        <w:shd w:val="clear" w:color="auto" w:fill="E6E6E6"/>
        <w:snapToGrid w:val="0"/>
        <w:spacing w:line="300" w:lineRule="auto"/>
        <w:ind w:firstLineChars="200" w:firstLine="420"/>
        <w:rPr>
          <w:rFonts w:ascii="宋体" w:hAnsi="宋体" w:hint="eastAsia"/>
          <w:sz w:val="21"/>
          <w:szCs w:val="21"/>
        </w:rPr>
      </w:pPr>
      <w:r w:rsidRPr="00E53934">
        <w:rPr>
          <w:rFonts w:ascii="宋体" w:hAnsi="宋体" w:hint="eastAsia"/>
          <w:sz w:val="21"/>
          <w:szCs w:val="21"/>
        </w:rPr>
        <w:t>WString ws;</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876EEC">
        <w:rPr>
          <w:rFonts w:ascii="宋体" w:hAnsi="宋体"/>
          <w:color w:val="0000FF"/>
          <w:sz w:val="21"/>
          <w:szCs w:val="21"/>
          <w:bdr w:val="single" w:sz="4" w:space="0" w:color="auto"/>
        </w:rPr>
        <w:t>IBar</w:t>
      </w:r>
      <w:r w:rsidRPr="00876EEC">
        <w:rPr>
          <w:rFonts w:ascii="宋体" w:hAnsi="宋体"/>
          <w:color w:val="FF0000"/>
          <w:sz w:val="30"/>
          <w:szCs w:val="30"/>
          <w:vertAlign w:val="superscript"/>
        </w:rPr>
        <w:t>3</w:t>
      </w:r>
      <w:r w:rsidRPr="00E53934">
        <w:rPr>
          <w:rFonts w:ascii="宋体" w:hAnsi="宋体"/>
          <w:sz w:val="21"/>
          <w:szCs w:val="21"/>
        </w:rPr>
        <w:t>* pBar;</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876EEC">
        <w:rPr>
          <w:rFonts w:ascii="宋体" w:hAnsi="宋体"/>
          <w:color w:val="0000FF"/>
          <w:sz w:val="21"/>
          <w:szCs w:val="21"/>
          <w:bdr w:val="single" w:sz="4" w:space="0" w:color="auto"/>
        </w:rPr>
        <w:t>IFoo</w:t>
      </w:r>
      <w:r w:rsidRPr="00876EEC">
        <w:rPr>
          <w:rFonts w:ascii="宋体" w:hAnsi="宋体"/>
          <w:color w:val="FF0000"/>
          <w:sz w:val="30"/>
          <w:szCs w:val="30"/>
          <w:vertAlign w:val="superscript"/>
        </w:rPr>
        <w:t>2</w:t>
      </w:r>
      <w:r w:rsidRPr="00E53934">
        <w:rPr>
          <w:rFonts w:ascii="宋体" w:hAnsi="宋体"/>
          <w:sz w:val="21"/>
          <w:szCs w:val="21"/>
        </w:rPr>
        <w:t>* pFoo;</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hint="eastAsia"/>
          <w:sz w:val="21"/>
          <w:szCs w:val="21"/>
        </w:rPr>
      </w:pPr>
      <w:r w:rsidRPr="00E53934">
        <w:rPr>
          <w:rFonts w:ascii="宋体" w:hAnsi="宋体"/>
          <w:sz w:val="21"/>
          <w:szCs w:val="21"/>
        </w:rPr>
        <w:t xml:space="preserve">    ec = </w:t>
      </w:r>
      <w:r w:rsidRPr="00876EEC">
        <w:rPr>
          <w:rFonts w:ascii="宋体" w:hAnsi="宋体"/>
          <w:color w:val="0000FF"/>
          <w:sz w:val="21"/>
          <w:szCs w:val="21"/>
          <w:bdr w:val="single" w:sz="4" w:space="0" w:color="auto"/>
        </w:rPr>
        <w:t>CFooBar</w:t>
      </w:r>
      <w:r w:rsidRPr="00876EEC">
        <w:rPr>
          <w:rFonts w:ascii="宋体" w:hAnsi="宋体"/>
          <w:color w:val="FF0000"/>
          <w:sz w:val="30"/>
          <w:szCs w:val="30"/>
          <w:vertAlign w:val="superscript"/>
        </w:rPr>
        <w:t>1</w:t>
      </w:r>
      <w:r w:rsidRPr="00E53934">
        <w:rPr>
          <w:rFonts w:ascii="宋体" w:hAnsi="宋体"/>
          <w:sz w:val="21"/>
          <w:szCs w:val="21"/>
        </w:rPr>
        <w:t>::Ne</w:t>
      </w:r>
      <w:r w:rsidR="00D15AFE">
        <w:rPr>
          <w:rFonts w:ascii="宋体" w:hAnsi="宋体"/>
          <w:sz w:val="21"/>
          <w:szCs w:val="21"/>
        </w:rPr>
        <w:t>w(&amp;pBar);</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pBar-&gt;Bar(</w:t>
      </w:r>
      <w:r w:rsidRPr="00E53934">
        <w:rPr>
          <w:rFonts w:ascii="宋体" w:hAnsi="宋体" w:hint="eastAsia"/>
          <w:sz w:val="21"/>
          <w:szCs w:val="21"/>
        </w:rPr>
        <w:t>y, ws</w:t>
      </w: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ec = CFooBar::</w:t>
      </w:r>
      <w:r w:rsidRPr="00876EEC">
        <w:rPr>
          <w:rFonts w:ascii="宋体" w:hAnsi="宋体"/>
          <w:color w:val="0000FF"/>
          <w:sz w:val="21"/>
          <w:szCs w:val="21"/>
          <w:bdr w:val="single" w:sz="4" w:space="0" w:color="auto"/>
        </w:rPr>
        <w:t>AddFooEventCallback</w:t>
      </w:r>
      <w:r w:rsidRPr="00876EEC">
        <w:rPr>
          <w:rFonts w:ascii="宋体" w:hAnsi="宋体"/>
          <w:color w:val="FF0000"/>
          <w:sz w:val="30"/>
          <w:szCs w:val="30"/>
          <w:vertAlign w:val="superscript"/>
        </w:rPr>
        <w:t>4</w:t>
      </w:r>
      <w:r w:rsidRPr="00E53934">
        <w:rPr>
          <w:rFonts w:ascii="宋体" w:hAnsi="宋体"/>
          <w:sz w:val="21"/>
          <w:szCs w:val="21"/>
        </w:rPr>
        <w:t xml:space="preserve">(pBar, &amp;MyFooCallback);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ec = IFoo::Query(</w:t>
      </w:r>
      <w:r w:rsidRPr="00876EEC">
        <w:rPr>
          <w:rFonts w:ascii="宋体" w:hAnsi="宋体"/>
          <w:color w:val="0000FF"/>
          <w:sz w:val="21"/>
          <w:szCs w:val="21"/>
          <w:bdr w:val="single" w:sz="4" w:space="0" w:color="auto"/>
        </w:rPr>
        <w:t>pBar</w:t>
      </w:r>
      <w:r w:rsidRPr="00876EEC">
        <w:rPr>
          <w:rFonts w:ascii="宋体" w:hAnsi="宋体" w:hint="eastAsia"/>
          <w:color w:val="FF0000"/>
          <w:sz w:val="30"/>
          <w:szCs w:val="30"/>
          <w:vertAlign w:val="superscript"/>
        </w:rPr>
        <w:t>5</w:t>
      </w:r>
      <w:r w:rsidRPr="00E53934">
        <w:rPr>
          <w:rFonts w:ascii="宋体" w:hAnsi="宋体"/>
          <w:sz w:val="21"/>
          <w:szCs w:val="21"/>
        </w:rPr>
        <w:t xml:space="preserve">, </w:t>
      </w:r>
      <w:r w:rsidRPr="00876EEC">
        <w:rPr>
          <w:rFonts w:ascii="宋体" w:hAnsi="宋体"/>
          <w:color w:val="0000FF"/>
          <w:sz w:val="21"/>
          <w:szCs w:val="21"/>
          <w:bdr w:val="single" w:sz="4" w:space="0" w:color="auto"/>
        </w:rPr>
        <w:t>&amp;pFoo</w:t>
      </w:r>
      <w:r w:rsidRPr="00876EEC">
        <w:rPr>
          <w:rFonts w:ascii="宋体" w:hAnsi="宋体" w:hint="eastAsia"/>
          <w:color w:val="FF0000"/>
          <w:sz w:val="30"/>
          <w:szCs w:val="30"/>
          <w:vertAlign w:val="superscript"/>
        </w:rPr>
        <w:t>6</w:t>
      </w: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pFoo-&gt;Foo(Int32</w:t>
      </w:r>
      <w:r w:rsidRPr="00E53934">
        <w:rPr>
          <w:rFonts w:ascii="宋体" w:hAnsi="宋体" w:hint="eastAsia"/>
          <w:sz w:val="21"/>
          <w:szCs w:val="21"/>
        </w:rPr>
        <w:t xml:space="preserve"> x</w:t>
      </w:r>
      <w:r w:rsidRPr="00E53934">
        <w:rPr>
          <w:rFonts w:ascii="宋体" w:hAnsi="宋体"/>
          <w:sz w:val="21"/>
          <w:szCs w:val="21"/>
        </w:rPr>
        <w:t>);</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pBar-&gt;Release(); pFoo-&gt;Release();</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 xml:space="preserve">    return 0;</w:t>
      </w:r>
    </w:p>
    <w:p w:rsidR="00E53934" w:rsidRPr="00E53934" w:rsidRDefault="00E53934" w:rsidP="00061929">
      <w:pPr>
        <w:shd w:val="clear" w:color="auto" w:fill="E6E6E6"/>
        <w:snapToGrid w:val="0"/>
        <w:spacing w:line="300" w:lineRule="auto"/>
        <w:ind w:firstLineChars="200" w:firstLine="420"/>
        <w:rPr>
          <w:rFonts w:ascii="宋体" w:hAnsi="宋体"/>
          <w:sz w:val="21"/>
          <w:szCs w:val="21"/>
        </w:rPr>
      </w:pPr>
      <w:r w:rsidRPr="00E53934">
        <w:rPr>
          <w:rFonts w:ascii="宋体" w:hAnsi="宋体"/>
          <w:sz w:val="21"/>
          <w:szCs w:val="21"/>
        </w:rPr>
        <w:t>}</w:t>
      </w:r>
    </w:p>
    <w:p w:rsidR="00E53934" w:rsidRPr="00E53934" w:rsidRDefault="00E53934" w:rsidP="00E53934">
      <w:pPr>
        <w:snapToGrid w:val="0"/>
        <w:spacing w:line="300" w:lineRule="auto"/>
        <w:ind w:firstLineChars="200" w:firstLine="420"/>
        <w:rPr>
          <w:rFonts w:ascii="宋体" w:hAnsi="宋体"/>
          <w:sz w:val="21"/>
          <w:szCs w:val="21"/>
        </w:rPr>
      </w:pPr>
    </w:p>
    <w:p w:rsidR="00E53934" w:rsidRDefault="00E53934" w:rsidP="00A44711">
      <w:pPr>
        <w:numPr>
          <w:ilvl w:val="0"/>
          <w:numId w:val="27"/>
        </w:numPr>
        <w:snapToGrid w:val="0"/>
        <w:spacing w:line="300" w:lineRule="auto"/>
        <w:rPr>
          <w:rFonts w:ascii="宋体" w:hAnsi="宋体" w:hint="eastAsia"/>
          <w:sz w:val="21"/>
          <w:szCs w:val="21"/>
        </w:rPr>
      </w:pPr>
      <w:r w:rsidRPr="00E53934">
        <w:rPr>
          <w:rFonts w:ascii="宋体" w:hAnsi="宋体"/>
          <w:sz w:val="21"/>
          <w:szCs w:val="21"/>
        </w:rPr>
        <w:t>C++文件中的CFooBar来自于CAR文件中定义的构件类CFooBar；</w:t>
      </w:r>
    </w:p>
    <w:p w:rsidR="00E53934" w:rsidRDefault="00E53934" w:rsidP="00A44711">
      <w:pPr>
        <w:numPr>
          <w:ilvl w:val="0"/>
          <w:numId w:val="27"/>
        </w:numPr>
        <w:snapToGrid w:val="0"/>
        <w:spacing w:line="300" w:lineRule="auto"/>
        <w:rPr>
          <w:rFonts w:ascii="宋体" w:hAnsi="宋体" w:hint="eastAsia"/>
          <w:sz w:val="21"/>
          <w:szCs w:val="21"/>
        </w:rPr>
      </w:pPr>
      <w:r w:rsidRPr="00E53934">
        <w:rPr>
          <w:rFonts w:ascii="宋体" w:hAnsi="宋体"/>
          <w:sz w:val="21"/>
          <w:szCs w:val="21"/>
        </w:rPr>
        <w:t>C++文件中的接口指针pFoo来自于CAR文件中定义的构件接口IFoo；</w:t>
      </w:r>
    </w:p>
    <w:p w:rsidR="00E53934" w:rsidRDefault="00E53934" w:rsidP="00A44711">
      <w:pPr>
        <w:numPr>
          <w:ilvl w:val="0"/>
          <w:numId w:val="27"/>
        </w:numPr>
        <w:snapToGrid w:val="0"/>
        <w:spacing w:line="300" w:lineRule="auto"/>
        <w:rPr>
          <w:rFonts w:ascii="宋体" w:hAnsi="宋体" w:hint="eastAsia"/>
          <w:sz w:val="21"/>
          <w:szCs w:val="21"/>
        </w:rPr>
      </w:pPr>
      <w:r w:rsidRPr="00E53934">
        <w:rPr>
          <w:rFonts w:ascii="宋体" w:hAnsi="宋体"/>
          <w:sz w:val="21"/>
          <w:szCs w:val="21"/>
        </w:rPr>
        <w:t>C++文件中的接口指针pBar来自于CAR文件中定义的构件接口IBar；</w:t>
      </w:r>
    </w:p>
    <w:p w:rsidR="00E53934" w:rsidRDefault="00E53934" w:rsidP="00A44711">
      <w:pPr>
        <w:numPr>
          <w:ilvl w:val="0"/>
          <w:numId w:val="27"/>
        </w:numPr>
        <w:snapToGrid w:val="0"/>
        <w:spacing w:line="300" w:lineRule="auto"/>
        <w:rPr>
          <w:rFonts w:ascii="宋体" w:hAnsi="宋体" w:hint="eastAsia"/>
          <w:sz w:val="21"/>
          <w:szCs w:val="21"/>
        </w:rPr>
      </w:pPr>
      <w:r w:rsidRPr="00E53934">
        <w:rPr>
          <w:rFonts w:ascii="宋体" w:hAnsi="宋体"/>
          <w:sz w:val="21"/>
          <w:szCs w:val="21"/>
        </w:rPr>
        <w:t>C++文件中的AddFooEventCallback来自于CAR文件中定义的构件回调接口IFooEvent</w:t>
      </w:r>
      <w:r w:rsidRPr="00E53934">
        <w:rPr>
          <w:rFonts w:ascii="宋体" w:hAnsi="宋体" w:hint="eastAsia"/>
          <w:sz w:val="21"/>
          <w:szCs w:val="21"/>
        </w:rPr>
        <w:t>的回调方法FooEvent，在此也可以看出添加回调事件的函数名构成原则，即在回调方法的前后分别加入前缀和后缀，形成AddXXXCallback的名称。</w:t>
      </w:r>
    </w:p>
    <w:p w:rsidR="00E53934" w:rsidRDefault="00E53934" w:rsidP="00A44711">
      <w:pPr>
        <w:numPr>
          <w:ilvl w:val="0"/>
          <w:numId w:val="27"/>
        </w:numPr>
        <w:snapToGrid w:val="0"/>
        <w:spacing w:line="300" w:lineRule="auto"/>
        <w:rPr>
          <w:rFonts w:ascii="宋体" w:hAnsi="宋体" w:hint="eastAsia"/>
          <w:sz w:val="21"/>
          <w:szCs w:val="21"/>
        </w:rPr>
      </w:pPr>
      <w:r w:rsidRPr="00E53934">
        <w:rPr>
          <w:rFonts w:ascii="宋体" w:hAnsi="宋体" w:hint="eastAsia"/>
          <w:sz w:val="21"/>
          <w:szCs w:val="21"/>
        </w:rPr>
        <w:t>Query方法中的pBar是指需要查询的构件的任一一个指针；</w:t>
      </w:r>
    </w:p>
    <w:p w:rsidR="00E53934" w:rsidRPr="00E53934" w:rsidRDefault="00E53934" w:rsidP="00A44711">
      <w:pPr>
        <w:numPr>
          <w:ilvl w:val="0"/>
          <w:numId w:val="27"/>
        </w:numPr>
        <w:snapToGrid w:val="0"/>
        <w:spacing w:line="300" w:lineRule="auto"/>
        <w:rPr>
          <w:rFonts w:ascii="宋体" w:hAnsi="宋体" w:hint="eastAsia"/>
          <w:sz w:val="21"/>
          <w:szCs w:val="21"/>
        </w:rPr>
      </w:pPr>
      <w:r w:rsidRPr="00E53934">
        <w:rPr>
          <w:rFonts w:ascii="宋体" w:hAnsi="宋体" w:hint="eastAsia"/>
          <w:sz w:val="21"/>
          <w:szCs w:val="21"/>
        </w:rPr>
        <w:t>Query方法中的&amp;pFoo是指存放获得的接口指针的地址。</w:t>
      </w:r>
    </w:p>
    <w:p w:rsidR="00E53934" w:rsidRPr="00E53934" w:rsidRDefault="00E53934" w:rsidP="00A44711">
      <w:pPr>
        <w:snapToGrid w:val="0"/>
        <w:spacing w:line="300" w:lineRule="auto"/>
        <w:rPr>
          <w:rFonts w:ascii="宋体" w:hAnsi="宋体" w:hint="eastAsia"/>
          <w:sz w:val="21"/>
          <w:szCs w:val="21"/>
        </w:rPr>
      </w:pPr>
      <w:r w:rsidRPr="00E53934">
        <w:rPr>
          <w:rFonts w:ascii="宋体" w:hAnsi="宋体" w:hint="eastAsia"/>
          <w:sz w:val="21"/>
          <w:szCs w:val="21"/>
        </w:rPr>
        <w:t>注意：CAR文件中的IFoo和IBar接口中的方法不能同名。</w:t>
      </w:r>
    </w:p>
    <w:p w:rsidR="00E53934" w:rsidRDefault="00400DA4" w:rsidP="00BA4562">
      <w:pPr>
        <w:pStyle w:val="3"/>
        <w:snapToGrid w:val="0"/>
        <w:spacing w:line="300" w:lineRule="auto"/>
        <w:rPr>
          <w:rFonts w:ascii="宋体" w:hAnsi="宋体" w:hint="eastAsia"/>
          <w:sz w:val="28"/>
          <w:szCs w:val="28"/>
        </w:rPr>
      </w:pPr>
      <w:bookmarkStart w:id="857" w:name="_Toc152754549"/>
      <w:bookmarkStart w:id="858" w:name="_Toc197919164"/>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8"/>
            <w:szCs w:val="28"/>
          </w:rPr>
          <w:t>18.</w:t>
        </w:r>
        <w:r w:rsidR="00E53934" w:rsidRPr="00E53934">
          <w:rPr>
            <w:rFonts w:ascii="宋体" w:hAnsi="宋体" w:hint="eastAsia"/>
            <w:sz w:val="28"/>
            <w:szCs w:val="28"/>
          </w:rPr>
          <w:t>1.2</w:t>
        </w:r>
      </w:smartTag>
      <w:r w:rsidR="00E53934" w:rsidRPr="00E53934">
        <w:rPr>
          <w:rFonts w:ascii="宋体" w:hAnsi="宋体" w:hint="eastAsia"/>
          <w:sz w:val="28"/>
          <w:szCs w:val="28"/>
        </w:rPr>
        <w:t xml:space="preserve"> CAR文件与编译CAR文件自动生成C++文件的对应关系</w:t>
      </w:r>
      <w:bookmarkEnd w:id="857"/>
      <w:bookmarkEnd w:id="858"/>
    </w:p>
    <w:p w:rsidR="00A44711" w:rsidRPr="0011525E" w:rsidRDefault="00A44711" w:rsidP="0011525E">
      <w:pPr>
        <w:snapToGrid w:val="0"/>
        <w:spacing w:line="300" w:lineRule="auto"/>
        <w:rPr>
          <w:rFonts w:ascii="宋体" w:hAnsi="宋体"/>
          <w:sz w:val="21"/>
          <w:szCs w:val="21"/>
        </w:rPr>
      </w:pPr>
      <w:r w:rsidRPr="0011525E">
        <w:rPr>
          <w:rFonts w:ascii="宋体" w:hAnsi="宋体"/>
          <w:sz w:val="21"/>
          <w:szCs w:val="21"/>
        </w:rPr>
        <w:t>CAR文件的源代码：</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module car.elastos.com/native/foobar.dll</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interface IFoo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lastRenderedPageBreak/>
        <w:t xml:space="preserve">        </w:t>
      </w:r>
      <w:r w:rsidRPr="0011525E">
        <w:rPr>
          <w:rFonts w:ascii="宋体" w:hAnsi="宋体"/>
          <w:color w:val="0000FF"/>
          <w:sz w:val="21"/>
          <w:szCs w:val="21"/>
          <w:bdr w:val="single" w:sz="4" w:space="0" w:color="auto"/>
        </w:rPr>
        <w:t>Foo</w:t>
      </w:r>
      <w:r w:rsidRPr="0011525E">
        <w:rPr>
          <w:rFonts w:ascii="宋体" w:hAnsi="宋体" w:hint="eastAsia"/>
          <w:color w:val="FF0000"/>
          <w:sz w:val="30"/>
          <w:szCs w:val="30"/>
          <w:vertAlign w:val="superscript"/>
        </w:rPr>
        <w:t>2</w:t>
      </w:r>
      <w:r w:rsidRPr="0011525E">
        <w:rPr>
          <w:rFonts w:ascii="宋体" w:hAnsi="宋体"/>
          <w:sz w:val="21"/>
          <w:szCs w:val="21"/>
        </w:rPr>
        <w:t>(</w:t>
      </w:r>
      <w:r w:rsidRPr="0011525E">
        <w:rPr>
          <w:rFonts w:ascii="宋体" w:hAnsi="宋体" w:hint="eastAsia"/>
          <w:sz w:val="21"/>
          <w:szCs w:val="21"/>
        </w:rPr>
        <w:t>Int32 x</w:t>
      </w:r>
      <w:r w:rsidRPr="0011525E">
        <w:rPr>
          <w:rFonts w:ascii="宋体" w:hAnsi="宋体"/>
          <w:sz w:val="21"/>
          <w:szCs w:val="21"/>
        </w:rPr>
        <w:t>);</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interface IBar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r w:rsidRPr="0011525E">
        <w:rPr>
          <w:rFonts w:ascii="宋体" w:hAnsi="宋体"/>
          <w:color w:val="0000FF"/>
          <w:sz w:val="21"/>
          <w:szCs w:val="21"/>
          <w:bdr w:val="single" w:sz="4" w:space="0" w:color="auto"/>
        </w:rPr>
        <w:t>Bar</w:t>
      </w:r>
      <w:r w:rsidRPr="0011525E">
        <w:rPr>
          <w:rFonts w:ascii="宋体" w:hAnsi="宋体" w:hint="eastAsia"/>
          <w:color w:val="FF0000"/>
          <w:sz w:val="30"/>
          <w:szCs w:val="30"/>
          <w:vertAlign w:val="superscript"/>
        </w:rPr>
        <w:t>3</w:t>
      </w:r>
      <w:r w:rsidRPr="0011525E">
        <w:rPr>
          <w:rFonts w:ascii="宋体" w:hAnsi="宋体"/>
          <w:sz w:val="21"/>
          <w:szCs w:val="21"/>
        </w:rPr>
        <w:t>(Float</w:t>
      </w:r>
      <w:r w:rsidRPr="0011525E">
        <w:rPr>
          <w:rFonts w:ascii="宋体" w:hAnsi="宋体" w:hint="eastAsia"/>
          <w:sz w:val="21"/>
          <w:szCs w:val="21"/>
        </w:rPr>
        <w:t xml:space="preserve"> y, </w:t>
      </w:r>
      <w:r w:rsidRPr="0011525E">
        <w:rPr>
          <w:rFonts w:ascii="宋体" w:hAnsi="宋体"/>
          <w:sz w:val="21"/>
          <w:szCs w:val="21"/>
        </w:rPr>
        <w:t>WString</w:t>
      </w:r>
      <w:r w:rsidRPr="0011525E">
        <w:rPr>
          <w:rFonts w:ascii="宋体" w:hAnsi="宋体" w:hint="eastAsia"/>
          <w:sz w:val="21"/>
          <w:szCs w:val="21"/>
        </w:rPr>
        <w:t xml:space="preserve"> ws</w:t>
      </w:r>
      <w:r w:rsidRPr="0011525E">
        <w:rPr>
          <w:rFonts w:ascii="宋体" w:hAnsi="宋体"/>
          <w:sz w:val="21"/>
          <w:szCs w:val="21"/>
        </w:rPr>
        <w:t>);</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interface IFooEvent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FooEvent();</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class </w:t>
      </w:r>
      <w:r w:rsidRPr="0011525E">
        <w:rPr>
          <w:rFonts w:ascii="宋体" w:hAnsi="宋体"/>
          <w:color w:val="0000FF"/>
          <w:sz w:val="21"/>
          <w:szCs w:val="21"/>
          <w:bdr w:val="single" w:sz="4" w:space="0" w:color="auto"/>
        </w:rPr>
        <w:t>CFooBar</w:t>
      </w:r>
      <w:r w:rsidRPr="0011525E">
        <w:rPr>
          <w:rFonts w:ascii="宋体" w:hAnsi="宋体"/>
          <w:color w:val="FF0000"/>
          <w:sz w:val="30"/>
          <w:szCs w:val="30"/>
          <w:vertAlign w:val="superscript"/>
        </w:rPr>
        <w:t>1</w:t>
      </w:r>
      <w:r w:rsidRPr="0011525E">
        <w:rPr>
          <w:rFonts w:ascii="宋体" w:hAnsi="宋体"/>
          <w:sz w:val="21"/>
          <w:szCs w:val="21"/>
        </w:rPr>
        <w:t xml:space="preserve"> {</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interface IFoo;</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interface IBar;</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callback interface IFooEvent;</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p>
    <w:p w:rsidR="00A44711" w:rsidRPr="0011525E" w:rsidRDefault="00A44711" w:rsidP="00061929">
      <w:pPr>
        <w:shd w:val="clear" w:color="auto" w:fill="E6E6E6"/>
        <w:snapToGrid w:val="0"/>
        <w:spacing w:line="300" w:lineRule="auto"/>
        <w:rPr>
          <w:rFonts w:ascii="宋体" w:hAnsi="宋体" w:hint="eastAsia"/>
          <w:sz w:val="21"/>
          <w:szCs w:val="21"/>
        </w:rPr>
      </w:pPr>
      <w:r w:rsidRPr="0011525E">
        <w:rPr>
          <w:rFonts w:ascii="宋体" w:hAnsi="宋体"/>
          <w:sz w:val="21"/>
          <w:szCs w:val="21"/>
        </w:rPr>
        <w:t>}</w:t>
      </w:r>
    </w:p>
    <w:p w:rsidR="00A44711" w:rsidRPr="0011525E" w:rsidRDefault="00A44711" w:rsidP="0011525E">
      <w:pPr>
        <w:snapToGrid w:val="0"/>
        <w:spacing w:line="300" w:lineRule="auto"/>
        <w:rPr>
          <w:rFonts w:ascii="宋体" w:hAnsi="宋体" w:hint="eastAsia"/>
          <w:sz w:val="21"/>
          <w:szCs w:val="21"/>
        </w:rPr>
      </w:pPr>
    </w:p>
    <w:p w:rsidR="00A44711" w:rsidRPr="0011525E" w:rsidRDefault="00A44711" w:rsidP="0011525E">
      <w:pPr>
        <w:snapToGrid w:val="0"/>
        <w:spacing w:line="300" w:lineRule="auto"/>
        <w:rPr>
          <w:rFonts w:ascii="宋体" w:hAnsi="宋体" w:hint="eastAsia"/>
          <w:sz w:val="21"/>
          <w:szCs w:val="21"/>
        </w:rPr>
      </w:pPr>
      <w:r w:rsidRPr="0011525E">
        <w:rPr>
          <w:rFonts w:ascii="宋体" w:hAnsi="宋体" w:hint="eastAsia"/>
          <w:sz w:val="21"/>
          <w:szCs w:val="21"/>
        </w:rPr>
        <w:t>生成的名为</w:t>
      </w:r>
      <w:r w:rsidRPr="0011525E">
        <w:rPr>
          <w:rFonts w:ascii="宋体" w:hAnsi="宋体"/>
          <w:sz w:val="21"/>
          <w:szCs w:val="21"/>
        </w:rPr>
        <w:t>CFooBar.cpp</w:t>
      </w:r>
      <w:r w:rsidRPr="0011525E">
        <w:rPr>
          <w:rFonts w:ascii="宋体" w:hAnsi="宋体" w:hint="eastAsia"/>
          <w:sz w:val="21"/>
          <w:szCs w:val="21"/>
        </w:rPr>
        <w:t>的C++文件：</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#include "CFooBar.h"</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#include "_CFooBar.cpp"</w:t>
      </w:r>
    </w:p>
    <w:p w:rsidR="00A44711" w:rsidRPr="0011525E" w:rsidRDefault="00A44711" w:rsidP="00061929">
      <w:pPr>
        <w:shd w:val="clear" w:color="auto" w:fill="E6E6E6"/>
        <w:snapToGrid w:val="0"/>
        <w:spacing w:line="300" w:lineRule="auto"/>
        <w:rPr>
          <w:rFonts w:ascii="宋体" w:hAnsi="宋体" w:hint="eastAsia"/>
          <w:sz w:val="21"/>
          <w:szCs w:val="21"/>
        </w:rPr>
      </w:pPr>
    </w:p>
    <w:p w:rsidR="00A44711" w:rsidRPr="0011525E" w:rsidRDefault="00666EC9" w:rsidP="00061929">
      <w:pPr>
        <w:shd w:val="clear" w:color="auto" w:fill="E6E6E6"/>
        <w:snapToGrid w:val="0"/>
        <w:spacing w:line="300" w:lineRule="auto"/>
        <w:rPr>
          <w:rFonts w:ascii="宋体" w:hAnsi="宋体"/>
          <w:sz w:val="21"/>
          <w:szCs w:val="21"/>
        </w:rPr>
      </w:pPr>
      <w:r>
        <w:rPr>
          <w:rFonts w:ascii="宋体" w:hAnsi="宋体"/>
          <w:sz w:val="21"/>
          <w:szCs w:val="21"/>
        </w:rPr>
        <w:t>ECode</w:t>
      </w:r>
      <w:r w:rsidR="00A44711" w:rsidRPr="0011525E">
        <w:rPr>
          <w:rFonts w:ascii="宋体" w:hAnsi="宋体"/>
          <w:sz w:val="21"/>
          <w:szCs w:val="21"/>
        </w:rPr>
        <w:t xml:space="preserve"> </w:t>
      </w:r>
      <w:r w:rsidR="00A44711" w:rsidRPr="0011525E">
        <w:rPr>
          <w:rFonts w:ascii="宋体" w:hAnsi="宋体"/>
          <w:color w:val="0000FF"/>
          <w:sz w:val="21"/>
          <w:szCs w:val="21"/>
          <w:bdr w:val="single" w:sz="4" w:space="0" w:color="auto"/>
        </w:rPr>
        <w:t>CFooBar</w:t>
      </w:r>
      <w:r w:rsidR="00A44711" w:rsidRPr="0011525E">
        <w:rPr>
          <w:rFonts w:ascii="宋体" w:hAnsi="宋体" w:hint="eastAsia"/>
          <w:color w:val="FF0000"/>
          <w:sz w:val="30"/>
          <w:szCs w:val="30"/>
          <w:vertAlign w:val="superscript"/>
        </w:rPr>
        <w:t>1</w:t>
      </w:r>
      <w:r w:rsidR="00A44711" w:rsidRPr="0011525E">
        <w:rPr>
          <w:rFonts w:ascii="宋体" w:hAnsi="宋体"/>
          <w:sz w:val="21"/>
          <w:szCs w:val="21"/>
        </w:rPr>
        <w:t>::</w:t>
      </w:r>
      <w:r w:rsidR="00A44711" w:rsidRPr="0011525E">
        <w:rPr>
          <w:rFonts w:ascii="宋体" w:hAnsi="宋体"/>
          <w:color w:val="0000FF"/>
          <w:sz w:val="21"/>
          <w:szCs w:val="21"/>
          <w:bdr w:val="single" w:sz="4" w:space="0" w:color="auto"/>
        </w:rPr>
        <w:t>Foo</w:t>
      </w:r>
      <w:r w:rsidR="00A44711" w:rsidRPr="0011525E">
        <w:rPr>
          <w:rFonts w:ascii="宋体" w:hAnsi="宋体" w:hint="eastAsia"/>
          <w:color w:val="FF0000"/>
          <w:sz w:val="30"/>
          <w:szCs w:val="30"/>
          <w:vertAlign w:val="superscript"/>
        </w:rPr>
        <w:t>2</w:t>
      </w:r>
      <w:r w:rsidR="00A44711" w:rsidRPr="0011525E">
        <w:rPr>
          <w:rFonts w:ascii="宋体" w:hAnsi="宋体"/>
          <w:sz w:val="21"/>
          <w:szCs w:val="21"/>
        </w:rPr>
        <w:t>(/* [in] */ Int32 x)</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w:t>
      </w:r>
    </w:p>
    <w:p w:rsidR="00A44711" w:rsidRPr="0011525E" w:rsidRDefault="00A44711" w:rsidP="00061929">
      <w:pPr>
        <w:shd w:val="clear" w:color="auto" w:fill="E6E6E6"/>
        <w:snapToGrid w:val="0"/>
        <w:spacing w:line="300" w:lineRule="auto"/>
        <w:rPr>
          <w:rFonts w:ascii="宋体" w:hAnsi="宋体" w:hint="eastAsia"/>
          <w:sz w:val="21"/>
          <w:szCs w:val="21"/>
        </w:rPr>
      </w:pPr>
      <w:r w:rsidRPr="0011525E">
        <w:rPr>
          <w:rFonts w:ascii="宋体" w:hAnsi="宋体"/>
          <w:sz w:val="21"/>
          <w:szCs w:val="21"/>
        </w:rPr>
        <w:t xml:space="preserve">    </w:t>
      </w:r>
      <w:r w:rsidRPr="0011525E">
        <w:rPr>
          <w:rFonts w:ascii="宋体" w:hAnsi="宋体"/>
          <w:color w:val="0000FF"/>
          <w:sz w:val="21"/>
          <w:szCs w:val="21"/>
          <w:bdr w:val="single" w:sz="4" w:space="0" w:color="auto"/>
        </w:rPr>
        <w:t>// TODO: Add your code here</w:t>
      </w:r>
      <w:r w:rsidRPr="0011525E">
        <w:rPr>
          <w:rFonts w:ascii="宋体" w:hAnsi="宋体" w:hint="eastAsia"/>
          <w:color w:val="FF0000"/>
          <w:sz w:val="30"/>
          <w:szCs w:val="30"/>
          <w:vertAlign w:val="superscript"/>
        </w:rPr>
        <w:t>4</w:t>
      </w:r>
    </w:p>
    <w:p w:rsidR="00A44711" w:rsidRPr="0011525E" w:rsidRDefault="00A44711" w:rsidP="00061929">
      <w:pPr>
        <w:shd w:val="clear" w:color="auto" w:fill="E6E6E6"/>
        <w:snapToGrid w:val="0"/>
        <w:spacing w:line="300" w:lineRule="auto"/>
        <w:rPr>
          <w:rFonts w:ascii="宋体" w:hAnsi="宋体" w:hint="eastAsia"/>
          <w:sz w:val="21"/>
          <w:szCs w:val="21"/>
        </w:rPr>
      </w:pPr>
      <w:r w:rsidRPr="0011525E">
        <w:rPr>
          <w:rFonts w:ascii="宋体" w:hAnsi="宋体"/>
          <w:sz w:val="21"/>
          <w:szCs w:val="21"/>
        </w:rPr>
        <w:t xml:space="preserve">    </w:t>
      </w:r>
      <w:r w:rsidRPr="0011525E">
        <w:rPr>
          <w:rFonts w:ascii="宋体" w:hAnsi="宋体"/>
          <w:color w:val="0000FF"/>
          <w:sz w:val="21"/>
          <w:szCs w:val="21"/>
          <w:bdr w:val="single" w:sz="4" w:space="0" w:color="auto"/>
        </w:rPr>
        <w:t>return E_NOT_IMPLEMENTED;</w:t>
      </w:r>
      <w:r w:rsidRPr="0011525E">
        <w:rPr>
          <w:rFonts w:ascii="宋体" w:hAnsi="宋体" w:hint="eastAsia"/>
          <w:color w:val="FF0000"/>
          <w:sz w:val="30"/>
          <w:szCs w:val="30"/>
          <w:vertAlign w:val="superscript"/>
        </w:rPr>
        <w:t>5</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w:t>
      </w:r>
    </w:p>
    <w:p w:rsidR="00A44711" w:rsidRPr="0011525E" w:rsidRDefault="00A44711" w:rsidP="00061929">
      <w:pPr>
        <w:shd w:val="clear" w:color="auto" w:fill="E6E6E6"/>
        <w:snapToGrid w:val="0"/>
        <w:spacing w:line="300" w:lineRule="auto"/>
        <w:rPr>
          <w:rFonts w:ascii="宋体" w:hAnsi="宋体"/>
          <w:sz w:val="21"/>
          <w:szCs w:val="21"/>
        </w:rPr>
      </w:pPr>
    </w:p>
    <w:p w:rsidR="00A44711" w:rsidRPr="0011525E" w:rsidRDefault="00666EC9" w:rsidP="00061929">
      <w:pPr>
        <w:shd w:val="clear" w:color="auto" w:fill="E6E6E6"/>
        <w:snapToGrid w:val="0"/>
        <w:spacing w:line="300" w:lineRule="auto"/>
        <w:rPr>
          <w:rFonts w:ascii="宋体" w:hAnsi="宋体"/>
          <w:sz w:val="21"/>
          <w:szCs w:val="21"/>
        </w:rPr>
      </w:pPr>
      <w:r>
        <w:rPr>
          <w:rFonts w:ascii="宋体" w:hAnsi="宋体"/>
          <w:sz w:val="21"/>
          <w:szCs w:val="21"/>
        </w:rPr>
        <w:t>ECode</w:t>
      </w:r>
      <w:r w:rsidR="00A44711" w:rsidRPr="0011525E">
        <w:rPr>
          <w:rFonts w:ascii="宋体" w:hAnsi="宋体"/>
          <w:sz w:val="21"/>
          <w:szCs w:val="21"/>
        </w:rPr>
        <w:t xml:space="preserve"> </w:t>
      </w:r>
      <w:r w:rsidR="00A44711" w:rsidRPr="0011525E">
        <w:rPr>
          <w:rFonts w:ascii="宋体" w:hAnsi="宋体"/>
          <w:color w:val="0000FF"/>
          <w:sz w:val="21"/>
          <w:szCs w:val="21"/>
          <w:bdr w:val="single" w:sz="4" w:space="0" w:color="auto"/>
        </w:rPr>
        <w:t>CFooBar</w:t>
      </w:r>
      <w:r w:rsidR="00A44711" w:rsidRPr="0011525E">
        <w:rPr>
          <w:rFonts w:ascii="宋体" w:hAnsi="宋体" w:hint="eastAsia"/>
          <w:color w:val="FF0000"/>
          <w:sz w:val="30"/>
          <w:szCs w:val="30"/>
          <w:vertAlign w:val="superscript"/>
        </w:rPr>
        <w:t>1</w:t>
      </w:r>
      <w:r w:rsidR="00A44711" w:rsidRPr="0011525E">
        <w:rPr>
          <w:rFonts w:ascii="宋体" w:hAnsi="宋体"/>
          <w:sz w:val="21"/>
          <w:szCs w:val="21"/>
        </w:rPr>
        <w:t>::</w:t>
      </w:r>
      <w:r w:rsidR="00A44711" w:rsidRPr="0011525E">
        <w:rPr>
          <w:rFonts w:ascii="宋体" w:hAnsi="宋体"/>
          <w:color w:val="0000FF"/>
          <w:sz w:val="21"/>
          <w:szCs w:val="21"/>
          <w:bdr w:val="single" w:sz="4" w:space="0" w:color="auto"/>
        </w:rPr>
        <w:t>Bar</w:t>
      </w:r>
      <w:r w:rsidR="00A44711" w:rsidRPr="0011525E">
        <w:rPr>
          <w:rFonts w:ascii="宋体" w:hAnsi="宋体" w:hint="eastAsia"/>
          <w:color w:val="FF0000"/>
          <w:sz w:val="30"/>
          <w:szCs w:val="30"/>
          <w:vertAlign w:val="superscript"/>
        </w:rPr>
        <w:t>3</w:t>
      </w:r>
      <w:r w:rsidR="00A44711" w:rsidRPr="0011525E">
        <w:rPr>
          <w:rFonts w:ascii="宋体" w:hAnsi="宋体"/>
          <w:sz w:val="21"/>
          <w:szCs w:val="21"/>
        </w:rPr>
        <w:t>(/* [in] */ Float y,</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r w:rsidRPr="0011525E">
        <w:rPr>
          <w:rFonts w:ascii="宋体" w:hAnsi="宋体" w:hint="eastAsia"/>
          <w:sz w:val="21"/>
          <w:szCs w:val="21"/>
        </w:rPr>
        <w:t xml:space="preserve">                   </w:t>
      </w:r>
      <w:r w:rsidRPr="0011525E">
        <w:rPr>
          <w:rFonts w:ascii="宋体" w:hAnsi="宋体"/>
          <w:sz w:val="21"/>
          <w:szCs w:val="21"/>
        </w:rPr>
        <w:t>/* [in] */ WString ws)</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w:t>
      </w:r>
    </w:p>
    <w:p w:rsidR="00A44711" w:rsidRPr="0011525E" w:rsidRDefault="00A44711" w:rsidP="00061929">
      <w:pPr>
        <w:shd w:val="clear" w:color="auto" w:fill="E6E6E6"/>
        <w:snapToGrid w:val="0"/>
        <w:spacing w:line="300" w:lineRule="auto"/>
        <w:rPr>
          <w:rFonts w:ascii="宋体" w:hAnsi="宋体" w:hint="eastAsia"/>
          <w:sz w:val="21"/>
          <w:szCs w:val="21"/>
        </w:rPr>
      </w:pPr>
      <w:r w:rsidRPr="0011525E">
        <w:rPr>
          <w:rFonts w:ascii="宋体" w:hAnsi="宋体"/>
          <w:sz w:val="21"/>
          <w:szCs w:val="21"/>
        </w:rPr>
        <w:t xml:space="preserve">    </w:t>
      </w:r>
      <w:r w:rsidRPr="0011525E">
        <w:rPr>
          <w:rFonts w:ascii="宋体" w:hAnsi="宋体"/>
          <w:color w:val="0000FF"/>
          <w:sz w:val="21"/>
          <w:szCs w:val="21"/>
          <w:bdr w:val="single" w:sz="4" w:space="0" w:color="auto"/>
        </w:rPr>
        <w:t>// TODO: Add your code here</w:t>
      </w:r>
      <w:r w:rsidRPr="0011525E">
        <w:rPr>
          <w:rFonts w:ascii="宋体" w:hAnsi="宋体" w:hint="eastAsia"/>
          <w:color w:val="FF0000"/>
          <w:sz w:val="30"/>
          <w:szCs w:val="30"/>
          <w:vertAlign w:val="superscript"/>
        </w:rPr>
        <w:t>4</w:t>
      </w:r>
    </w:p>
    <w:p w:rsidR="00A44711" w:rsidRPr="0011525E" w:rsidRDefault="00A44711" w:rsidP="00061929">
      <w:pPr>
        <w:shd w:val="clear" w:color="auto" w:fill="E6E6E6"/>
        <w:snapToGrid w:val="0"/>
        <w:spacing w:line="300" w:lineRule="auto"/>
        <w:rPr>
          <w:rFonts w:ascii="宋体" w:hAnsi="宋体" w:hint="eastAsia"/>
          <w:sz w:val="21"/>
          <w:szCs w:val="21"/>
        </w:rPr>
      </w:pPr>
      <w:r w:rsidRPr="0011525E">
        <w:rPr>
          <w:rFonts w:ascii="宋体" w:hAnsi="宋体"/>
          <w:sz w:val="21"/>
          <w:szCs w:val="21"/>
        </w:rPr>
        <w:t xml:space="preserve">    </w:t>
      </w:r>
      <w:r w:rsidRPr="0011525E">
        <w:rPr>
          <w:rFonts w:ascii="宋体" w:hAnsi="宋体"/>
          <w:color w:val="0000FF"/>
          <w:sz w:val="21"/>
          <w:szCs w:val="21"/>
          <w:bdr w:val="single" w:sz="4" w:space="0" w:color="auto"/>
        </w:rPr>
        <w:t>return E_NOT_IMPLEMENTED;</w:t>
      </w:r>
      <w:r w:rsidRPr="0011525E">
        <w:rPr>
          <w:rFonts w:ascii="宋体" w:hAnsi="宋体" w:hint="eastAsia"/>
          <w:color w:val="FF0000"/>
          <w:sz w:val="30"/>
          <w:szCs w:val="30"/>
          <w:vertAlign w:val="superscript"/>
        </w:rPr>
        <w:t>5</w:t>
      </w:r>
    </w:p>
    <w:p w:rsidR="00A44711" w:rsidRPr="0011525E" w:rsidRDefault="00A44711" w:rsidP="00061929">
      <w:pPr>
        <w:shd w:val="clear" w:color="auto" w:fill="E6E6E6"/>
        <w:snapToGrid w:val="0"/>
        <w:spacing w:line="300" w:lineRule="auto"/>
        <w:rPr>
          <w:rFonts w:ascii="宋体" w:hAnsi="宋体" w:hint="eastAsia"/>
          <w:sz w:val="21"/>
          <w:szCs w:val="21"/>
        </w:rPr>
      </w:pPr>
      <w:r w:rsidRPr="0011525E">
        <w:rPr>
          <w:rFonts w:ascii="宋体" w:hAnsi="宋体"/>
          <w:sz w:val="21"/>
          <w:szCs w:val="21"/>
        </w:rPr>
        <w:t>}</w:t>
      </w:r>
    </w:p>
    <w:p w:rsidR="00A44711" w:rsidRPr="0011525E" w:rsidRDefault="00A44711" w:rsidP="0011525E">
      <w:pPr>
        <w:snapToGrid w:val="0"/>
        <w:spacing w:line="300" w:lineRule="auto"/>
        <w:rPr>
          <w:rFonts w:ascii="宋体" w:hAnsi="宋体" w:hint="eastAsia"/>
          <w:sz w:val="21"/>
          <w:szCs w:val="21"/>
        </w:rPr>
      </w:pPr>
    </w:p>
    <w:p w:rsidR="00A44711" w:rsidRPr="0011525E" w:rsidRDefault="00A44711" w:rsidP="0011525E">
      <w:pPr>
        <w:snapToGrid w:val="0"/>
        <w:spacing w:line="300" w:lineRule="auto"/>
        <w:rPr>
          <w:rFonts w:ascii="宋体" w:hAnsi="宋体" w:hint="eastAsia"/>
          <w:sz w:val="21"/>
          <w:szCs w:val="21"/>
        </w:rPr>
      </w:pPr>
      <w:r w:rsidRPr="0011525E">
        <w:rPr>
          <w:rFonts w:ascii="宋体" w:hAnsi="宋体" w:hint="eastAsia"/>
          <w:sz w:val="21"/>
          <w:szCs w:val="21"/>
        </w:rPr>
        <w:t>生成的名为</w:t>
      </w:r>
      <w:r w:rsidRPr="0011525E">
        <w:rPr>
          <w:rFonts w:ascii="宋体" w:hAnsi="宋体"/>
          <w:sz w:val="21"/>
          <w:szCs w:val="21"/>
        </w:rPr>
        <w:t>CFooBar.h</w:t>
      </w:r>
      <w:r w:rsidRPr="0011525E">
        <w:rPr>
          <w:rFonts w:ascii="宋体" w:hAnsi="宋体" w:hint="eastAsia"/>
          <w:sz w:val="21"/>
          <w:szCs w:val="21"/>
        </w:rPr>
        <w:t>的头文件：</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#ifndef __CFOOBAR_H__</w:t>
      </w:r>
    </w:p>
    <w:p w:rsidR="00A44711" w:rsidRPr="0011525E" w:rsidRDefault="00A44711" w:rsidP="00061929">
      <w:pPr>
        <w:shd w:val="clear" w:color="auto" w:fill="E6E6E6"/>
        <w:snapToGrid w:val="0"/>
        <w:spacing w:line="300" w:lineRule="auto"/>
        <w:rPr>
          <w:rFonts w:ascii="宋体" w:hAnsi="宋体" w:hint="eastAsia"/>
          <w:sz w:val="21"/>
          <w:szCs w:val="21"/>
        </w:rPr>
      </w:pPr>
      <w:r w:rsidRPr="0011525E">
        <w:rPr>
          <w:rFonts w:ascii="宋体" w:hAnsi="宋体"/>
          <w:sz w:val="21"/>
          <w:szCs w:val="21"/>
        </w:rPr>
        <w:lastRenderedPageBreak/>
        <w:t>#define __CFOOBAR_H__</w:t>
      </w:r>
    </w:p>
    <w:p w:rsidR="008022CC" w:rsidRDefault="00A44711" w:rsidP="00CC7F3A">
      <w:pPr>
        <w:shd w:val="clear" w:color="auto" w:fill="E6E6E6"/>
        <w:snapToGrid w:val="0"/>
        <w:spacing w:line="300" w:lineRule="auto"/>
        <w:rPr>
          <w:rFonts w:ascii="宋体" w:hAnsi="宋体" w:hint="eastAsia"/>
          <w:sz w:val="21"/>
          <w:szCs w:val="21"/>
        </w:rPr>
      </w:pPr>
      <w:r w:rsidRPr="0011525E">
        <w:rPr>
          <w:rFonts w:ascii="宋体" w:hAnsi="宋体"/>
          <w:sz w:val="21"/>
          <w:szCs w:val="21"/>
        </w:rPr>
        <w:t>#include "_CFooBar.h"</w:t>
      </w:r>
    </w:p>
    <w:p w:rsidR="00CC7F3A" w:rsidRPr="0011525E" w:rsidRDefault="00CC7F3A" w:rsidP="00CC7F3A">
      <w:pPr>
        <w:shd w:val="clear" w:color="auto" w:fill="E6E6E6"/>
        <w:snapToGrid w:val="0"/>
        <w:spacing w:line="300" w:lineRule="auto"/>
        <w:rPr>
          <w:rFonts w:ascii="宋体" w:hAnsi="宋体" w:hint="eastAsia"/>
          <w:sz w:val="21"/>
          <w:szCs w:val="21"/>
        </w:rPr>
      </w:pPr>
    </w:p>
    <w:p w:rsidR="001659B6" w:rsidRDefault="001659B6" w:rsidP="00BA4562">
      <w:pPr>
        <w:shd w:val="clear" w:color="auto" w:fill="E6E6E6"/>
        <w:snapToGrid w:val="0"/>
        <w:spacing w:line="300" w:lineRule="auto"/>
        <w:outlineLvl w:val="0"/>
        <w:rPr>
          <w:rFonts w:ascii="宋体" w:hAnsi="宋体" w:hint="eastAsia"/>
          <w:sz w:val="21"/>
          <w:szCs w:val="21"/>
        </w:rPr>
      </w:pPr>
      <w:r>
        <w:rPr>
          <w:rFonts w:ascii="宋体" w:hAnsi="宋体" w:hint="eastAsia"/>
          <w:color w:val="0000FF"/>
          <w:sz w:val="21"/>
          <w:szCs w:val="21"/>
          <w:bdr w:val="single" w:sz="4" w:space="0" w:color="auto"/>
        </w:rPr>
        <w:t>CarClass(CFooBar)</w:t>
      </w:r>
      <w:r>
        <w:rPr>
          <w:rFonts w:ascii="宋体" w:hAnsi="宋体" w:hint="eastAsia"/>
          <w:color w:val="FF0000"/>
          <w:sz w:val="30"/>
          <w:szCs w:val="30"/>
          <w:vertAlign w:val="superscript"/>
        </w:rPr>
        <w:t>1</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public:</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CARAPI </w:t>
      </w:r>
      <w:r w:rsidRPr="0011525E">
        <w:rPr>
          <w:rFonts w:ascii="宋体" w:hAnsi="宋体"/>
          <w:color w:val="0000FF"/>
          <w:sz w:val="21"/>
          <w:szCs w:val="21"/>
          <w:bdr w:val="single" w:sz="4" w:space="0" w:color="auto"/>
        </w:rPr>
        <w:t>Foo</w:t>
      </w:r>
      <w:r w:rsidRPr="0011525E">
        <w:rPr>
          <w:rFonts w:ascii="宋体" w:hAnsi="宋体" w:hint="eastAsia"/>
          <w:color w:val="FF0000"/>
          <w:sz w:val="30"/>
          <w:szCs w:val="30"/>
          <w:vertAlign w:val="superscript"/>
        </w:rPr>
        <w:t>2</w:t>
      </w:r>
      <w:r w:rsidRPr="0011525E">
        <w:rPr>
          <w:rFonts w:ascii="宋体" w:hAnsi="宋体"/>
          <w:sz w:val="21"/>
          <w:szCs w:val="21"/>
        </w:rPr>
        <w:t>(/* [in] */ Int32 x);</w:t>
      </w:r>
    </w:p>
    <w:p w:rsidR="00A44711" w:rsidRPr="0011525E" w:rsidRDefault="00A44711" w:rsidP="00061929">
      <w:pPr>
        <w:shd w:val="clear" w:color="auto" w:fill="E6E6E6"/>
        <w:snapToGrid w:val="0"/>
        <w:spacing w:line="300" w:lineRule="auto"/>
        <w:rPr>
          <w:rFonts w:ascii="宋体" w:hAnsi="宋体"/>
          <w:sz w:val="21"/>
          <w:szCs w:val="21"/>
        </w:rPr>
      </w:pP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CARAPI </w:t>
      </w:r>
      <w:r w:rsidRPr="0011525E">
        <w:rPr>
          <w:rFonts w:ascii="宋体" w:hAnsi="宋体"/>
          <w:color w:val="0000FF"/>
          <w:sz w:val="21"/>
          <w:szCs w:val="21"/>
          <w:bdr w:val="single" w:sz="4" w:space="0" w:color="auto"/>
        </w:rPr>
        <w:t>Bar</w:t>
      </w:r>
      <w:r w:rsidRPr="0011525E">
        <w:rPr>
          <w:rFonts w:ascii="宋体" w:hAnsi="宋体" w:hint="eastAsia"/>
          <w:color w:val="FF0000"/>
          <w:sz w:val="30"/>
          <w:szCs w:val="30"/>
          <w:vertAlign w:val="superscript"/>
        </w:rPr>
        <w:t>3</w:t>
      </w:r>
      <w:r w:rsidRPr="0011525E">
        <w:rPr>
          <w:rFonts w:ascii="宋体" w:hAnsi="宋体"/>
          <w:sz w:val="21"/>
          <w:szCs w:val="21"/>
        </w:rPr>
        <w:t>(/* [in] */ Float y,</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 xml:space="preserve">        </w:t>
      </w:r>
      <w:r w:rsidRPr="0011525E">
        <w:rPr>
          <w:rFonts w:ascii="宋体" w:hAnsi="宋体" w:hint="eastAsia"/>
          <w:sz w:val="21"/>
          <w:szCs w:val="21"/>
        </w:rPr>
        <w:t xml:space="preserve">         </w:t>
      </w:r>
      <w:r w:rsidRPr="0011525E">
        <w:rPr>
          <w:rFonts w:ascii="宋体" w:hAnsi="宋体"/>
          <w:sz w:val="21"/>
          <w:szCs w:val="21"/>
        </w:rPr>
        <w:t>/* [in] */ WString ws);</w:t>
      </w:r>
    </w:p>
    <w:p w:rsidR="00A44711" w:rsidRPr="0011525E" w:rsidRDefault="00A44711" w:rsidP="00061929">
      <w:pPr>
        <w:shd w:val="clear" w:color="auto" w:fill="E6E6E6"/>
        <w:snapToGrid w:val="0"/>
        <w:spacing w:line="300" w:lineRule="auto"/>
        <w:rPr>
          <w:rFonts w:ascii="宋体" w:hAnsi="宋体" w:hint="eastAsia"/>
          <w:sz w:val="21"/>
          <w:szCs w:val="21"/>
        </w:rPr>
      </w:pPr>
    </w:p>
    <w:p w:rsidR="00A44711" w:rsidRDefault="00A44711" w:rsidP="00061929">
      <w:pPr>
        <w:shd w:val="clear" w:color="auto" w:fill="E6E6E6"/>
        <w:snapToGrid w:val="0"/>
        <w:spacing w:line="300" w:lineRule="auto"/>
        <w:rPr>
          <w:rFonts w:ascii="宋体" w:hAnsi="宋体" w:hint="eastAsia"/>
          <w:sz w:val="21"/>
          <w:szCs w:val="21"/>
        </w:rPr>
      </w:pPr>
      <w:r w:rsidRPr="0011525E">
        <w:rPr>
          <w:rFonts w:ascii="宋体" w:hAnsi="宋体"/>
          <w:sz w:val="21"/>
          <w:szCs w:val="21"/>
        </w:rPr>
        <w:t>private:</w:t>
      </w:r>
    </w:p>
    <w:p w:rsidR="00CC7F3A" w:rsidRPr="00CB4C39" w:rsidRDefault="001659B6" w:rsidP="00BA4562">
      <w:pPr>
        <w:shd w:val="clear" w:color="auto" w:fill="E6E6E6"/>
        <w:snapToGrid w:val="0"/>
        <w:spacing w:line="300" w:lineRule="auto"/>
        <w:outlineLvl w:val="0"/>
        <w:rPr>
          <w:rFonts w:ascii="宋体" w:hAnsi="宋体" w:hint="eastAsia"/>
          <w:sz w:val="21"/>
          <w:szCs w:val="21"/>
        </w:rPr>
      </w:pPr>
      <w:r>
        <w:rPr>
          <w:rFonts w:ascii="宋体" w:hAnsi="宋体" w:hint="eastAsia"/>
          <w:sz w:val="21"/>
          <w:szCs w:val="21"/>
        </w:rPr>
        <w:t xml:space="preserve">    </w:t>
      </w:r>
      <w:r w:rsidR="00CB4C39">
        <w:rPr>
          <w:rFonts w:ascii="宋体" w:hAnsi="宋体" w:hint="eastAsia"/>
          <w:color w:val="0000FF"/>
          <w:sz w:val="21"/>
          <w:szCs w:val="21"/>
          <w:bdr w:val="single" w:sz="4" w:space="0" w:color="auto"/>
        </w:rPr>
        <w:t>//TODO:Add your private member variables here.</w:t>
      </w:r>
      <w:r>
        <w:rPr>
          <w:rFonts w:ascii="宋体" w:hAnsi="宋体" w:hint="eastAsia"/>
          <w:color w:val="FF0000"/>
          <w:sz w:val="30"/>
          <w:szCs w:val="30"/>
          <w:vertAlign w:val="superscript"/>
        </w:rPr>
        <w:t>6</w:t>
      </w:r>
    </w:p>
    <w:p w:rsidR="00A44711" w:rsidRPr="0011525E" w:rsidRDefault="00A44711" w:rsidP="00061929">
      <w:pPr>
        <w:shd w:val="clear" w:color="auto" w:fill="E6E6E6"/>
        <w:snapToGrid w:val="0"/>
        <w:spacing w:line="300" w:lineRule="auto"/>
        <w:rPr>
          <w:rFonts w:ascii="宋体" w:hAnsi="宋体"/>
          <w:sz w:val="21"/>
          <w:szCs w:val="21"/>
        </w:rPr>
      </w:pPr>
      <w:r w:rsidRPr="0011525E">
        <w:rPr>
          <w:rFonts w:ascii="宋体" w:hAnsi="宋体"/>
          <w:sz w:val="21"/>
          <w:szCs w:val="21"/>
        </w:rPr>
        <w:t>};</w:t>
      </w:r>
    </w:p>
    <w:p w:rsidR="00A44711" w:rsidRPr="0011525E" w:rsidRDefault="00A44711" w:rsidP="00061929">
      <w:pPr>
        <w:shd w:val="clear" w:color="auto" w:fill="E6E6E6"/>
        <w:snapToGrid w:val="0"/>
        <w:spacing w:line="300" w:lineRule="auto"/>
        <w:rPr>
          <w:rFonts w:ascii="宋体" w:hAnsi="宋体"/>
          <w:sz w:val="21"/>
          <w:szCs w:val="21"/>
        </w:rPr>
      </w:pPr>
    </w:p>
    <w:p w:rsidR="00A44711" w:rsidRPr="0011525E" w:rsidRDefault="00A44711" w:rsidP="00061929">
      <w:pPr>
        <w:shd w:val="clear" w:color="auto" w:fill="E6E6E6"/>
        <w:snapToGrid w:val="0"/>
        <w:spacing w:line="300" w:lineRule="auto"/>
        <w:rPr>
          <w:rFonts w:ascii="宋体" w:hAnsi="宋体" w:hint="eastAsia"/>
          <w:sz w:val="21"/>
          <w:szCs w:val="21"/>
        </w:rPr>
      </w:pPr>
      <w:r w:rsidRPr="0011525E">
        <w:rPr>
          <w:rFonts w:ascii="宋体" w:hAnsi="宋体"/>
          <w:sz w:val="21"/>
          <w:szCs w:val="21"/>
        </w:rPr>
        <w:t>#endif // __CFOOBAR_H__</w:t>
      </w:r>
    </w:p>
    <w:p w:rsidR="00A44711" w:rsidRPr="0011525E" w:rsidRDefault="00A44711" w:rsidP="0011525E">
      <w:pPr>
        <w:snapToGrid w:val="0"/>
        <w:spacing w:line="300" w:lineRule="auto"/>
        <w:rPr>
          <w:rFonts w:ascii="宋体" w:hAnsi="宋体" w:hint="eastAsia"/>
          <w:sz w:val="21"/>
          <w:szCs w:val="21"/>
        </w:rPr>
      </w:pPr>
    </w:p>
    <w:p w:rsidR="00A44711" w:rsidRDefault="00A44711" w:rsidP="001260B8">
      <w:pPr>
        <w:numPr>
          <w:ilvl w:val="0"/>
          <w:numId w:val="28"/>
        </w:numPr>
        <w:snapToGrid w:val="0"/>
        <w:spacing w:line="300" w:lineRule="auto"/>
        <w:rPr>
          <w:rFonts w:ascii="宋体" w:hAnsi="宋体" w:hint="eastAsia"/>
          <w:sz w:val="21"/>
          <w:szCs w:val="21"/>
        </w:rPr>
      </w:pPr>
      <w:r w:rsidRPr="0011525E">
        <w:rPr>
          <w:rFonts w:ascii="宋体" w:hAnsi="宋体" w:hint="eastAsia"/>
          <w:sz w:val="21"/>
          <w:szCs w:val="21"/>
        </w:rPr>
        <w:t>CAR文件中的CFooBar在头文件中声明为构件类CFooBar；</w:t>
      </w:r>
    </w:p>
    <w:p w:rsidR="00A44711" w:rsidRDefault="00A44711" w:rsidP="0011525E">
      <w:pPr>
        <w:numPr>
          <w:ilvl w:val="0"/>
          <w:numId w:val="28"/>
        </w:numPr>
        <w:snapToGrid w:val="0"/>
        <w:spacing w:line="300" w:lineRule="auto"/>
        <w:rPr>
          <w:rFonts w:ascii="宋体" w:hAnsi="宋体" w:hint="eastAsia"/>
          <w:sz w:val="21"/>
          <w:szCs w:val="21"/>
        </w:rPr>
      </w:pPr>
      <w:r w:rsidRPr="0011525E">
        <w:rPr>
          <w:rFonts w:ascii="宋体" w:hAnsi="宋体" w:hint="eastAsia"/>
          <w:sz w:val="21"/>
          <w:szCs w:val="21"/>
        </w:rPr>
        <w:t>CAR文件中的接口方法Foo在C++文件中被定义为构件类CFooBar的方法Foo；</w:t>
      </w:r>
    </w:p>
    <w:p w:rsidR="00A44711" w:rsidRDefault="00A44711" w:rsidP="0011525E">
      <w:pPr>
        <w:numPr>
          <w:ilvl w:val="0"/>
          <w:numId w:val="28"/>
        </w:numPr>
        <w:snapToGrid w:val="0"/>
        <w:spacing w:line="300" w:lineRule="auto"/>
        <w:rPr>
          <w:rFonts w:ascii="宋体" w:hAnsi="宋体" w:hint="eastAsia"/>
          <w:sz w:val="21"/>
          <w:szCs w:val="21"/>
        </w:rPr>
      </w:pPr>
      <w:r w:rsidRPr="0011525E">
        <w:rPr>
          <w:rFonts w:ascii="宋体" w:hAnsi="宋体" w:hint="eastAsia"/>
          <w:sz w:val="21"/>
          <w:szCs w:val="21"/>
        </w:rPr>
        <w:t>CAR文件中的接口方法Bar在C++文件中被定义为构件类CFooBar的方法Bar；</w:t>
      </w:r>
    </w:p>
    <w:p w:rsidR="00A44711" w:rsidRDefault="00A44711" w:rsidP="0011525E">
      <w:pPr>
        <w:numPr>
          <w:ilvl w:val="0"/>
          <w:numId w:val="28"/>
        </w:numPr>
        <w:snapToGrid w:val="0"/>
        <w:spacing w:line="300" w:lineRule="auto"/>
        <w:rPr>
          <w:rFonts w:ascii="宋体" w:hAnsi="宋体" w:hint="eastAsia"/>
          <w:sz w:val="21"/>
          <w:szCs w:val="21"/>
        </w:rPr>
      </w:pPr>
      <w:r w:rsidRPr="0011525E">
        <w:rPr>
          <w:rFonts w:ascii="宋体" w:hAnsi="宋体" w:hint="eastAsia"/>
          <w:sz w:val="21"/>
          <w:szCs w:val="21"/>
        </w:rPr>
        <w:t>在C++文件中添加Foo和Bar方法的具体实现；</w:t>
      </w:r>
    </w:p>
    <w:p w:rsidR="00A44711" w:rsidRDefault="00A44711" w:rsidP="0011525E">
      <w:pPr>
        <w:numPr>
          <w:ilvl w:val="0"/>
          <w:numId w:val="28"/>
        </w:numPr>
        <w:snapToGrid w:val="0"/>
        <w:spacing w:line="300" w:lineRule="auto"/>
        <w:rPr>
          <w:rFonts w:ascii="宋体" w:hAnsi="宋体" w:hint="eastAsia"/>
          <w:sz w:val="21"/>
          <w:szCs w:val="21"/>
        </w:rPr>
      </w:pPr>
      <w:r w:rsidRPr="0011525E">
        <w:rPr>
          <w:rFonts w:ascii="宋体" w:hAnsi="宋体" w:hint="eastAsia"/>
          <w:sz w:val="21"/>
          <w:szCs w:val="21"/>
        </w:rPr>
        <w:t>在默认情况下，方法返回E_NOT_IMPLEMENTED，方法未实现；</w:t>
      </w:r>
    </w:p>
    <w:p w:rsidR="00A44711" w:rsidRPr="0011525E" w:rsidRDefault="00A44711" w:rsidP="0011525E">
      <w:pPr>
        <w:numPr>
          <w:ilvl w:val="0"/>
          <w:numId w:val="28"/>
        </w:numPr>
        <w:snapToGrid w:val="0"/>
        <w:spacing w:line="300" w:lineRule="auto"/>
        <w:rPr>
          <w:rFonts w:ascii="宋体" w:hAnsi="宋体" w:hint="eastAsia"/>
          <w:sz w:val="21"/>
          <w:szCs w:val="21"/>
        </w:rPr>
      </w:pPr>
      <w:r w:rsidRPr="0011525E">
        <w:rPr>
          <w:rFonts w:ascii="宋体" w:hAnsi="宋体" w:hint="eastAsia"/>
          <w:sz w:val="21"/>
          <w:szCs w:val="21"/>
        </w:rPr>
        <w:t>在头文件中可以添加构件类的私有方法，并在C++文件中添加其的具体实现。</w:t>
      </w:r>
    </w:p>
    <w:p w:rsidR="00E53934" w:rsidRDefault="00400DA4" w:rsidP="0078027F">
      <w:pPr>
        <w:pStyle w:val="3"/>
        <w:snapToGrid w:val="0"/>
        <w:spacing w:line="300" w:lineRule="auto"/>
        <w:rPr>
          <w:rFonts w:ascii="宋体" w:hAnsi="宋体" w:hint="eastAsia"/>
          <w:sz w:val="28"/>
          <w:szCs w:val="28"/>
        </w:rPr>
      </w:pPr>
      <w:bookmarkStart w:id="859" w:name="_Toc152754552"/>
      <w:bookmarkStart w:id="860" w:name="_Toc197919165"/>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18.</w:t>
        </w:r>
        <w:r w:rsidR="00E53934" w:rsidRPr="00E53934">
          <w:rPr>
            <w:rFonts w:ascii="宋体" w:hAnsi="宋体" w:hint="eastAsia"/>
            <w:sz w:val="28"/>
            <w:szCs w:val="28"/>
          </w:rPr>
          <w:t>1.3</w:t>
        </w:r>
      </w:smartTag>
      <w:r w:rsidR="00E53934" w:rsidRPr="00E53934">
        <w:rPr>
          <w:rFonts w:ascii="宋体" w:hAnsi="宋体" w:hint="eastAsia"/>
          <w:sz w:val="28"/>
          <w:szCs w:val="28"/>
        </w:rPr>
        <w:t xml:space="preserve"> XML-Glue文件和CAR文件的对应关系</w:t>
      </w:r>
      <w:bookmarkEnd w:id="859"/>
      <w:bookmarkEnd w:id="860"/>
    </w:p>
    <w:p w:rsidR="00C47BAD" w:rsidRDefault="00C47BAD" w:rsidP="0029381E">
      <w:pPr>
        <w:snapToGrid w:val="0"/>
        <w:spacing w:line="300" w:lineRule="auto"/>
        <w:rPr>
          <w:rFonts w:ascii="宋体" w:hAnsi="宋体" w:hint="eastAsia"/>
          <w:sz w:val="21"/>
          <w:szCs w:val="21"/>
        </w:rPr>
      </w:pPr>
      <w:r w:rsidRPr="00C47BAD">
        <w:rPr>
          <w:rFonts w:ascii="宋体" w:hAnsi="宋体" w:hint="eastAsia"/>
          <w:sz w:val="21"/>
          <w:szCs w:val="21"/>
        </w:rPr>
        <w:t>XML-Glue文件（文件名：hello.xml）的源代码：</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&lt;?xml version="1.0" encoding="utf-8"?&gt;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&lt;x:xmlglue xmlns:x="http://car.elastos.com/xml-glue"</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w:t>
      </w:r>
      <w:r w:rsidRPr="00C47BAD">
        <w:rPr>
          <w:rFonts w:ascii="宋体" w:hAnsi="宋体"/>
          <w:color w:val="0000FF"/>
          <w:sz w:val="21"/>
          <w:szCs w:val="21"/>
          <w:bdr w:val="single" w:sz="4" w:space="0" w:color="auto"/>
        </w:rPr>
        <w:t>xmlns:w="http://car.elastos.com/native/elactrl.dll</w:t>
      </w:r>
      <w:r w:rsidRPr="00C47BAD">
        <w:rPr>
          <w:rFonts w:ascii="宋体" w:hAnsi="宋体" w:hint="eastAsia"/>
          <w:color w:val="FF0000"/>
          <w:sz w:val="30"/>
          <w:szCs w:val="30"/>
          <w:vertAlign w:val="superscript"/>
        </w:rPr>
        <w:t>1</w:t>
      </w:r>
      <w:r w:rsidRPr="00C47BAD">
        <w:rPr>
          <w:rFonts w:ascii="宋体" w:hAnsi="宋体"/>
          <w:sz w:val="21"/>
          <w:szCs w:val="21"/>
        </w:rPr>
        <w:t>"&gt;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&lt;script&gt;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function onButtonClick() {</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print("Button Clicked!");</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&lt;/script&gt;</w:t>
      </w:r>
    </w:p>
    <w:p w:rsidR="00C47BAD" w:rsidRPr="00C47BAD" w:rsidRDefault="00C47BAD" w:rsidP="00061929">
      <w:pPr>
        <w:shd w:val="clear" w:color="auto" w:fill="E6E6E6"/>
        <w:snapToGrid w:val="0"/>
        <w:spacing w:line="300" w:lineRule="auto"/>
        <w:rPr>
          <w:rFonts w:ascii="宋体" w:hAnsi="宋体"/>
          <w:sz w:val="21"/>
          <w:szCs w:val="21"/>
        </w:rPr>
      </w:pP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&lt;w:</w:t>
      </w:r>
      <w:r w:rsidRPr="00C47BAD">
        <w:rPr>
          <w:rFonts w:ascii="宋体" w:hAnsi="宋体"/>
          <w:color w:val="0000FF"/>
          <w:sz w:val="21"/>
          <w:szCs w:val="21"/>
          <w:bdr w:val="single" w:sz="4" w:space="0" w:color="auto"/>
        </w:rPr>
        <w:t>form</w:t>
      </w:r>
      <w:r w:rsidRPr="00C47BAD">
        <w:rPr>
          <w:rFonts w:ascii="宋体" w:hAnsi="宋体" w:hint="eastAsia"/>
          <w:color w:val="FF0000"/>
          <w:sz w:val="30"/>
          <w:szCs w:val="30"/>
          <w:vertAlign w:val="superscript"/>
        </w:rPr>
        <w:t>2</w:t>
      </w:r>
      <w:r w:rsidRPr="00C47BAD">
        <w:rPr>
          <w:rFonts w:ascii="宋体" w:hAnsi="宋体"/>
          <w:sz w:val="21"/>
          <w:szCs w:val="21"/>
        </w:rPr>
        <w:t xml:space="preserve"> </w:t>
      </w:r>
      <w:r w:rsidRPr="00C47BAD">
        <w:rPr>
          <w:rFonts w:ascii="宋体" w:hAnsi="宋体"/>
          <w:color w:val="0000FF"/>
          <w:sz w:val="21"/>
          <w:szCs w:val="21"/>
          <w:bdr w:val="single" w:sz="4" w:space="0" w:color="auto"/>
        </w:rPr>
        <w:t>caption</w:t>
      </w:r>
      <w:r w:rsidRPr="00C47BAD">
        <w:rPr>
          <w:rFonts w:ascii="宋体" w:hAnsi="宋体" w:hint="eastAsia"/>
          <w:color w:val="FF0000"/>
          <w:sz w:val="30"/>
          <w:szCs w:val="30"/>
          <w:vertAlign w:val="superscript"/>
        </w:rPr>
        <w:t>4</w:t>
      </w:r>
      <w:r w:rsidRPr="00C47BAD">
        <w:rPr>
          <w:rFonts w:ascii="宋体" w:hAnsi="宋体"/>
          <w:sz w:val="21"/>
          <w:szCs w:val="21"/>
        </w:rPr>
        <w:t xml:space="preserve">="" </w:t>
      </w:r>
      <w:r w:rsidRPr="00C47BAD">
        <w:rPr>
          <w:rFonts w:ascii="宋体" w:hAnsi="宋体"/>
          <w:color w:val="0000FF"/>
          <w:sz w:val="21"/>
          <w:szCs w:val="21"/>
          <w:bdr w:val="single" w:sz="4" w:space="0" w:color="auto"/>
        </w:rPr>
        <w:t>left</w:t>
      </w:r>
      <w:r w:rsidRPr="00C47BAD">
        <w:rPr>
          <w:rFonts w:ascii="宋体" w:hAnsi="宋体" w:hint="eastAsia"/>
          <w:color w:val="FF0000"/>
          <w:sz w:val="30"/>
          <w:szCs w:val="30"/>
          <w:vertAlign w:val="superscript"/>
        </w:rPr>
        <w:t>4</w:t>
      </w:r>
      <w:r w:rsidRPr="00C47BAD">
        <w:rPr>
          <w:rFonts w:ascii="宋体" w:hAnsi="宋体"/>
          <w:sz w:val="21"/>
          <w:szCs w:val="21"/>
        </w:rPr>
        <w:t xml:space="preserve">="0" </w:t>
      </w:r>
      <w:r w:rsidRPr="00C47BAD">
        <w:rPr>
          <w:rFonts w:ascii="宋体" w:hAnsi="宋体"/>
          <w:color w:val="0000FF"/>
          <w:sz w:val="21"/>
          <w:szCs w:val="21"/>
          <w:bdr w:val="single" w:sz="4" w:space="0" w:color="auto"/>
        </w:rPr>
        <w:t>top</w:t>
      </w:r>
      <w:r w:rsidRPr="00C47BAD">
        <w:rPr>
          <w:rFonts w:ascii="宋体" w:hAnsi="宋体" w:hint="eastAsia"/>
          <w:color w:val="FF0000"/>
          <w:sz w:val="30"/>
          <w:szCs w:val="30"/>
          <w:vertAlign w:val="superscript"/>
        </w:rPr>
        <w:t>4</w:t>
      </w:r>
      <w:r w:rsidRPr="00C47BAD">
        <w:rPr>
          <w:rFonts w:ascii="宋体" w:hAnsi="宋体"/>
          <w:sz w:val="21"/>
          <w:szCs w:val="21"/>
        </w:rPr>
        <w:t xml:space="preserve">="0" </w:t>
      </w:r>
      <w:r w:rsidRPr="00C47BAD">
        <w:rPr>
          <w:rFonts w:ascii="宋体" w:hAnsi="宋体"/>
          <w:color w:val="0000FF"/>
          <w:sz w:val="21"/>
          <w:szCs w:val="21"/>
          <w:bdr w:val="single" w:sz="4" w:space="0" w:color="auto"/>
        </w:rPr>
        <w:t>width</w:t>
      </w:r>
      <w:r w:rsidRPr="00C47BAD">
        <w:rPr>
          <w:rFonts w:ascii="宋体" w:hAnsi="宋体" w:hint="eastAsia"/>
          <w:color w:val="FF0000"/>
          <w:sz w:val="30"/>
          <w:szCs w:val="30"/>
          <w:vertAlign w:val="superscript"/>
        </w:rPr>
        <w:t>4</w:t>
      </w:r>
      <w:r w:rsidRPr="00C47BAD">
        <w:rPr>
          <w:rFonts w:ascii="宋体" w:hAnsi="宋体"/>
          <w:sz w:val="21"/>
          <w:szCs w:val="21"/>
        </w:rPr>
        <w:t xml:space="preserve">="240“ </w:t>
      </w:r>
      <w:r w:rsidRPr="00C47BAD">
        <w:rPr>
          <w:rFonts w:ascii="宋体" w:hAnsi="宋体"/>
          <w:color w:val="0000FF"/>
          <w:sz w:val="21"/>
          <w:szCs w:val="21"/>
          <w:bdr w:val="single" w:sz="4" w:space="0" w:color="auto"/>
        </w:rPr>
        <w:t>height</w:t>
      </w:r>
      <w:r w:rsidRPr="00C47BAD">
        <w:rPr>
          <w:rFonts w:ascii="宋体" w:hAnsi="宋体" w:hint="eastAsia"/>
          <w:color w:val="FF0000"/>
          <w:sz w:val="30"/>
          <w:szCs w:val="30"/>
          <w:vertAlign w:val="superscript"/>
        </w:rPr>
        <w:t>4</w:t>
      </w:r>
      <w:r w:rsidRPr="00C47BAD">
        <w:rPr>
          <w:rFonts w:ascii="宋体" w:hAnsi="宋体"/>
          <w:sz w:val="21"/>
          <w:szCs w:val="21"/>
        </w:rPr>
        <w:t>="320"&gt;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&lt;w:</w:t>
      </w:r>
      <w:r w:rsidRPr="00C47BAD">
        <w:rPr>
          <w:rFonts w:ascii="宋体" w:hAnsi="宋体"/>
          <w:color w:val="0000FF"/>
          <w:sz w:val="21"/>
          <w:szCs w:val="21"/>
          <w:bdr w:val="single" w:sz="4" w:space="0" w:color="auto"/>
        </w:rPr>
        <w:t>button</w:t>
      </w:r>
      <w:r w:rsidRPr="00C47BAD">
        <w:rPr>
          <w:rFonts w:ascii="宋体" w:hAnsi="宋体" w:hint="eastAsia"/>
          <w:color w:val="FF0000"/>
          <w:sz w:val="30"/>
          <w:szCs w:val="30"/>
          <w:vertAlign w:val="superscript"/>
        </w:rPr>
        <w:t>3</w:t>
      </w:r>
      <w:r w:rsidRPr="00C47BAD">
        <w:rPr>
          <w:rFonts w:ascii="宋体" w:hAnsi="宋体"/>
          <w:sz w:val="21"/>
          <w:szCs w:val="21"/>
        </w:rPr>
        <w:t xml:space="preserve"> </w:t>
      </w:r>
      <w:r w:rsidRPr="00C47BAD">
        <w:rPr>
          <w:rFonts w:ascii="宋体" w:hAnsi="宋体"/>
          <w:color w:val="0000FF"/>
          <w:sz w:val="21"/>
          <w:szCs w:val="21"/>
          <w:bdr w:val="single" w:sz="4" w:space="0" w:color="auto"/>
        </w:rPr>
        <w:t>caption</w:t>
      </w:r>
      <w:r w:rsidRPr="00C47BAD">
        <w:rPr>
          <w:rFonts w:ascii="宋体" w:hAnsi="宋体" w:hint="eastAsia"/>
          <w:color w:val="FF0000"/>
          <w:sz w:val="30"/>
          <w:szCs w:val="30"/>
          <w:vertAlign w:val="superscript"/>
        </w:rPr>
        <w:t>4</w:t>
      </w:r>
      <w:r w:rsidRPr="00C47BAD">
        <w:rPr>
          <w:rFonts w:ascii="宋体" w:hAnsi="宋体"/>
          <w:sz w:val="21"/>
          <w:szCs w:val="21"/>
        </w:rPr>
        <w:t xml:space="preserve">="Hello World!" </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lastRenderedPageBreak/>
        <w:t xml:space="preserve">                         </w:t>
      </w:r>
      <w:r w:rsidRPr="00C47BAD">
        <w:rPr>
          <w:rFonts w:ascii="宋体" w:hAnsi="宋体"/>
          <w:color w:val="0000FF"/>
          <w:sz w:val="21"/>
          <w:szCs w:val="21"/>
          <w:bdr w:val="single" w:sz="4" w:space="0" w:color="auto"/>
        </w:rPr>
        <w:t>left</w:t>
      </w:r>
      <w:r w:rsidRPr="00C47BAD">
        <w:rPr>
          <w:rFonts w:ascii="宋体" w:hAnsi="宋体" w:hint="eastAsia"/>
          <w:color w:val="FF0000"/>
          <w:sz w:val="30"/>
          <w:szCs w:val="30"/>
          <w:vertAlign w:val="superscript"/>
        </w:rPr>
        <w:t>4</w:t>
      </w:r>
      <w:r w:rsidRPr="00C47BAD">
        <w:rPr>
          <w:rFonts w:ascii="宋体" w:hAnsi="宋体"/>
          <w:sz w:val="21"/>
          <w:szCs w:val="21"/>
        </w:rPr>
        <w:t xml:space="preserve">="70" </w:t>
      </w:r>
      <w:r w:rsidRPr="00C47BAD">
        <w:rPr>
          <w:rFonts w:ascii="宋体" w:hAnsi="宋体"/>
          <w:color w:val="0000FF"/>
          <w:sz w:val="21"/>
          <w:szCs w:val="21"/>
          <w:bdr w:val="single" w:sz="4" w:space="0" w:color="auto"/>
        </w:rPr>
        <w:t>top</w:t>
      </w:r>
      <w:r w:rsidRPr="00C47BAD">
        <w:rPr>
          <w:rFonts w:ascii="宋体" w:hAnsi="宋体" w:hint="eastAsia"/>
          <w:color w:val="FF0000"/>
          <w:sz w:val="30"/>
          <w:szCs w:val="30"/>
          <w:vertAlign w:val="superscript"/>
        </w:rPr>
        <w:t>4</w:t>
      </w:r>
      <w:r w:rsidRPr="00C47BAD">
        <w:rPr>
          <w:rFonts w:ascii="宋体" w:hAnsi="宋体"/>
          <w:sz w:val="21"/>
          <w:szCs w:val="21"/>
        </w:rPr>
        <w:t xml:space="preserve">="60" </w:t>
      </w:r>
      <w:r w:rsidRPr="00C47BAD">
        <w:rPr>
          <w:rFonts w:ascii="宋体" w:hAnsi="宋体"/>
          <w:color w:val="0000FF"/>
          <w:sz w:val="21"/>
          <w:szCs w:val="21"/>
          <w:bdr w:val="single" w:sz="4" w:space="0" w:color="auto"/>
        </w:rPr>
        <w:t>width</w:t>
      </w:r>
      <w:r w:rsidRPr="00C47BAD">
        <w:rPr>
          <w:rFonts w:ascii="宋体" w:hAnsi="宋体" w:hint="eastAsia"/>
          <w:color w:val="FF0000"/>
          <w:sz w:val="30"/>
          <w:szCs w:val="30"/>
          <w:vertAlign w:val="superscript"/>
        </w:rPr>
        <w:t>4</w:t>
      </w:r>
      <w:r w:rsidRPr="00C47BAD">
        <w:rPr>
          <w:rFonts w:ascii="宋体" w:hAnsi="宋体"/>
          <w:sz w:val="21"/>
          <w:szCs w:val="21"/>
        </w:rPr>
        <w:t xml:space="preserve">="100" </w:t>
      </w:r>
      <w:r w:rsidRPr="00C47BAD">
        <w:rPr>
          <w:rFonts w:ascii="宋体" w:hAnsi="宋体"/>
          <w:color w:val="0000FF"/>
          <w:sz w:val="21"/>
          <w:szCs w:val="21"/>
          <w:bdr w:val="single" w:sz="4" w:space="0" w:color="auto"/>
        </w:rPr>
        <w:t>height</w:t>
      </w:r>
      <w:r w:rsidRPr="00C47BAD">
        <w:rPr>
          <w:rFonts w:ascii="宋体" w:hAnsi="宋体" w:hint="eastAsia"/>
          <w:color w:val="FF0000"/>
          <w:sz w:val="30"/>
          <w:szCs w:val="30"/>
          <w:vertAlign w:val="superscript"/>
        </w:rPr>
        <w:t>4</w:t>
      </w:r>
      <w:r w:rsidRPr="00C47BAD">
        <w:rPr>
          <w:rFonts w:ascii="宋体" w:hAnsi="宋体"/>
          <w:sz w:val="21"/>
          <w:szCs w:val="21"/>
        </w:rPr>
        <w:t xml:space="preserve">="25" </w:t>
      </w:r>
      <w:r w:rsidRPr="00C47BAD">
        <w:rPr>
          <w:rFonts w:ascii="宋体" w:hAnsi="宋体"/>
          <w:color w:val="0000FF"/>
          <w:sz w:val="21"/>
          <w:szCs w:val="21"/>
          <w:bdr w:val="single" w:sz="4" w:space="0" w:color="auto"/>
        </w:rPr>
        <w:t>click</w:t>
      </w:r>
      <w:r w:rsidRPr="00C47BAD">
        <w:rPr>
          <w:rFonts w:ascii="宋体" w:hAnsi="宋体" w:hint="eastAsia"/>
          <w:color w:val="FF0000"/>
          <w:sz w:val="30"/>
          <w:szCs w:val="30"/>
          <w:vertAlign w:val="superscript"/>
        </w:rPr>
        <w:t>5</w:t>
      </w:r>
      <w:r w:rsidRPr="00C47BAD">
        <w:rPr>
          <w:rFonts w:ascii="宋体" w:hAnsi="宋体"/>
          <w:sz w:val="21"/>
          <w:szCs w:val="21"/>
        </w:rPr>
        <w:t xml:space="preserve">=onButtonClick() /&gt; </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&lt;/w:form&gt;</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sz w:val="21"/>
          <w:szCs w:val="21"/>
        </w:rPr>
        <w:t>&lt;/x:xmlglue&gt;</w:t>
      </w:r>
    </w:p>
    <w:p w:rsidR="00C47BAD" w:rsidRPr="00C47BAD" w:rsidRDefault="00C47BAD" w:rsidP="0029381E">
      <w:pPr>
        <w:snapToGrid w:val="0"/>
        <w:spacing w:line="300" w:lineRule="auto"/>
        <w:rPr>
          <w:rFonts w:ascii="宋体" w:hAnsi="宋体" w:hint="eastAsia"/>
          <w:sz w:val="21"/>
          <w:szCs w:val="21"/>
        </w:rPr>
      </w:pPr>
    </w:p>
    <w:p w:rsidR="00C47BAD" w:rsidRPr="00C47BAD" w:rsidRDefault="00C47BAD" w:rsidP="0029381E">
      <w:pPr>
        <w:snapToGrid w:val="0"/>
        <w:spacing w:line="300" w:lineRule="auto"/>
        <w:rPr>
          <w:rFonts w:ascii="宋体" w:hAnsi="宋体" w:hint="eastAsia"/>
          <w:sz w:val="21"/>
          <w:szCs w:val="21"/>
        </w:rPr>
      </w:pPr>
      <w:r w:rsidRPr="00C47BAD">
        <w:rPr>
          <w:rFonts w:ascii="宋体" w:hAnsi="宋体" w:hint="eastAsia"/>
          <w:sz w:val="21"/>
          <w:szCs w:val="21"/>
        </w:rPr>
        <w:t>elactrl.car文件的部分源代码：</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hint="eastAsia"/>
          <w:color w:val="0000FF"/>
          <w:sz w:val="21"/>
          <w:szCs w:val="21"/>
          <w:bdr w:val="single" w:sz="4" w:space="0" w:color="auto"/>
        </w:rPr>
        <w:t>module car.elastos.com/native/elactrl.dll</w:t>
      </w:r>
      <w:r w:rsidRPr="00C47BAD">
        <w:rPr>
          <w:rFonts w:ascii="宋体" w:hAnsi="宋体" w:hint="eastAsia"/>
          <w:color w:val="FF0000"/>
          <w:sz w:val="30"/>
          <w:szCs w:val="30"/>
          <w:vertAlign w:val="superscript"/>
        </w:rPr>
        <w:t>1</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hint="eastAsia"/>
          <w:sz w:val="21"/>
          <w:szCs w:val="21"/>
        </w:rPr>
        <w:t>{</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hint="eastAsia"/>
          <w:sz w:val="21"/>
          <w:szCs w:val="21"/>
        </w:rPr>
        <w:tab/>
      </w:r>
      <w:r w:rsidRPr="00C47BAD">
        <w:rPr>
          <w:rFonts w:ascii="宋体" w:hAnsi="宋体"/>
          <w:sz w:val="21"/>
          <w:szCs w:val="21"/>
        </w:rPr>
        <w:t>interface IControl;</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hint="eastAsia"/>
          <w:sz w:val="21"/>
          <w:szCs w:val="21"/>
        </w:rPr>
        <w:tab/>
      </w:r>
      <w:r w:rsidRPr="00C47BAD">
        <w:rPr>
          <w:rFonts w:ascii="宋体" w:hAnsi="宋体"/>
          <w:sz w:val="21"/>
          <w:szCs w:val="21"/>
        </w:rPr>
        <w:t xml:space="preserve">interface </w:t>
      </w:r>
      <w:r w:rsidRPr="00C47BAD">
        <w:rPr>
          <w:rFonts w:ascii="宋体" w:hAnsi="宋体"/>
          <w:color w:val="0000FF"/>
          <w:sz w:val="21"/>
          <w:szCs w:val="21"/>
          <w:bdr w:val="single" w:sz="4" w:space="0" w:color="auto"/>
        </w:rPr>
        <w:t>IForm</w:t>
      </w:r>
      <w:r w:rsidRPr="00C47BAD">
        <w:rPr>
          <w:rFonts w:ascii="宋体" w:hAnsi="宋体" w:hint="eastAsia"/>
          <w:color w:val="FF0000"/>
          <w:sz w:val="30"/>
          <w:szCs w:val="30"/>
          <w:vertAlign w:val="superscript"/>
        </w:rPr>
        <w:t>2</w:t>
      </w:r>
      <w:r w:rsidRPr="00C47BAD">
        <w:rPr>
          <w:rFonts w:ascii="宋体" w:hAnsi="宋体"/>
          <w:sz w:val="21"/>
          <w:szCs w:val="21"/>
        </w:rPr>
        <w:t>;</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hint="eastAsia"/>
          <w:sz w:val="21"/>
          <w:szCs w:val="21"/>
        </w:rPr>
        <w:tab/>
      </w:r>
      <w:r w:rsidRPr="00C47BAD">
        <w:rPr>
          <w:rFonts w:ascii="宋体" w:hAnsi="宋体"/>
          <w:sz w:val="21"/>
          <w:szCs w:val="21"/>
        </w:rPr>
        <w:t xml:space="preserve">interface </w:t>
      </w:r>
      <w:r w:rsidRPr="00C47BAD">
        <w:rPr>
          <w:rFonts w:ascii="宋体" w:hAnsi="宋体"/>
          <w:color w:val="0000FF"/>
          <w:sz w:val="21"/>
          <w:szCs w:val="21"/>
          <w:bdr w:val="single" w:sz="4" w:space="0" w:color="auto"/>
        </w:rPr>
        <w:t>IForm</w:t>
      </w:r>
      <w:r w:rsidRPr="00C47BAD">
        <w:rPr>
          <w:rFonts w:ascii="宋体" w:hAnsi="宋体" w:hint="eastAsia"/>
          <w:color w:val="FF0000"/>
          <w:sz w:val="30"/>
          <w:szCs w:val="30"/>
          <w:vertAlign w:val="superscript"/>
        </w:rPr>
        <w:t>2</w:t>
      </w:r>
      <w:r w:rsidRPr="00C47BAD">
        <w:rPr>
          <w:rFonts w:ascii="宋体" w:hAnsi="宋体"/>
          <w:sz w:val="21"/>
          <w:szCs w:val="21"/>
        </w:rPr>
        <w:t xml:space="preserve"> : IControl</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hint="eastAsia"/>
          <w:sz w:val="21"/>
          <w:szCs w:val="21"/>
        </w:rPr>
        <w:tab/>
      </w:r>
      <w:r w:rsidRPr="00C47BAD">
        <w:rPr>
          <w:rFonts w:ascii="宋体" w:hAnsi="宋体"/>
          <w:sz w:val="21"/>
          <w:szCs w:val="21"/>
        </w:rPr>
        <w:t xml:space="preserve">interface </w:t>
      </w:r>
      <w:r w:rsidRPr="00C47BAD">
        <w:rPr>
          <w:rFonts w:ascii="宋体" w:hAnsi="宋体"/>
          <w:color w:val="0000FF"/>
          <w:sz w:val="21"/>
          <w:szCs w:val="21"/>
          <w:bdr w:val="single" w:sz="4" w:space="0" w:color="auto"/>
        </w:rPr>
        <w:t>IButton</w:t>
      </w:r>
      <w:r w:rsidRPr="00C47BAD">
        <w:rPr>
          <w:rFonts w:ascii="宋体" w:hAnsi="宋体" w:hint="eastAsia"/>
          <w:color w:val="FF0000"/>
          <w:sz w:val="30"/>
          <w:szCs w:val="30"/>
          <w:vertAlign w:val="superscript"/>
        </w:rPr>
        <w:t>3</w:t>
      </w:r>
      <w:r w:rsidRPr="00C47BAD">
        <w:rPr>
          <w:rFonts w:ascii="宋体" w:hAnsi="宋体"/>
          <w:sz w:val="21"/>
          <w:szCs w:val="21"/>
        </w:rPr>
        <w:t xml:space="preserve"> : IControl {}</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class CButton {</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interface IButton;</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callback interface </w:t>
      </w:r>
      <w:r w:rsidRPr="00C47BAD">
        <w:rPr>
          <w:rFonts w:ascii="宋体" w:hAnsi="宋体"/>
          <w:color w:val="0000FF"/>
          <w:sz w:val="21"/>
          <w:szCs w:val="21"/>
          <w:bdr w:val="single" w:sz="4" w:space="0" w:color="auto"/>
        </w:rPr>
        <w:t>IButtonEvent</w:t>
      </w:r>
      <w:r w:rsidRPr="00C47BAD">
        <w:rPr>
          <w:rFonts w:ascii="宋体" w:hAnsi="宋体" w:hint="eastAsia"/>
          <w:color w:val="FF0000"/>
          <w:sz w:val="30"/>
          <w:szCs w:val="30"/>
          <w:vertAlign w:val="superscript"/>
        </w:rPr>
        <w:t>5</w:t>
      </w:r>
      <w:r w:rsidRPr="00C47BAD">
        <w:rPr>
          <w:rFonts w:ascii="宋体" w:hAnsi="宋体"/>
          <w:sz w:val="21"/>
          <w:szCs w:val="21"/>
        </w:rPr>
        <w: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callback interface IControlEvent;</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sz w:val="21"/>
          <w:szCs w:val="21"/>
        </w:rPr>
        <w:t xml:space="preserve">    }</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sz w:val="21"/>
          <w:szCs w:val="21"/>
        </w:rPr>
        <w:t>interface IControl</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hint="eastAsia"/>
          <w:sz w:val="21"/>
          <w:szCs w:val="21"/>
        </w:rPr>
        <w:t>{</w:t>
      </w:r>
    </w:p>
    <w:p w:rsidR="00C47BAD" w:rsidRPr="00C47BAD" w:rsidRDefault="00C47BAD" w:rsidP="00BA4562">
      <w:pPr>
        <w:shd w:val="clear" w:color="auto" w:fill="E6E6E6"/>
        <w:snapToGrid w:val="0"/>
        <w:spacing w:line="300" w:lineRule="auto"/>
        <w:ind w:firstLineChars="200" w:firstLine="420"/>
        <w:outlineLvl w:val="0"/>
        <w:rPr>
          <w:rFonts w:ascii="宋体" w:hAnsi="宋体"/>
          <w:sz w:val="21"/>
          <w:szCs w:val="21"/>
        </w:rPr>
      </w:pPr>
      <w:r w:rsidRPr="00C47BAD">
        <w:rPr>
          <w:rFonts w:ascii="宋体" w:hAnsi="宋体" w:hint="eastAsia"/>
          <w:sz w:val="21"/>
          <w:szCs w:val="21"/>
        </w:rPr>
        <w:tab/>
      </w:r>
      <w:bookmarkStart w:id="861" w:name="_Toc152754553"/>
      <w:bookmarkStart w:id="862" w:name="_Toc152754939"/>
      <w:r w:rsidRPr="00C47BAD">
        <w:rPr>
          <w:rFonts w:ascii="宋体" w:hAnsi="宋体"/>
          <w:sz w:val="21"/>
          <w:szCs w:val="21"/>
        </w:rPr>
        <w:t>Init(</w:t>
      </w:r>
      <w:bookmarkEnd w:id="861"/>
      <w:bookmarkEnd w:id="862"/>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[in] I</w:t>
      </w:r>
      <w:r w:rsidRPr="00C47BAD">
        <w:rPr>
          <w:rFonts w:ascii="宋体" w:hAnsi="宋体" w:hint="eastAsia"/>
          <w:sz w:val="21"/>
          <w:szCs w:val="21"/>
        </w:rPr>
        <w:t>nt32</w:t>
      </w:r>
      <w:r w:rsidRPr="00C47BAD">
        <w:rPr>
          <w:rFonts w:ascii="宋体" w:hAnsi="宋体"/>
          <w:sz w:val="21"/>
          <w:szCs w:val="21"/>
        </w:rPr>
        <w:t xml:space="preserve">   controlStyle,</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[in] WString </w:t>
      </w:r>
      <w:r w:rsidRPr="00C47BAD">
        <w:rPr>
          <w:rFonts w:ascii="宋体" w:hAnsi="宋体"/>
          <w:color w:val="0000FF"/>
          <w:sz w:val="21"/>
          <w:szCs w:val="21"/>
          <w:bdr w:val="single" w:sz="4" w:space="0" w:color="auto"/>
        </w:rPr>
        <w:t>caption</w:t>
      </w:r>
      <w:r w:rsidRPr="00C47BAD">
        <w:rPr>
          <w:rFonts w:ascii="宋体" w:hAnsi="宋体" w:hint="eastAsia"/>
          <w:color w:val="FF0000"/>
          <w:sz w:val="30"/>
          <w:szCs w:val="30"/>
          <w:vertAlign w:val="superscript"/>
        </w:rPr>
        <w:t>4</w:t>
      </w:r>
      <w:r w:rsidRPr="00C47BAD">
        <w:rPr>
          <w:rFonts w:ascii="宋体" w:hAnsi="宋体"/>
          <w:sz w:val="21"/>
          <w:szCs w:val="21"/>
        </w:rPr>
        <w: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[in] I</w:t>
      </w:r>
      <w:r w:rsidRPr="00C47BAD">
        <w:rPr>
          <w:rFonts w:ascii="宋体" w:hAnsi="宋体" w:hint="eastAsia"/>
          <w:sz w:val="21"/>
          <w:szCs w:val="21"/>
        </w:rPr>
        <w:t>nt32</w:t>
      </w:r>
      <w:r w:rsidRPr="00C47BAD">
        <w:rPr>
          <w:rFonts w:ascii="宋体" w:hAnsi="宋体"/>
          <w:sz w:val="21"/>
          <w:szCs w:val="21"/>
        </w:rPr>
        <w:t xml:space="preserve"> </w:t>
      </w:r>
      <w:r w:rsidRPr="00C47BAD">
        <w:rPr>
          <w:rFonts w:ascii="宋体" w:hAnsi="宋体"/>
          <w:color w:val="0000FF"/>
          <w:sz w:val="21"/>
          <w:szCs w:val="21"/>
          <w:bdr w:val="single" w:sz="4" w:space="0" w:color="auto"/>
        </w:rPr>
        <w:t>left</w:t>
      </w:r>
      <w:r w:rsidRPr="00C47BAD">
        <w:rPr>
          <w:rFonts w:ascii="宋体" w:hAnsi="宋体" w:hint="eastAsia"/>
          <w:color w:val="FF0000"/>
          <w:sz w:val="30"/>
          <w:szCs w:val="30"/>
          <w:vertAlign w:val="superscript"/>
        </w:rPr>
        <w:t>4</w:t>
      </w:r>
      <w:r w:rsidRPr="00C47BAD">
        <w:rPr>
          <w:rFonts w:ascii="宋体" w:hAnsi="宋体"/>
          <w:sz w:val="21"/>
          <w:szCs w:val="21"/>
        </w:rPr>
        <w: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[in] I</w:t>
      </w:r>
      <w:r w:rsidRPr="00C47BAD">
        <w:rPr>
          <w:rFonts w:ascii="宋体" w:hAnsi="宋体" w:hint="eastAsia"/>
          <w:sz w:val="21"/>
          <w:szCs w:val="21"/>
        </w:rPr>
        <w:t>nt32</w:t>
      </w:r>
      <w:r w:rsidRPr="00C47BAD">
        <w:rPr>
          <w:rFonts w:ascii="宋体" w:hAnsi="宋体"/>
          <w:sz w:val="21"/>
          <w:szCs w:val="21"/>
        </w:rPr>
        <w:t xml:space="preserve"> </w:t>
      </w:r>
      <w:r w:rsidRPr="00C47BAD">
        <w:rPr>
          <w:rFonts w:ascii="宋体" w:hAnsi="宋体"/>
          <w:color w:val="0000FF"/>
          <w:sz w:val="21"/>
          <w:szCs w:val="21"/>
          <w:bdr w:val="single" w:sz="4" w:space="0" w:color="auto"/>
        </w:rPr>
        <w:t>top</w:t>
      </w:r>
      <w:r w:rsidRPr="00C47BAD">
        <w:rPr>
          <w:rFonts w:ascii="宋体" w:hAnsi="宋体" w:hint="eastAsia"/>
          <w:color w:val="FF0000"/>
          <w:sz w:val="30"/>
          <w:szCs w:val="30"/>
          <w:vertAlign w:val="superscript"/>
        </w:rPr>
        <w:t>4</w:t>
      </w:r>
      <w:r w:rsidRPr="00C47BAD">
        <w:rPr>
          <w:rFonts w:ascii="宋体" w:hAnsi="宋体"/>
          <w:sz w:val="21"/>
          <w:szCs w:val="21"/>
        </w:rPr>
        <w: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[in] I</w:t>
      </w:r>
      <w:r w:rsidRPr="00C47BAD">
        <w:rPr>
          <w:rFonts w:ascii="宋体" w:hAnsi="宋体" w:hint="eastAsia"/>
          <w:sz w:val="21"/>
          <w:szCs w:val="21"/>
        </w:rPr>
        <w:t>nt32</w:t>
      </w:r>
      <w:r w:rsidRPr="00C47BAD">
        <w:rPr>
          <w:rFonts w:ascii="宋体" w:hAnsi="宋体"/>
          <w:sz w:val="21"/>
          <w:szCs w:val="21"/>
        </w:rPr>
        <w:t xml:space="preserve"> </w:t>
      </w:r>
      <w:r w:rsidRPr="00C47BAD">
        <w:rPr>
          <w:rFonts w:ascii="宋体" w:hAnsi="宋体"/>
          <w:color w:val="0000FF"/>
          <w:sz w:val="21"/>
          <w:szCs w:val="21"/>
          <w:bdr w:val="single" w:sz="4" w:space="0" w:color="auto"/>
        </w:rPr>
        <w:t>width</w:t>
      </w:r>
      <w:r w:rsidRPr="00C47BAD">
        <w:rPr>
          <w:rFonts w:ascii="宋体" w:hAnsi="宋体" w:hint="eastAsia"/>
          <w:color w:val="FF0000"/>
          <w:sz w:val="30"/>
          <w:szCs w:val="30"/>
          <w:vertAlign w:val="superscript"/>
        </w:rPr>
        <w:t>4</w:t>
      </w:r>
      <w:r w:rsidRPr="00C47BAD">
        <w:rPr>
          <w:rFonts w:ascii="宋体" w:hAnsi="宋体"/>
          <w:sz w:val="21"/>
          <w:szCs w:val="21"/>
        </w:rPr>
        <w: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[in] I</w:t>
      </w:r>
      <w:r w:rsidRPr="00C47BAD">
        <w:rPr>
          <w:rFonts w:ascii="宋体" w:hAnsi="宋体" w:hint="eastAsia"/>
          <w:sz w:val="21"/>
          <w:szCs w:val="21"/>
        </w:rPr>
        <w:t>nt32</w:t>
      </w:r>
      <w:r w:rsidRPr="00C47BAD">
        <w:rPr>
          <w:rFonts w:ascii="宋体" w:hAnsi="宋体"/>
          <w:sz w:val="21"/>
          <w:szCs w:val="21"/>
        </w:rPr>
        <w:t xml:space="preserve"> </w:t>
      </w:r>
      <w:r w:rsidRPr="00C47BAD">
        <w:rPr>
          <w:rFonts w:ascii="宋体" w:hAnsi="宋体"/>
          <w:color w:val="0000FF"/>
          <w:sz w:val="21"/>
          <w:szCs w:val="21"/>
          <w:bdr w:val="single" w:sz="4" w:space="0" w:color="auto"/>
        </w:rPr>
        <w:t>height</w:t>
      </w:r>
      <w:r w:rsidRPr="00C47BAD">
        <w:rPr>
          <w:rFonts w:ascii="宋体" w:hAnsi="宋体" w:hint="eastAsia"/>
          <w:color w:val="FF0000"/>
          <w:sz w:val="30"/>
          <w:szCs w:val="30"/>
          <w:vertAlign w:val="superscript"/>
        </w:rPr>
        <w:t>4</w:t>
      </w:r>
      <w:r w:rsidRPr="00C47BAD">
        <w:rPr>
          <w:rFonts w:ascii="宋体" w:hAnsi="宋体"/>
          <w:sz w:val="21"/>
          <w:szCs w:val="21"/>
        </w:rPr>
        <w:t>,</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sz w:val="21"/>
          <w:szCs w:val="21"/>
        </w:rPr>
        <w:t xml:space="preserve">            [in] IControl *parent);</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hint="eastAsia"/>
          <w:sz w:val="21"/>
          <w:szCs w:val="21"/>
        </w:rPr>
        <w:t>}</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interface IButtonEvent {</w:t>
      </w:r>
    </w:p>
    <w:p w:rsidR="00C47BAD" w:rsidRPr="00C47BAD" w:rsidRDefault="00C47BAD" w:rsidP="00061929">
      <w:pPr>
        <w:shd w:val="clear" w:color="auto" w:fill="E6E6E6"/>
        <w:snapToGrid w:val="0"/>
        <w:spacing w:line="300" w:lineRule="auto"/>
        <w:rPr>
          <w:rFonts w:ascii="宋体" w:hAnsi="宋体"/>
          <w:sz w:val="21"/>
          <w:szCs w:val="21"/>
        </w:rPr>
      </w:pPr>
      <w:r w:rsidRPr="00C47BAD">
        <w:rPr>
          <w:rFonts w:ascii="宋体" w:hAnsi="宋体"/>
          <w:sz w:val="21"/>
          <w:szCs w:val="21"/>
        </w:rPr>
        <w:t xml:space="preserve">        </w:t>
      </w:r>
      <w:r w:rsidRPr="00C47BAD">
        <w:rPr>
          <w:rFonts w:ascii="宋体" w:hAnsi="宋体"/>
          <w:color w:val="0000FF"/>
          <w:sz w:val="21"/>
          <w:szCs w:val="21"/>
          <w:bdr w:val="single" w:sz="4" w:space="0" w:color="auto"/>
        </w:rPr>
        <w:t>Click()</w:t>
      </w:r>
      <w:r w:rsidRPr="00C47BAD">
        <w:rPr>
          <w:rFonts w:ascii="宋体" w:hAnsi="宋体" w:hint="eastAsia"/>
          <w:color w:val="FF0000"/>
          <w:sz w:val="30"/>
          <w:szCs w:val="30"/>
          <w:vertAlign w:val="superscript"/>
        </w:rPr>
        <w:t>5</w:t>
      </w:r>
      <w:r w:rsidRPr="00C47BAD">
        <w:rPr>
          <w:rFonts w:ascii="宋体" w:hAnsi="宋体"/>
          <w:sz w:val="21"/>
          <w:szCs w:val="21"/>
        </w:rPr>
        <w:t>;</w:t>
      </w:r>
    </w:p>
    <w:p w:rsidR="00C47BAD" w:rsidRPr="00C47BAD" w:rsidRDefault="00C47BAD" w:rsidP="00061929">
      <w:pPr>
        <w:shd w:val="clear" w:color="auto" w:fill="E6E6E6"/>
        <w:snapToGrid w:val="0"/>
        <w:spacing w:line="300" w:lineRule="auto"/>
        <w:rPr>
          <w:rFonts w:ascii="宋体" w:hAnsi="宋体" w:hint="eastAsia"/>
          <w:sz w:val="21"/>
          <w:szCs w:val="21"/>
        </w:rPr>
      </w:pPr>
      <w:r w:rsidRPr="00C47BAD">
        <w:rPr>
          <w:rFonts w:ascii="宋体" w:hAnsi="宋体"/>
          <w:sz w:val="21"/>
          <w:szCs w:val="21"/>
        </w:rPr>
        <w:t xml:space="preserve">    }</w:t>
      </w:r>
    </w:p>
    <w:p w:rsidR="00C47BAD" w:rsidRPr="00C47BAD" w:rsidRDefault="00C47BAD" w:rsidP="0029381E">
      <w:pPr>
        <w:snapToGrid w:val="0"/>
        <w:spacing w:line="300" w:lineRule="auto"/>
        <w:rPr>
          <w:rFonts w:ascii="宋体" w:hAnsi="宋体" w:hint="eastAsia"/>
          <w:sz w:val="21"/>
          <w:szCs w:val="21"/>
        </w:rPr>
      </w:pPr>
    </w:p>
    <w:p w:rsidR="00C47BAD" w:rsidRDefault="00C47BAD" w:rsidP="0029381E">
      <w:pPr>
        <w:numPr>
          <w:ilvl w:val="0"/>
          <w:numId w:val="31"/>
        </w:numPr>
        <w:snapToGrid w:val="0"/>
        <w:spacing w:line="300" w:lineRule="auto"/>
        <w:rPr>
          <w:rFonts w:ascii="宋体" w:hAnsi="宋体" w:hint="eastAsia"/>
          <w:sz w:val="21"/>
          <w:szCs w:val="21"/>
        </w:rPr>
      </w:pPr>
      <w:r w:rsidRPr="00C47BAD">
        <w:rPr>
          <w:rFonts w:ascii="宋体" w:hAnsi="宋体" w:hint="eastAsia"/>
          <w:sz w:val="21"/>
          <w:szCs w:val="21"/>
        </w:rPr>
        <w:t>XML-Glue文件需要首先定义xml命名空间，将elactrl图形构件定义名为w的命名空间，与CAR构件自身声明基本一致；</w:t>
      </w:r>
    </w:p>
    <w:p w:rsidR="00C47BAD" w:rsidRDefault="00C47BAD" w:rsidP="0029381E">
      <w:pPr>
        <w:numPr>
          <w:ilvl w:val="0"/>
          <w:numId w:val="31"/>
        </w:numPr>
        <w:snapToGrid w:val="0"/>
        <w:spacing w:line="300" w:lineRule="auto"/>
        <w:rPr>
          <w:rFonts w:ascii="宋体" w:hAnsi="宋体" w:hint="eastAsia"/>
          <w:sz w:val="21"/>
          <w:szCs w:val="21"/>
        </w:rPr>
      </w:pPr>
      <w:r w:rsidRPr="00C47BAD">
        <w:rPr>
          <w:rFonts w:ascii="宋体" w:hAnsi="宋体" w:hint="eastAsia"/>
          <w:sz w:val="21"/>
          <w:szCs w:val="21"/>
        </w:rPr>
        <w:lastRenderedPageBreak/>
        <w:t>在elactrl这个控件中可以调用的接口方法，在XML-Glue中利用标签的形式表现出来，&lt;w:form&gt;就是IForm接口，而其后的属性就是对应的初始化方法的各个参数；</w:t>
      </w:r>
    </w:p>
    <w:p w:rsidR="00C47BAD" w:rsidRDefault="00C47BAD" w:rsidP="0029381E">
      <w:pPr>
        <w:numPr>
          <w:ilvl w:val="0"/>
          <w:numId w:val="31"/>
        </w:numPr>
        <w:snapToGrid w:val="0"/>
        <w:spacing w:line="300" w:lineRule="auto"/>
        <w:rPr>
          <w:rFonts w:ascii="宋体" w:hAnsi="宋体" w:hint="eastAsia"/>
          <w:sz w:val="21"/>
          <w:szCs w:val="21"/>
        </w:rPr>
      </w:pPr>
      <w:r w:rsidRPr="00C47BAD">
        <w:rPr>
          <w:rFonts w:ascii="宋体" w:hAnsi="宋体" w:hint="eastAsia"/>
          <w:sz w:val="21"/>
          <w:szCs w:val="21"/>
        </w:rPr>
        <w:t>&lt;w:button&gt;标签与&lt;w:form&gt;标签类似，表示调用了IButton接口；</w:t>
      </w:r>
    </w:p>
    <w:p w:rsidR="00C47BAD" w:rsidRDefault="00C47BAD" w:rsidP="0029381E">
      <w:pPr>
        <w:numPr>
          <w:ilvl w:val="0"/>
          <w:numId w:val="31"/>
        </w:numPr>
        <w:snapToGrid w:val="0"/>
        <w:spacing w:line="300" w:lineRule="auto"/>
        <w:rPr>
          <w:rFonts w:ascii="宋体" w:hAnsi="宋体" w:hint="eastAsia"/>
          <w:sz w:val="21"/>
          <w:szCs w:val="21"/>
        </w:rPr>
      </w:pPr>
      <w:r w:rsidRPr="00C47BAD">
        <w:rPr>
          <w:rFonts w:ascii="宋体" w:hAnsi="宋体" w:hint="eastAsia"/>
          <w:sz w:val="21"/>
          <w:szCs w:val="21"/>
        </w:rPr>
        <w:t>这些标签的属性实际上就是接口的初始化方法的各个参数；</w:t>
      </w:r>
    </w:p>
    <w:p w:rsidR="00C47BAD" w:rsidRPr="0029381E" w:rsidRDefault="00C47BAD" w:rsidP="0029381E">
      <w:pPr>
        <w:numPr>
          <w:ilvl w:val="0"/>
          <w:numId w:val="31"/>
        </w:numPr>
        <w:snapToGrid w:val="0"/>
        <w:spacing w:line="300" w:lineRule="auto"/>
        <w:rPr>
          <w:rFonts w:ascii="宋体" w:hAnsi="宋体" w:hint="eastAsia"/>
          <w:sz w:val="21"/>
          <w:szCs w:val="21"/>
        </w:rPr>
      </w:pPr>
      <w:r w:rsidRPr="00C47BAD">
        <w:rPr>
          <w:rFonts w:ascii="宋体" w:hAnsi="宋体" w:hint="eastAsia"/>
          <w:sz w:val="21"/>
          <w:szCs w:val="21"/>
        </w:rPr>
        <w:t>click表示注册回调函数，其在CAR里就是回调接口IButtonEvent的Click方法。</w:t>
      </w:r>
    </w:p>
    <w:p w:rsidR="00E53934" w:rsidRDefault="00400DA4" w:rsidP="00BA4562">
      <w:pPr>
        <w:pStyle w:val="3"/>
        <w:snapToGrid w:val="0"/>
        <w:spacing w:line="300" w:lineRule="auto"/>
        <w:rPr>
          <w:rFonts w:ascii="宋体" w:hAnsi="宋体" w:hint="eastAsia"/>
          <w:sz w:val="28"/>
          <w:szCs w:val="28"/>
        </w:rPr>
      </w:pPr>
      <w:bookmarkStart w:id="863" w:name="_Toc152754554"/>
      <w:bookmarkStart w:id="864" w:name="_Toc197919166"/>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18.</w:t>
        </w:r>
        <w:r w:rsidR="00E53934" w:rsidRPr="00E53934">
          <w:rPr>
            <w:rFonts w:ascii="宋体" w:hAnsi="宋体" w:hint="eastAsia"/>
            <w:sz w:val="28"/>
            <w:szCs w:val="28"/>
          </w:rPr>
          <w:t>1.4</w:t>
        </w:r>
      </w:smartTag>
      <w:r w:rsidR="00E53934" w:rsidRPr="00E53934">
        <w:rPr>
          <w:rFonts w:ascii="宋体" w:hAnsi="宋体" w:hint="eastAsia"/>
          <w:sz w:val="28"/>
          <w:szCs w:val="28"/>
        </w:rPr>
        <w:t xml:space="preserve"> JavaScript文件与CAR文件的对应关系</w:t>
      </w:r>
      <w:bookmarkEnd w:id="863"/>
      <w:bookmarkEnd w:id="864"/>
    </w:p>
    <w:p w:rsidR="0029381E" w:rsidRPr="008D1A34" w:rsidRDefault="0029381E" w:rsidP="008D1A34">
      <w:pPr>
        <w:snapToGrid w:val="0"/>
        <w:spacing w:line="300" w:lineRule="auto"/>
        <w:rPr>
          <w:rFonts w:ascii="宋体" w:hAnsi="宋体" w:hint="eastAsia"/>
          <w:sz w:val="21"/>
          <w:szCs w:val="21"/>
        </w:rPr>
      </w:pPr>
      <w:r w:rsidRPr="008D1A34">
        <w:rPr>
          <w:rFonts w:ascii="宋体" w:hAnsi="宋体" w:hint="eastAsia"/>
          <w:sz w:val="21"/>
          <w:szCs w:val="21"/>
        </w:rPr>
        <w:t>JavaScript文件的源代码：</w:t>
      </w:r>
    </w:p>
    <w:p w:rsidR="0029381E" w:rsidRPr="008D1A34" w:rsidRDefault="0029381E" w:rsidP="00061929">
      <w:pPr>
        <w:shd w:val="clear" w:color="auto" w:fill="E6E6E6"/>
        <w:snapToGrid w:val="0"/>
        <w:spacing w:line="300" w:lineRule="auto"/>
        <w:rPr>
          <w:rFonts w:ascii="宋体" w:hAnsi="宋体"/>
          <w:sz w:val="21"/>
          <w:szCs w:val="21"/>
        </w:rPr>
      </w:pPr>
      <w:r w:rsidRPr="008D1A34">
        <w:rPr>
          <w:rFonts w:ascii="宋体" w:hAnsi="宋体"/>
          <w:sz w:val="21"/>
          <w:szCs w:val="21"/>
        </w:rPr>
        <w:t>function onButtonClick(src) {</w:t>
      </w:r>
    </w:p>
    <w:p w:rsidR="0029381E" w:rsidRPr="008D1A34" w:rsidRDefault="0029381E" w:rsidP="00061929">
      <w:pPr>
        <w:shd w:val="clear" w:color="auto" w:fill="E6E6E6"/>
        <w:snapToGrid w:val="0"/>
        <w:spacing w:line="300" w:lineRule="auto"/>
        <w:rPr>
          <w:rFonts w:ascii="宋体" w:hAnsi="宋体"/>
          <w:sz w:val="21"/>
          <w:szCs w:val="21"/>
        </w:rPr>
      </w:pPr>
      <w:r w:rsidRPr="008D1A34">
        <w:rPr>
          <w:rFonts w:ascii="宋体" w:hAnsi="宋体"/>
          <w:sz w:val="21"/>
          <w:szCs w:val="21"/>
        </w:rPr>
        <w:t xml:space="preserve">    print(src.text + " clicked!");</w:t>
      </w:r>
    </w:p>
    <w:p w:rsidR="0029381E" w:rsidRPr="008D1A34" w:rsidRDefault="0029381E" w:rsidP="00061929">
      <w:pPr>
        <w:shd w:val="clear" w:color="auto" w:fill="E6E6E6"/>
        <w:snapToGrid w:val="0"/>
        <w:spacing w:line="300" w:lineRule="auto"/>
        <w:rPr>
          <w:rFonts w:ascii="宋体" w:hAnsi="宋体"/>
          <w:sz w:val="21"/>
          <w:szCs w:val="21"/>
        </w:rPr>
      </w:pPr>
      <w:r w:rsidRPr="008D1A34">
        <w:rPr>
          <w:rFonts w:ascii="宋体" w:hAnsi="宋体"/>
          <w:sz w:val="21"/>
          <w:szCs w:val="21"/>
        </w:rPr>
        <w:t>}</w:t>
      </w:r>
    </w:p>
    <w:p w:rsidR="0029381E" w:rsidRPr="008D1A34" w:rsidRDefault="0029381E" w:rsidP="00061929">
      <w:pPr>
        <w:shd w:val="clear" w:color="auto" w:fill="E6E6E6"/>
        <w:snapToGrid w:val="0"/>
        <w:spacing w:line="300" w:lineRule="auto"/>
        <w:rPr>
          <w:rFonts w:ascii="宋体" w:hAnsi="宋体"/>
          <w:sz w:val="21"/>
          <w:szCs w:val="21"/>
        </w:rPr>
      </w:pPr>
    </w:p>
    <w:p w:rsidR="0029381E" w:rsidRPr="008D1A34" w:rsidRDefault="0029381E" w:rsidP="00061929">
      <w:pPr>
        <w:shd w:val="clear" w:color="auto" w:fill="E6E6E6"/>
        <w:snapToGrid w:val="0"/>
        <w:spacing w:line="300" w:lineRule="auto"/>
        <w:rPr>
          <w:rFonts w:ascii="宋体" w:hAnsi="宋体"/>
          <w:sz w:val="21"/>
          <w:szCs w:val="21"/>
        </w:rPr>
      </w:pPr>
      <w:r w:rsidRPr="008D1A34">
        <w:rPr>
          <w:rFonts w:ascii="宋体" w:hAnsi="宋体"/>
          <w:color w:val="0000FF"/>
          <w:sz w:val="21"/>
          <w:szCs w:val="21"/>
          <w:bdr w:val="single" w:sz="4" w:space="0" w:color="auto"/>
        </w:rPr>
        <w:t>elactrl = Elastos.Using("elactrl.dll")</w:t>
      </w:r>
      <w:r w:rsidRPr="008D1A34">
        <w:rPr>
          <w:rFonts w:ascii="宋体" w:hAnsi="宋体" w:hint="eastAsia"/>
          <w:color w:val="FF0000"/>
          <w:sz w:val="30"/>
          <w:szCs w:val="30"/>
          <w:vertAlign w:val="superscript"/>
        </w:rPr>
        <w:t>1</w:t>
      </w:r>
      <w:r w:rsidRPr="008D1A34">
        <w:rPr>
          <w:rFonts w:ascii="宋体" w:hAnsi="宋体"/>
          <w:sz w:val="21"/>
          <w:szCs w:val="21"/>
        </w:rPr>
        <w:t>;</w:t>
      </w:r>
    </w:p>
    <w:p w:rsidR="0029381E" w:rsidRPr="008D1A34" w:rsidRDefault="0029381E" w:rsidP="00061929">
      <w:pPr>
        <w:shd w:val="clear" w:color="auto" w:fill="E6E6E6"/>
        <w:snapToGrid w:val="0"/>
        <w:spacing w:line="300" w:lineRule="auto"/>
        <w:rPr>
          <w:rFonts w:ascii="宋体" w:hAnsi="宋体"/>
          <w:sz w:val="21"/>
          <w:szCs w:val="21"/>
        </w:rPr>
      </w:pPr>
      <w:r w:rsidRPr="008D1A34">
        <w:rPr>
          <w:rFonts w:ascii="宋体" w:hAnsi="宋体"/>
          <w:color w:val="0000FF"/>
          <w:sz w:val="21"/>
          <w:szCs w:val="21"/>
          <w:bdr w:val="single" w:sz="4" w:space="0" w:color="auto"/>
        </w:rPr>
        <w:t>form</w:t>
      </w:r>
      <w:r w:rsidRPr="008D1A34">
        <w:rPr>
          <w:rFonts w:ascii="宋体" w:hAnsi="宋体" w:hint="eastAsia"/>
          <w:color w:val="FF0000"/>
          <w:sz w:val="30"/>
          <w:szCs w:val="30"/>
          <w:vertAlign w:val="superscript"/>
        </w:rPr>
        <w:t>2</w:t>
      </w:r>
      <w:r w:rsidRPr="008D1A34">
        <w:rPr>
          <w:rFonts w:ascii="宋体" w:hAnsi="宋体"/>
          <w:sz w:val="21"/>
          <w:szCs w:val="21"/>
        </w:rPr>
        <w:t xml:space="preserve"> = elactrl.</w:t>
      </w:r>
      <w:r w:rsidRPr="008D1A34">
        <w:rPr>
          <w:rFonts w:ascii="宋体" w:hAnsi="宋体"/>
          <w:color w:val="0000FF"/>
          <w:sz w:val="21"/>
          <w:szCs w:val="21"/>
          <w:bdr w:val="single" w:sz="4" w:space="0" w:color="auto"/>
        </w:rPr>
        <w:t>Form</w:t>
      </w:r>
      <w:r w:rsidRPr="008D1A34">
        <w:rPr>
          <w:rFonts w:ascii="宋体" w:hAnsi="宋体" w:hint="eastAsia"/>
          <w:color w:val="FF0000"/>
          <w:sz w:val="30"/>
          <w:szCs w:val="30"/>
          <w:vertAlign w:val="superscript"/>
        </w:rPr>
        <w:t>2</w:t>
      </w:r>
      <w:r w:rsidRPr="008D1A34">
        <w:rPr>
          <w:rFonts w:ascii="宋体" w:hAnsi="宋体"/>
          <w:sz w:val="21"/>
          <w:szCs w:val="21"/>
        </w:rPr>
        <w:t>.CreateObject(</w:t>
      </w:r>
    </w:p>
    <w:p w:rsidR="0029381E" w:rsidRPr="008D1A34" w:rsidRDefault="0029381E" w:rsidP="00061929">
      <w:pPr>
        <w:shd w:val="clear" w:color="auto" w:fill="E6E6E6"/>
        <w:snapToGrid w:val="0"/>
        <w:spacing w:line="300" w:lineRule="auto"/>
        <w:rPr>
          <w:rFonts w:ascii="宋体" w:hAnsi="宋体"/>
          <w:sz w:val="21"/>
          <w:szCs w:val="21"/>
        </w:rPr>
      </w:pPr>
      <w:r w:rsidRPr="008D1A34">
        <w:rPr>
          <w:rFonts w:ascii="宋体" w:hAnsi="宋体"/>
          <w:sz w:val="21"/>
          <w:szCs w:val="21"/>
        </w:rPr>
        <w:t xml:space="preserve">           "JavaScriptDemo", 0, 0, 240, 320, 0);</w:t>
      </w:r>
    </w:p>
    <w:p w:rsidR="0029381E" w:rsidRPr="008D1A34" w:rsidRDefault="0029381E" w:rsidP="00061929">
      <w:pPr>
        <w:shd w:val="clear" w:color="auto" w:fill="E6E6E6"/>
        <w:snapToGrid w:val="0"/>
        <w:spacing w:line="300" w:lineRule="auto"/>
        <w:rPr>
          <w:rFonts w:ascii="宋体" w:hAnsi="宋体"/>
          <w:sz w:val="21"/>
          <w:szCs w:val="21"/>
        </w:rPr>
      </w:pPr>
      <w:r w:rsidRPr="008D1A34">
        <w:rPr>
          <w:rFonts w:ascii="宋体" w:hAnsi="宋体"/>
          <w:color w:val="0000FF"/>
          <w:sz w:val="21"/>
          <w:szCs w:val="21"/>
          <w:bdr w:val="single" w:sz="4" w:space="0" w:color="auto"/>
        </w:rPr>
        <w:t>button</w:t>
      </w:r>
      <w:r w:rsidRPr="008D1A34">
        <w:rPr>
          <w:rFonts w:ascii="宋体" w:hAnsi="宋体" w:hint="eastAsia"/>
          <w:color w:val="FF0000"/>
          <w:sz w:val="30"/>
          <w:szCs w:val="30"/>
          <w:vertAlign w:val="superscript"/>
        </w:rPr>
        <w:t>3</w:t>
      </w:r>
      <w:r w:rsidRPr="008D1A34">
        <w:rPr>
          <w:rFonts w:ascii="宋体" w:hAnsi="宋体"/>
          <w:sz w:val="21"/>
          <w:szCs w:val="21"/>
        </w:rPr>
        <w:t xml:space="preserve"> = elactrl.</w:t>
      </w:r>
      <w:r w:rsidRPr="008D1A34">
        <w:rPr>
          <w:rFonts w:ascii="宋体" w:hAnsi="宋体"/>
          <w:color w:val="0000FF"/>
          <w:sz w:val="21"/>
          <w:szCs w:val="21"/>
          <w:bdr w:val="single" w:sz="4" w:space="0" w:color="auto"/>
        </w:rPr>
        <w:t>Button</w:t>
      </w:r>
      <w:r w:rsidRPr="008D1A34">
        <w:rPr>
          <w:rFonts w:ascii="宋体" w:hAnsi="宋体" w:hint="eastAsia"/>
          <w:color w:val="FF0000"/>
          <w:sz w:val="30"/>
          <w:szCs w:val="30"/>
          <w:vertAlign w:val="superscript"/>
        </w:rPr>
        <w:t>3</w:t>
      </w:r>
      <w:r w:rsidRPr="008D1A34">
        <w:rPr>
          <w:rFonts w:ascii="宋体" w:hAnsi="宋体"/>
          <w:sz w:val="21"/>
          <w:szCs w:val="21"/>
        </w:rPr>
        <w:t>.CreateObject(</w:t>
      </w:r>
    </w:p>
    <w:p w:rsidR="0029381E" w:rsidRPr="008D1A34" w:rsidRDefault="0029381E" w:rsidP="00061929">
      <w:pPr>
        <w:shd w:val="clear" w:color="auto" w:fill="E6E6E6"/>
        <w:snapToGrid w:val="0"/>
        <w:spacing w:line="300" w:lineRule="auto"/>
        <w:rPr>
          <w:rFonts w:ascii="宋体" w:hAnsi="宋体"/>
          <w:sz w:val="21"/>
          <w:szCs w:val="21"/>
        </w:rPr>
      </w:pPr>
      <w:r w:rsidRPr="008D1A34">
        <w:rPr>
          <w:rFonts w:ascii="宋体" w:hAnsi="宋体"/>
          <w:sz w:val="21"/>
          <w:szCs w:val="21"/>
        </w:rPr>
        <w:t xml:space="preserve">              "Hello", 90, 60, 60, 25, 0, form);</w:t>
      </w:r>
    </w:p>
    <w:p w:rsidR="0029381E" w:rsidRPr="008D1A34" w:rsidRDefault="0029381E" w:rsidP="00061929">
      <w:pPr>
        <w:shd w:val="clear" w:color="auto" w:fill="E6E6E6"/>
        <w:snapToGrid w:val="0"/>
        <w:spacing w:line="300" w:lineRule="auto"/>
        <w:rPr>
          <w:rFonts w:ascii="宋体" w:hAnsi="宋体"/>
          <w:sz w:val="21"/>
          <w:szCs w:val="21"/>
        </w:rPr>
      </w:pPr>
      <w:r w:rsidRPr="008D1A34">
        <w:rPr>
          <w:rFonts w:ascii="宋体" w:hAnsi="宋体"/>
          <w:color w:val="0000FF"/>
          <w:sz w:val="21"/>
          <w:szCs w:val="21"/>
          <w:bdr w:val="single" w:sz="4" w:space="0" w:color="auto"/>
        </w:rPr>
        <w:t>button.Click</w:t>
      </w:r>
      <w:r w:rsidRPr="008D1A34">
        <w:rPr>
          <w:rFonts w:ascii="宋体" w:hAnsi="宋体" w:hint="eastAsia"/>
          <w:color w:val="FF0000"/>
          <w:sz w:val="30"/>
          <w:szCs w:val="30"/>
          <w:vertAlign w:val="superscript"/>
        </w:rPr>
        <w:t>4</w:t>
      </w:r>
      <w:r w:rsidRPr="008D1A34">
        <w:rPr>
          <w:rFonts w:ascii="宋体" w:hAnsi="宋体"/>
          <w:sz w:val="21"/>
          <w:szCs w:val="21"/>
        </w:rPr>
        <w:t xml:space="preserve"> = onButtonClick;</w:t>
      </w:r>
    </w:p>
    <w:p w:rsidR="0029381E" w:rsidRPr="008D1A34" w:rsidRDefault="0029381E" w:rsidP="00061929">
      <w:pPr>
        <w:shd w:val="clear" w:color="auto" w:fill="E6E6E6"/>
        <w:snapToGrid w:val="0"/>
        <w:spacing w:line="300" w:lineRule="auto"/>
        <w:rPr>
          <w:rFonts w:ascii="宋体" w:hAnsi="宋体" w:hint="eastAsia"/>
          <w:sz w:val="21"/>
          <w:szCs w:val="21"/>
        </w:rPr>
      </w:pPr>
      <w:r w:rsidRPr="008D1A34">
        <w:rPr>
          <w:rFonts w:ascii="宋体" w:hAnsi="宋体"/>
          <w:color w:val="0000FF"/>
          <w:sz w:val="21"/>
          <w:szCs w:val="21"/>
          <w:bdr w:val="single" w:sz="4" w:space="0" w:color="auto"/>
        </w:rPr>
        <w:t>form.Show()</w:t>
      </w:r>
      <w:r w:rsidRPr="008D1A34">
        <w:rPr>
          <w:rFonts w:ascii="宋体" w:hAnsi="宋体" w:hint="eastAsia"/>
          <w:color w:val="FF0000"/>
          <w:sz w:val="30"/>
          <w:szCs w:val="30"/>
          <w:vertAlign w:val="superscript"/>
        </w:rPr>
        <w:t>5</w:t>
      </w:r>
      <w:r w:rsidRPr="008D1A34">
        <w:rPr>
          <w:rFonts w:ascii="宋体" w:hAnsi="宋体"/>
          <w:sz w:val="21"/>
          <w:szCs w:val="21"/>
        </w:rPr>
        <w:t>;</w:t>
      </w:r>
    </w:p>
    <w:p w:rsidR="0029381E" w:rsidRPr="008D1A34" w:rsidRDefault="0029381E" w:rsidP="008D1A34">
      <w:pPr>
        <w:snapToGrid w:val="0"/>
        <w:spacing w:line="300" w:lineRule="auto"/>
        <w:rPr>
          <w:rFonts w:ascii="宋体" w:hAnsi="宋体" w:hint="eastAsia"/>
          <w:sz w:val="21"/>
          <w:szCs w:val="21"/>
        </w:rPr>
      </w:pPr>
    </w:p>
    <w:p w:rsidR="0029381E" w:rsidRPr="008D1A34" w:rsidRDefault="0029381E" w:rsidP="008D1A34">
      <w:pPr>
        <w:snapToGrid w:val="0"/>
        <w:spacing w:line="300" w:lineRule="auto"/>
        <w:rPr>
          <w:rFonts w:ascii="宋体" w:hAnsi="宋体" w:hint="eastAsia"/>
          <w:sz w:val="21"/>
          <w:szCs w:val="21"/>
        </w:rPr>
      </w:pPr>
      <w:r w:rsidRPr="008D1A34">
        <w:rPr>
          <w:rFonts w:ascii="宋体" w:hAnsi="宋体" w:hint="eastAsia"/>
          <w:sz w:val="21"/>
          <w:szCs w:val="21"/>
        </w:rPr>
        <w:t>调用的CAR构件还是elactrl.dll，具体可参照上文。</w:t>
      </w:r>
    </w:p>
    <w:p w:rsidR="0029381E" w:rsidRPr="008D1A34" w:rsidRDefault="0029381E" w:rsidP="008D1A34">
      <w:pPr>
        <w:snapToGrid w:val="0"/>
        <w:spacing w:line="300" w:lineRule="auto"/>
        <w:rPr>
          <w:rFonts w:ascii="宋体" w:hAnsi="宋体" w:hint="eastAsia"/>
          <w:sz w:val="21"/>
          <w:szCs w:val="21"/>
        </w:rPr>
      </w:pPr>
    </w:p>
    <w:p w:rsidR="0029381E" w:rsidRDefault="0029381E" w:rsidP="008D1A34">
      <w:pPr>
        <w:numPr>
          <w:ilvl w:val="0"/>
          <w:numId w:val="32"/>
        </w:numPr>
        <w:snapToGrid w:val="0"/>
        <w:spacing w:line="300" w:lineRule="auto"/>
        <w:rPr>
          <w:rFonts w:ascii="宋体" w:hAnsi="宋体" w:hint="eastAsia"/>
          <w:sz w:val="21"/>
          <w:szCs w:val="21"/>
        </w:rPr>
      </w:pPr>
      <w:r w:rsidRPr="008D1A34">
        <w:rPr>
          <w:rFonts w:ascii="宋体" w:hAnsi="宋体" w:hint="eastAsia"/>
          <w:sz w:val="21"/>
          <w:szCs w:val="21"/>
        </w:rPr>
        <w:t>在JavaScript中使用CAR构件的方法是将elactrl.dll构件定义为一个JavaScript对象；</w:t>
      </w:r>
    </w:p>
    <w:p w:rsidR="0029381E" w:rsidRDefault="0029381E" w:rsidP="008D1A34">
      <w:pPr>
        <w:numPr>
          <w:ilvl w:val="0"/>
          <w:numId w:val="32"/>
        </w:numPr>
        <w:snapToGrid w:val="0"/>
        <w:spacing w:line="300" w:lineRule="auto"/>
        <w:rPr>
          <w:rFonts w:ascii="宋体" w:hAnsi="宋体" w:hint="eastAsia"/>
          <w:sz w:val="21"/>
          <w:szCs w:val="21"/>
        </w:rPr>
      </w:pPr>
      <w:r w:rsidRPr="008D1A34">
        <w:rPr>
          <w:rFonts w:ascii="宋体" w:hAnsi="宋体" w:hint="eastAsia"/>
          <w:sz w:val="21"/>
          <w:szCs w:val="21"/>
        </w:rPr>
        <w:t>使用IForm接口创建form对象；</w:t>
      </w:r>
    </w:p>
    <w:p w:rsidR="0029381E" w:rsidRDefault="0029381E" w:rsidP="008D1A34">
      <w:pPr>
        <w:numPr>
          <w:ilvl w:val="0"/>
          <w:numId w:val="32"/>
        </w:numPr>
        <w:snapToGrid w:val="0"/>
        <w:spacing w:line="300" w:lineRule="auto"/>
        <w:rPr>
          <w:rFonts w:ascii="宋体" w:hAnsi="宋体" w:hint="eastAsia"/>
          <w:sz w:val="21"/>
          <w:szCs w:val="21"/>
        </w:rPr>
      </w:pPr>
      <w:r w:rsidRPr="008D1A34">
        <w:rPr>
          <w:rFonts w:ascii="宋体" w:hAnsi="宋体" w:hint="eastAsia"/>
          <w:sz w:val="21"/>
          <w:szCs w:val="21"/>
        </w:rPr>
        <w:t>使用IButton接口创建button对象；</w:t>
      </w:r>
    </w:p>
    <w:p w:rsidR="0029381E" w:rsidRDefault="0029381E" w:rsidP="008D1A34">
      <w:pPr>
        <w:numPr>
          <w:ilvl w:val="0"/>
          <w:numId w:val="32"/>
        </w:numPr>
        <w:snapToGrid w:val="0"/>
        <w:spacing w:line="300" w:lineRule="auto"/>
        <w:rPr>
          <w:rFonts w:ascii="宋体" w:hAnsi="宋体" w:hint="eastAsia"/>
          <w:sz w:val="21"/>
          <w:szCs w:val="21"/>
        </w:rPr>
      </w:pPr>
      <w:r w:rsidRPr="008D1A34">
        <w:rPr>
          <w:rFonts w:ascii="宋体" w:hAnsi="宋体" w:hint="eastAsia"/>
          <w:sz w:val="21"/>
          <w:szCs w:val="21"/>
        </w:rPr>
        <w:t>注册button的事件回调函数；</w:t>
      </w:r>
    </w:p>
    <w:p w:rsidR="0029381E" w:rsidRDefault="0029381E" w:rsidP="008D1A34">
      <w:pPr>
        <w:numPr>
          <w:ilvl w:val="0"/>
          <w:numId w:val="32"/>
        </w:numPr>
        <w:snapToGrid w:val="0"/>
        <w:spacing w:line="300" w:lineRule="auto"/>
        <w:rPr>
          <w:rFonts w:ascii="宋体" w:hAnsi="宋体" w:hint="eastAsia"/>
          <w:sz w:val="21"/>
          <w:szCs w:val="21"/>
        </w:rPr>
      </w:pPr>
      <w:r w:rsidRPr="008D1A34">
        <w:rPr>
          <w:rFonts w:ascii="宋体" w:hAnsi="宋体" w:hint="eastAsia"/>
          <w:sz w:val="21"/>
          <w:szCs w:val="21"/>
        </w:rPr>
        <w:t>显示form控件。</w:t>
      </w:r>
    </w:p>
    <w:p w:rsidR="00FB31FC" w:rsidRDefault="00FB31FC" w:rsidP="00FB31FC">
      <w:pPr>
        <w:snapToGrid w:val="0"/>
        <w:spacing w:line="300" w:lineRule="auto"/>
        <w:rPr>
          <w:rFonts w:ascii="宋体" w:hAnsi="宋体" w:hint="eastAsia"/>
          <w:sz w:val="21"/>
          <w:szCs w:val="21"/>
        </w:rPr>
      </w:pPr>
    </w:p>
    <w:p w:rsidR="00FB31FC" w:rsidRDefault="00FB31FC" w:rsidP="00FB31FC">
      <w:pPr>
        <w:snapToGrid w:val="0"/>
        <w:spacing w:line="300" w:lineRule="auto"/>
        <w:rPr>
          <w:rFonts w:ascii="宋体" w:hAnsi="宋体" w:hint="eastAsia"/>
          <w:sz w:val="21"/>
          <w:szCs w:val="21"/>
        </w:rPr>
      </w:pPr>
    </w:p>
    <w:p w:rsidR="00FB31FC" w:rsidRPr="008D1A34" w:rsidRDefault="00FB31FC" w:rsidP="00FB31FC">
      <w:pPr>
        <w:snapToGrid w:val="0"/>
        <w:spacing w:line="300" w:lineRule="auto"/>
        <w:rPr>
          <w:rFonts w:ascii="宋体" w:hAnsi="宋体" w:hint="eastAsia"/>
          <w:sz w:val="21"/>
          <w:szCs w:val="21"/>
        </w:rPr>
      </w:pPr>
    </w:p>
    <w:p w:rsidR="00E53934" w:rsidRDefault="00400DA4" w:rsidP="0078027F">
      <w:pPr>
        <w:pStyle w:val="3"/>
        <w:snapToGrid w:val="0"/>
        <w:spacing w:line="300" w:lineRule="auto"/>
        <w:rPr>
          <w:rFonts w:ascii="宋体" w:hAnsi="宋体" w:hint="eastAsia"/>
          <w:sz w:val="28"/>
          <w:szCs w:val="28"/>
        </w:rPr>
      </w:pPr>
      <w:bookmarkStart w:id="865" w:name="_Toc152754555"/>
      <w:bookmarkStart w:id="866" w:name="_Toc197919167"/>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8"/>
            <w:szCs w:val="28"/>
          </w:rPr>
          <w:t>18.</w:t>
        </w:r>
        <w:r w:rsidR="00E53934" w:rsidRPr="00E53934">
          <w:rPr>
            <w:rFonts w:ascii="宋体" w:hAnsi="宋体" w:hint="eastAsia"/>
            <w:sz w:val="28"/>
            <w:szCs w:val="28"/>
          </w:rPr>
          <w:t>1.5</w:t>
        </w:r>
      </w:smartTag>
      <w:r w:rsidR="00E53934" w:rsidRPr="00E53934">
        <w:rPr>
          <w:rFonts w:ascii="宋体" w:hAnsi="宋体" w:hint="eastAsia"/>
          <w:sz w:val="28"/>
          <w:szCs w:val="28"/>
        </w:rPr>
        <w:t xml:space="preserve"> Lua文件与CAR文件的对应关系</w:t>
      </w:r>
      <w:bookmarkEnd w:id="865"/>
      <w:bookmarkEnd w:id="866"/>
    </w:p>
    <w:p w:rsidR="00C77F09" w:rsidRPr="00C77F09" w:rsidRDefault="00C77F09" w:rsidP="00C77F09">
      <w:pPr>
        <w:snapToGrid w:val="0"/>
        <w:spacing w:line="300" w:lineRule="auto"/>
        <w:rPr>
          <w:rFonts w:ascii="宋体" w:hAnsi="宋体" w:hint="eastAsia"/>
          <w:sz w:val="21"/>
          <w:szCs w:val="21"/>
        </w:rPr>
      </w:pPr>
      <w:r w:rsidRPr="00C77F09">
        <w:rPr>
          <w:rFonts w:ascii="宋体" w:hAnsi="宋体" w:hint="eastAsia"/>
          <w:sz w:val="21"/>
          <w:szCs w:val="21"/>
        </w:rPr>
        <w:t>Lua文件的源代码：</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sz w:val="21"/>
          <w:szCs w:val="21"/>
        </w:rPr>
        <w:t>function OnButtonClick(src)</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sz w:val="21"/>
          <w:szCs w:val="21"/>
        </w:rPr>
        <w:t xml:space="preserve">    form:Close();</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sz w:val="21"/>
          <w:szCs w:val="21"/>
        </w:rPr>
        <w:t>end</w:t>
      </w:r>
    </w:p>
    <w:p w:rsidR="00C77F09" w:rsidRPr="00C77F09" w:rsidRDefault="00C77F09" w:rsidP="00061929">
      <w:pPr>
        <w:shd w:val="clear" w:color="auto" w:fill="E6E6E6"/>
        <w:snapToGrid w:val="0"/>
        <w:spacing w:line="300" w:lineRule="auto"/>
        <w:rPr>
          <w:rFonts w:ascii="宋体" w:hAnsi="宋体"/>
          <w:sz w:val="21"/>
          <w:szCs w:val="21"/>
        </w:rPr>
      </w:pP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color w:val="0000FF"/>
          <w:sz w:val="21"/>
          <w:szCs w:val="21"/>
          <w:bdr w:val="single" w:sz="4" w:space="0" w:color="auto"/>
        </w:rPr>
        <w:t>elactrl = Elastos.Using("elactrl.dll")</w:t>
      </w:r>
      <w:r w:rsidRPr="00C77F09">
        <w:rPr>
          <w:rFonts w:ascii="宋体" w:hAnsi="宋体" w:hint="eastAsia"/>
          <w:color w:val="FF0000"/>
          <w:sz w:val="30"/>
          <w:szCs w:val="30"/>
          <w:vertAlign w:val="superscript"/>
        </w:rPr>
        <w:t>1</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sz w:val="21"/>
          <w:szCs w:val="21"/>
        </w:rPr>
        <w:t>Form = elactrl.</w:t>
      </w:r>
      <w:r w:rsidRPr="00C77F09">
        <w:rPr>
          <w:rFonts w:ascii="宋体" w:hAnsi="宋体"/>
          <w:color w:val="0000FF"/>
          <w:sz w:val="21"/>
          <w:szCs w:val="21"/>
          <w:bdr w:val="single" w:sz="4" w:space="0" w:color="auto"/>
        </w:rPr>
        <w:t>CForm</w:t>
      </w:r>
      <w:r w:rsidRPr="00C77F09">
        <w:rPr>
          <w:rFonts w:ascii="宋体" w:hAnsi="宋体" w:hint="eastAsia"/>
          <w:color w:val="FF0000"/>
          <w:sz w:val="30"/>
          <w:szCs w:val="30"/>
          <w:vertAlign w:val="superscript"/>
        </w:rPr>
        <w:t>2</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color w:val="0000FF"/>
          <w:sz w:val="21"/>
          <w:szCs w:val="21"/>
          <w:bdr w:val="single" w:sz="4" w:space="0" w:color="auto"/>
        </w:rPr>
        <w:t>form</w:t>
      </w:r>
      <w:r w:rsidRPr="00C77F09">
        <w:rPr>
          <w:rFonts w:ascii="宋体" w:hAnsi="宋体" w:hint="eastAsia"/>
          <w:color w:val="FF0000"/>
          <w:sz w:val="30"/>
          <w:szCs w:val="30"/>
          <w:vertAlign w:val="superscript"/>
        </w:rPr>
        <w:t>2</w:t>
      </w:r>
      <w:r w:rsidRPr="00C77F09">
        <w:rPr>
          <w:rFonts w:ascii="宋体" w:hAnsi="宋体"/>
          <w:sz w:val="21"/>
          <w:szCs w:val="21"/>
        </w:rPr>
        <w:t xml:space="preserve"> = Form()</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sz w:val="21"/>
          <w:szCs w:val="21"/>
        </w:rPr>
        <w:t>form:Init(0, "LUA", 10, 10, 180, 240, 0)</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sz w:val="21"/>
          <w:szCs w:val="21"/>
        </w:rPr>
        <w:t>Button = elactrl.</w:t>
      </w:r>
      <w:r w:rsidRPr="00C77F09">
        <w:rPr>
          <w:rFonts w:ascii="宋体" w:hAnsi="宋体"/>
          <w:color w:val="0000FF"/>
          <w:sz w:val="21"/>
          <w:szCs w:val="21"/>
          <w:bdr w:val="single" w:sz="4" w:space="0" w:color="auto"/>
        </w:rPr>
        <w:t>CButton</w:t>
      </w:r>
      <w:r w:rsidRPr="00C77F09">
        <w:rPr>
          <w:rFonts w:ascii="宋体" w:hAnsi="宋体" w:hint="eastAsia"/>
          <w:color w:val="FF0000"/>
          <w:sz w:val="30"/>
          <w:szCs w:val="30"/>
          <w:vertAlign w:val="superscript"/>
        </w:rPr>
        <w:t>3</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color w:val="0000FF"/>
          <w:sz w:val="21"/>
          <w:szCs w:val="21"/>
          <w:bdr w:val="single" w:sz="4" w:space="0" w:color="auto"/>
        </w:rPr>
        <w:t>button</w:t>
      </w:r>
      <w:r w:rsidRPr="00C77F09">
        <w:rPr>
          <w:rFonts w:ascii="宋体" w:hAnsi="宋体" w:hint="eastAsia"/>
          <w:color w:val="FF0000"/>
          <w:sz w:val="30"/>
          <w:szCs w:val="30"/>
          <w:vertAlign w:val="superscript"/>
        </w:rPr>
        <w:t>3</w:t>
      </w:r>
      <w:r w:rsidRPr="00C77F09">
        <w:rPr>
          <w:rFonts w:ascii="宋体" w:hAnsi="宋体"/>
          <w:sz w:val="21"/>
          <w:szCs w:val="21"/>
        </w:rPr>
        <w:t xml:space="preserve"> = Button()</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sz w:val="21"/>
          <w:szCs w:val="21"/>
        </w:rPr>
        <w:t>button:Init(0, "hello", 10, 10, 60, 25, form)</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color w:val="0000FF"/>
          <w:sz w:val="21"/>
          <w:szCs w:val="21"/>
          <w:bdr w:val="single" w:sz="4" w:space="0" w:color="auto"/>
        </w:rPr>
        <w:t>button.Click</w:t>
      </w:r>
      <w:r w:rsidRPr="00C77F09">
        <w:rPr>
          <w:rFonts w:ascii="宋体" w:hAnsi="宋体" w:hint="eastAsia"/>
          <w:color w:val="FF0000"/>
          <w:sz w:val="30"/>
          <w:szCs w:val="30"/>
          <w:vertAlign w:val="superscript"/>
        </w:rPr>
        <w:t>4</w:t>
      </w:r>
      <w:r w:rsidRPr="00C77F09">
        <w:rPr>
          <w:rFonts w:ascii="宋体" w:hAnsi="宋体"/>
          <w:sz w:val="21"/>
          <w:szCs w:val="21"/>
        </w:rPr>
        <w:t xml:space="preserve"> = OnButtonClick;</w:t>
      </w:r>
    </w:p>
    <w:p w:rsidR="00C77F09" w:rsidRPr="00C77F09" w:rsidRDefault="00C77F09" w:rsidP="00061929">
      <w:pPr>
        <w:shd w:val="clear" w:color="auto" w:fill="E6E6E6"/>
        <w:snapToGrid w:val="0"/>
        <w:spacing w:line="300" w:lineRule="auto"/>
        <w:rPr>
          <w:rFonts w:ascii="宋体" w:hAnsi="宋体"/>
          <w:sz w:val="21"/>
          <w:szCs w:val="21"/>
        </w:rPr>
      </w:pP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color w:val="0000FF"/>
          <w:sz w:val="21"/>
          <w:szCs w:val="21"/>
          <w:bdr w:val="single" w:sz="4" w:space="0" w:color="auto"/>
        </w:rPr>
        <w:t>form:Show()</w:t>
      </w:r>
      <w:r w:rsidRPr="00C77F09">
        <w:rPr>
          <w:rFonts w:ascii="宋体" w:hAnsi="宋体" w:hint="eastAsia"/>
          <w:color w:val="FF0000"/>
          <w:sz w:val="30"/>
          <w:szCs w:val="30"/>
          <w:vertAlign w:val="superscript"/>
        </w:rPr>
        <w:t>5</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sz w:val="21"/>
          <w:szCs w:val="21"/>
        </w:rPr>
        <w:t>elagdi = Elastos.Using("elagdi.dll")</w:t>
      </w:r>
    </w:p>
    <w:p w:rsidR="00C77F09" w:rsidRPr="00C77F09" w:rsidRDefault="00C77F09" w:rsidP="00061929">
      <w:pPr>
        <w:shd w:val="clear" w:color="auto" w:fill="E6E6E6"/>
        <w:snapToGrid w:val="0"/>
        <w:spacing w:line="300" w:lineRule="auto"/>
        <w:rPr>
          <w:rFonts w:ascii="宋体" w:hAnsi="宋体"/>
          <w:sz w:val="21"/>
          <w:szCs w:val="21"/>
        </w:rPr>
      </w:pPr>
      <w:r w:rsidRPr="00C77F09">
        <w:rPr>
          <w:rFonts w:ascii="宋体" w:hAnsi="宋体"/>
          <w:sz w:val="21"/>
          <w:szCs w:val="21"/>
        </w:rPr>
        <w:t>app = elagdi.AGrafixAppletAspect()</w:t>
      </w:r>
    </w:p>
    <w:p w:rsidR="00C77F09" w:rsidRPr="00C77F09" w:rsidRDefault="00C77F09" w:rsidP="00061929">
      <w:pPr>
        <w:shd w:val="clear" w:color="auto" w:fill="E6E6E6"/>
        <w:snapToGrid w:val="0"/>
        <w:spacing w:line="300" w:lineRule="auto"/>
        <w:rPr>
          <w:rFonts w:ascii="宋体" w:hAnsi="宋体" w:hint="eastAsia"/>
          <w:sz w:val="21"/>
          <w:szCs w:val="21"/>
        </w:rPr>
      </w:pPr>
      <w:r w:rsidRPr="00C77F09">
        <w:rPr>
          <w:rFonts w:ascii="宋体" w:hAnsi="宋体"/>
          <w:sz w:val="21"/>
          <w:szCs w:val="21"/>
        </w:rPr>
        <w:t>app:Run()</w:t>
      </w:r>
    </w:p>
    <w:p w:rsidR="00C77F09" w:rsidRPr="00C77F09" w:rsidRDefault="00C77F09" w:rsidP="00C77F09">
      <w:pPr>
        <w:snapToGrid w:val="0"/>
        <w:spacing w:line="300" w:lineRule="auto"/>
        <w:rPr>
          <w:rFonts w:ascii="宋体" w:hAnsi="宋体" w:hint="eastAsia"/>
          <w:sz w:val="21"/>
          <w:szCs w:val="21"/>
        </w:rPr>
      </w:pPr>
    </w:p>
    <w:p w:rsidR="00C77F09" w:rsidRPr="00C77F09" w:rsidRDefault="00C77F09" w:rsidP="00C77F09">
      <w:pPr>
        <w:snapToGrid w:val="0"/>
        <w:spacing w:line="300" w:lineRule="auto"/>
        <w:rPr>
          <w:rFonts w:ascii="宋体" w:hAnsi="宋体" w:hint="eastAsia"/>
          <w:sz w:val="21"/>
          <w:szCs w:val="21"/>
        </w:rPr>
      </w:pPr>
      <w:r w:rsidRPr="00C77F09">
        <w:rPr>
          <w:rFonts w:ascii="宋体" w:hAnsi="宋体" w:hint="eastAsia"/>
          <w:sz w:val="21"/>
          <w:szCs w:val="21"/>
        </w:rPr>
        <w:t>调用的CAR构件还是elactrl.dll，具体可参照上文。</w:t>
      </w:r>
    </w:p>
    <w:p w:rsidR="00C77F09" w:rsidRPr="00C77F09" w:rsidRDefault="00C77F09" w:rsidP="00C77F09">
      <w:pPr>
        <w:snapToGrid w:val="0"/>
        <w:spacing w:line="300" w:lineRule="auto"/>
        <w:rPr>
          <w:rFonts w:ascii="宋体" w:hAnsi="宋体" w:hint="eastAsia"/>
          <w:sz w:val="21"/>
          <w:szCs w:val="21"/>
        </w:rPr>
      </w:pPr>
    </w:p>
    <w:p w:rsidR="00C77F09" w:rsidRDefault="00C77F09" w:rsidP="00780B8B">
      <w:pPr>
        <w:numPr>
          <w:ilvl w:val="0"/>
          <w:numId w:val="34"/>
        </w:numPr>
        <w:snapToGrid w:val="0"/>
        <w:spacing w:line="300" w:lineRule="auto"/>
        <w:rPr>
          <w:rFonts w:ascii="宋体" w:hAnsi="宋体" w:hint="eastAsia"/>
          <w:sz w:val="21"/>
          <w:szCs w:val="21"/>
        </w:rPr>
      </w:pPr>
      <w:r w:rsidRPr="00C77F09">
        <w:rPr>
          <w:rFonts w:ascii="宋体" w:hAnsi="宋体" w:hint="eastAsia"/>
          <w:sz w:val="21"/>
          <w:szCs w:val="21"/>
        </w:rPr>
        <w:t>在Lua中使用CAR构件的方法是将elactrl.dll定义为一个Lua对象；</w:t>
      </w:r>
    </w:p>
    <w:p w:rsidR="00C77F09" w:rsidRDefault="00C77F09" w:rsidP="00C77F09">
      <w:pPr>
        <w:numPr>
          <w:ilvl w:val="0"/>
          <w:numId w:val="34"/>
        </w:numPr>
        <w:snapToGrid w:val="0"/>
        <w:spacing w:line="300" w:lineRule="auto"/>
        <w:rPr>
          <w:rFonts w:ascii="宋体" w:hAnsi="宋体" w:hint="eastAsia"/>
          <w:sz w:val="21"/>
          <w:szCs w:val="21"/>
        </w:rPr>
      </w:pPr>
      <w:r w:rsidRPr="00C77F09">
        <w:rPr>
          <w:rFonts w:ascii="宋体" w:hAnsi="宋体" w:hint="eastAsia"/>
          <w:sz w:val="21"/>
          <w:szCs w:val="21"/>
        </w:rPr>
        <w:t>使用IForm接口创建form对象；</w:t>
      </w:r>
    </w:p>
    <w:p w:rsidR="00C77F09" w:rsidRDefault="00C77F09" w:rsidP="00C77F09">
      <w:pPr>
        <w:numPr>
          <w:ilvl w:val="0"/>
          <w:numId w:val="34"/>
        </w:numPr>
        <w:snapToGrid w:val="0"/>
        <w:spacing w:line="300" w:lineRule="auto"/>
        <w:rPr>
          <w:rFonts w:ascii="宋体" w:hAnsi="宋体" w:hint="eastAsia"/>
          <w:sz w:val="21"/>
          <w:szCs w:val="21"/>
        </w:rPr>
      </w:pPr>
      <w:r w:rsidRPr="00C77F09">
        <w:rPr>
          <w:rFonts w:ascii="宋体" w:hAnsi="宋体" w:hint="eastAsia"/>
          <w:sz w:val="21"/>
          <w:szCs w:val="21"/>
        </w:rPr>
        <w:t>使用IButton接口创建button对象；</w:t>
      </w:r>
    </w:p>
    <w:p w:rsidR="00C77F09" w:rsidRDefault="00C77F09" w:rsidP="00C77F09">
      <w:pPr>
        <w:numPr>
          <w:ilvl w:val="0"/>
          <w:numId w:val="34"/>
        </w:numPr>
        <w:snapToGrid w:val="0"/>
        <w:spacing w:line="300" w:lineRule="auto"/>
        <w:rPr>
          <w:rFonts w:ascii="宋体" w:hAnsi="宋体" w:hint="eastAsia"/>
          <w:sz w:val="21"/>
          <w:szCs w:val="21"/>
        </w:rPr>
      </w:pPr>
      <w:r w:rsidRPr="00C77F09">
        <w:rPr>
          <w:rFonts w:ascii="宋体" w:hAnsi="宋体" w:hint="eastAsia"/>
          <w:sz w:val="21"/>
          <w:szCs w:val="21"/>
        </w:rPr>
        <w:t>注册button的事件回调函数；</w:t>
      </w:r>
    </w:p>
    <w:p w:rsidR="00C77F09" w:rsidRDefault="00C77F09" w:rsidP="00C77F09">
      <w:pPr>
        <w:numPr>
          <w:ilvl w:val="0"/>
          <w:numId w:val="34"/>
        </w:numPr>
        <w:snapToGrid w:val="0"/>
        <w:spacing w:line="300" w:lineRule="auto"/>
        <w:rPr>
          <w:rFonts w:ascii="宋体" w:hAnsi="宋体" w:hint="eastAsia"/>
          <w:sz w:val="21"/>
          <w:szCs w:val="21"/>
        </w:rPr>
      </w:pPr>
      <w:r w:rsidRPr="00C77F09">
        <w:rPr>
          <w:rFonts w:ascii="宋体" w:hAnsi="宋体" w:hint="eastAsia"/>
          <w:sz w:val="21"/>
          <w:szCs w:val="21"/>
        </w:rPr>
        <w:t>显示form控件。</w:t>
      </w:r>
    </w:p>
    <w:p w:rsidR="00FB31FC" w:rsidRDefault="00FB31FC" w:rsidP="00FB31FC">
      <w:pPr>
        <w:snapToGrid w:val="0"/>
        <w:spacing w:line="300" w:lineRule="auto"/>
        <w:rPr>
          <w:rFonts w:ascii="宋体" w:hAnsi="宋体" w:hint="eastAsia"/>
          <w:sz w:val="21"/>
          <w:szCs w:val="21"/>
        </w:rPr>
      </w:pPr>
    </w:p>
    <w:p w:rsidR="00FB31FC" w:rsidRPr="00C77F09" w:rsidRDefault="00FB31FC" w:rsidP="00FB31FC">
      <w:pPr>
        <w:snapToGrid w:val="0"/>
        <w:spacing w:line="300" w:lineRule="auto"/>
        <w:rPr>
          <w:rFonts w:ascii="宋体" w:hAnsi="宋体" w:hint="eastAsia"/>
          <w:sz w:val="21"/>
          <w:szCs w:val="21"/>
        </w:rPr>
      </w:pPr>
    </w:p>
    <w:p w:rsidR="00901D5A" w:rsidRDefault="00400DA4" w:rsidP="00BA4562">
      <w:pPr>
        <w:pStyle w:val="2"/>
        <w:snapToGrid w:val="0"/>
        <w:spacing w:line="300" w:lineRule="auto"/>
        <w:rPr>
          <w:rFonts w:ascii="宋体" w:eastAsia="宋体" w:hAnsi="宋体" w:hint="eastAsia"/>
        </w:rPr>
      </w:pPr>
      <w:bookmarkStart w:id="867" w:name="_Toc152754556"/>
      <w:bookmarkStart w:id="868" w:name="_Toc197919168"/>
      <w:r>
        <w:rPr>
          <w:rFonts w:ascii="宋体" w:eastAsia="宋体" w:hAnsi="宋体" w:hint="eastAsia"/>
        </w:rPr>
        <w:t>18.</w:t>
      </w:r>
      <w:r w:rsidR="00B05E68">
        <w:rPr>
          <w:rFonts w:ascii="宋体" w:eastAsia="宋体" w:hAnsi="宋体" w:hint="eastAsia"/>
        </w:rPr>
        <w:t>2</w:t>
      </w:r>
      <w:r w:rsidR="00901D5A">
        <w:rPr>
          <w:rFonts w:ascii="宋体" w:eastAsia="宋体" w:hAnsi="宋体" w:hint="eastAsia"/>
        </w:rPr>
        <w:t xml:space="preserve"> </w:t>
      </w:r>
      <w:r w:rsidR="00A439E4">
        <w:rPr>
          <w:rFonts w:ascii="宋体" w:eastAsia="宋体" w:hAnsi="宋体" w:hint="eastAsia"/>
        </w:rPr>
        <w:t>CAR编译提示信息</w:t>
      </w:r>
      <w:bookmarkEnd w:id="867"/>
      <w:bookmarkEnd w:id="868"/>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static ErrorMessage s_errorMessages[] =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CAR_W_LocalResult, "Return type of method \"%s\" is not </w:t>
      </w:r>
      <w:r w:rsidR="00666EC9">
        <w:rPr>
          <w:rFonts w:ascii="宋体" w:hAnsi="宋体"/>
          <w:sz w:val="21"/>
          <w:szCs w:val="21"/>
        </w:rPr>
        <w:t>ECode</w:t>
      </w:r>
      <w:r w:rsidRPr="00FB31FC">
        <w:rPr>
          <w:rFonts w:ascii="宋体" w:hAnsi="宋体"/>
          <w:sz w:val="21"/>
          <w:szCs w:val="21"/>
        </w:rPr>
        <w: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CAR_W_LocalArg, "Parameter \"%s\" is local type."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CAR_W_NoMethods, "No methods defined in interface."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CAR_W_LocalParent, "Inherited from local interface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CAR_W_NoClassInterfaces, "Class has no interface included."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CAR_W_LoadLibrary, "Library \"%s\" count not be loaded."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CAR_W_TooManyLibraries, "Too many libraries imported."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CAR_W_LocalClass, "All interfaces are local in class, set as local."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CAR_W_DupMethodName, "Interface method name \"%s\" is duplicated."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CAR_W_UnexpectFileType, "File \"%s\" has an unexpected type, ignored."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lastRenderedPageBreak/>
        <w:t xml:space="preserve">    { CAR_W_NoAutoParamAttrib, "Attributes of parameter \"%s\" can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"not be resolved automatically."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CAR_W_IllegalMemberName, "Illegal member Name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CAR_W_IllegalCharacterInURL, "Illegal character \'%c\' in URL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CAR_E_UnexpectEOF, "Unexpected end of file."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CAR_E_UnexpectSymbol, "Unexpected symbol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CAR_E_UnexpectChar, "Unexpected character '%c'."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CAR_E_SymbolTooLong, "Symbol is too </w:t>
      </w:r>
      <w:r w:rsidR="009D7BE2">
        <w:rPr>
          <w:rFonts w:ascii="宋体" w:hAnsi="宋体"/>
          <w:sz w:val="21"/>
          <w:szCs w:val="21"/>
        </w:rPr>
        <w:t>Int64</w:t>
      </w:r>
      <w:r w:rsidRPr="00FB31FC">
        <w:rPr>
          <w:rFonts w:ascii="宋体" w:hAnsi="宋体"/>
          <w:sz w:val="21"/>
          <w:szCs w:val="21"/>
        </w:rPr>
        <w: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CAR_E_IllegalChar, "Illegal character '%c'."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CAR_E_LibraryProject, "The attribute \"project\" "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"can't use with \"library\""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CAR_E_UunmUndef, "No UUNM string specified."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CAR_E_CARUuidUndef, "No UUNM specified for component."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CAR_E_LoadLibrary, "Library \"%s\" could not be loaded."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CAR_E_ExpectSymbol, "Symbol \"%s\" may be missing."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CAR_E_UuidFormat, "Illegal uuid format."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CAR_E_OutOfMemory, "Compilation out of memory."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CAR_E_AttribConflict, "Attributes conflict: %s with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CAR_E_MscomNoUuid, "The uuid is needed when \"mscom\" specified."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CAR_E_IllegalValue, "Illegal number value."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CAR_E_DupEntry, "%s \"%s\" redefined."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CAR_E_FullEntry, "Too many %s defined."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CAR_E_NameConflict, "Symbol(%s \"%s\") has been defined."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CAR_E_NotFound, "Undefined %s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CAR_E_UndefinedSymbol, "Undefined symbol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CAR_E_UuidNoMscom, "The uuid specified but \"mscom\" is not declared."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CAR_E_RedefUuid, "The uuid redefined."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CAR_E_InterfaceAttrib,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"Above attributes can be used before interface body only."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CAR_E_ClassAttrib,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"Above attributes can be used before class body only."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CAR_E_ExpectInterfaceName, "Interface name expected."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CAR_E_ExpectClassName, "Class name expected."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CAR_E_ExpectStructName, "Struct name expected."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CAR_E_ExpectEnumName, "Enum name expected."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CAR_E_UndefType, "Undefined type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CAR_E_ExpectMethodName, "Method name expected."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CAR_E_ExpectParamName, "Parameter name expected."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CAR_E_TypeConflict, "Type conflicted."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CAR_E_AspectUse, "aspect can only used with context."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lastRenderedPageBreak/>
        <w:t xml:space="preserve">    { CAR_E_ContextNoAspect, "No aspects declared for context."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CAR_E_NotAspect, "\"%s\" is not an aspect."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CAR_E_TooManyParents, "Too many parents defined."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CAR_E_NestedType, "Type nested with EzArray or EzEnum."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CAR_E_VoidArg, "Arg \"%s\" has an illegal type \"void\"."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CAR_E_VoidStructElem, "\"%s\" has an illegal type \"void\"."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CAR_E_AsyncOut, "Attribute \"out\" not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"permitted in async interface."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CAR_E_NoMethods, "No methods defined in interface."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CAR_E_DupUuid, "The uuid is a duplicate of previous definition."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CAR_E_RedefMain, "Attribute 'main' appear more than once."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CAR_E_NoMainClass, "No main class specified for component."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CAR_E_NoClassInterfaces, "Class has no interface included."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CAR_E_LoadSystemLib, "Can't load system types library."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CAR_E_NestedStruct, "Struct has a nested member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CAR_E_MergeCLS, "Error when merge library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CAR_E_GenDisp, "Error on generate dispatch interface of class."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CAR_E_DupMethodName, "Method name %s is duplicated in class."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CAR_E_InheritNoVirtual, "Inherit from none-virtual interface class."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CAR_E_NoClasses, "No class defined in component."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CAR_E_OpenFile, "Can't open file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CAR_E_IllegalOut, "\"%s\" is not a valid [out] parameter."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CAR_E_NestedInherit, "%s \"%s\" is nested inheriting."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CAR_E_OutParameterInCtor, "Parameter can't be out in constructor!"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CAR_E_ParameterInSingletonCtor, "Constructor of singleton class can't have any parameter!"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CAR_E_InvalidMemberName, "Invalid member name \"%s\"." },</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ab/>
        <w:t>{ CAR_E_IllegalClassName, "Illegal class name. First charactor should be 'C'."},</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ab/>
        <w:t>{ CAR_E_IllegalAspectName, "Illegal aspect name. First charactor should be 'A'."},</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ab/>
        <w:t>{ CAR_E_IllegalContextName, "Illegal context name. First charactor should be 'K'."},</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ab/>
        <w:t>{ CAR_E_IllegalDomainName, "Illegal domain name. First charactor should be 'D'."},</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ab/>
        <w:t>{ CAR_E_IllegalGenericName, "Illegal generic name. First charactor should be 'G'."},</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ab/>
        <w:t>{ CAR_E_IllegalInterfaceName, "Illegal interface name. First charactor should be 'I'."},</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ab/>
        <w:t>{ CAR_E_IlleagalSizeType, "Illegal n type of xxxArray_&lt;n&gt; or xxxBuf_&lt;n&gt;."},</w:t>
      </w:r>
    </w:p>
    <w:p w:rsidR="00FB31FC" w:rsidRPr="00FB31FC" w:rsidRDefault="00FB31FC" w:rsidP="00061929">
      <w:pPr>
        <w:shd w:val="clear" w:color="auto" w:fill="E6E6E6"/>
        <w:snapToGrid w:val="0"/>
        <w:spacing w:line="300" w:lineRule="auto"/>
        <w:ind w:firstLineChars="200" w:firstLine="420"/>
        <w:rPr>
          <w:rFonts w:ascii="宋体" w:hAnsi="宋体"/>
          <w:sz w:val="21"/>
          <w:szCs w:val="21"/>
        </w:rPr>
      </w:pPr>
      <w:r w:rsidRPr="00FB31FC">
        <w:rPr>
          <w:rFonts w:ascii="宋体" w:hAnsi="宋体"/>
          <w:sz w:val="21"/>
          <w:szCs w:val="21"/>
        </w:rPr>
        <w:t xml:space="preserve">    { CAR_E_ExpectConstName, "Const name expected." },</w:t>
      </w:r>
    </w:p>
    <w:p w:rsidR="00901D5A" w:rsidRPr="007A4075" w:rsidRDefault="00FB31FC" w:rsidP="00FB31FC">
      <w:pPr>
        <w:snapToGrid w:val="0"/>
        <w:spacing w:line="300" w:lineRule="auto"/>
        <w:rPr>
          <w:rFonts w:hint="eastAsia"/>
        </w:rPr>
      </w:pPr>
      <w:r w:rsidRPr="00FB31FC">
        <w:rPr>
          <w:rFonts w:ascii="宋体" w:hAnsi="宋体"/>
          <w:sz w:val="21"/>
          <w:szCs w:val="21"/>
        </w:rPr>
        <w:lastRenderedPageBreak/>
        <w:t>};</w:t>
      </w:r>
    </w:p>
    <w:p w:rsidR="00B91103" w:rsidRDefault="00400DA4" w:rsidP="00BA4562">
      <w:pPr>
        <w:pStyle w:val="2"/>
        <w:snapToGrid w:val="0"/>
        <w:spacing w:line="300" w:lineRule="auto"/>
        <w:rPr>
          <w:rFonts w:ascii="宋体" w:eastAsia="宋体" w:hAnsi="宋体" w:hint="eastAsia"/>
        </w:rPr>
      </w:pPr>
      <w:bookmarkStart w:id="869" w:name="_Toc152754557"/>
      <w:bookmarkStart w:id="870" w:name="_Toc197919169"/>
      <w:r>
        <w:rPr>
          <w:rFonts w:ascii="宋体" w:eastAsia="宋体" w:hAnsi="宋体" w:hint="eastAsia"/>
        </w:rPr>
        <w:t>18.</w:t>
      </w:r>
      <w:r w:rsidR="00B05E68">
        <w:rPr>
          <w:rFonts w:ascii="宋体" w:eastAsia="宋体" w:hAnsi="宋体" w:hint="eastAsia"/>
        </w:rPr>
        <w:t>3</w:t>
      </w:r>
      <w:r w:rsidR="00B91103">
        <w:rPr>
          <w:rFonts w:ascii="宋体" w:eastAsia="宋体" w:hAnsi="宋体" w:hint="eastAsia"/>
        </w:rPr>
        <w:t xml:space="preserve"> 常用宏定义使用规范</w:t>
      </w:r>
      <w:bookmarkEnd w:id="869"/>
      <w:bookmarkEnd w:id="870"/>
    </w:p>
    <w:p w:rsidR="00B91103" w:rsidRDefault="00314D05" w:rsidP="00B91103">
      <w:pPr>
        <w:snapToGrid w:val="0"/>
        <w:spacing w:line="300" w:lineRule="auto"/>
        <w:rPr>
          <w:rFonts w:ascii="宋体" w:hAnsi="宋体" w:hint="eastAsia"/>
          <w:sz w:val="21"/>
          <w:szCs w:val="21"/>
        </w:rPr>
      </w:pPr>
      <w:r>
        <w:rPr>
          <w:rFonts w:ascii="宋体" w:hAnsi="宋体" w:hint="eastAsia"/>
          <w:sz w:val="21"/>
          <w:szCs w:val="21"/>
        </w:rPr>
        <w:t>基本数据类型：</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signed char Int8;</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unsigned char UInt8;</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UInt8 Byte;</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char AChar;</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unsigned short WChar;</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signed short Int16;</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unsigned short UInt16;</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int Int32;</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unsigned int UInt32;</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__int64 Int64;</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__uint64 UInt64;</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float Float;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double Double;</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unsigned char Boolean;</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typedef Int32 </w:t>
      </w:r>
      <w:r w:rsidR="00666EC9">
        <w:rPr>
          <w:rFonts w:ascii="宋体" w:hAnsi="宋体"/>
          <w:sz w:val="21"/>
          <w:szCs w:val="21"/>
        </w:rPr>
        <w:t>ECode</w:t>
      </w:r>
      <w:r w:rsidRPr="00314D05">
        <w:rPr>
          <w:rFonts w:ascii="宋体" w:hAnsi="宋体"/>
          <w:sz w:val="21"/>
          <w:szCs w:val="21"/>
        </w:rPr>
        <w: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AChar *PAChar;</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WChar *PWChar;</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Int8 *PInt8;</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Byte *PByte;</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UInt8 *PUInt8;</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Int16 *PInt16;</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UInt16 *PUInt16;</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Int32 *PInt32;</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UInt32 *PUInt32;</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Int64 *PInt64;</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UInt64 *PUInt64;</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Float *PFloat;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Double *PDouble;</w:t>
      </w:r>
    </w:p>
    <w:p w:rsidR="00314D05" w:rsidRPr="00314D05" w:rsidRDefault="00314D05" w:rsidP="008022CC">
      <w:pPr>
        <w:shd w:val="clear" w:color="auto" w:fill="E6E6E6"/>
        <w:snapToGrid w:val="0"/>
        <w:spacing w:line="300" w:lineRule="auto"/>
        <w:ind w:firstLineChars="200" w:firstLine="420"/>
        <w:rPr>
          <w:rFonts w:ascii="宋体" w:hAnsi="宋体" w:hint="eastAsia"/>
          <w:sz w:val="21"/>
          <w:szCs w:val="21"/>
        </w:rPr>
      </w:pPr>
      <w:r w:rsidRPr="00314D05">
        <w:rPr>
          <w:rFonts w:ascii="宋体" w:hAnsi="宋体"/>
          <w:sz w:val="21"/>
          <w:szCs w:val="21"/>
        </w:rPr>
        <w:t>typedef Boolean *PBoolean;</w:t>
      </w:r>
    </w:p>
    <w:p w:rsidR="00B91103" w:rsidRPr="00314D05" w:rsidRDefault="00B91103" w:rsidP="00B91103">
      <w:pPr>
        <w:snapToGrid w:val="0"/>
        <w:spacing w:line="300" w:lineRule="auto"/>
        <w:rPr>
          <w:rFonts w:ascii="宋体" w:hAnsi="宋体" w:hint="eastAsia"/>
          <w:sz w:val="21"/>
          <w:szCs w:val="21"/>
        </w:rPr>
      </w:pPr>
    </w:p>
    <w:p w:rsidR="00901D5A" w:rsidRDefault="00314D05" w:rsidP="006437AE">
      <w:pPr>
        <w:snapToGrid w:val="0"/>
        <w:spacing w:line="300" w:lineRule="auto"/>
        <w:rPr>
          <w:rFonts w:ascii="宋体" w:hAnsi="宋体" w:hint="eastAsia"/>
          <w:sz w:val="21"/>
          <w:szCs w:val="21"/>
        </w:rPr>
      </w:pPr>
      <w:r>
        <w:rPr>
          <w:rFonts w:ascii="宋体" w:hAnsi="宋体" w:hint="eastAsia"/>
          <w:sz w:val="21"/>
          <w:szCs w:val="21"/>
        </w:rPr>
        <w:t>基础数据结构：</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struct DECL_PACKED _tagGUID {</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    UINT32 Data1;</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    UINT16 Data2;</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    UINT16 Data3;</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lastRenderedPageBreak/>
        <w:t xml:space="preserve">    UINT8 Data4[8];</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GUID;</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GUID *PGUID;</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typedef GUID </w:t>
      </w:r>
      <w:r w:rsidR="0056566E">
        <w:rPr>
          <w:rFonts w:ascii="宋体" w:hAnsi="宋体"/>
          <w:sz w:val="21"/>
          <w:szCs w:val="21"/>
        </w:rPr>
        <w:t>InterfaceId</w:t>
      </w:r>
      <w:r w:rsidRPr="00314D05">
        <w:rPr>
          <w:rFonts w:ascii="宋体" w:hAnsi="宋体"/>
          <w:sz w:val="21"/>
          <w:szCs w:val="21"/>
        </w:rPr>
        <w: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GUID *PIID;</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GUID CLSID;</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GUID *PCLSID;</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GUID CATID;</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typedef GUID *PCATID;</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typedef struct </w:t>
      </w:r>
      <w:r w:rsidR="002B66DB">
        <w:rPr>
          <w:rFonts w:ascii="宋体" w:hAnsi="宋体"/>
          <w:sz w:val="21"/>
          <w:szCs w:val="21"/>
        </w:rPr>
        <w:t>CLASSID</w:t>
      </w:r>
      <w:r w:rsidRPr="00314D05">
        <w:rPr>
          <w:rFonts w:ascii="宋体" w:hAnsi="宋体"/>
          <w:sz w:val="21"/>
          <w:szCs w:val="21"/>
        </w:rPr>
        <w:t xml:space="preserve"> {</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    CLSID clsid;</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    WCHAR *pUunm;</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   </w:t>
      </w:r>
      <w:r w:rsidR="002B66DB">
        <w:rPr>
          <w:rFonts w:ascii="宋体" w:hAnsi="宋体"/>
          <w:sz w:val="21"/>
          <w:szCs w:val="21"/>
        </w:rPr>
        <w:t>CLASSID</w:t>
      </w:r>
      <w:r w:rsidRPr="00314D05">
        <w:rPr>
          <w:rFonts w:ascii="宋体" w:hAnsi="宋体"/>
          <w:sz w:val="21"/>
          <w:szCs w:val="21"/>
        </w:rPr>
        <w:t>, *P</w:t>
      </w:r>
      <w:r w:rsidR="002B66DB">
        <w:rPr>
          <w:rFonts w:ascii="宋体" w:hAnsi="宋体"/>
          <w:sz w:val="21"/>
          <w:szCs w:val="21"/>
        </w:rPr>
        <w:t>CLASSID</w:t>
      </w:r>
      <w:r w:rsidRPr="00314D05">
        <w:rPr>
          <w:rFonts w:ascii="宋体" w:hAnsi="宋体"/>
          <w:sz w:val="21"/>
          <w:szCs w:val="21"/>
        </w:rPr>
        <w: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extern const GUID GUID_NULL;</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#define </w:t>
      </w:r>
      <w:r w:rsidR="0056566E">
        <w:rPr>
          <w:rFonts w:ascii="宋体" w:hAnsi="宋体"/>
          <w:sz w:val="21"/>
          <w:szCs w:val="21"/>
        </w:rPr>
        <w:t>InterfaceId</w:t>
      </w:r>
      <w:r w:rsidRPr="00314D05">
        <w:rPr>
          <w:rFonts w:ascii="宋体" w:hAnsi="宋体"/>
          <w:sz w:val="21"/>
          <w:szCs w:val="21"/>
        </w:rPr>
        <w:t>_NULL   GUID_NULL</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CLSID_NULL GUID_NULL</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#if defined(__cplusplus)</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REFGUID  const GUID &amp;</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#define RIID   const </w:t>
      </w:r>
      <w:r w:rsidR="0056566E">
        <w:rPr>
          <w:rFonts w:ascii="宋体" w:hAnsi="宋体"/>
          <w:sz w:val="21"/>
          <w:szCs w:val="21"/>
        </w:rPr>
        <w:t>InterfaceId</w:t>
      </w:r>
      <w:r w:rsidRPr="00314D05">
        <w:rPr>
          <w:rFonts w:ascii="宋体" w:hAnsi="宋体"/>
          <w:sz w:val="21"/>
          <w:szCs w:val="21"/>
        </w:rPr>
        <w:t xml:space="preserve"> &amp;</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REFCLSID const CLSID &amp;</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REFCATID const CATID &amp;</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R</w:t>
      </w:r>
      <w:r w:rsidR="002B66DB">
        <w:rPr>
          <w:rFonts w:ascii="宋体" w:hAnsi="宋体"/>
          <w:sz w:val="21"/>
          <w:szCs w:val="21"/>
        </w:rPr>
        <w:t>CLASSID</w:t>
      </w:r>
      <w:r w:rsidRPr="00314D05">
        <w:rPr>
          <w:rFonts w:ascii="宋体" w:hAnsi="宋体"/>
          <w:sz w:val="21"/>
          <w:szCs w:val="21"/>
        </w:rPr>
        <w:t xml:space="preserve"> const </w:t>
      </w:r>
      <w:r w:rsidR="002B66DB">
        <w:rPr>
          <w:rFonts w:ascii="宋体" w:hAnsi="宋体"/>
          <w:sz w:val="21"/>
          <w:szCs w:val="21"/>
        </w:rPr>
        <w:t>CLASSID</w:t>
      </w:r>
      <w:r w:rsidRPr="00314D05">
        <w:rPr>
          <w:rFonts w:ascii="宋体" w:hAnsi="宋体"/>
          <w:sz w:val="21"/>
          <w:szCs w:val="21"/>
        </w:rPr>
        <w:t xml:space="preserve"> &amp;</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#else // !__cplusplus</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REFGUID  const GUID * const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#define RIID   const </w:t>
      </w:r>
      <w:r w:rsidR="0056566E">
        <w:rPr>
          <w:rFonts w:ascii="宋体" w:hAnsi="宋体"/>
          <w:sz w:val="21"/>
          <w:szCs w:val="21"/>
        </w:rPr>
        <w:t>InterfaceId</w:t>
      </w:r>
      <w:r w:rsidRPr="00314D05">
        <w:rPr>
          <w:rFonts w:ascii="宋体" w:hAnsi="宋体"/>
          <w:sz w:val="21"/>
          <w:szCs w:val="21"/>
        </w:rPr>
        <w:t xml:space="preserve"> * const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REFCLSID const CLSID * const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REFCATID const CATID * const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R</w:t>
      </w:r>
      <w:r w:rsidR="002B66DB">
        <w:rPr>
          <w:rFonts w:ascii="宋体" w:hAnsi="宋体"/>
          <w:sz w:val="21"/>
          <w:szCs w:val="21"/>
        </w:rPr>
        <w:t>CLASSID</w:t>
      </w:r>
      <w:r w:rsidRPr="00314D05">
        <w:rPr>
          <w:rFonts w:ascii="宋体" w:hAnsi="宋体"/>
          <w:sz w:val="21"/>
          <w:szCs w:val="21"/>
        </w:rPr>
        <w:t xml:space="preserve"> const </w:t>
      </w:r>
      <w:r w:rsidR="002B66DB">
        <w:rPr>
          <w:rFonts w:ascii="宋体" w:hAnsi="宋体"/>
          <w:sz w:val="21"/>
          <w:szCs w:val="21"/>
        </w:rPr>
        <w:t>CLASSID</w:t>
      </w:r>
      <w:r w:rsidRPr="00314D05">
        <w:rPr>
          <w:rFonts w:ascii="宋体" w:hAnsi="宋体"/>
          <w:sz w:val="21"/>
          <w:szCs w:val="21"/>
        </w:rPr>
        <w:t xml:space="preserve"> * const</w:t>
      </w:r>
    </w:p>
    <w:p w:rsidR="00314D05" w:rsidRDefault="00314D05" w:rsidP="008022CC">
      <w:pPr>
        <w:shd w:val="clear" w:color="auto" w:fill="E6E6E6"/>
        <w:snapToGrid w:val="0"/>
        <w:spacing w:line="300" w:lineRule="auto"/>
        <w:ind w:firstLineChars="200" w:firstLine="420"/>
        <w:rPr>
          <w:rFonts w:ascii="宋体" w:hAnsi="宋体" w:hint="eastAsia"/>
          <w:sz w:val="21"/>
          <w:szCs w:val="21"/>
        </w:rPr>
      </w:pPr>
      <w:r w:rsidRPr="00314D05">
        <w:rPr>
          <w:rFonts w:ascii="宋体" w:hAnsi="宋体"/>
          <w:sz w:val="21"/>
          <w:szCs w:val="21"/>
        </w:rPr>
        <w:t>#endif // !__cplusplus</w:t>
      </w:r>
    </w:p>
    <w:p w:rsidR="00314D05" w:rsidRDefault="00314D05" w:rsidP="00314D05">
      <w:pPr>
        <w:snapToGrid w:val="0"/>
        <w:spacing w:line="300" w:lineRule="auto"/>
        <w:rPr>
          <w:rFonts w:ascii="宋体" w:hAnsi="宋体" w:hint="eastAsia"/>
          <w:sz w:val="21"/>
          <w:szCs w:val="21"/>
        </w:rPr>
      </w:pPr>
    </w:p>
    <w:p w:rsidR="00314D05" w:rsidRDefault="00314D05" w:rsidP="00314D05">
      <w:pPr>
        <w:snapToGrid w:val="0"/>
        <w:spacing w:line="300" w:lineRule="auto"/>
        <w:rPr>
          <w:rFonts w:ascii="宋体" w:hAnsi="宋体" w:hint="eastAsia"/>
          <w:sz w:val="21"/>
          <w:szCs w:val="21"/>
        </w:rPr>
      </w:pPr>
      <w:r>
        <w:rPr>
          <w:rFonts w:ascii="宋体" w:hAnsi="宋体" w:hint="eastAsia"/>
          <w:sz w:val="21"/>
          <w:szCs w:val="21"/>
        </w:rPr>
        <w:t>调用类型定义：</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EZAPICALLTYPE       CDECL</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CARAPICALLTYPE      STDCALL</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 xml:space="preserve">#define EZAPI               EXTERN_C </w:t>
      </w:r>
      <w:r w:rsidR="00666EC9">
        <w:rPr>
          <w:rFonts w:ascii="宋体" w:hAnsi="宋体"/>
          <w:sz w:val="21"/>
          <w:szCs w:val="21"/>
        </w:rPr>
        <w:t>ECode</w:t>
      </w:r>
      <w:r w:rsidRPr="00314D05">
        <w:rPr>
          <w:rFonts w:ascii="宋体" w:hAnsi="宋体"/>
          <w:sz w:val="21"/>
          <w:szCs w:val="21"/>
        </w:rPr>
        <w:t xml:space="preserve"> EZAPICALLTYPE</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EZAPI_(type)        EXTERN_C type EZAPICALLTYPE</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lastRenderedPageBreak/>
        <w:t xml:space="preserve">#define CARAPI              </w:t>
      </w:r>
      <w:r w:rsidR="00666EC9">
        <w:rPr>
          <w:rFonts w:ascii="宋体" w:hAnsi="宋体"/>
          <w:sz w:val="21"/>
          <w:szCs w:val="21"/>
        </w:rPr>
        <w:t>ECode</w:t>
      </w:r>
      <w:r w:rsidRPr="00314D05">
        <w:rPr>
          <w:rFonts w:ascii="宋体" w:hAnsi="宋体"/>
          <w:sz w:val="21"/>
          <w:szCs w:val="21"/>
        </w:rPr>
        <w:t xml:space="preserve"> CARAPICALLTYPE</w:t>
      </w:r>
    </w:p>
    <w:p w:rsidR="00314D05" w:rsidRDefault="00314D05" w:rsidP="008022CC">
      <w:pPr>
        <w:shd w:val="clear" w:color="auto" w:fill="E6E6E6"/>
        <w:snapToGrid w:val="0"/>
        <w:spacing w:line="300" w:lineRule="auto"/>
        <w:ind w:firstLineChars="200" w:firstLine="420"/>
        <w:rPr>
          <w:rFonts w:ascii="宋体" w:hAnsi="宋体" w:hint="eastAsia"/>
          <w:sz w:val="21"/>
          <w:szCs w:val="21"/>
        </w:rPr>
      </w:pPr>
      <w:r w:rsidRPr="00314D05">
        <w:rPr>
          <w:rFonts w:ascii="宋体" w:hAnsi="宋体"/>
          <w:sz w:val="21"/>
          <w:szCs w:val="21"/>
        </w:rPr>
        <w:t>#define CARAPI_(type)       type CARAPICALLTYPE</w:t>
      </w:r>
    </w:p>
    <w:p w:rsidR="00314D05" w:rsidRDefault="00314D05" w:rsidP="00314D05">
      <w:pPr>
        <w:snapToGrid w:val="0"/>
        <w:spacing w:line="300" w:lineRule="auto"/>
        <w:rPr>
          <w:rFonts w:ascii="宋体" w:hAnsi="宋体" w:hint="eastAsia"/>
          <w:sz w:val="21"/>
          <w:szCs w:val="21"/>
        </w:rPr>
      </w:pPr>
    </w:p>
    <w:p w:rsidR="009B5287" w:rsidRDefault="009B5287" w:rsidP="00314D05">
      <w:pPr>
        <w:snapToGrid w:val="0"/>
        <w:spacing w:line="300" w:lineRule="auto"/>
        <w:rPr>
          <w:rFonts w:ascii="宋体" w:hAnsi="宋体" w:hint="eastAsia"/>
          <w:sz w:val="21"/>
          <w:szCs w:val="21"/>
        </w:rPr>
      </w:pPr>
    </w:p>
    <w:p w:rsidR="003F2BD2" w:rsidRDefault="003F2BD2" w:rsidP="003F2BD2">
      <w:pPr>
        <w:snapToGrid w:val="0"/>
        <w:spacing w:line="300" w:lineRule="auto"/>
        <w:rPr>
          <w:rFonts w:ascii="宋体" w:hAnsi="宋体" w:hint="eastAsia"/>
          <w:sz w:val="21"/>
          <w:szCs w:val="21"/>
        </w:rPr>
      </w:pPr>
      <w:r>
        <w:rPr>
          <w:rFonts w:ascii="宋体" w:hAnsi="宋体" w:hint="eastAsia"/>
          <w:sz w:val="21"/>
          <w:szCs w:val="21"/>
        </w:rPr>
        <w:t>返回值定义：</w:t>
      </w:r>
    </w:p>
    <w:p w:rsidR="00314D05" w:rsidRPr="00314D05" w:rsidRDefault="00666EC9" w:rsidP="008022CC">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ECode</w:t>
      </w:r>
      <w:r w:rsidR="00457E5F">
        <w:rPr>
          <w:rFonts w:ascii="宋体" w:hAnsi="宋体" w:hint="eastAsia"/>
          <w:sz w:val="21"/>
          <w:szCs w:val="21"/>
        </w:rPr>
        <w:t xml:space="preserve"> layout：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3 3 2 2 2 2 2 2 2 2 2 2 1 1 1 1 1 1 1 1 1 1</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1 0 9 8 7 6 5 4 3 2 1 0 9 8 7 6 5 4 3 2 1 0 9 8 7 6 5 4 3 2 1 0</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|S| family code |   info code   |         debug code            |</w:t>
      </w:r>
    </w:p>
    <w:p w:rsidR="00314D05" w:rsidRDefault="00314D05" w:rsidP="008022CC">
      <w:pPr>
        <w:shd w:val="clear" w:color="auto" w:fill="E6E6E6"/>
        <w:snapToGrid w:val="0"/>
        <w:spacing w:line="300" w:lineRule="auto"/>
        <w:ind w:firstLineChars="200" w:firstLine="420"/>
        <w:rPr>
          <w:rFonts w:ascii="宋体" w:hAnsi="宋体" w:hint="eastAsia"/>
          <w:sz w:val="21"/>
          <w:szCs w:val="21"/>
        </w:rPr>
      </w:pPr>
      <w:r w:rsidRPr="00314D05">
        <w:rPr>
          <w:rFonts w:ascii="宋体" w:hAnsi="宋体"/>
          <w:sz w:val="21"/>
          <w:szCs w:val="21"/>
        </w:rPr>
        <w:t>+-+-+-+-+-+-+-+-+---------------+-------------------------------+</w:t>
      </w:r>
    </w:p>
    <w:p w:rsidR="00314D05" w:rsidRDefault="00314D05" w:rsidP="008022CC">
      <w:pPr>
        <w:shd w:val="clear" w:color="auto" w:fill="E6E6E6"/>
        <w:snapToGrid w:val="0"/>
        <w:spacing w:line="300" w:lineRule="auto"/>
        <w:ind w:firstLineChars="200" w:firstLine="420"/>
        <w:rPr>
          <w:rFonts w:ascii="宋体" w:hAnsi="宋体" w:hint="eastAsia"/>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KERNEL_ERROR(c)         MAKE_</w:t>
      </w:r>
      <w:r w:rsidR="00666EC9">
        <w:rPr>
          <w:rFonts w:ascii="宋体" w:hAnsi="宋体"/>
          <w:sz w:val="21"/>
          <w:szCs w:val="21"/>
        </w:rPr>
        <w:t>ECode</w:t>
      </w:r>
      <w:r w:rsidRPr="00314D05">
        <w:rPr>
          <w:rFonts w:ascii="宋体" w:hAnsi="宋体"/>
          <w:sz w:val="21"/>
          <w:szCs w:val="21"/>
        </w:rPr>
        <w:t>(SEVERITY_ERROR, FAMILY_KERNEL,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DRIVER_ERROR(c)         MAKE_</w:t>
      </w:r>
      <w:r w:rsidR="00666EC9">
        <w:rPr>
          <w:rFonts w:ascii="宋体" w:hAnsi="宋体"/>
          <w:sz w:val="21"/>
          <w:szCs w:val="21"/>
        </w:rPr>
        <w:t>ECode</w:t>
      </w:r>
      <w:r w:rsidRPr="00314D05">
        <w:rPr>
          <w:rFonts w:ascii="宋体" w:hAnsi="宋体"/>
          <w:sz w:val="21"/>
          <w:szCs w:val="21"/>
        </w:rPr>
        <w:t>(SEVERITY_ERROR, FAMILY_DRIVER,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FILESYS_ERROR(c)        MAKE_</w:t>
      </w:r>
      <w:r w:rsidR="00666EC9">
        <w:rPr>
          <w:rFonts w:ascii="宋体" w:hAnsi="宋体"/>
          <w:sz w:val="21"/>
          <w:szCs w:val="21"/>
        </w:rPr>
        <w:t>ECode</w:t>
      </w:r>
      <w:r w:rsidRPr="00314D05">
        <w:rPr>
          <w:rFonts w:ascii="宋体" w:hAnsi="宋体"/>
          <w:sz w:val="21"/>
          <w:szCs w:val="21"/>
        </w:rPr>
        <w:t>(SEVERITY_ERROR, FAMILY_FILESYS,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TCPIP_ERROR(c)          MAKE_</w:t>
      </w:r>
      <w:r w:rsidR="00666EC9">
        <w:rPr>
          <w:rFonts w:ascii="宋体" w:hAnsi="宋体"/>
          <w:sz w:val="21"/>
          <w:szCs w:val="21"/>
        </w:rPr>
        <w:t>ECode</w:t>
      </w:r>
      <w:r w:rsidRPr="00314D05">
        <w:rPr>
          <w:rFonts w:ascii="宋体" w:hAnsi="宋体"/>
          <w:sz w:val="21"/>
          <w:szCs w:val="21"/>
        </w:rPr>
        <w:t>(SEVERITY_ERROR, FAMILY_TCPIP,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DRM_ERROR(c)            MAKE_</w:t>
      </w:r>
      <w:r w:rsidR="00666EC9">
        <w:rPr>
          <w:rFonts w:ascii="宋体" w:hAnsi="宋体"/>
          <w:sz w:val="21"/>
          <w:szCs w:val="21"/>
        </w:rPr>
        <w:t>ECode</w:t>
      </w:r>
      <w:r w:rsidRPr="00314D05">
        <w:rPr>
          <w:rFonts w:ascii="宋体" w:hAnsi="宋体"/>
          <w:sz w:val="21"/>
          <w:szCs w:val="21"/>
        </w:rPr>
        <w:t>(SEVERITY_ERROR, FAMILY_DRM,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DATABASE_ERROR(c)       MAKE_</w:t>
      </w:r>
      <w:r w:rsidR="00666EC9">
        <w:rPr>
          <w:rFonts w:ascii="宋体" w:hAnsi="宋体"/>
          <w:sz w:val="21"/>
          <w:szCs w:val="21"/>
        </w:rPr>
        <w:t>ECode</w:t>
      </w:r>
      <w:r w:rsidRPr="00314D05">
        <w:rPr>
          <w:rFonts w:ascii="宋体" w:hAnsi="宋体"/>
          <w:sz w:val="21"/>
          <w:szCs w:val="21"/>
        </w:rPr>
        <w:t>(SEVERITY_ERROR, FAMILY_DATABASE,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XML_ERROR(c)            MAKE_</w:t>
      </w:r>
      <w:r w:rsidR="00666EC9">
        <w:rPr>
          <w:rFonts w:ascii="宋体" w:hAnsi="宋体"/>
          <w:sz w:val="21"/>
          <w:szCs w:val="21"/>
        </w:rPr>
        <w:t>ECode</w:t>
      </w:r>
      <w:r w:rsidRPr="00314D05">
        <w:rPr>
          <w:rFonts w:ascii="宋体" w:hAnsi="宋体"/>
          <w:sz w:val="21"/>
          <w:szCs w:val="21"/>
        </w:rPr>
        <w:t>(SEVERITY_ERROR, FAMILY_XML,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XMLGLUE_ERROR(c)        MAKE_</w:t>
      </w:r>
      <w:r w:rsidR="00666EC9">
        <w:rPr>
          <w:rFonts w:ascii="宋体" w:hAnsi="宋体"/>
          <w:sz w:val="21"/>
          <w:szCs w:val="21"/>
        </w:rPr>
        <w:t>ECode</w:t>
      </w:r>
      <w:r w:rsidRPr="00314D05">
        <w:rPr>
          <w:rFonts w:ascii="宋体" w:hAnsi="宋体"/>
          <w:sz w:val="21"/>
          <w:szCs w:val="21"/>
        </w:rPr>
        <w:t>(SEVERITY_ERROR, FAMILY_XMLGLUE, c)</w:t>
      </w:r>
    </w:p>
    <w:p w:rsidR="00314D05" w:rsidRPr="00314D05" w:rsidRDefault="00314D05" w:rsidP="008022CC">
      <w:pPr>
        <w:shd w:val="clear" w:color="auto" w:fill="E6E6E6"/>
        <w:snapToGrid w:val="0"/>
        <w:spacing w:line="300" w:lineRule="auto"/>
        <w:ind w:firstLineChars="200" w:firstLine="420"/>
        <w:rPr>
          <w:rFonts w:ascii="宋体" w:hAnsi="宋体" w:hint="eastAsia"/>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FAMILY_MOBILE_ERROR(c)      MAKE_</w:t>
      </w:r>
      <w:r w:rsidR="00666EC9">
        <w:rPr>
          <w:rFonts w:ascii="宋体" w:hAnsi="宋体"/>
          <w:sz w:val="21"/>
          <w:szCs w:val="21"/>
        </w:rPr>
        <w:t>ECode</w:t>
      </w:r>
      <w:r w:rsidRPr="00314D05">
        <w:rPr>
          <w:rFonts w:ascii="宋体" w:hAnsi="宋体"/>
          <w:sz w:val="21"/>
          <w:szCs w:val="21"/>
        </w:rPr>
        <w:t>(SEVERITY_ERROR, FAMILY_MOBILE,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FAMILY_GRAPHIC_ERROR(c)    MAKE_</w:t>
      </w:r>
      <w:r w:rsidR="00666EC9">
        <w:rPr>
          <w:rFonts w:ascii="宋体" w:hAnsi="宋体"/>
          <w:sz w:val="21"/>
          <w:szCs w:val="21"/>
        </w:rPr>
        <w:t>ECode</w:t>
      </w:r>
      <w:r w:rsidRPr="00314D05">
        <w:rPr>
          <w:rFonts w:ascii="宋体" w:hAnsi="宋体"/>
          <w:sz w:val="21"/>
          <w:szCs w:val="21"/>
        </w:rPr>
        <w:t>(SEVERITY_ERROR, FAMILY_GRAPHIC,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CAR_ERROR(c)                MAKE_</w:t>
      </w:r>
      <w:r w:rsidR="00666EC9">
        <w:rPr>
          <w:rFonts w:ascii="宋体" w:hAnsi="宋体"/>
          <w:sz w:val="21"/>
          <w:szCs w:val="21"/>
        </w:rPr>
        <w:t>ECode</w:t>
      </w:r>
      <w:r w:rsidRPr="00314D05">
        <w:rPr>
          <w:rFonts w:ascii="宋体" w:hAnsi="宋体"/>
          <w:sz w:val="21"/>
          <w:szCs w:val="21"/>
        </w:rPr>
        <w:t xml:space="preserve">(SEVERITY_ERROR, FAMILY_CAR, c)  </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KERNEL_SUCCESS(c)       MAKE_SUCCESS(FAMILY_KERNEL,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DRIVER_SUCCESS(c)       MAKE_SUCCESS(FAMILY_DRIVER, c)</w:t>
      </w:r>
    </w:p>
    <w:p w:rsidR="00314D05" w:rsidRPr="00314D05" w:rsidRDefault="00314D05" w:rsidP="008022CC">
      <w:pPr>
        <w:shd w:val="clear" w:color="auto" w:fill="E6E6E6"/>
        <w:snapToGrid w:val="0"/>
        <w:spacing w:line="300" w:lineRule="auto"/>
        <w:ind w:firstLineChars="200" w:firstLine="420"/>
        <w:rPr>
          <w:rFonts w:ascii="宋体" w:hAnsi="宋体"/>
          <w:sz w:val="21"/>
          <w:szCs w:val="21"/>
        </w:rPr>
      </w:pPr>
      <w:r w:rsidRPr="00314D05">
        <w:rPr>
          <w:rFonts w:ascii="宋体" w:hAnsi="宋体"/>
          <w:sz w:val="21"/>
          <w:szCs w:val="21"/>
        </w:rPr>
        <w:t>#define FILESYS_SUCCESS(c)      MAKE_SUCCESS(FAMILY_FILESYS, c)</w:t>
      </w:r>
    </w:p>
    <w:p w:rsidR="00314D05" w:rsidRDefault="00314D05" w:rsidP="008022CC">
      <w:pPr>
        <w:shd w:val="clear" w:color="auto" w:fill="E6E6E6"/>
        <w:snapToGrid w:val="0"/>
        <w:spacing w:line="300" w:lineRule="auto"/>
        <w:ind w:firstLineChars="200" w:firstLine="420"/>
        <w:rPr>
          <w:rFonts w:ascii="宋体" w:hAnsi="宋体" w:hint="eastAsia"/>
          <w:sz w:val="21"/>
          <w:szCs w:val="21"/>
        </w:rPr>
      </w:pPr>
      <w:r w:rsidRPr="00314D05">
        <w:rPr>
          <w:rFonts w:ascii="宋体" w:hAnsi="宋体"/>
          <w:sz w:val="21"/>
          <w:szCs w:val="21"/>
        </w:rPr>
        <w:t>#define TCPIP_SUCCESS(c)        MAKE_SUCCESS(FAMILY_TCPIP, c)</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Elastos kernel error codes (Family: 0x0)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E_PROCESS_NOT_ACTIVE        KERNEL_ERROR(0x01) // 0x81010000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E_PROCESS_STILL_ACTIVE      KERNEL_ERROR(0x02) // 0x81020000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E_PROCESS_NOT_STARTED       KERNEL_ERROR(0x03) // 0x81030000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E_PROCESS_ALREADY_STARTED   KERNEL_ERROR(0x04) // 0x81040000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lastRenderedPageBreak/>
        <w:t>#define E_PROCESS_ALREADY_EXITED    KERNEL_ERROR(0x05) // 0x81050000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E_PROCESS_NOT_EXITED        KERNEL_ERROR(0x06) // 0x81060000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E_THREAD_NOT_ACTIVE         KERNEL_ERROR(0x07) // 0x81070000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E_THREAD_STILL_ACTIVE       KERNEL_ERROR(0x08) // 0x81080000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E_THREAD_UNSTARTED          KERNEL_ERROR(0X09) // 0x81090000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E_THREAD_ALREADY_FINISHED   KERNEL_ERROR(0x</w:t>
      </w:r>
      <w:smartTag w:uri="urn:schemas-microsoft-com:office:smarttags" w:element="chmetcnv">
        <w:smartTagPr>
          <w:attr w:name="TCSC" w:val="0"/>
          <w:attr w:name="NumberType" w:val="1"/>
          <w:attr w:name="Negative" w:val="False"/>
          <w:attr w:name="HasSpace" w:val="False"/>
          <w:attr w:name="SourceValue" w:val="0"/>
          <w:attr w:name="UnitName" w:val="a"/>
        </w:smartTagPr>
        <w:r w:rsidRPr="00457E5F">
          <w:rPr>
            <w:rFonts w:ascii="宋体" w:hAnsi="宋体"/>
            <w:sz w:val="21"/>
            <w:szCs w:val="21"/>
          </w:rPr>
          <w:t>0A</w:t>
        </w:r>
      </w:smartTag>
      <w:r w:rsidRPr="00457E5F">
        <w:rPr>
          <w:rFonts w:ascii="宋体" w:hAnsi="宋体"/>
          <w:sz w:val="21"/>
          <w:szCs w:val="21"/>
        </w:rPr>
        <w:t>) // 0x</w:t>
      </w:r>
      <w:smartTag w:uri="urn:schemas-microsoft-com:office:smarttags" w:element="chmetcnv">
        <w:smartTagPr>
          <w:attr w:name="TCSC" w:val="0"/>
          <w:attr w:name="NumberType" w:val="1"/>
          <w:attr w:name="Negative" w:val="False"/>
          <w:attr w:name="HasSpace" w:val="False"/>
          <w:attr w:name="SourceValue" w:val="810"/>
          <w:attr w:name="UnitName" w:val="a"/>
        </w:smartTagPr>
        <w:r w:rsidRPr="00457E5F">
          <w:rPr>
            <w:rFonts w:ascii="宋体" w:hAnsi="宋体"/>
            <w:sz w:val="21"/>
            <w:szCs w:val="21"/>
          </w:rPr>
          <w:t>810A</w:t>
        </w:r>
      </w:smartTag>
      <w:r w:rsidRPr="00457E5F">
        <w:rPr>
          <w:rFonts w:ascii="宋体" w:hAnsi="宋体"/>
          <w:sz w:val="21"/>
          <w:szCs w:val="21"/>
        </w:rPr>
        <w:t>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E_THREAD_NOT_STOPPED        KERNEL_ERROR(0x0B) // 0x810B0000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E_DOES_NOT_EXIST            KERNEL_ERROR(0x</w:t>
      </w:r>
      <w:smartTag w:uri="urn:schemas-microsoft-com:office:smarttags" w:element="chmetcnv">
        <w:smartTagPr>
          <w:attr w:name="TCSC" w:val="0"/>
          <w:attr w:name="NumberType" w:val="1"/>
          <w:attr w:name="Negative" w:val="False"/>
          <w:attr w:name="HasSpace" w:val="False"/>
          <w:attr w:name="SourceValue" w:val="0"/>
          <w:attr w:name="UnitName" w:val="C"/>
        </w:smartTagPr>
        <w:r w:rsidRPr="00457E5F">
          <w:rPr>
            <w:rFonts w:ascii="宋体" w:hAnsi="宋体"/>
            <w:sz w:val="21"/>
            <w:szCs w:val="21"/>
          </w:rPr>
          <w:t>0C</w:t>
        </w:r>
      </w:smartTag>
      <w:r w:rsidRPr="00457E5F">
        <w:rPr>
          <w:rFonts w:ascii="宋体" w:hAnsi="宋体"/>
          <w:sz w:val="21"/>
          <w:szCs w:val="21"/>
        </w:rPr>
        <w:t>) // 0x</w:t>
      </w:r>
      <w:smartTag w:uri="urn:schemas-microsoft-com:office:smarttags" w:element="chmetcnv">
        <w:smartTagPr>
          <w:attr w:name="TCSC" w:val="0"/>
          <w:attr w:name="NumberType" w:val="1"/>
          <w:attr w:name="Negative" w:val="False"/>
          <w:attr w:name="HasSpace" w:val="False"/>
          <w:attr w:name="SourceValue" w:val="810"/>
          <w:attr w:name="UnitName" w:val="C"/>
        </w:smartTagPr>
        <w:r w:rsidRPr="00457E5F">
          <w:rPr>
            <w:rFonts w:ascii="宋体" w:hAnsi="宋体"/>
            <w:sz w:val="21"/>
            <w:szCs w:val="21"/>
          </w:rPr>
          <w:t>810C</w:t>
        </w:r>
      </w:smartTag>
      <w:r w:rsidRPr="00457E5F">
        <w:rPr>
          <w:rFonts w:ascii="宋体" w:hAnsi="宋体"/>
          <w:sz w:val="21"/>
          <w:szCs w:val="21"/>
        </w:rPr>
        <w:t>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E_ALREADY_EXIST             KERNEL_ERROR(0x0D) // 0x810D0000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E_INVALID_OPTIONS           KERNEL_ERROR(0x0E) // 0x810E0000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E_INVALID_OPERATION         KERNEL_ERROR(0x</w:t>
      </w:r>
      <w:smartTag w:uri="urn:schemas-microsoft-com:office:smarttags" w:element="chmetcnv">
        <w:smartTagPr>
          <w:attr w:name="TCSC" w:val="0"/>
          <w:attr w:name="NumberType" w:val="1"/>
          <w:attr w:name="Negative" w:val="False"/>
          <w:attr w:name="HasSpace" w:val="False"/>
          <w:attr w:name="SourceValue" w:val="0"/>
          <w:attr w:name="UnitName" w:val="F"/>
        </w:smartTagPr>
        <w:r w:rsidRPr="00457E5F">
          <w:rPr>
            <w:rFonts w:ascii="宋体" w:hAnsi="宋体"/>
            <w:sz w:val="21"/>
            <w:szCs w:val="21"/>
          </w:rPr>
          <w:t>0F</w:t>
        </w:r>
      </w:smartTag>
      <w:r w:rsidRPr="00457E5F">
        <w:rPr>
          <w:rFonts w:ascii="宋体" w:hAnsi="宋体"/>
          <w:sz w:val="21"/>
          <w:szCs w:val="21"/>
        </w:rPr>
        <w:t>) // 0x</w:t>
      </w:r>
      <w:smartTag w:uri="urn:schemas-microsoft-com:office:smarttags" w:element="chmetcnv">
        <w:smartTagPr>
          <w:attr w:name="TCSC" w:val="0"/>
          <w:attr w:name="NumberType" w:val="1"/>
          <w:attr w:name="Negative" w:val="False"/>
          <w:attr w:name="HasSpace" w:val="False"/>
          <w:attr w:name="SourceValue" w:val="810"/>
          <w:attr w:name="UnitName" w:val="F"/>
        </w:smartTagPr>
        <w:r w:rsidRPr="00457E5F">
          <w:rPr>
            <w:rFonts w:ascii="宋体" w:hAnsi="宋体"/>
            <w:sz w:val="21"/>
            <w:szCs w:val="21"/>
          </w:rPr>
          <w:t>810F</w:t>
        </w:r>
      </w:smartTag>
      <w:r w:rsidRPr="00457E5F">
        <w:rPr>
          <w:rFonts w:ascii="宋体" w:hAnsi="宋体"/>
          <w:sz w:val="21"/>
          <w:szCs w:val="21"/>
        </w:rPr>
        <w:t>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E_TIMED_OUT                 KERNEL_ERROR(0x10) // 0x81100000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E_INTERRUPTED               KERNEL_ERROR(0x11) // 0x81110000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E_NOT_OWNER                 KERNEL_ERROR(0x12) // 0x81120000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E_ALREADY_LOCKED            KERNEL_ERROR(0x13) // 0x81130000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E_INVALID_LOCK              KERNEL_ERROR(0x14) // 0x81140000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E_NOT_READER                KERNEL_ERROR(0x15) // 0x81150000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E_NOT_WRITER                KERNEL_ERROR(0x16) // 0x81160000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E_NOT_ENOUGH_ADDRESS_SPACE  KERNEL_ERROR(0x17) // 0x81170000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E_BAD_FILE_FORMAT           KERNEL_ERROR(0x18) // 0x81180000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E_BAD_EXE_FORMAT            KERNEL_ERROR(0x19) // 0x81190000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E_BAD_DLL_FORMAT            KERNEL_ERROR(0x</w:t>
      </w:r>
      <w:smartTag w:uri="urn:schemas-microsoft-com:office:smarttags" w:element="chmetcnv">
        <w:smartTagPr>
          <w:attr w:name="TCSC" w:val="0"/>
          <w:attr w:name="NumberType" w:val="1"/>
          <w:attr w:name="Negative" w:val="False"/>
          <w:attr w:name="HasSpace" w:val="False"/>
          <w:attr w:name="SourceValue" w:val="1"/>
          <w:attr w:name="UnitName" w:val="a"/>
        </w:smartTagPr>
        <w:r w:rsidRPr="00457E5F">
          <w:rPr>
            <w:rFonts w:ascii="宋体" w:hAnsi="宋体"/>
            <w:sz w:val="21"/>
            <w:szCs w:val="21"/>
          </w:rPr>
          <w:t>1A</w:t>
        </w:r>
      </w:smartTag>
      <w:r w:rsidRPr="00457E5F">
        <w:rPr>
          <w:rFonts w:ascii="宋体" w:hAnsi="宋体"/>
          <w:sz w:val="21"/>
          <w:szCs w:val="21"/>
        </w:rPr>
        <w:t>) // 0x</w:t>
      </w:r>
      <w:smartTag w:uri="urn:schemas-microsoft-com:office:smarttags" w:element="chmetcnv">
        <w:smartTagPr>
          <w:attr w:name="TCSC" w:val="0"/>
          <w:attr w:name="NumberType" w:val="1"/>
          <w:attr w:name="Negative" w:val="False"/>
          <w:attr w:name="HasSpace" w:val="False"/>
          <w:attr w:name="SourceValue" w:val="811"/>
          <w:attr w:name="UnitName" w:val="a"/>
        </w:smartTagPr>
        <w:r w:rsidRPr="00457E5F">
          <w:rPr>
            <w:rFonts w:ascii="宋体" w:hAnsi="宋体"/>
            <w:sz w:val="21"/>
            <w:szCs w:val="21"/>
          </w:rPr>
          <w:t>811A</w:t>
        </w:r>
      </w:smartTag>
      <w:r w:rsidRPr="00457E5F">
        <w:rPr>
          <w:rFonts w:ascii="宋体" w:hAnsi="宋体"/>
          <w:sz w:val="21"/>
          <w:szCs w:val="21"/>
        </w:rPr>
        <w:t>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E_PATH_TOO_LONG             KERNEL_ERROR(0x1B) // 0x811B0000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E_PATH_NOT_FOUND            KERNEL_ERROR(0x</w:t>
      </w:r>
      <w:smartTag w:uri="urn:schemas-microsoft-com:office:smarttags" w:element="chmetcnv">
        <w:smartTagPr>
          <w:attr w:name="TCSC" w:val="0"/>
          <w:attr w:name="NumberType" w:val="1"/>
          <w:attr w:name="Negative" w:val="False"/>
          <w:attr w:name="HasSpace" w:val="False"/>
          <w:attr w:name="SourceValue" w:val="1"/>
          <w:attr w:name="UnitName" w:val="C"/>
        </w:smartTagPr>
        <w:r w:rsidRPr="00457E5F">
          <w:rPr>
            <w:rFonts w:ascii="宋体" w:hAnsi="宋体"/>
            <w:sz w:val="21"/>
            <w:szCs w:val="21"/>
          </w:rPr>
          <w:t>1C</w:t>
        </w:r>
      </w:smartTag>
      <w:r w:rsidRPr="00457E5F">
        <w:rPr>
          <w:rFonts w:ascii="宋体" w:hAnsi="宋体"/>
          <w:sz w:val="21"/>
          <w:szCs w:val="21"/>
        </w:rPr>
        <w:t>) // 0x</w:t>
      </w:r>
      <w:smartTag w:uri="urn:schemas-microsoft-com:office:smarttags" w:element="chmetcnv">
        <w:smartTagPr>
          <w:attr w:name="TCSC" w:val="0"/>
          <w:attr w:name="NumberType" w:val="1"/>
          <w:attr w:name="Negative" w:val="False"/>
          <w:attr w:name="HasSpace" w:val="False"/>
          <w:attr w:name="SourceValue" w:val="811"/>
          <w:attr w:name="UnitName" w:val="C"/>
        </w:smartTagPr>
        <w:r w:rsidRPr="00457E5F">
          <w:rPr>
            <w:rFonts w:ascii="宋体" w:hAnsi="宋体"/>
            <w:sz w:val="21"/>
            <w:szCs w:val="21"/>
          </w:rPr>
          <w:t>811C</w:t>
        </w:r>
      </w:smartTag>
      <w:r w:rsidRPr="00457E5F">
        <w:rPr>
          <w:rFonts w:ascii="宋体" w:hAnsi="宋体"/>
          <w:sz w:val="21"/>
          <w:szCs w:val="21"/>
        </w:rPr>
        <w:t>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E_FILE_NOT_FOUND            KERNEL_ERROR(0x1D) // 0x811D0000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E_NOT_SUPPORTED             KERNEL_ERROR(0x1E) // 0x811E0000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E_IO                        KERNEL_ERROR(0x</w:t>
      </w:r>
      <w:smartTag w:uri="urn:schemas-microsoft-com:office:smarttags" w:element="chmetcnv">
        <w:smartTagPr>
          <w:attr w:name="TCSC" w:val="0"/>
          <w:attr w:name="NumberType" w:val="1"/>
          <w:attr w:name="Negative" w:val="False"/>
          <w:attr w:name="HasSpace" w:val="False"/>
          <w:attr w:name="SourceValue" w:val="1"/>
          <w:attr w:name="UnitName" w:val="F"/>
        </w:smartTagPr>
        <w:r w:rsidRPr="00457E5F">
          <w:rPr>
            <w:rFonts w:ascii="宋体" w:hAnsi="宋体"/>
            <w:sz w:val="21"/>
            <w:szCs w:val="21"/>
          </w:rPr>
          <w:t>1F</w:t>
        </w:r>
      </w:smartTag>
      <w:r w:rsidRPr="00457E5F">
        <w:rPr>
          <w:rFonts w:ascii="宋体" w:hAnsi="宋体"/>
          <w:sz w:val="21"/>
          <w:szCs w:val="21"/>
        </w:rPr>
        <w:t>) // 0x</w:t>
      </w:r>
      <w:smartTag w:uri="urn:schemas-microsoft-com:office:smarttags" w:element="chmetcnv">
        <w:smartTagPr>
          <w:attr w:name="TCSC" w:val="0"/>
          <w:attr w:name="NumberType" w:val="1"/>
          <w:attr w:name="Negative" w:val="False"/>
          <w:attr w:name="HasSpace" w:val="False"/>
          <w:attr w:name="SourceValue" w:val="811"/>
          <w:attr w:name="UnitName" w:val="F"/>
        </w:smartTagPr>
        <w:r w:rsidRPr="00457E5F">
          <w:rPr>
            <w:rFonts w:ascii="宋体" w:hAnsi="宋体"/>
            <w:sz w:val="21"/>
            <w:szCs w:val="21"/>
          </w:rPr>
          <w:t>811F</w:t>
        </w:r>
      </w:smartTag>
      <w:r w:rsidRPr="00457E5F">
        <w:rPr>
          <w:rFonts w:ascii="宋体" w:hAnsi="宋体"/>
          <w:sz w:val="21"/>
          <w:szCs w:val="21"/>
        </w:rPr>
        <w:t>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E_BUFFER_TOO_SMALL          KERNEL_ERROR(0x20) // 0x81200000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E_THREAD_ABORTED            KERNEL_ERROR(0x21) // 0x81210000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E_SERVICE_NAME_TOO_LONG     KERNEL_ERROR(0x22) // 0x81220000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E_READER_LOCKS_TOO_MANY     KERNEL_ERROR(0x23) // 0x81230000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E_ACCESS_DENIED             KERNEL_ERROR(0x24) // 0x81240000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E_OUT_OF_MEMORY             KERNEL_ERROR(0x25) // 0x81250000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E_INVALID_ARGUMENT          KERNEL_ERROR(0x26) // 0x81260000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S_TIMED_OUT                 KERNEL_SUCCESS(0x01)   // 0x00010000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S_INTERRUPTED               KERNEL_SUCCESS(0x02)   // 0x00020000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S_NOT_EXIST                 KERNEL_SUCCESS(0x03)   // 0x00030000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S_ALREADY_EXISTS            KERNEL_SUCCESS(0x04)   // 0x00040000</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S_BUFFER_TOO_SMALL          KERNEL_SUCCESS(0x05)   // 0x00050000</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lastRenderedPageBreak/>
        <w:t>Driver error codes (Family: 0x1)</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Error codes 0x001 - 0x</w:t>
      </w:r>
      <w:smartTag w:uri="urn:schemas-microsoft-com:office:smarttags" w:element="chmetcnv">
        <w:smartTagPr>
          <w:attr w:name="TCSC" w:val="0"/>
          <w:attr w:name="NumberType" w:val="1"/>
          <w:attr w:name="Negative" w:val="False"/>
          <w:attr w:name="HasSpace" w:val="False"/>
          <w:attr w:name="SourceValue" w:val="4"/>
          <w:attr w:name="UnitName" w:val="F"/>
        </w:smartTagPr>
        <w:r w:rsidRPr="00457E5F">
          <w:rPr>
            <w:rFonts w:ascii="宋体" w:hAnsi="宋体"/>
            <w:sz w:val="21"/>
            <w:szCs w:val="21"/>
          </w:rPr>
          <w:t>04f</w:t>
        </w:r>
      </w:smartTag>
      <w:r w:rsidRPr="00457E5F">
        <w:rPr>
          <w:rFonts w:ascii="宋体" w:hAnsi="宋体"/>
          <w:sz w:val="21"/>
          <w:szCs w:val="21"/>
        </w:rPr>
        <w:t xml:space="preserve"> are reserved for system</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E_DEVICE_NAME_TOO_LONG              DRIVER_ERROR(0x01)</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E_DEVICE_EXISTS                     DRIVER_ERROR(0x02)</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E_DEVICE_NOT_FOUND                  DRIVER_ERROR(0x03)</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E_DRIVER_BUSY                       DRIVER_ERROR(0x04)</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E_DMAC_NOT_FOUND                    DRIVER_ERROR(0x05)</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ELADRV_S_DRIVER_NOT_FOUND           DRIVER_SUCCESS(0x01)</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ELADRV_S_CREATE_DRIVER_FAILED       DRIVER_SUCCESS(0x02)</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ELADRV_S_REGISTER_DRIVER_FAILED     DRIVER_SUCCESS(0x03)</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ELADRV_S_UNREGISTER_DRIVER_FAILED   DRIVER_SUCCESS(0x04)</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p>
    <w:p w:rsidR="00457E5F" w:rsidRDefault="00457E5F" w:rsidP="00BA4562">
      <w:pPr>
        <w:shd w:val="clear" w:color="auto" w:fill="E6E6E6"/>
        <w:snapToGrid w:val="0"/>
        <w:spacing w:line="300" w:lineRule="auto"/>
        <w:ind w:firstLineChars="200" w:firstLine="420"/>
        <w:outlineLvl w:val="0"/>
        <w:rPr>
          <w:rFonts w:ascii="宋体" w:hAnsi="宋体" w:hint="eastAsia"/>
          <w:sz w:val="21"/>
          <w:szCs w:val="21"/>
        </w:rPr>
      </w:pPr>
      <w:bookmarkStart w:id="871" w:name="_Toc152754558"/>
      <w:bookmarkStart w:id="872" w:name="_Toc152754944"/>
      <w:r w:rsidRPr="00457E5F">
        <w:rPr>
          <w:rFonts w:ascii="宋体" w:hAnsi="宋体"/>
          <w:sz w:val="21"/>
          <w:szCs w:val="21"/>
        </w:rPr>
        <w:t>Macros and constants for FACILITY_CAR error codes</w:t>
      </w:r>
      <w:bookmarkEnd w:id="871"/>
      <w:bookmarkEnd w:id="872"/>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E_NO_CLASS_INFO                     CAR_ERROR(0X01)</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E_NO_EXPORT_SERVER                  CAR_ERROR(0X02)</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E_NO_IMPORT_SERVER                  CAR_ERROR(0X03)</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E_MARSHAL_DATA_TRANSPORT_ERROR      CAR_ERROR(0X04)</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E_ERROR_STRING                      CAR_ERROR(0x10)</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E_ERROR_STRING_A                    CAR_ERROR(0x11)</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E_ERROR_URL                         CAR_ERROR(0x12)</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CONNECT_E_NOCONNECTION              CAR_ERROR(0x13)</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CONNECT_E_ADVISELIMIT               CAR_ERROR(0x14)</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CONNECT_E_CANNOTCONNECT             CAR_ERROR(0x15)</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CONNECT_E_OVERRIDDEN                CAR_ERROR(0x16)</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DRM error codes (Family: 0x5)</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E_DRM_FILE_PARSE                    DRM_ERROR(0X01)</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E_DRM_NOT_OPEN_RODB                 DRM_ERROR(0X02)</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E_DRM_NORO                          DRM_ERROR(0X03)</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E_DRM_FILE_OP                       DRM_ERROR(0X04)</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E_DRM_NO_COUNT                      DRM_ERROR(0X05)</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E_DRM_OUT_OF_DATE                   DRM_ERROR(0X06)</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E_DRM_MEDIA_OBJECT_EXIST            DRM_ERROR(0X07)</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E_DRM_RO_EXIST                      DRM_ERROR(0X08)</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E_DRM_PERMISSION_DISABLE            DRM_ERROR(0X09)</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E_DRM_INVALID_RO                    DRM_ERROR(0X</w:t>
      </w:r>
      <w:smartTag w:uri="urn:schemas-microsoft-com:office:smarttags" w:element="chmetcnv">
        <w:smartTagPr>
          <w:attr w:name="TCSC" w:val="0"/>
          <w:attr w:name="NumberType" w:val="1"/>
          <w:attr w:name="Negative" w:val="False"/>
          <w:attr w:name="HasSpace" w:val="False"/>
          <w:attr w:name="SourceValue" w:val="0"/>
          <w:attr w:name="UnitName" w:val="a"/>
        </w:smartTagPr>
        <w:r w:rsidRPr="00457E5F">
          <w:rPr>
            <w:rFonts w:ascii="宋体" w:hAnsi="宋体"/>
            <w:sz w:val="21"/>
            <w:szCs w:val="21"/>
          </w:rPr>
          <w:t>0A</w:t>
        </w:r>
      </w:smartTag>
      <w:r w:rsidRPr="00457E5F">
        <w:rPr>
          <w:rFonts w:ascii="宋体" w:hAnsi="宋体"/>
          <w:sz w:val="21"/>
          <w:szCs w:val="21"/>
        </w:rPr>
        <w:t>)</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E_DRM_DB_KEY_NOT_EXIST              DRM_ERROR(0X0B)</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E_DRM_INVALID_XML_FORMAT            DRM_ERROR(0X</w:t>
      </w:r>
      <w:smartTag w:uri="urn:schemas-microsoft-com:office:smarttags" w:element="chmetcnv">
        <w:smartTagPr>
          <w:attr w:name="TCSC" w:val="0"/>
          <w:attr w:name="NumberType" w:val="1"/>
          <w:attr w:name="Negative" w:val="False"/>
          <w:attr w:name="HasSpace" w:val="False"/>
          <w:attr w:name="SourceValue" w:val="0"/>
          <w:attr w:name="UnitName" w:val="C"/>
        </w:smartTagPr>
        <w:r w:rsidRPr="00457E5F">
          <w:rPr>
            <w:rFonts w:ascii="宋体" w:hAnsi="宋体"/>
            <w:sz w:val="21"/>
            <w:szCs w:val="21"/>
          </w:rPr>
          <w:t>0C</w:t>
        </w:r>
      </w:smartTag>
      <w:r w:rsidRPr="00457E5F">
        <w:rPr>
          <w:rFonts w:ascii="宋体" w:hAnsi="宋体"/>
          <w:sz w:val="21"/>
          <w:szCs w:val="21"/>
        </w:rPr>
        <w:t>)</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E_DRM_TIME_UNAVOIDABLE              DRM_ERROR(0X0D)</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Database error codes (Family: 0xD)</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lastRenderedPageBreak/>
        <w:t>#define E_DB_SQL_ERROR                  DATABASE_ERROR(0x01)</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E_DB_INTERNAL_ERROR             DATABASE_ERROR(0x02)</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E_DB_PERMISSION_DENIED          DATABASE_ERROR(0x03)</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E_DB_REQUESTED_ABORT            DATABASE_ERROR(0x04)</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E_DB_FILE_BUSY                  DATABASE_ERROR(0x05)</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E_DB_TABLE_LOCKED               DATABASE_ERROR(0x06)</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E_DB_OUT_OF_MEMORY              DATABASE_ERROR(0x07)</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E_DB_READ_ONLY_DATABASE         DATABASE_ERROR(0x08)</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E_DB_OPERATION_INTERRUPTED      DATABASE_ERROR(0x09)</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E_DB_DISK_IO_ERROR              DATABASE_ERROR(0x</w:t>
      </w:r>
      <w:smartTag w:uri="urn:schemas-microsoft-com:office:smarttags" w:element="chmetcnv">
        <w:smartTagPr>
          <w:attr w:name="TCSC" w:val="0"/>
          <w:attr w:name="NumberType" w:val="1"/>
          <w:attr w:name="Negative" w:val="False"/>
          <w:attr w:name="HasSpace" w:val="False"/>
          <w:attr w:name="SourceValue" w:val="0"/>
          <w:attr w:name="UnitName" w:val="a"/>
        </w:smartTagPr>
        <w:r w:rsidRPr="00457E5F">
          <w:rPr>
            <w:rFonts w:ascii="宋体" w:hAnsi="宋体"/>
            <w:sz w:val="21"/>
            <w:szCs w:val="21"/>
          </w:rPr>
          <w:t>0A</w:t>
        </w:r>
      </w:smartTag>
      <w:r w:rsidRPr="00457E5F">
        <w:rPr>
          <w:rFonts w:ascii="宋体" w:hAnsi="宋体"/>
          <w:sz w:val="21"/>
          <w:szCs w:val="21"/>
        </w:rPr>
        <w:t>)</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E_DB_FILE_CORRUPTED             DATABASE_ERROR(0x0B)</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E_DB_TABLE_NOT_FOUND            DATABASE_ERROR(0x</w:t>
      </w:r>
      <w:smartTag w:uri="urn:schemas-microsoft-com:office:smarttags" w:element="chmetcnv">
        <w:smartTagPr>
          <w:attr w:name="TCSC" w:val="0"/>
          <w:attr w:name="NumberType" w:val="1"/>
          <w:attr w:name="Negative" w:val="False"/>
          <w:attr w:name="HasSpace" w:val="False"/>
          <w:attr w:name="SourceValue" w:val="0"/>
          <w:attr w:name="UnitName" w:val="C"/>
        </w:smartTagPr>
        <w:r w:rsidRPr="00457E5F">
          <w:rPr>
            <w:rFonts w:ascii="宋体" w:hAnsi="宋体"/>
            <w:sz w:val="21"/>
            <w:szCs w:val="21"/>
          </w:rPr>
          <w:t>0C</w:t>
        </w:r>
      </w:smartTag>
      <w:r w:rsidRPr="00457E5F">
        <w:rPr>
          <w:rFonts w:ascii="宋体" w:hAnsi="宋体"/>
          <w:sz w:val="21"/>
          <w:szCs w:val="21"/>
        </w:rPr>
        <w:t>)</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E_DB_DATABASE_FULL              DATABASE_ERROR(0x0D)</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E_DB_CANT_OPEN_DATABASE         DATABASE_ERROR(0x0E)</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E_DB_LOCK_PROTOCOL_ERROR        DATABASE_ERROR(0x</w:t>
      </w:r>
      <w:smartTag w:uri="urn:schemas-microsoft-com:office:smarttags" w:element="chmetcnv">
        <w:smartTagPr>
          <w:attr w:name="TCSC" w:val="0"/>
          <w:attr w:name="NumberType" w:val="1"/>
          <w:attr w:name="Negative" w:val="False"/>
          <w:attr w:name="HasSpace" w:val="False"/>
          <w:attr w:name="SourceValue" w:val="0"/>
          <w:attr w:name="UnitName" w:val="F"/>
        </w:smartTagPr>
        <w:r w:rsidRPr="00457E5F">
          <w:rPr>
            <w:rFonts w:ascii="宋体" w:hAnsi="宋体"/>
            <w:sz w:val="21"/>
            <w:szCs w:val="21"/>
          </w:rPr>
          <w:t>0F</w:t>
        </w:r>
      </w:smartTag>
      <w:r w:rsidRPr="00457E5F">
        <w:rPr>
          <w:rFonts w:ascii="宋体" w:hAnsi="宋体"/>
          <w:sz w:val="21"/>
          <w:szCs w:val="21"/>
        </w:rPr>
        <w:t>)</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E_DB_DATABSE_EMPTY              DATABASE_ERROR(0x10)</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E_DB_SCHEMA_CHANGED             DATABASE_ERROR(0x11)</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E_DB_DATA_TOO_BIG               DATABASE_ERROR(0x12)</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E_DB_CONSTRAINT_VIOLATION       DATABASE_ERROR(0x13)</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E_DB_DATA_TYPE_MISMATCH         DATABASE_ERROR(0x14)</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E_DB_LIBRARY_MISUSE             DATABASE_ERROR(0x15)</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E_DB_NO_OS_SUPPORT              DATABASE_ERROR(0x16)</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E_DB_AUTHORIZATION_DENIED       DATABASE_ERROR(0x17)</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E_DB_AUXILIARY_DB_FORMAT_ERROR  DATABASE_ERROR(0x18)</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E_DB_PARAMETER_OUT_OF_RANGE     DATABASE_ERROR(0x19)</w:t>
      </w:r>
    </w:p>
    <w:p w:rsidR="00457E5F" w:rsidRPr="00457E5F" w:rsidRDefault="00457E5F" w:rsidP="008022CC">
      <w:pPr>
        <w:shd w:val="clear" w:color="auto" w:fill="E6E6E6"/>
        <w:snapToGrid w:val="0"/>
        <w:spacing w:line="300" w:lineRule="auto"/>
        <w:ind w:firstLineChars="200" w:firstLine="420"/>
        <w:rPr>
          <w:rFonts w:ascii="宋体" w:hAnsi="宋体"/>
          <w:sz w:val="21"/>
          <w:szCs w:val="21"/>
        </w:rPr>
      </w:pPr>
      <w:r w:rsidRPr="00457E5F">
        <w:rPr>
          <w:rFonts w:ascii="宋体" w:hAnsi="宋体"/>
          <w:sz w:val="21"/>
          <w:szCs w:val="21"/>
        </w:rPr>
        <w:t>#define E_DB_NOT_A_DATABASE_FILE        DATABASE_ERROR(0x</w:t>
      </w:r>
      <w:smartTag w:uri="urn:schemas-microsoft-com:office:smarttags" w:element="chmetcnv">
        <w:smartTagPr>
          <w:attr w:name="TCSC" w:val="0"/>
          <w:attr w:name="NumberType" w:val="1"/>
          <w:attr w:name="Negative" w:val="False"/>
          <w:attr w:name="HasSpace" w:val="False"/>
          <w:attr w:name="SourceValue" w:val="1"/>
          <w:attr w:name="UnitName" w:val="a"/>
        </w:smartTagPr>
        <w:r w:rsidRPr="00457E5F">
          <w:rPr>
            <w:rFonts w:ascii="宋体" w:hAnsi="宋体"/>
            <w:sz w:val="21"/>
            <w:szCs w:val="21"/>
          </w:rPr>
          <w:t>1A</w:t>
        </w:r>
      </w:smartTag>
      <w:r w:rsidRPr="00457E5F">
        <w:rPr>
          <w:rFonts w:ascii="宋体" w:hAnsi="宋体"/>
          <w:sz w:val="21"/>
          <w:szCs w:val="21"/>
        </w:rPr>
        <w:t>)</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r w:rsidRPr="00457E5F">
        <w:rPr>
          <w:rFonts w:ascii="宋体" w:hAnsi="宋体"/>
          <w:sz w:val="21"/>
          <w:szCs w:val="21"/>
        </w:rPr>
        <w:t>#define E_DB_OPERATE_ON_CLOSED_OBJECT   DATABASE_ERROR(0x30)</w:t>
      </w:r>
    </w:p>
    <w:p w:rsidR="00457E5F" w:rsidRDefault="00457E5F" w:rsidP="008022CC">
      <w:pPr>
        <w:shd w:val="clear" w:color="auto" w:fill="E6E6E6"/>
        <w:snapToGrid w:val="0"/>
        <w:spacing w:line="300" w:lineRule="auto"/>
        <w:ind w:firstLineChars="200" w:firstLine="420"/>
        <w:rPr>
          <w:rFonts w:ascii="宋体" w:hAnsi="宋体" w:hint="eastAsia"/>
          <w:sz w:val="21"/>
          <w:szCs w:val="21"/>
        </w:rPr>
      </w:pPr>
    </w:p>
    <w:p w:rsidR="00457E5F" w:rsidRDefault="005C5820" w:rsidP="008022CC">
      <w:pPr>
        <w:shd w:val="clear" w:color="auto" w:fill="E6E6E6"/>
        <w:snapToGrid w:val="0"/>
        <w:spacing w:line="300" w:lineRule="auto"/>
        <w:ind w:firstLineChars="200" w:firstLine="420"/>
        <w:rPr>
          <w:rFonts w:ascii="宋体" w:hAnsi="宋体" w:hint="eastAsia"/>
          <w:sz w:val="21"/>
          <w:szCs w:val="21"/>
        </w:rPr>
      </w:pPr>
      <w:r>
        <w:rPr>
          <w:rFonts w:ascii="宋体" w:hAnsi="宋体" w:hint="eastAsia"/>
          <w:sz w:val="21"/>
          <w:szCs w:val="21"/>
        </w:rPr>
        <w:t>FS error：</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E_FS_NO_PERMISSION      FILESYS_ERROR(0x01)</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E_FS_NO_SUCH_FILE       FILESYS_ERROR(0x03)</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E_FS_IO_ERROR           FILESYS_ERROR(0x05)</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E_FS_TRY_AGAIN          FILESYS_ERROR(0x0b)</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E_FS_FILE_BUSY          FILESYS_ERROR(0x10)</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E_FS_FILE_EXISTS        FILESYS_ERROR(0x11)</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E_FS_NOT_DIRECTORY      FILESYS_ERROR(0x14)</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E_FS_IS_DIRECTORY       FILESYS_ERROR(0x15)</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E_FS_NO_SPACE           FILESYS_ERROR(0x</w:t>
      </w:r>
      <w:smartTag w:uri="urn:schemas-microsoft-com:office:smarttags" w:element="chmetcnv">
        <w:smartTagPr>
          <w:attr w:name="TCSC" w:val="0"/>
          <w:attr w:name="NumberType" w:val="1"/>
          <w:attr w:name="Negative" w:val="False"/>
          <w:attr w:name="HasSpace" w:val="False"/>
          <w:attr w:name="SourceValue" w:val="1"/>
          <w:attr w:name="UnitName" w:val="C"/>
        </w:smartTagPr>
        <w:r w:rsidRPr="005C5820">
          <w:rPr>
            <w:rFonts w:ascii="宋体" w:hAnsi="宋体"/>
            <w:sz w:val="21"/>
            <w:szCs w:val="21"/>
          </w:rPr>
          <w:t>1c</w:t>
        </w:r>
      </w:smartTag>
      <w:r w:rsidRPr="005C5820">
        <w:rPr>
          <w:rFonts w:ascii="宋体" w:hAnsi="宋体"/>
          <w:sz w:val="21"/>
          <w:szCs w:val="21"/>
        </w:rPr>
        <w:t>)</w:t>
      </w:r>
    </w:p>
    <w:p w:rsidR="005C5820" w:rsidRPr="005C5820" w:rsidRDefault="005C5820" w:rsidP="008022CC">
      <w:pPr>
        <w:shd w:val="clear" w:color="auto" w:fill="E6E6E6"/>
        <w:snapToGrid w:val="0"/>
        <w:spacing w:line="300" w:lineRule="auto"/>
        <w:ind w:firstLineChars="200" w:firstLine="420"/>
        <w:rPr>
          <w:rFonts w:ascii="宋体" w:hAnsi="宋体"/>
          <w:sz w:val="21"/>
          <w:szCs w:val="21"/>
        </w:rPr>
      </w:pPr>
      <w:r w:rsidRPr="005C5820">
        <w:rPr>
          <w:rFonts w:ascii="宋体" w:hAnsi="宋体"/>
          <w:sz w:val="21"/>
          <w:szCs w:val="21"/>
        </w:rPr>
        <w:t>#define E_FS_READ_ONLY          FILESYS_ERROR(0x1e)</w:t>
      </w:r>
    </w:p>
    <w:p w:rsidR="005C5820" w:rsidRDefault="005C5820" w:rsidP="008022CC">
      <w:pPr>
        <w:shd w:val="clear" w:color="auto" w:fill="E6E6E6"/>
        <w:snapToGrid w:val="0"/>
        <w:spacing w:line="300" w:lineRule="auto"/>
        <w:ind w:firstLineChars="200" w:firstLine="420"/>
        <w:rPr>
          <w:rFonts w:ascii="宋体" w:hAnsi="宋体" w:hint="eastAsia"/>
          <w:sz w:val="21"/>
          <w:szCs w:val="21"/>
        </w:rPr>
      </w:pPr>
      <w:r w:rsidRPr="005C5820">
        <w:rPr>
          <w:rFonts w:ascii="宋体" w:hAnsi="宋体"/>
          <w:sz w:val="21"/>
          <w:szCs w:val="21"/>
        </w:rPr>
        <w:t>#define E_FS_NO_ROOT            FILESYS_ERROR(0x21)</w:t>
      </w:r>
    </w:p>
    <w:p w:rsidR="005C5820" w:rsidRDefault="005C5820" w:rsidP="008022CC">
      <w:pPr>
        <w:shd w:val="clear" w:color="auto" w:fill="E6E6E6"/>
        <w:snapToGrid w:val="0"/>
        <w:spacing w:line="300" w:lineRule="auto"/>
        <w:ind w:firstLineChars="200" w:firstLine="420"/>
        <w:rPr>
          <w:rFonts w:ascii="宋体" w:hAnsi="宋体" w:hint="eastAsia"/>
          <w:sz w:val="21"/>
          <w:szCs w:val="21"/>
        </w:rPr>
      </w:pPr>
    </w:p>
    <w:p w:rsidR="005C5820"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lastRenderedPageBreak/>
        <w:t>Success codes</w:t>
      </w:r>
      <w:r>
        <w:rPr>
          <w:rFonts w:ascii="宋体" w:hAnsi="宋体" w:hint="eastAsia"/>
          <w:sz w:val="21"/>
          <w:szCs w:val="21"/>
        </w:rPr>
        <w:t>：</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#ifndef NOERROR</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NOERROR         ((</w:t>
      </w:r>
      <w:r w:rsidR="00666EC9">
        <w:rPr>
          <w:rFonts w:ascii="宋体" w:hAnsi="宋体"/>
          <w:sz w:val="21"/>
          <w:szCs w:val="21"/>
        </w:rPr>
        <w:t>ECode</w:t>
      </w:r>
      <w:r w:rsidRPr="00EA7FD1">
        <w:rPr>
          <w:rFonts w:ascii="宋体" w:hAnsi="宋体"/>
          <w:sz w:val="21"/>
          <w:szCs w:val="21"/>
        </w:rPr>
        <w:t>)0x</w:t>
      </w:r>
      <w:smartTag w:uri="urn:schemas-microsoft-com:office:smarttags" w:element="chmetcnv">
        <w:smartTagPr>
          <w:attr w:name="UnitName" w:val="l"/>
          <w:attr w:name="SourceValue" w:val="0"/>
          <w:attr w:name="HasSpace" w:val="False"/>
          <w:attr w:name="Negative" w:val="False"/>
          <w:attr w:name="NumberType" w:val="1"/>
          <w:attr w:name="TCSC" w:val="0"/>
        </w:smartTagPr>
        <w:r w:rsidRPr="00EA7FD1">
          <w:rPr>
            <w:rFonts w:ascii="宋体" w:hAnsi="宋体"/>
            <w:sz w:val="21"/>
            <w:szCs w:val="21"/>
          </w:rPr>
          <w:t>00000000L</w:t>
        </w:r>
      </w:smartTag>
      <w:r w:rsidRPr="00EA7FD1">
        <w:rPr>
          <w:rFonts w:ascii="宋体" w:hAnsi="宋体"/>
          <w:sz w:val="21"/>
          <w:szCs w:val="21"/>
        </w:rPr>
        <w:t>)</w:t>
      </w:r>
    </w:p>
    <w:p w:rsidR="00EA7FD1" w:rsidRPr="00EA7FD1" w:rsidRDefault="00EA7FD1" w:rsidP="008022CC">
      <w:pPr>
        <w:shd w:val="clear" w:color="auto" w:fill="E6E6E6"/>
        <w:snapToGrid w:val="0"/>
        <w:spacing w:line="300" w:lineRule="auto"/>
        <w:ind w:firstLineChars="200" w:firstLine="420"/>
        <w:rPr>
          <w:rFonts w:ascii="宋体" w:hAnsi="宋体" w:hint="eastAsia"/>
          <w:sz w:val="21"/>
          <w:szCs w:val="21"/>
        </w:rPr>
      </w:pPr>
      <w:r>
        <w:rPr>
          <w:rFonts w:ascii="宋体" w:hAnsi="宋体"/>
          <w:sz w:val="21"/>
          <w:szCs w:val="21"/>
        </w:rPr>
        <w:t>#endif</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S_FALSE         ((</w:t>
      </w:r>
      <w:r w:rsidR="00666EC9">
        <w:rPr>
          <w:rFonts w:ascii="宋体" w:hAnsi="宋体"/>
          <w:sz w:val="21"/>
          <w:szCs w:val="21"/>
        </w:rPr>
        <w:t>ECode</w:t>
      </w:r>
      <w:r w:rsidRPr="00EA7FD1">
        <w:rPr>
          <w:rFonts w:ascii="宋体" w:hAnsi="宋体"/>
          <w:sz w:val="21"/>
          <w:szCs w:val="21"/>
        </w:rPr>
        <w:t>)0x</w:t>
      </w:r>
      <w:smartTag w:uri="urn:schemas-microsoft-com:office:smarttags" w:element="chmetcnv">
        <w:smartTagPr>
          <w:attr w:name="UnitName" w:val="l"/>
          <w:attr w:name="SourceValue" w:val="1"/>
          <w:attr w:name="HasSpace" w:val="False"/>
          <w:attr w:name="Negative" w:val="False"/>
          <w:attr w:name="NumberType" w:val="1"/>
          <w:attr w:name="TCSC" w:val="0"/>
        </w:smartTagPr>
        <w:r w:rsidRPr="00EA7FD1">
          <w:rPr>
            <w:rFonts w:ascii="宋体" w:hAnsi="宋体"/>
            <w:sz w:val="21"/>
            <w:szCs w:val="21"/>
          </w:rPr>
          <w:t>00000001L</w:t>
        </w:r>
      </w:smartTag>
      <w:r w:rsidRPr="00EA7FD1">
        <w:rPr>
          <w:rFonts w:ascii="宋体" w:hAnsi="宋体"/>
          <w:sz w:val="21"/>
          <w:szCs w:val="21"/>
        </w:rPr>
        <w:t>)</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Severity values</w:t>
      </w:r>
      <w:r>
        <w:rPr>
          <w:rFonts w:ascii="宋体" w:hAnsi="宋体" w:hint="eastAsia"/>
          <w:sz w:val="21"/>
          <w:szCs w:val="21"/>
        </w:rPr>
        <w:t>：</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SEVERITY_SUCCESS    0</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SEVERITY_ERROR      1</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the family codes</w:t>
      </w:r>
      <w:r>
        <w:rPr>
          <w:rFonts w:ascii="宋体" w:hAnsi="宋体" w:hint="eastAsia"/>
          <w:sz w:val="21"/>
          <w:szCs w:val="21"/>
        </w:rPr>
        <w:t>：</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FAMILY_NULL         0x00</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FAMILY_KERNEL       0x01</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FAMILY_DRIVER       0x02</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FAMILY_CRT          0x03</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FAMILY_FILESYS      0x04</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FAMILY_TCPIP        0x05</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FAMILY_DRM          0x06</w:t>
      </w:r>
    </w:p>
    <w:p w:rsidR="00EA7FD1" w:rsidRP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FAMILY_CAR          0x07</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FAMILY_MOBILE       0x08</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FAMILY_GRAPHIC      0x09</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FAMILY_DATABASE     0x0B</w:t>
      </w:r>
    </w:p>
    <w:p w:rsidR="00EA7FD1" w:rsidRPr="00EA7FD1" w:rsidRDefault="00EA7FD1" w:rsidP="008022CC">
      <w:pPr>
        <w:shd w:val="clear" w:color="auto" w:fill="E6E6E6"/>
        <w:snapToGrid w:val="0"/>
        <w:spacing w:line="300" w:lineRule="auto"/>
        <w:ind w:firstLineChars="200" w:firstLine="420"/>
        <w:rPr>
          <w:rFonts w:ascii="宋体" w:hAnsi="宋体"/>
          <w:sz w:val="21"/>
          <w:szCs w:val="21"/>
        </w:rPr>
      </w:pPr>
      <w:r w:rsidRPr="00EA7FD1">
        <w:rPr>
          <w:rFonts w:ascii="宋体" w:hAnsi="宋体"/>
          <w:sz w:val="21"/>
          <w:szCs w:val="21"/>
        </w:rPr>
        <w:t>#define FAMILY_XML          0x0E</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FAMILY_XMLGLUE      0x</w:t>
      </w:r>
      <w:smartTag w:uri="urn:schemas-microsoft-com:office:smarttags" w:element="chmetcnv">
        <w:smartTagPr>
          <w:attr w:name="TCSC" w:val="0"/>
          <w:attr w:name="NumberType" w:val="1"/>
          <w:attr w:name="Negative" w:val="False"/>
          <w:attr w:name="HasSpace" w:val="False"/>
          <w:attr w:name="SourceValue" w:val="0"/>
          <w:attr w:name="UnitName" w:val="F"/>
        </w:smartTagPr>
        <w:r w:rsidRPr="00EA7FD1">
          <w:rPr>
            <w:rFonts w:ascii="宋体" w:hAnsi="宋体"/>
            <w:sz w:val="21"/>
            <w:szCs w:val="21"/>
          </w:rPr>
          <w:t>0F</w:t>
        </w:r>
      </w:smartTag>
    </w:p>
    <w:p w:rsidR="00EA7FD1" w:rsidRDefault="00EA7FD1" w:rsidP="008022CC">
      <w:pPr>
        <w:shd w:val="clear" w:color="auto" w:fill="E6E6E6"/>
        <w:snapToGrid w:val="0"/>
        <w:spacing w:line="300" w:lineRule="auto"/>
        <w:ind w:firstLineChars="200" w:firstLine="420"/>
        <w:rPr>
          <w:rFonts w:ascii="宋体" w:hAnsi="宋体" w:hint="eastAsia"/>
          <w:sz w:val="21"/>
          <w:szCs w:val="21"/>
        </w:rPr>
      </w:pP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Macros and constants for FAMILY_NULL error codes</w:t>
      </w:r>
      <w:r>
        <w:rPr>
          <w:rFonts w:ascii="宋体" w:hAnsi="宋体" w:hint="eastAsia"/>
          <w:sz w:val="21"/>
          <w:szCs w:val="21"/>
        </w:rPr>
        <w:t>：</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E_UNEXPECTED            MAKE_</w:t>
      </w:r>
      <w:r w:rsidR="00666EC9">
        <w:rPr>
          <w:rFonts w:ascii="宋体" w:hAnsi="宋体"/>
          <w:sz w:val="21"/>
          <w:szCs w:val="21"/>
        </w:rPr>
        <w:t>ECode</w:t>
      </w:r>
      <w:r w:rsidRPr="00EA7FD1">
        <w:rPr>
          <w:rFonts w:ascii="宋体" w:hAnsi="宋体"/>
          <w:sz w:val="21"/>
          <w:szCs w:val="21"/>
        </w:rPr>
        <w:t>(SEVERITY_ERROR, FAMILY_NULL, 0x00)</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E_NOT_IMPLEMENTED       MAKE_</w:t>
      </w:r>
      <w:r w:rsidR="00666EC9">
        <w:rPr>
          <w:rFonts w:ascii="宋体" w:hAnsi="宋体"/>
          <w:sz w:val="21"/>
          <w:szCs w:val="21"/>
        </w:rPr>
        <w:t>ECode</w:t>
      </w:r>
      <w:r w:rsidRPr="00EA7FD1">
        <w:rPr>
          <w:rFonts w:ascii="宋体" w:hAnsi="宋体"/>
          <w:sz w:val="21"/>
          <w:szCs w:val="21"/>
        </w:rPr>
        <w:t>(SEVERITY_ERROR, FAMILY_NULL, 0x01)</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E_NO_INTERFACE          MAKE_</w:t>
      </w:r>
      <w:r w:rsidR="00666EC9">
        <w:rPr>
          <w:rFonts w:ascii="宋体" w:hAnsi="宋体"/>
          <w:sz w:val="21"/>
          <w:szCs w:val="21"/>
        </w:rPr>
        <w:t>ECode</w:t>
      </w:r>
      <w:r w:rsidRPr="00EA7FD1">
        <w:rPr>
          <w:rFonts w:ascii="宋体" w:hAnsi="宋体"/>
          <w:sz w:val="21"/>
          <w:szCs w:val="21"/>
        </w:rPr>
        <w:t>(SEVERITY_ERROR,FAMILY_NULL, 0x02)</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E_INVALID_POINTER       MAKE_</w:t>
      </w:r>
      <w:r w:rsidR="00666EC9">
        <w:rPr>
          <w:rFonts w:ascii="宋体" w:hAnsi="宋体"/>
          <w:sz w:val="21"/>
          <w:szCs w:val="21"/>
        </w:rPr>
        <w:t>ECode</w:t>
      </w:r>
      <w:r w:rsidRPr="00EA7FD1">
        <w:rPr>
          <w:rFonts w:ascii="宋体" w:hAnsi="宋体"/>
          <w:sz w:val="21"/>
          <w:szCs w:val="21"/>
        </w:rPr>
        <w:t>(SEVERITY_ERROR, FAMILY_NULL, 0x03)</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E_ABORT                 MAKE_</w:t>
      </w:r>
      <w:r w:rsidR="00666EC9">
        <w:rPr>
          <w:rFonts w:ascii="宋体" w:hAnsi="宋体"/>
          <w:sz w:val="21"/>
          <w:szCs w:val="21"/>
        </w:rPr>
        <w:t>ECode</w:t>
      </w:r>
      <w:r w:rsidRPr="00EA7FD1">
        <w:rPr>
          <w:rFonts w:ascii="宋体" w:hAnsi="宋体"/>
          <w:sz w:val="21"/>
          <w:szCs w:val="21"/>
        </w:rPr>
        <w:t>(SEVERITY_ERROR, FAMILY_NULL, 0x04)</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E_FAIL                  MAKE_</w:t>
      </w:r>
      <w:r w:rsidR="00666EC9">
        <w:rPr>
          <w:rFonts w:ascii="宋体" w:hAnsi="宋体"/>
          <w:sz w:val="21"/>
          <w:szCs w:val="21"/>
        </w:rPr>
        <w:t>ECode</w:t>
      </w:r>
      <w:r w:rsidRPr="00EA7FD1">
        <w:rPr>
          <w:rFonts w:ascii="宋体" w:hAnsi="宋体"/>
          <w:sz w:val="21"/>
          <w:szCs w:val="21"/>
        </w:rPr>
        <w:t>(SEVERITY_ERROR, FAMILY_NULL, 0x05)</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E_NO_DEFAULT_CTOR       MAKE_</w:t>
      </w:r>
      <w:r w:rsidR="00666EC9">
        <w:rPr>
          <w:rFonts w:ascii="宋体" w:hAnsi="宋体"/>
          <w:sz w:val="21"/>
          <w:szCs w:val="21"/>
        </w:rPr>
        <w:t>ECode</w:t>
      </w:r>
      <w:r w:rsidRPr="00EA7FD1">
        <w:rPr>
          <w:rFonts w:ascii="宋体" w:hAnsi="宋体"/>
          <w:sz w:val="21"/>
          <w:szCs w:val="21"/>
        </w:rPr>
        <w:t>(SEVERITY_ERROR, FAMILY_NULL, 0x06)</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E_CLASS_NO_AGGREGATION  MAKE_</w:t>
      </w:r>
      <w:r w:rsidR="00666EC9">
        <w:rPr>
          <w:rFonts w:ascii="宋体" w:hAnsi="宋体"/>
          <w:sz w:val="21"/>
          <w:szCs w:val="21"/>
        </w:rPr>
        <w:t>ECode</w:t>
      </w:r>
      <w:r w:rsidRPr="00EA7FD1">
        <w:rPr>
          <w:rFonts w:ascii="宋体" w:hAnsi="宋体"/>
          <w:sz w:val="21"/>
          <w:szCs w:val="21"/>
        </w:rPr>
        <w:t>(SEVERITY_ERROR, FAMILY_NULL, 0x07)</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lastRenderedPageBreak/>
        <w:t>#define E_CLASS_NOT_AVAILABLE   MAKE_</w:t>
      </w:r>
      <w:r w:rsidR="00666EC9">
        <w:rPr>
          <w:rFonts w:ascii="宋体" w:hAnsi="宋体"/>
          <w:sz w:val="21"/>
          <w:szCs w:val="21"/>
        </w:rPr>
        <w:t>ECode</w:t>
      </w:r>
      <w:r w:rsidRPr="00EA7FD1">
        <w:rPr>
          <w:rFonts w:ascii="宋体" w:hAnsi="宋体"/>
          <w:sz w:val="21"/>
          <w:szCs w:val="21"/>
        </w:rPr>
        <w:t>(SEVERITY_ERROR, FAMILY_NULL, 0x08)</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E_CATID_NOT_EXIST       MAKE_</w:t>
      </w:r>
      <w:r w:rsidR="00666EC9">
        <w:rPr>
          <w:rFonts w:ascii="宋体" w:hAnsi="宋体"/>
          <w:sz w:val="21"/>
          <w:szCs w:val="21"/>
        </w:rPr>
        <w:t>ECode</w:t>
      </w:r>
      <w:r w:rsidRPr="00EA7FD1">
        <w:rPr>
          <w:rFonts w:ascii="宋体" w:hAnsi="宋体"/>
          <w:sz w:val="21"/>
          <w:szCs w:val="21"/>
        </w:rPr>
        <w:t>(SEVERITY_ERROR, FAMILY_NULL, 0x09)</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CAT_E_NODESCRIPTION     MAKE_</w:t>
      </w:r>
      <w:r w:rsidR="00666EC9">
        <w:rPr>
          <w:rFonts w:ascii="宋体" w:hAnsi="宋体"/>
          <w:sz w:val="21"/>
          <w:szCs w:val="21"/>
        </w:rPr>
        <w:t>ECode</w:t>
      </w:r>
      <w:r w:rsidRPr="00EA7FD1">
        <w:rPr>
          <w:rFonts w:ascii="宋体" w:hAnsi="宋体"/>
          <w:sz w:val="21"/>
          <w:szCs w:val="21"/>
        </w:rPr>
        <w:t>(SEVERITY_ERROR, FAMILY_NULL, 0x</w:t>
      </w:r>
      <w:smartTag w:uri="urn:schemas-microsoft-com:office:smarttags" w:element="chmetcnv">
        <w:smartTagPr>
          <w:attr w:name="UnitName" w:val="a"/>
          <w:attr w:name="SourceValue" w:val="0"/>
          <w:attr w:name="HasSpace" w:val="False"/>
          <w:attr w:name="Negative" w:val="False"/>
          <w:attr w:name="NumberType" w:val="1"/>
          <w:attr w:name="TCSC" w:val="0"/>
        </w:smartTagPr>
        <w:r w:rsidRPr="00EA7FD1">
          <w:rPr>
            <w:rFonts w:ascii="宋体" w:hAnsi="宋体"/>
            <w:sz w:val="21"/>
            <w:szCs w:val="21"/>
          </w:rPr>
          <w:t>0A</w:t>
        </w:r>
      </w:smartTag>
      <w:r w:rsidRPr="00EA7FD1">
        <w:rPr>
          <w:rFonts w:ascii="宋体" w:hAnsi="宋体"/>
          <w:sz w:val="21"/>
          <w:szCs w:val="21"/>
        </w:rPr>
        <w:t>)</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E_AGGREGATE_FAILED      MAKE_</w:t>
      </w:r>
      <w:r w:rsidR="00666EC9">
        <w:rPr>
          <w:rFonts w:ascii="宋体" w:hAnsi="宋体"/>
          <w:sz w:val="21"/>
          <w:szCs w:val="21"/>
        </w:rPr>
        <w:t>ECode</w:t>
      </w:r>
      <w:r w:rsidRPr="00EA7FD1">
        <w:rPr>
          <w:rFonts w:ascii="宋体" w:hAnsi="宋体"/>
          <w:sz w:val="21"/>
          <w:szCs w:val="21"/>
        </w:rPr>
        <w:t>(SEVERITY_ERROR, FAMILY_NULL, 0x0B)</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E_UNAGGREGATE_FAILED    MAKE_</w:t>
      </w:r>
      <w:r w:rsidR="00666EC9">
        <w:rPr>
          <w:rFonts w:ascii="宋体" w:hAnsi="宋体"/>
          <w:sz w:val="21"/>
          <w:szCs w:val="21"/>
        </w:rPr>
        <w:t>ECode</w:t>
      </w:r>
      <w:r w:rsidRPr="00EA7FD1">
        <w:rPr>
          <w:rFonts w:ascii="宋体" w:hAnsi="宋体"/>
          <w:sz w:val="21"/>
          <w:szCs w:val="21"/>
        </w:rPr>
        <w:t>(SEVERITY_ERROR, FAMILY_NULL, 0x</w:t>
      </w:r>
      <w:smartTag w:uri="urn:schemas-microsoft-com:office:smarttags" w:element="chmetcnv">
        <w:smartTagPr>
          <w:attr w:name="UnitName" w:val="C"/>
          <w:attr w:name="SourceValue" w:val="0"/>
          <w:attr w:name="HasSpace" w:val="False"/>
          <w:attr w:name="Negative" w:val="False"/>
          <w:attr w:name="NumberType" w:val="1"/>
          <w:attr w:name="TCSC" w:val="0"/>
        </w:smartTagPr>
        <w:r w:rsidRPr="00EA7FD1">
          <w:rPr>
            <w:rFonts w:ascii="宋体" w:hAnsi="宋体"/>
            <w:sz w:val="21"/>
            <w:szCs w:val="21"/>
          </w:rPr>
          <w:t>0C</w:t>
        </w:r>
      </w:smartTag>
      <w:r w:rsidRPr="00EA7FD1">
        <w:rPr>
          <w:rFonts w:ascii="宋体" w:hAnsi="宋体"/>
          <w:sz w:val="21"/>
          <w:szCs w:val="21"/>
        </w:rPr>
        <w:t>)</w:t>
      </w:r>
    </w:p>
    <w:p w:rsidR="00EA7FD1" w:rsidRDefault="00EA7FD1" w:rsidP="008022CC">
      <w:pPr>
        <w:shd w:val="clear" w:color="auto" w:fill="E6E6E6"/>
        <w:snapToGrid w:val="0"/>
        <w:spacing w:line="300" w:lineRule="auto"/>
        <w:ind w:firstLineChars="200" w:firstLine="420"/>
        <w:rPr>
          <w:rFonts w:ascii="宋体" w:hAnsi="宋体" w:hint="eastAsia"/>
          <w:sz w:val="21"/>
          <w:szCs w:val="21"/>
        </w:rPr>
      </w:pPr>
      <w:r w:rsidRPr="00EA7FD1">
        <w:rPr>
          <w:rFonts w:ascii="宋体" w:hAnsi="宋体"/>
          <w:sz w:val="21"/>
          <w:szCs w:val="21"/>
        </w:rPr>
        <w:t>#define CO_NOTALLINTERFACES     MAKE_</w:t>
      </w:r>
      <w:r w:rsidR="00666EC9">
        <w:rPr>
          <w:rFonts w:ascii="宋体" w:hAnsi="宋体"/>
          <w:sz w:val="21"/>
          <w:szCs w:val="21"/>
        </w:rPr>
        <w:t>ECode</w:t>
      </w:r>
      <w:r w:rsidRPr="00EA7FD1">
        <w:rPr>
          <w:rFonts w:ascii="宋体" w:hAnsi="宋体"/>
          <w:sz w:val="21"/>
          <w:szCs w:val="21"/>
        </w:rPr>
        <w:t>(SEVERITY_ERROR, FAMILY_NULL, 0x14)</w:t>
      </w:r>
    </w:p>
    <w:p w:rsidR="00AC4D78" w:rsidRDefault="00AC4D78" w:rsidP="008022CC">
      <w:pPr>
        <w:shd w:val="clear" w:color="auto" w:fill="E6E6E6"/>
        <w:snapToGrid w:val="0"/>
        <w:spacing w:line="300" w:lineRule="auto"/>
        <w:ind w:firstLineChars="200" w:firstLine="420"/>
        <w:rPr>
          <w:rFonts w:ascii="宋体" w:hAnsi="宋体" w:hint="eastAsia"/>
          <w:sz w:val="21"/>
          <w:szCs w:val="21"/>
        </w:rPr>
      </w:pPr>
    </w:p>
    <w:p w:rsidR="00AC4D78" w:rsidRDefault="00AC4D78" w:rsidP="00AC4D78">
      <w:pPr>
        <w:snapToGrid w:val="0"/>
        <w:spacing w:line="300" w:lineRule="auto"/>
        <w:rPr>
          <w:rFonts w:ascii="宋体" w:hAnsi="宋体" w:hint="eastAsia"/>
          <w:sz w:val="21"/>
          <w:szCs w:val="21"/>
        </w:rPr>
      </w:pPr>
    </w:p>
    <w:p w:rsidR="00AC4D78" w:rsidRDefault="00AC4D78" w:rsidP="00AC4D78">
      <w:pPr>
        <w:snapToGrid w:val="0"/>
        <w:spacing w:line="300" w:lineRule="auto"/>
        <w:rPr>
          <w:rFonts w:ascii="宋体" w:hAnsi="宋体" w:hint="eastAsia"/>
          <w:sz w:val="21"/>
          <w:szCs w:val="21"/>
        </w:rPr>
      </w:pPr>
      <w:r>
        <w:rPr>
          <w:rFonts w:ascii="宋体" w:hAnsi="宋体" w:hint="eastAsia"/>
          <w:sz w:val="21"/>
          <w:szCs w:val="21"/>
        </w:rPr>
        <w:t>有关ECode操作的宏：</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 Create an ECode value from component pieces</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#define MAKE_ECODE(sev, family, code) \</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 xml:space="preserve">        (ECode)(((family &lt;&lt; 24) | (code &lt;&lt; 16 )) | (sev &lt;&lt; 31) )</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#define MAKE_SUCCESS(family, code) \</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 xml:space="preserve">        (ECode)(((family &lt;&lt; 24) | (code &lt;&lt; 16 )) &amp; 0x7FFFFFFF)</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#define ERROR_DETAIL(c) \</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 xml:space="preserve">        (ECode) (c &amp; 0x0000FFFF)</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#define ERROR(c) \</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 xml:space="preserve">        (ECode) (c &amp; 0xFFFF0000)</w:t>
      </w: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p>
    <w:p w:rsidR="00AC4D78" w:rsidRPr="003F2BD2" w:rsidRDefault="00AC4D78" w:rsidP="00AC4D78">
      <w:pPr>
        <w:shd w:val="clear" w:color="auto" w:fill="E6E6E6"/>
        <w:snapToGrid w:val="0"/>
        <w:spacing w:line="300" w:lineRule="auto"/>
        <w:ind w:firstLineChars="200" w:firstLine="420"/>
        <w:rPr>
          <w:rFonts w:ascii="宋体" w:hAnsi="宋体"/>
          <w:sz w:val="21"/>
          <w:szCs w:val="21"/>
        </w:rPr>
      </w:pPr>
      <w:r w:rsidRPr="003F2BD2">
        <w:rPr>
          <w:rFonts w:ascii="宋体" w:hAnsi="宋体"/>
          <w:sz w:val="21"/>
          <w:szCs w:val="21"/>
        </w:rPr>
        <w:t>#define SUCCEEDED(x)    ((ECode) (x) &gt;= 0)</w:t>
      </w:r>
    </w:p>
    <w:p w:rsidR="00AC4D78" w:rsidRPr="003F2BD2" w:rsidRDefault="00AC4D78" w:rsidP="00AC4D78">
      <w:pPr>
        <w:shd w:val="clear" w:color="auto" w:fill="E6E6E6"/>
        <w:snapToGrid w:val="0"/>
        <w:spacing w:line="300" w:lineRule="auto"/>
        <w:ind w:firstLineChars="200" w:firstLine="420"/>
        <w:rPr>
          <w:rFonts w:ascii="宋体" w:hAnsi="宋体" w:hint="eastAsia"/>
          <w:sz w:val="21"/>
          <w:szCs w:val="21"/>
        </w:rPr>
      </w:pPr>
      <w:r w:rsidRPr="003F2BD2">
        <w:rPr>
          <w:rFonts w:ascii="宋体" w:hAnsi="宋体"/>
          <w:sz w:val="21"/>
          <w:szCs w:val="21"/>
        </w:rPr>
        <w:t>#define FAILED(x)       ((ECode) (x) &lt; 0)</w:t>
      </w:r>
    </w:p>
    <w:p w:rsidR="00AC4D78" w:rsidRDefault="00AC4D78" w:rsidP="00AC4D78">
      <w:pPr>
        <w:snapToGrid w:val="0"/>
        <w:spacing w:line="300" w:lineRule="auto"/>
        <w:rPr>
          <w:rFonts w:ascii="宋体" w:hAnsi="宋体" w:hint="eastAsia"/>
          <w:sz w:val="21"/>
          <w:szCs w:val="21"/>
        </w:rPr>
      </w:pPr>
    </w:p>
    <w:p w:rsidR="0077036A" w:rsidRDefault="0077036A" w:rsidP="00AC4D78">
      <w:pPr>
        <w:snapToGrid w:val="0"/>
        <w:spacing w:line="300" w:lineRule="auto"/>
        <w:rPr>
          <w:rFonts w:ascii="宋体" w:hAnsi="宋体" w:hint="eastAsia"/>
          <w:sz w:val="21"/>
          <w:szCs w:val="21"/>
        </w:rPr>
      </w:pPr>
    </w:p>
    <w:sectPr w:rsidR="0077036A" w:rsidSect="006B0B28">
      <w:headerReference w:type="first" r:id="rId83"/>
      <w:footerReference w:type="first" r:id="rId84"/>
      <w:type w:val="continuous"/>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F6C" w:rsidRDefault="00994F6C">
      <w:r>
        <w:separator/>
      </w:r>
    </w:p>
  </w:endnote>
  <w:endnote w:type="continuationSeparator" w:id="0">
    <w:p w:rsidR="00994F6C" w:rsidRDefault="00994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宋体-方正超大字符集">
    <w:altName w:val="宋体"/>
    <w:charset w:val="86"/>
    <w:family w:val="script"/>
    <w:pitch w:val="fixed"/>
    <w:sig w:usb0="00000001" w:usb1="080E0000" w:usb2="00000010" w:usb3="00000000" w:csb0="00040000" w:csb1="00000000"/>
  </w:font>
  <w:font w:name="Arial Unicode MS">
    <w:altName w:val="Arial"/>
    <w:panose1 w:val="020B0604020202020204"/>
    <w:charset w:val="00"/>
    <w:family w:val="roman"/>
    <w:pitch w:val="variable"/>
    <w:sig w:usb0="00000003" w:usb1="00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他">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159" w:rsidRDefault="00795159" w:rsidP="009F4A72">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rsidR="00795159" w:rsidRDefault="00795159" w:rsidP="001A3F74">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159" w:rsidRDefault="00795159" w:rsidP="001A3F74">
    <w:pPr>
      <w:pStyle w:val="ae"/>
      <w:ind w:right="360"/>
      <w:jc w:val="cen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159" w:rsidRDefault="00795159" w:rsidP="00C61004">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AF251B">
      <w:rPr>
        <w:rStyle w:val="af"/>
        <w:noProof/>
      </w:rPr>
      <w:t>33</w:t>
    </w:r>
    <w:r>
      <w:rPr>
        <w:rStyle w:val="af"/>
      </w:rPr>
      <w:fldChar w:fldCharType="end"/>
    </w:r>
  </w:p>
  <w:p w:rsidR="00795159" w:rsidRDefault="00795159" w:rsidP="001A3F74">
    <w:pPr>
      <w:pStyle w:val="ae"/>
      <w:ind w:right="360"/>
      <w:jc w:val="cen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159" w:rsidRDefault="00795159" w:rsidP="00DE00C9">
    <w:pPr>
      <w:pStyle w:val="ae"/>
      <w:framePr w:wrap="around" w:vAnchor="text" w:hAnchor="margin" w:xAlign="outside" w:y="1"/>
      <w:rPr>
        <w:rStyle w:val="af"/>
      </w:rPr>
    </w:pPr>
    <w:r>
      <w:rPr>
        <w:rStyle w:val="af"/>
      </w:rPr>
      <w:fldChar w:fldCharType="begin"/>
    </w:r>
    <w:r>
      <w:rPr>
        <w:rStyle w:val="af"/>
      </w:rPr>
      <w:instrText xml:space="preserve">PAGE  </w:instrText>
    </w:r>
    <w:r>
      <w:rPr>
        <w:rStyle w:val="af"/>
      </w:rPr>
      <w:fldChar w:fldCharType="separate"/>
    </w:r>
    <w:r>
      <w:rPr>
        <w:rStyle w:val="af"/>
        <w:noProof/>
      </w:rPr>
      <w:t>0</w:t>
    </w:r>
    <w:r>
      <w:rPr>
        <w:rStyle w:val="af"/>
      </w:rPr>
      <w:fldChar w:fldCharType="end"/>
    </w:r>
  </w:p>
  <w:p w:rsidR="00795159" w:rsidRDefault="00795159" w:rsidP="00897959">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159" w:rsidRDefault="00795159" w:rsidP="00897959">
    <w:pPr>
      <w:pStyle w:val="ae"/>
      <w:framePr w:wrap="around" w:vAnchor="text" w:hAnchor="margin" w:xAlign="outside"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rsidR="00795159" w:rsidRDefault="00795159" w:rsidP="00897959">
    <w:pPr>
      <w:pStyle w:val="ae"/>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F6C" w:rsidRDefault="00994F6C">
      <w:r>
        <w:separator/>
      </w:r>
    </w:p>
  </w:footnote>
  <w:footnote w:type="continuationSeparator" w:id="0">
    <w:p w:rsidR="00994F6C" w:rsidRDefault="00994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159" w:rsidRPr="009F4A72" w:rsidRDefault="00795159" w:rsidP="009F4A72">
    <w:pPr>
      <w:pStyle w:val="a7"/>
      <w:rPr>
        <w:rFonts w:hint="eastAsia"/>
        <w:sz w:val="21"/>
        <w:szCs w:val="21"/>
      </w:rPr>
    </w:pPr>
    <w:r w:rsidRPr="00C40F1E">
      <w:rPr>
        <w:rFonts w:ascii="宋体" w:hAnsi="宋体" w:hint="eastAsia"/>
        <w:sz w:val="21"/>
        <w:szCs w:val="21"/>
      </w:rPr>
      <w:t>CAR 构件与编程模型</w:t>
    </w:r>
    <w:r w:rsidRPr="00BE6F77">
      <w:rPr>
        <w:rFonts w:hint="eastAsia"/>
        <w:sz w:val="21"/>
        <w:szCs w:val="21"/>
      </w:rPr>
      <w:t>技术文档</w:t>
    </w:r>
    <w:r>
      <w:rPr>
        <w:rFonts w:hint="eastAsia"/>
        <w:sz w:val="21"/>
        <w:szCs w:val="21"/>
      </w:rPr>
      <w:t xml:space="preserve">                                  </w:t>
    </w:r>
    <w:r w:rsidR="0097535E">
      <w:rPr>
        <w:noProof/>
      </w:rPr>
      <w:drawing>
        <wp:inline distT="0" distB="0" distL="0" distR="0">
          <wp:extent cx="1104900" cy="289560"/>
          <wp:effectExtent l="0" t="0" r="0" b="0"/>
          <wp:docPr id="13" name="图片 13" descr="科泰世纪LOGO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科泰世纪LOGO [转换]"/>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2895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159" w:rsidRDefault="00795159">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159" w:rsidRDefault="0079515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410E"/>
    <w:multiLevelType w:val="hybridMultilevel"/>
    <w:tmpl w:val="CFC07F1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77A0126"/>
    <w:multiLevelType w:val="hybridMultilevel"/>
    <w:tmpl w:val="7EA88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119123FC"/>
    <w:multiLevelType w:val="hybridMultilevel"/>
    <w:tmpl w:val="431C1B6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130A10BF"/>
    <w:multiLevelType w:val="hybridMultilevel"/>
    <w:tmpl w:val="5A305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7C3400F"/>
    <w:multiLevelType w:val="hybridMultilevel"/>
    <w:tmpl w:val="1B3C2376"/>
    <w:lvl w:ilvl="0" w:tplc="88D27C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7CC1C77"/>
    <w:multiLevelType w:val="hybridMultilevel"/>
    <w:tmpl w:val="7B18DF0C"/>
    <w:lvl w:ilvl="0" w:tplc="93581C6C">
      <w:start w:val="1"/>
      <w:numFmt w:val="bullet"/>
      <w:lvlText w:val=""/>
      <w:lvlJc w:val="left"/>
      <w:pPr>
        <w:tabs>
          <w:tab w:val="num" w:pos="720"/>
        </w:tabs>
        <w:ind w:left="720" w:hanging="360"/>
      </w:pPr>
      <w:rPr>
        <w:rFonts w:ascii="Wingdings" w:hAnsi="Wingdings" w:hint="default"/>
      </w:rPr>
    </w:lvl>
    <w:lvl w:ilvl="1" w:tplc="CCF20FCC" w:tentative="1">
      <w:start w:val="1"/>
      <w:numFmt w:val="bullet"/>
      <w:lvlText w:val=""/>
      <w:lvlJc w:val="left"/>
      <w:pPr>
        <w:tabs>
          <w:tab w:val="num" w:pos="1440"/>
        </w:tabs>
        <w:ind w:left="1440" w:hanging="360"/>
      </w:pPr>
      <w:rPr>
        <w:rFonts w:ascii="Wingdings" w:hAnsi="Wingdings" w:hint="default"/>
      </w:rPr>
    </w:lvl>
    <w:lvl w:ilvl="2" w:tplc="5A34076E" w:tentative="1">
      <w:start w:val="1"/>
      <w:numFmt w:val="bullet"/>
      <w:lvlText w:val=""/>
      <w:lvlJc w:val="left"/>
      <w:pPr>
        <w:tabs>
          <w:tab w:val="num" w:pos="2160"/>
        </w:tabs>
        <w:ind w:left="2160" w:hanging="360"/>
      </w:pPr>
      <w:rPr>
        <w:rFonts w:ascii="Wingdings" w:hAnsi="Wingdings" w:hint="default"/>
      </w:rPr>
    </w:lvl>
    <w:lvl w:ilvl="3" w:tplc="5538DC42" w:tentative="1">
      <w:start w:val="1"/>
      <w:numFmt w:val="bullet"/>
      <w:lvlText w:val=""/>
      <w:lvlJc w:val="left"/>
      <w:pPr>
        <w:tabs>
          <w:tab w:val="num" w:pos="2880"/>
        </w:tabs>
        <w:ind w:left="2880" w:hanging="360"/>
      </w:pPr>
      <w:rPr>
        <w:rFonts w:ascii="Wingdings" w:hAnsi="Wingdings" w:hint="default"/>
      </w:rPr>
    </w:lvl>
    <w:lvl w:ilvl="4" w:tplc="55481E6A" w:tentative="1">
      <w:start w:val="1"/>
      <w:numFmt w:val="bullet"/>
      <w:lvlText w:val=""/>
      <w:lvlJc w:val="left"/>
      <w:pPr>
        <w:tabs>
          <w:tab w:val="num" w:pos="3600"/>
        </w:tabs>
        <w:ind w:left="3600" w:hanging="360"/>
      </w:pPr>
      <w:rPr>
        <w:rFonts w:ascii="Wingdings" w:hAnsi="Wingdings" w:hint="default"/>
      </w:rPr>
    </w:lvl>
    <w:lvl w:ilvl="5" w:tplc="0FA8E0B8" w:tentative="1">
      <w:start w:val="1"/>
      <w:numFmt w:val="bullet"/>
      <w:lvlText w:val=""/>
      <w:lvlJc w:val="left"/>
      <w:pPr>
        <w:tabs>
          <w:tab w:val="num" w:pos="4320"/>
        </w:tabs>
        <w:ind w:left="4320" w:hanging="360"/>
      </w:pPr>
      <w:rPr>
        <w:rFonts w:ascii="Wingdings" w:hAnsi="Wingdings" w:hint="default"/>
      </w:rPr>
    </w:lvl>
    <w:lvl w:ilvl="6" w:tplc="6C4ADF3A" w:tentative="1">
      <w:start w:val="1"/>
      <w:numFmt w:val="bullet"/>
      <w:lvlText w:val=""/>
      <w:lvlJc w:val="left"/>
      <w:pPr>
        <w:tabs>
          <w:tab w:val="num" w:pos="5040"/>
        </w:tabs>
        <w:ind w:left="5040" w:hanging="360"/>
      </w:pPr>
      <w:rPr>
        <w:rFonts w:ascii="Wingdings" w:hAnsi="Wingdings" w:hint="default"/>
      </w:rPr>
    </w:lvl>
    <w:lvl w:ilvl="7" w:tplc="34703D4E" w:tentative="1">
      <w:start w:val="1"/>
      <w:numFmt w:val="bullet"/>
      <w:lvlText w:val=""/>
      <w:lvlJc w:val="left"/>
      <w:pPr>
        <w:tabs>
          <w:tab w:val="num" w:pos="5760"/>
        </w:tabs>
        <w:ind w:left="5760" w:hanging="360"/>
      </w:pPr>
      <w:rPr>
        <w:rFonts w:ascii="Wingdings" w:hAnsi="Wingdings" w:hint="default"/>
      </w:rPr>
    </w:lvl>
    <w:lvl w:ilvl="8" w:tplc="2D6A9C5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E70B3F"/>
    <w:multiLevelType w:val="hybridMultilevel"/>
    <w:tmpl w:val="91CA76BE"/>
    <w:lvl w:ilvl="0" w:tplc="DB864A7A">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DF215FD"/>
    <w:multiLevelType w:val="hybridMultilevel"/>
    <w:tmpl w:val="F6082C26"/>
    <w:lvl w:ilvl="0" w:tplc="E6DABE8E">
      <w:start w:val="5"/>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EA9FFFA"/>
    <w:multiLevelType w:val="multilevel"/>
    <w:tmpl w:val="06440B31"/>
    <w:lvl w:ilvl="0">
      <w:numFmt w:val="bullet"/>
      <w:lvlText w:val="_"/>
      <w:lvlJc w:val="left"/>
      <w:pPr>
        <w:tabs>
          <w:tab w:val="num" w:pos="720"/>
        </w:tabs>
        <w:ind w:left="720" w:hanging="360"/>
      </w:pPr>
      <w:rPr>
        <w:rFonts w:ascii="Symbol" w:hAnsi="Symbol" w:cs="Symbol"/>
        <w:sz w:val="20"/>
        <w:szCs w:val="20"/>
      </w:rPr>
    </w:lvl>
    <w:lvl w:ilvl="1">
      <w:numFmt w:val="bullet"/>
      <w:lvlText w:val="o"/>
      <w:lvlJc w:val="left"/>
      <w:pPr>
        <w:tabs>
          <w:tab w:val="num" w:pos="1440"/>
        </w:tabs>
        <w:ind w:left="1440" w:hanging="360"/>
      </w:pPr>
      <w:rPr>
        <w:rFonts w:ascii="Courier New" w:hAnsi="Courier New" w:cs="Courier New"/>
        <w:sz w:val="20"/>
        <w:szCs w:val="20"/>
      </w:rPr>
    </w:lvl>
    <w:lvl w:ilvl="2">
      <w:numFmt w:val="bullet"/>
      <w:lvlText w:val="_"/>
      <w:lvlJc w:val="left"/>
      <w:pPr>
        <w:tabs>
          <w:tab w:val="num" w:pos="2160"/>
        </w:tabs>
        <w:ind w:left="2160" w:hanging="360"/>
      </w:pPr>
      <w:rPr>
        <w:rFonts w:ascii="Wingdings" w:hAnsi="Wingdings" w:cs="Wingdings"/>
        <w:sz w:val="20"/>
        <w:szCs w:val="20"/>
      </w:rPr>
    </w:lvl>
    <w:lvl w:ilvl="3">
      <w:numFmt w:val="bullet"/>
      <w:lvlText w:val="_"/>
      <w:lvlJc w:val="left"/>
      <w:pPr>
        <w:tabs>
          <w:tab w:val="num" w:pos="2880"/>
        </w:tabs>
        <w:ind w:left="2880" w:hanging="360"/>
      </w:pPr>
      <w:rPr>
        <w:rFonts w:ascii="Wingdings" w:hAnsi="Wingdings" w:cs="Wingdings"/>
        <w:sz w:val="20"/>
        <w:szCs w:val="20"/>
      </w:rPr>
    </w:lvl>
    <w:lvl w:ilvl="4">
      <w:numFmt w:val="bullet"/>
      <w:lvlText w:val="_"/>
      <w:lvlJc w:val="left"/>
      <w:pPr>
        <w:tabs>
          <w:tab w:val="num" w:pos="3600"/>
        </w:tabs>
        <w:ind w:left="3600" w:hanging="360"/>
      </w:pPr>
      <w:rPr>
        <w:rFonts w:ascii="Wingdings" w:hAnsi="Wingdings" w:cs="Wingdings"/>
        <w:sz w:val="20"/>
        <w:szCs w:val="20"/>
      </w:rPr>
    </w:lvl>
    <w:lvl w:ilvl="5">
      <w:numFmt w:val="bullet"/>
      <w:lvlText w:val="_"/>
      <w:lvlJc w:val="left"/>
      <w:pPr>
        <w:tabs>
          <w:tab w:val="num" w:pos="4320"/>
        </w:tabs>
        <w:ind w:left="4320" w:hanging="360"/>
      </w:pPr>
      <w:rPr>
        <w:rFonts w:ascii="Wingdings" w:hAnsi="Wingdings" w:cs="Wingdings"/>
        <w:sz w:val="20"/>
        <w:szCs w:val="20"/>
      </w:rPr>
    </w:lvl>
    <w:lvl w:ilvl="6">
      <w:numFmt w:val="bullet"/>
      <w:lvlText w:val="_"/>
      <w:lvlJc w:val="left"/>
      <w:pPr>
        <w:tabs>
          <w:tab w:val="num" w:pos="5040"/>
        </w:tabs>
        <w:ind w:left="5040" w:hanging="360"/>
      </w:pPr>
      <w:rPr>
        <w:rFonts w:ascii="Wingdings" w:hAnsi="Wingdings" w:cs="Wingdings"/>
        <w:sz w:val="20"/>
        <w:szCs w:val="20"/>
      </w:rPr>
    </w:lvl>
    <w:lvl w:ilvl="7">
      <w:numFmt w:val="bullet"/>
      <w:lvlText w:val="_"/>
      <w:lvlJc w:val="left"/>
      <w:pPr>
        <w:tabs>
          <w:tab w:val="num" w:pos="5760"/>
        </w:tabs>
        <w:ind w:left="5760" w:hanging="360"/>
      </w:pPr>
      <w:rPr>
        <w:rFonts w:ascii="Wingdings" w:hAnsi="Wingdings" w:cs="Wingdings"/>
        <w:sz w:val="20"/>
        <w:szCs w:val="20"/>
      </w:rPr>
    </w:lvl>
    <w:lvl w:ilvl="8">
      <w:numFmt w:val="bullet"/>
      <w:lvlText w:val="_"/>
      <w:lvlJc w:val="left"/>
      <w:pPr>
        <w:tabs>
          <w:tab w:val="num" w:pos="6480"/>
        </w:tabs>
        <w:ind w:left="6480" w:hanging="360"/>
      </w:pPr>
      <w:rPr>
        <w:rFonts w:ascii="Wingdings" w:hAnsi="Wingdings" w:cs="Wingdings"/>
        <w:sz w:val="20"/>
        <w:szCs w:val="20"/>
      </w:rPr>
    </w:lvl>
  </w:abstractNum>
  <w:abstractNum w:abstractNumId="9" w15:restartNumberingAfterBreak="0">
    <w:nsid w:val="243E0914"/>
    <w:multiLevelType w:val="hybridMultilevel"/>
    <w:tmpl w:val="E938B6B0"/>
    <w:lvl w:ilvl="0" w:tplc="030E6D6E">
      <w:start w:val="1"/>
      <w:numFmt w:val="bullet"/>
      <w:lvlText w:val=""/>
      <w:lvlJc w:val="left"/>
      <w:pPr>
        <w:tabs>
          <w:tab w:val="num" w:pos="720"/>
        </w:tabs>
        <w:ind w:left="720" w:hanging="360"/>
      </w:pPr>
      <w:rPr>
        <w:rFonts w:ascii="Wingdings" w:hAnsi="Wingdings" w:hint="default"/>
      </w:rPr>
    </w:lvl>
    <w:lvl w:ilvl="1" w:tplc="835014F2" w:tentative="1">
      <w:start w:val="1"/>
      <w:numFmt w:val="bullet"/>
      <w:lvlText w:val=""/>
      <w:lvlJc w:val="left"/>
      <w:pPr>
        <w:tabs>
          <w:tab w:val="num" w:pos="1440"/>
        </w:tabs>
        <w:ind w:left="1440" w:hanging="360"/>
      </w:pPr>
      <w:rPr>
        <w:rFonts w:ascii="Wingdings" w:hAnsi="Wingdings" w:hint="default"/>
      </w:rPr>
    </w:lvl>
    <w:lvl w:ilvl="2" w:tplc="E8E675D8" w:tentative="1">
      <w:start w:val="1"/>
      <w:numFmt w:val="bullet"/>
      <w:lvlText w:val=""/>
      <w:lvlJc w:val="left"/>
      <w:pPr>
        <w:tabs>
          <w:tab w:val="num" w:pos="2160"/>
        </w:tabs>
        <w:ind w:left="2160" w:hanging="360"/>
      </w:pPr>
      <w:rPr>
        <w:rFonts w:ascii="Wingdings" w:hAnsi="Wingdings" w:hint="default"/>
      </w:rPr>
    </w:lvl>
    <w:lvl w:ilvl="3" w:tplc="44D2828A" w:tentative="1">
      <w:start w:val="1"/>
      <w:numFmt w:val="bullet"/>
      <w:lvlText w:val=""/>
      <w:lvlJc w:val="left"/>
      <w:pPr>
        <w:tabs>
          <w:tab w:val="num" w:pos="2880"/>
        </w:tabs>
        <w:ind w:left="2880" w:hanging="360"/>
      </w:pPr>
      <w:rPr>
        <w:rFonts w:ascii="Wingdings" w:hAnsi="Wingdings" w:hint="default"/>
      </w:rPr>
    </w:lvl>
    <w:lvl w:ilvl="4" w:tplc="49F4AE36" w:tentative="1">
      <w:start w:val="1"/>
      <w:numFmt w:val="bullet"/>
      <w:lvlText w:val=""/>
      <w:lvlJc w:val="left"/>
      <w:pPr>
        <w:tabs>
          <w:tab w:val="num" w:pos="3600"/>
        </w:tabs>
        <w:ind w:left="3600" w:hanging="360"/>
      </w:pPr>
      <w:rPr>
        <w:rFonts w:ascii="Wingdings" w:hAnsi="Wingdings" w:hint="default"/>
      </w:rPr>
    </w:lvl>
    <w:lvl w:ilvl="5" w:tplc="CEBCA05E" w:tentative="1">
      <w:start w:val="1"/>
      <w:numFmt w:val="bullet"/>
      <w:lvlText w:val=""/>
      <w:lvlJc w:val="left"/>
      <w:pPr>
        <w:tabs>
          <w:tab w:val="num" w:pos="4320"/>
        </w:tabs>
        <w:ind w:left="4320" w:hanging="360"/>
      </w:pPr>
      <w:rPr>
        <w:rFonts w:ascii="Wingdings" w:hAnsi="Wingdings" w:hint="default"/>
      </w:rPr>
    </w:lvl>
    <w:lvl w:ilvl="6" w:tplc="CD70EB4E" w:tentative="1">
      <w:start w:val="1"/>
      <w:numFmt w:val="bullet"/>
      <w:lvlText w:val=""/>
      <w:lvlJc w:val="left"/>
      <w:pPr>
        <w:tabs>
          <w:tab w:val="num" w:pos="5040"/>
        </w:tabs>
        <w:ind w:left="5040" w:hanging="360"/>
      </w:pPr>
      <w:rPr>
        <w:rFonts w:ascii="Wingdings" w:hAnsi="Wingdings" w:hint="default"/>
      </w:rPr>
    </w:lvl>
    <w:lvl w:ilvl="7" w:tplc="AF7EFA4A" w:tentative="1">
      <w:start w:val="1"/>
      <w:numFmt w:val="bullet"/>
      <w:lvlText w:val=""/>
      <w:lvlJc w:val="left"/>
      <w:pPr>
        <w:tabs>
          <w:tab w:val="num" w:pos="5760"/>
        </w:tabs>
        <w:ind w:left="5760" w:hanging="360"/>
      </w:pPr>
      <w:rPr>
        <w:rFonts w:ascii="Wingdings" w:hAnsi="Wingdings" w:hint="default"/>
      </w:rPr>
    </w:lvl>
    <w:lvl w:ilvl="8" w:tplc="B3D22A2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1851FE"/>
    <w:multiLevelType w:val="hybridMultilevel"/>
    <w:tmpl w:val="D7FEAC38"/>
    <w:lvl w:ilvl="0" w:tplc="04090011">
      <w:start w:val="1"/>
      <w:numFmt w:val="decimal"/>
      <w:lvlText w:val="%1)"/>
      <w:lvlJc w:val="left"/>
      <w:pPr>
        <w:tabs>
          <w:tab w:val="num" w:pos="902"/>
        </w:tabs>
        <w:ind w:left="902" w:hanging="420"/>
      </w:pPr>
    </w:lvl>
    <w:lvl w:ilvl="1" w:tplc="25F0BF7C">
      <w:start w:val="1"/>
      <w:numFmt w:val="decimal"/>
      <w:lvlText w:val="（%2）"/>
      <w:lvlJc w:val="left"/>
      <w:pPr>
        <w:tabs>
          <w:tab w:val="num" w:pos="1982"/>
        </w:tabs>
        <w:ind w:left="1982" w:hanging="1080"/>
      </w:pPr>
      <w:rPr>
        <w:rFonts w:hint="default"/>
      </w:rPr>
    </w:lvl>
    <w:lvl w:ilvl="2" w:tplc="728AAE9A">
      <w:start w:val="1"/>
      <w:numFmt w:val="upperRoman"/>
      <w:lvlText w:val="%3．"/>
      <w:lvlJc w:val="left"/>
      <w:pPr>
        <w:tabs>
          <w:tab w:val="num" w:pos="2117"/>
        </w:tabs>
        <w:ind w:left="2117" w:hanging="795"/>
      </w:pPr>
      <w:rPr>
        <w:rFonts w:hint="default"/>
      </w:r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11" w15:restartNumberingAfterBreak="0">
    <w:nsid w:val="26F37D81"/>
    <w:multiLevelType w:val="hybridMultilevel"/>
    <w:tmpl w:val="4AAE5CEA"/>
    <w:lvl w:ilvl="0" w:tplc="05A847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914308A"/>
    <w:multiLevelType w:val="hybridMultilevel"/>
    <w:tmpl w:val="88CA2DEA"/>
    <w:lvl w:ilvl="0" w:tplc="C6C8955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A611374"/>
    <w:multiLevelType w:val="hybridMultilevel"/>
    <w:tmpl w:val="E6CA70B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780"/>
        </w:tabs>
        <w:ind w:left="780" w:hanging="360"/>
      </w:pPr>
      <w:rPr>
        <w:rFonts w:ascii="Courier New" w:hAnsi="Courier New"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F2701F"/>
    <w:multiLevelType w:val="hybridMultilevel"/>
    <w:tmpl w:val="1820F5A0"/>
    <w:lvl w:ilvl="0" w:tplc="BF5013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F31AE8"/>
    <w:multiLevelType w:val="hybridMultilevel"/>
    <w:tmpl w:val="D49058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2ECD18E7"/>
    <w:multiLevelType w:val="hybridMultilevel"/>
    <w:tmpl w:val="B67EB3D8"/>
    <w:lvl w:ilvl="0" w:tplc="E5C07E5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109641E"/>
    <w:multiLevelType w:val="hybridMultilevel"/>
    <w:tmpl w:val="6176764C"/>
    <w:lvl w:ilvl="0" w:tplc="8C74E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67E5134"/>
    <w:multiLevelType w:val="hybridMultilevel"/>
    <w:tmpl w:val="14F450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93F6E4E"/>
    <w:multiLevelType w:val="hybridMultilevel"/>
    <w:tmpl w:val="65387192"/>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3CE02078"/>
    <w:multiLevelType w:val="hybridMultilevel"/>
    <w:tmpl w:val="B6742C4E"/>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08563EA"/>
    <w:multiLevelType w:val="hybridMultilevel"/>
    <w:tmpl w:val="8A7C36D8"/>
    <w:lvl w:ilvl="0" w:tplc="04090011">
      <w:start w:val="1"/>
      <w:numFmt w:val="decimal"/>
      <w:lvlText w:val="%1)"/>
      <w:lvlJc w:val="left"/>
      <w:pPr>
        <w:tabs>
          <w:tab w:val="num" w:pos="902"/>
        </w:tabs>
        <w:ind w:left="902" w:hanging="420"/>
      </w:p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22" w15:restartNumberingAfterBreak="0">
    <w:nsid w:val="411F06DD"/>
    <w:multiLevelType w:val="hybridMultilevel"/>
    <w:tmpl w:val="F006DB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67543ED"/>
    <w:multiLevelType w:val="hybridMultilevel"/>
    <w:tmpl w:val="7EBED572"/>
    <w:lvl w:ilvl="0" w:tplc="028C2E82">
      <w:start w:val="1"/>
      <w:numFmt w:val="decimalFullWidth"/>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49EE037B"/>
    <w:multiLevelType w:val="hybridMultilevel"/>
    <w:tmpl w:val="81504A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4BCD3F7D"/>
    <w:multiLevelType w:val="hybridMultilevel"/>
    <w:tmpl w:val="BADE5E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3A5C5A"/>
    <w:multiLevelType w:val="hybridMultilevel"/>
    <w:tmpl w:val="AD2AC6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4D7C4F5B"/>
    <w:multiLevelType w:val="hybridMultilevel"/>
    <w:tmpl w:val="ADCC0E90"/>
    <w:lvl w:ilvl="0" w:tplc="D5A6C4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5F97336"/>
    <w:multiLevelType w:val="hybridMultilevel"/>
    <w:tmpl w:val="D17AC4C6"/>
    <w:lvl w:ilvl="0" w:tplc="2714940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76345FF"/>
    <w:multiLevelType w:val="hybridMultilevel"/>
    <w:tmpl w:val="0598DF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581562B5"/>
    <w:multiLevelType w:val="hybridMultilevel"/>
    <w:tmpl w:val="129A0E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5B8F4178"/>
    <w:multiLevelType w:val="hybridMultilevel"/>
    <w:tmpl w:val="64DA9A50"/>
    <w:lvl w:ilvl="0" w:tplc="8E8C1E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C8E76FC"/>
    <w:multiLevelType w:val="hybridMultilevel"/>
    <w:tmpl w:val="A33CCE44"/>
    <w:lvl w:ilvl="0" w:tplc="0409000F">
      <w:start w:val="1"/>
      <w:numFmt w:val="decimal"/>
      <w:lvlText w:val="%1."/>
      <w:lvlJc w:val="left"/>
      <w:pPr>
        <w:tabs>
          <w:tab w:val="num" w:pos="0"/>
        </w:tabs>
        <w:ind w:left="0" w:hanging="420"/>
      </w:pPr>
    </w:lvl>
    <w:lvl w:ilvl="1" w:tplc="099CF0B0" w:tentative="1">
      <w:start w:val="1"/>
      <w:numFmt w:val="bullet"/>
      <w:lvlText w:val=""/>
      <w:lvlJc w:val="left"/>
      <w:pPr>
        <w:tabs>
          <w:tab w:val="num" w:pos="660"/>
        </w:tabs>
        <w:ind w:left="660" w:hanging="360"/>
      </w:pPr>
      <w:rPr>
        <w:rFonts w:ascii="Wingdings" w:hAnsi="Wingdings" w:hint="default"/>
      </w:rPr>
    </w:lvl>
    <w:lvl w:ilvl="2" w:tplc="26ECB3D6" w:tentative="1">
      <w:start w:val="1"/>
      <w:numFmt w:val="bullet"/>
      <w:lvlText w:val=""/>
      <w:lvlJc w:val="left"/>
      <w:pPr>
        <w:tabs>
          <w:tab w:val="num" w:pos="1380"/>
        </w:tabs>
        <w:ind w:left="1380" w:hanging="360"/>
      </w:pPr>
      <w:rPr>
        <w:rFonts w:ascii="Wingdings" w:hAnsi="Wingdings" w:hint="default"/>
      </w:rPr>
    </w:lvl>
    <w:lvl w:ilvl="3" w:tplc="97C4A420" w:tentative="1">
      <w:start w:val="1"/>
      <w:numFmt w:val="bullet"/>
      <w:lvlText w:val=""/>
      <w:lvlJc w:val="left"/>
      <w:pPr>
        <w:tabs>
          <w:tab w:val="num" w:pos="2100"/>
        </w:tabs>
        <w:ind w:left="2100" w:hanging="360"/>
      </w:pPr>
      <w:rPr>
        <w:rFonts w:ascii="Wingdings" w:hAnsi="Wingdings" w:hint="default"/>
      </w:rPr>
    </w:lvl>
    <w:lvl w:ilvl="4" w:tplc="FFBA14D6" w:tentative="1">
      <w:start w:val="1"/>
      <w:numFmt w:val="bullet"/>
      <w:lvlText w:val=""/>
      <w:lvlJc w:val="left"/>
      <w:pPr>
        <w:tabs>
          <w:tab w:val="num" w:pos="2820"/>
        </w:tabs>
        <w:ind w:left="2820" w:hanging="360"/>
      </w:pPr>
      <w:rPr>
        <w:rFonts w:ascii="Wingdings" w:hAnsi="Wingdings" w:hint="default"/>
      </w:rPr>
    </w:lvl>
    <w:lvl w:ilvl="5" w:tplc="A778107A" w:tentative="1">
      <w:start w:val="1"/>
      <w:numFmt w:val="bullet"/>
      <w:lvlText w:val=""/>
      <w:lvlJc w:val="left"/>
      <w:pPr>
        <w:tabs>
          <w:tab w:val="num" w:pos="3540"/>
        </w:tabs>
        <w:ind w:left="3540" w:hanging="360"/>
      </w:pPr>
      <w:rPr>
        <w:rFonts w:ascii="Wingdings" w:hAnsi="Wingdings" w:hint="default"/>
      </w:rPr>
    </w:lvl>
    <w:lvl w:ilvl="6" w:tplc="547218CE" w:tentative="1">
      <w:start w:val="1"/>
      <w:numFmt w:val="bullet"/>
      <w:lvlText w:val=""/>
      <w:lvlJc w:val="left"/>
      <w:pPr>
        <w:tabs>
          <w:tab w:val="num" w:pos="4260"/>
        </w:tabs>
        <w:ind w:left="4260" w:hanging="360"/>
      </w:pPr>
      <w:rPr>
        <w:rFonts w:ascii="Wingdings" w:hAnsi="Wingdings" w:hint="default"/>
      </w:rPr>
    </w:lvl>
    <w:lvl w:ilvl="7" w:tplc="044EA1CC" w:tentative="1">
      <w:start w:val="1"/>
      <w:numFmt w:val="bullet"/>
      <w:lvlText w:val=""/>
      <w:lvlJc w:val="left"/>
      <w:pPr>
        <w:tabs>
          <w:tab w:val="num" w:pos="4980"/>
        </w:tabs>
        <w:ind w:left="4980" w:hanging="360"/>
      </w:pPr>
      <w:rPr>
        <w:rFonts w:ascii="Wingdings" w:hAnsi="Wingdings" w:hint="default"/>
      </w:rPr>
    </w:lvl>
    <w:lvl w:ilvl="8" w:tplc="9BCC7AD8" w:tentative="1">
      <w:start w:val="1"/>
      <w:numFmt w:val="bullet"/>
      <w:lvlText w:val=""/>
      <w:lvlJc w:val="left"/>
      <w:pPr>
        <w:tabs>
          <w:tab w:val="num" w:pos="5700"/>
        </w:tabs>
        <w:ind w:left="5700" w:hanging="360"/>
      </w:pPr>
      <w:rPr>
        <w:rFonts w:ascii="Wingdings" w:hAnsi="Wingdings" w:hint="default"/>
      </w:rPr>
    </w:lvl>
  </w:abstractNum>
  <w:abstractNum w:abstractNumId="33" w15:restartNumberingAfterBreak="0">
    <w:nsid w:val="5C957DD5"/>
    <w:multiLevelType w:val="hybridMultilevel"/>
    <w:tmpl w:val="FB26997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4" w15:restartNumberingAfterBreak="0">
    <w:nsid w:val="5E581357"/>
    <w:multiLevelType w:val="hybridMultilevel"/>
    <w:tmpl w:val="EEE6A6EA"/>
    <w:lvl w:ilvl="0" w:tplc="B06834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5390057"/>
    <w:multiLevelType w:val="hybridMultilevel"/>
    <w:tmpl w:val="946C7C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662B5CBE"/>
    <w:multiLevelType w:val="hybridMultilevel"/>
    <w:tmpl w:val="4F2EF24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140"/>
        </w:tabs>
        <w:ind w:left="1140" w:hanging="360"/>
      </w:pPr>
      <w:rPr>
        <w:rFonts w:ascii="Courier New" w:hAnsi="Courier New"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37" w15:restartNumberingAfterBreak="0">
    <w:nsid w:val="66616789"/>
    <w:multiLevelType w:val="hybridMultilevel"/>
    <w:tmpl w:val="BD8C5ED6"/>
    <w:lvl w:ilvl="0" w:tplc="8D00AE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8B95C0D"/>
    <w:multiLevelType w:val="hybridMultilevel"/>
    <w:tmpl w:val="9934C882"/>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9" w15:restartNumberingAfterBreak="0">
    <w:nsid w:val="69BA6389"/>
    <w:multiLevelType w:val="hybridMultilevel"/>
    <w:tmpl w:val="9168E596"/>
    <w:lvl w:ilvl="0" w:tplc="7836475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0B63C85"/>
    <w:multiLevelType w:val="hybridMultilevel"/>
    <w:tmpl w:val="3836E850"/>
    <w:lvl w:ilvl="0" w:tplc="55089D12">
      <w:start w:val="1"/>
      <w:numFmt w:val="decimal"/>
      <w:lvlText w:val="%1）"/>
      <w:lvlJc w:val="left"/>
      <w:pPr>
        <w:tabs>
          <w:tab w:val="num" w:pos="855"/>
        </w:tabs>
        <w:ind w:left="855" w:hanging="43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1" w15:restartNumberingAfterBreak="0">
    <w:nsid w:val="71301041"/>
    <w:multiLevelType w:val="hybridMultilevel"/>
    <w:tmpl w:val="5CD6E342"/>
    <w:lvl w:ilvl="0" w:tplc="40D491CA">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2" w15:restartNumberingAfterBreak="0">
    <w:nsid w:val="7AFB39D2"/>
    <w:multiLevelType w:val="hybridMultilevel"/>
    <w:tmpl w:val="3ED61EF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3" w15:restartNumberingAfterBreak="0">
    <w:nsid w:val="7D032D41"/>
    <w:multiLevelType w:val="multilevel"/>
    <w:tmpl w:val="B6AE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9"/>
  </w:num>
  <w:num w:numId="3">
    <w:abstractNumId w:val="13"/>
  </w:num>
  <w:num w:numId="4">
    <w:abstractNumId w:val="36"/>
  </w:num>
  <w:num w:numId="5">
    <w:abstractNumId w:val="24"/>
  </w:num>
  <w:num w:numId="6">
    <w:abstractNumId w:val="1"/>
  </w:num>
  <w:num w:numId="7">
    <w:abstractNumId w:val="35"/>
  </w:num>
  <w:num w:numId="8">
    <w:abstractNumId w:val="26"/>
  </w:num>
  <w:num w:numId="9">
    <w:abstractNumId w:val="18"/>
  </w:num>
  <w:num w:numId="10">
    <w:abstractNumId w:val="22"/>
  </w:num>
  <w:num w:numId="11">
    <w:abstractNumId w:val="30"/>
  </w:num>
  <w:num w:numId="12">
    <w:abstractNumId w:val="25"/>
  </w:num>
  <w:num w:numId="13">
    <w:abstractNumId w:val="15"/>
  </w:num>
  <w:num w:numId="14">
    <w:abstractNumId w:val="23"/>
  </w:num>
  <w:num w:numId="15">
    <w:abstractNumId w:val="10"/>
  </w:num>
  <w:num w:numId="16">
    <w:abstractNumId w:val="21"/>
  </w:num>
  <w:num w:numId="17">
    <w:abstractNumId w:val="19"/>
  </w:num>
  <w:num w:numId="18">
    <w:abstractNumId w:val="16"/>
  </w:num>
  <w:num w:numId="19">
    <w:abstractNumId w:val="40"/>
  </w:num>
  <w:num w:numId="20">
    <w:abstractNumId w:val="20"/>
  </w:num>
  <w:num w:numId="21">
    <w:abstractNumId w:val="38"/>
  </w:num>
  <w:num w:numId="22">
    <w:abstractNumId w:val="6"/>
  </w:num>
  <w:num w:numId="23">
    <w:abstractNumId w:val="5"/>
  </w:num>
  <w:num w:numId="24">
    <w:abstractNumId w:val="2"/>
  </w:num>
  <w:num w:numId="25">
    <w:abstractNumId w:val="31"/>
  </w:num>
  <w:num w:numId="26">
    <w:abstractNumId w:val="4"/>
  </w:num>
  <w:num w:numId="27">
    <w:abstractNumId w:val="11"/>
  </w:num>
  <w:num w:numId="28">
    <w:abstractNumId w:val="27"/>
  </w:num>
  <w:num w:numId="29">
    <w:abstractNumId w:val="39"/>
  </w:num>
  <w:num w:numId="30">
    <w:abstractNumId w:val="28"/>
  </w:num>
  <w:num w:numId="31">
    <w:abstractNumId w:val="12"/>
  </w:num>
  <w:num w:numId="32">
    <w:abstractNumId w:val="14"/>
  </w:num>
  <w:num w:numId="33">
    <w:abstractNumId w:val="17"/>
  </w:num>
  <w:num w:numId="34">
    <w:abstractNumId w:val="34"/>
  </w:num>
  <w:num w:numId="35">
    <w:abstractNumId w:val="8"/>
  </w:num>
  <w:num w:numId="36">
    <w:abstractNumId w:val="43"/>
  </w:num>
  <w:num w:numId="37">
    <w:abstractNumId w:val="0"/>
  </w:num>
  <w:num w:numId="38">
    <w:abstractNumId w:val="42"/>
  </w:num>
  <w:num w:numId="39">
    <w:abstractNumId w:val="33"/>
  </w:num>
  <w:num w:numId="40">
    <w:abstractNumId w:val="41"/>
  </w:num>
  <w:num w:numId="41">
    <w:abstractNumId w:val="9"/>
  </w:num>
  <w:num w:numId="42">
    <w:abstractNumId w:val="7"/>
  </w:num>
  <w:num w:numId="43">
    <w:abstractNumId w:val="37"/>
  </w:num>
  <w:num w:numId="44">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hideGrammaticalErrors/>
  <w:activeWritingStyle w:appName="MSWord" w:lang="en-US" w:vendorID="64" w:dllVersion="131078" w:nlCheck="1" w:checkStyle="1"/>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A52"/>
    <w:rsid w:val="000007C0"/>
    <w:rsid w:val="00000AC5"/>
    <w:rsid w:val="000029E7"/>
    <w:rsid w:val="00003422"/>
    <w:rsid w:val="0000479C"/>
    <w:rsid w:val="00005301"/>
    <w:rsid w:val="0000636F"/>
    <w:rsid w:val="00006B5F"/>
    <w:rsid w:val="00007F3E"/>
    <w:rsid w:val="00011129"/>
    <w:rsid w:val="00011A08"/>
    <w:rsid w:val="00011B1C"/>
    <w:rsid w:val="00012692"/>
    <w:rsid w:val="00013072"/>
    <w:rsid w:val="00016229"/>
    <w:rsid w:val="00017BFD"/>
    <w:rsid w:val="00020AF7"/>
    <w:rsid w:val="000211CB"/>
    <w:rsid w:val="000223FB"/>
    <w:rsid w:val="000224C3"/>
    <w:rsid w:val="0002293C"/>
    <w:rsid w:val="00022BD4"/>
    <w:rsid w:val="0002364F"/>
    <w:rsid w:val="000242BD"/>
    <w:rsid w:val="0002580B"/>
    <w:rsid w:val="00026398"/>
    <w:rsid w:val="00026947"/>
    <w:rsid w:val="000301BE"/>
    <w:rsid w:val="00030338"/>
    <w:rsid w:val="00035D45"/>
    <w:rsid w:val="00036492"/>
    <w:rsid w:val="00037AF3"/>
    <w:rsid w:val="00037E5F"/>
    <w:rsid w:val="00040FFC"/>
    <w:rsid w:val="000427E1"/>
    <w:rsid w:val="00042B72"/>
    <w:rsid w:val="0004328F"/>
    <w:rsid w:val="00045100"/>
    <w:rsid w:val="000452A5"/>
    <w:rsid w:val="00046245"/>
    <w:rsid w:val="000468E0"/>
    <w:rsid w:val="0005029A"/>
    <w:rsid w:val="0005610A"/>
    <w:rsid w:val="000571AA"/>
    <w:rsid w:val="00060E90"/>
    <w:rsid w:val="000618B0"/>
    <w:rsid w:val="00061929"/>
    <w:rsid w:val="00062682"/>
    <w:rsid w:val="0006389D"/>
    <w:rsid w:val="00063E70"/>
    <w:rsid w:val="00067181"/>
    <w:rsid w:val="00070774"/>
    <w:rsid w:val="00071D04"/>
    <w:rsid w:val="00072A29"/>
    <w:rsid w:val="0007436B"/>
    <w:rsid w:val="000753AF"/>
    <w:rsid w:val="00076A0A"/>
    <w:rsid w:val="00080FB9"/>
    <w:rsid w:val="00082230"/>
    <w:rsid w:val="00083437"/>
    <w:rsid w:val="00083819"/>
    <w:rsid w:val="0008737C"/>
    <w:rsid w:val="000877F7"/>
    <w:rsid w:val="00087BA7"/>
    <w:rsid w:val="00087F6D"/>
    <w:rsid w:val="000908B9"/>
    <w:rsid w:val="000934A2"/>
    <w:rsid w:val="00093DF1"/>
    <w:rsid w:val="0009436C"/>
    <w:rsid w:val="00094B22"/>
    <w:rsid w:val="00095B61"/>
    <w:rsid w:val="00095CDB"/>
    <w:rsid w:val="00096331"/>
    <w:rsid w:val="00097E0D"/>
    <w:rsid w:val="000A2B95"/>
    <w:rsid w:val="000A487D"/>
    <w:rsid w:val="000A4DE3"/>
    <w:rsid w:val="000A5814"/>
    <w:rsid w:val="000A7DF5"/>
    <w:rsid w:val="000B1539"/>
    <w:rsid w:val="000B34AE"/>
    <w:rsid w:val="000B3652"/>
    <w:rsid w:val="000B5AD9"/>
    <w:rsid w:val="000B5BF1"/>
    <w:rsid w:val="000B7960"/>
    <w:rsid w:val="000C1C99"/>
    <w:rsid w:val="000D008C"/>
    <w:rsid w:val="000D0B08"/>
    <w:rsid w:val="000D0DD6"/>
    <w:rsid w:val="000D1183"/>
    <w:rsid w:val="000D1A12"/>
    <w:rsid w:val="000D1FE8"/>
    <w:rsid w:val="000D23DD"/>
    <w:rsid w:val="000D29B8"/>
    <w:rsid w:val="000D3047"/>
    <w:rsid w:val="000D594C"/>
    <w:rsid w:val="000D5F0F"/>
    <w:rsid w:val="000D647F"/>
    <w:rsid w:val="000E282B"/>
    <w:rsid w:val="000E402F"/>
    <w:rsid w:val="000E5735"/>
    <w:rsid w:val="000E65A5"/>
    <w:rsid w:val="000E7BD6"/>
    <w:rsid w:val="000E7F10"/>
    <w:rsid w:val="000F0FE8"/>
    <w:rsid w:val="000F1367"/>
    <w:rsid w:val="000F14BC"/>
    <w:rsid w:val="000F1574"/>
    <w:rsid w:val="000F2E52"/>
    <w:rsid w:val="000F558C"/>
    <w:rsid w:val="000F585A"/>
    <w:rsid w:val="000F6A51"/>
    <w:rsid w:val="000F7EFC"/>
    <w:rsid w:val="00100041"/>
    <w:rsid w:val="00100979"/>
    <w:rsid w:val="0010116F"/>
    <w:rsid w:val="00105959"/>
    <w:rsid w:val="00110F93"/>
    <w:rsid w:val="0011191A"/>
    <w:rsid w:val="00111D75"/>
    <w:rsid w:val="00112EF9"/>
    <w:rsid w:val="001136D1"/>
    <w:rsid w:val="001145AD"/>
    <w:rsid w:val="0011525E"/>
    <w:rsid w:val="00115F1E"/>
    <w:rsid w:val="00117337"/>
    <w:rsid w:val="00120124"/>
    <w:rsid w:val="00123CD4"/>
    <w:rsid w:val="00124A3B"/>
    <w:rsid w:val="00124A87"/>
    <w:rsid w:val="0012593E"/>
    <w:rsid w:val="00125BC5"/>
    <w:rsid w:val="001260B8"/>
    <w:rsid w:val="001300DD"/>
    <w:rsid w:val="00130917"/>
    <w:rsid w:val="00133768"/>
    <w:rsid w:val="00134867"/>
    <w:rsid w:val="00134869"/>
    <w:rsid w:val="00137591"/>
    <w:rsid w:val="001377F7"/>
    <w:rsid w:val="0014002F"/>
    <w:rsid w:val="0014136C"/>
    <w:rsid w:val="0014183A"/>
    <w:rsid w:val="0014231C"/>
    <w:rsid w:val="0014579F"/>
    <w:rsid w:val="00146AD2"/>
    <w:rsid w:val="0014747E"/>
    <w:rsid w:val="00153DDA"/>
    <w:rsid w:val="00153F60"/>
    <w:rsid w:val="0015461F"/>
    <w:rsid w:val="00155055"/>
    <w:rsid w:val="001559AF"/>
    <w:rsid w:val="001559DE"/>
    <w:rsid w:val="0015660D"/>
    <w:rsid w:val="001617D5"/>
    <w:rsid w:val="001621BA"/>
    <w:rsid w:val="001621E6"/>
    <w:rsid w:val="00162851"/>
    <w:rsid w:val="00162B14"/>
    <w:rsid w:val="00163040"/>
    <w:rsid w:val="001633C6"/>
    <w:rsid w:val="00163BFE"/>
    <w:rsid w:val="00164493"/>
    <w:rsid w:val="001659B6"/>
    <w:rsid w:val="00165FDF"/>
    <w:rsid w:val="001701EB"/>
    <w:rsid w:val="001708E5"/>
    <w:rsid w:val="00171619"/>
    <w:rsid w:val="00171AF8"/>
    <w:rsid w:val="001727B8"/>
    <w:rsid w:val="001736AD"/>
    <w:rsid w:val="00175D51"/>
    <w:rsid w:val="00180A5E"/>
    <w:rsid w:val="00180C75"/>
    <w:rsid w:val="001822B8"/>
    <w:rsid w:val="00182EA3"/>
    <w:rsid w:val="00184D89"/>
    <w:rsid w:val="00184EEF"/>
    <w:rsid w:val="00186B1A"/>
    <w:rsid w:val="00190515"/>
    <w:rsid w:val="001929B7"/>
    <w:rsid w:val="00193157"/>
    <w:rsid w:val="00193F1E"/>
    <w:rsid w:val="00194F78"/>
    <w:rsid w:val="001951F2"/>
    <w:rsid w:val="00195F95"/>
    <w:rsid w:val="00197B77"/>
    <w:rsid w:val="001A0757"/>
    <w:rsid w:val="001A16DB"/>
    <w:rsid w:val="001A1BB4"/>
    <w:rsid w:val="001A33E6"/>
    <w:rsid w:val="001A3F74"/>
    <w:rsid w:val="001A4C89"/>
    <w:rsid w:val="001A5F63"/>
    <w:rsid w:val="001A6394"/>
    <w:rsid w:val="001A6875"/>
    <w:rsid w:val="001B091B"/>
    <w:rsid w:val="001B1B07"/>
    <w:rsid w:val="001B375D"/>
    <w:rsid w:val="001B4A9F"/>
    <w:rsid w:val="001B5EA8"/>
    <w:rsid w:val="001B71C2"/>
    <w:rsid w:val="001B7279"/>
    <w:rsid w:val="001C1EE7"/>
    <w:rsid w:val="001C5269"/>
    <w:rsid w:val="001C63BA"/>
    <w:rsid w:val="001C7213"/>
    <w:rsid w:val="001C7227"/>
    <w:rsid w:val="001C7F87"/>
    <w:rsid w:val="001D09B4"/>
    <w:rsid w:val="001D10B0"/>
    <w:rsid w:val="001D1A55"/>
    <w:rsid w:val="001D1FB2"/>
    <w:rsid w:val="001D3A72"/>
    <w:rsid w:val="001D41BD"/>
    <w:rsid w:val="001D5668"/>
    <w:rsid w:val="001D7841"/>
    <w:rsid w:val="001D7B3F"/>
    <w:rsid w:val="001E01D6"/>
    <w:rsid w:val="001E0EE7"/>
    <w:rsid w:val="001E1616"/>
    <w:rsid w:val="001E28E2"/>
    <w:rsid w:val="001E353A"/>
    <w:rsid w:val="001E5E69"/>
    <w:rsid w:val="001E6740"/>
    <w:rsid w:val="001E67AA"/>
    <w:rsid w:val="001E7104"/>
    <w:rsid w:val="001E71F5"/>
    <w:rsid w:val="001E79E6"/>
    <w:rsid w:val="001F0C5B"/>
    <w:rsid w:val="001F1CAC"/>
    <w:rsid w:val="001F21D9"/>
    <w:rsid w:val="001F2FE6"/>
    <w:rsid w:val="001F340A"/>
    <w:rsid w:val="001F36C6"/>
    <w:rsid w:val="001F5EAB"/>
    <w:rsid w:val="001F7183"/>
    <w:rsid w:val="001F7EE3"/>
    <w:rsid w:val="00200920"/>
    <w:rsid w:val="00203570"/>
    <w:rsid w:val="00203E6D"/>
    <w:rsid w:val="00205DE4"/>
    <w:rsid w:val="00207852"/>
    <w:rsid w:val="00207946"/>
    <w:rsid w:val="002104C5"/>
    <w:rsid w:val="00212064"/>
    <w:rsid w:val="00212085"/>
    <w:rsid w:val="002141DE"/>
    <w:rsid w:val="00214CA8"/>
    <w:rsid w:val="002157D1"/>
    <w:rsid w:val="0021650A"/>
    <w:rsid w:val="00216B21"/>
    <w:rsid w:val="00217A03"/>
    <w:rsid w:val="002217D1"/>
    <w:rsid w:val="002227B4"/>
    <w:rsid w:val="00222DA8"/>
    <w:rsid w:val="00224AA7"/>
    <w:rsid w:val="00224B41"/>
    <w:rsid w:val="00226CF6"/>
    <w:rsid w:val="002275EA"/>
    <w:rsid w:val="00227614"/>
    <w:rsid w:val="00227B44"/>
    <w:rsid w:val="00231311"/>
    <w:rsid w:val="002329B6"/>
    <w:rsid w:val="00233F86"/>
    <w:rsid w:val="002347BC"/>
    <w:rsid w:val="00235D94"/>
    <w:rsid w:val="00236981"/>
    <w:rsid w:val="00240378"/>
    <w:rsid w:val="00242E2B"/>
    <w:rsid w:val="00243E65"/>
    <w:rsid w:val="00244FDD"/>
    <w:rsid w:val="00247458"/>
    <w:rsid w:val="002479DB"/>
    <w:rsid w:val="00247F69"/>
    <w:rsid w:val="0025089B"/>
    <w:rsid w:val="0025092A"/>
    <w:rsid w:val="00250D3D"/>
    <w:rsid w:val="00250E22"/>
    <w:rsid w:val="00250F92"/>
    <w:rsid w:val="0025123F"/>
    <w:rsid w:val="00251ECF"/>
    <w:rsid w:val="002534F0"/>
    <w:rsid w:val="0025350C"/>
    <w:rsid w:val="0025421A"/>
    <w:rsid w:val="00254AB5"/>
    <w:rsid w:val="002552E4"/>
    <w:rsid w:val="0025775C"/>
    <w:rsid w:val="00260C10"/>
    <w:rsid w:val="002626CA"/>
    <w:rsid w:val="002645B6"/>
    <w:rsid w:val="00264918"/>
    <w:rsid w:val="00264FA6"/>
    <w:rsid w:val="00266A61"/>
    <w:rsid w:val="002709BE"/>
    <w:rsid w:val="00270E4B"/>
    <w:rsid w:val="00271A13"/>
    <w:rsid w:val="002720C4"/>
    <w:rsid w:val="002738F3"/>
    <w:rsid w:val="0027426E"/>
    <w:rsid w:val="002745ED"/>
    <w:rsid w:val="002756C5"/>
    <w:rsid w:val="0027609F"/>
    <w:rsid w:val="002814C6"/>
    <w:rsid w:val="00281952"/>
    <w:rsid w:val="00282315"/>
    <w:rsid w:val="00282919"/>
    <w:rsid w:val="00283949"/>
    <w:rsid w:val="00283BAE"/>
    <w:rsid w:val="00285A4D"/>
    <w:rsid w:val="00286858"/>
    <w:rsid w:val="0029215F"/>
    <w:rsid w:val="002930EC"/>
    <w:rsid w:val="002932A5"/>
    <w:rsid w:val="00293582"/>
    <w:rsid w:val="0029381E"/>
    <w:rsid w:val="00294FDC"/>
    <w:rsid w:val="002957E5"/>
    <w:rsid w:val="00297901"/>
    <w:rsid w:val="002A29F7"/>
    <w:rsid w:val="002A2CE3"/>
    <w:rsid w:val="002A3A32"/>
    <w:rsid w:val="002B1026"/>
    <w:rsid w:val="002B1F00"/>
    <w:rsid w:val="002B29B5"/>
    <w:rsid w:val="002B42EC"/>
    <w:rsid w:val="002B5206"/>
    <w:rsid w:val="002B572D"/>
    <w:rsid w:val="002B5FBE"/>
    <w:rsid w:val="002B6200"/>
    <w:rsid w:val="002B66DB"/>
    <w:rsid w:val="002C1FB6"/>
    <w:rsid w:val="002C2DCA"/>
    <w:rsid w:val="002C3F18"/>
    <w:rsid w:val="002C4235"/>
    <w:rsid w:val="002C5B43"/>
    <w:rsid w:val="002D0EE5"/>
    <w:rsid w:val="002D17FA"/>
    <w:rsid w:val="002D4503"/>
    <w:rsid w:val="002E01BC"/>
    <w:rsid w:val="002E02A5"/>
    <w:rsid w:val="002E062F"/>
    <w:rsid w:val="002E3535"/>
    <w:rsid w:val="002E4A56"/>
    <w:rsid w:val="002E4E77"/>
    <w:rsid w:val="002E50A2"/>
    <w:rsid w:val="002E6172"/>
    <w:rsid w:val="002E61C6"/>
    <w:rsid w:val="002E7714"/>
    <w:rsid w:val="002F1114"/>
    <w:rsid w:val="002F14E0"/>
    <w:rsid w:val="002F1EF7"/>
    <w:rsid w:val="002F3590"/>
    <w:rsid w:val="002F4718"/>
    <w:rsid w:val="002F5D79"/>
    <w:rsid w:val="002F61B6"/>
    <w:rsid w:val="002F6937"/>
    <w:rsid w:val="002F6C87"/>
    <w:rsid w:val="00301025"/>
    <w:rsid w:val="0030203E"/>
    <w:rsid w:val="0030290D"/>
    <w:rsid w:val="003066C1"/>
    <w:rsid w:val="0030700E"/>
    <w:rsid w:val="0030767C"/>
    <w:rsid w:val="00314D05"/>
    <w:rsid w:val="003152C8"/>
    <w:rsid w:val="00321267"/>
    <w:rsid w:val="00323232"/>
    <w:rsid w:val="003248E3"/>
    <w:rsid w:val="00326890"/>
    <w:rsid w:val="003277DF"/>
    <w:rsid w:val="003326B5"/>
    <w:rsid w:val="0033277E"/>
    <w:rsid w:val="00332F49"/>
    <w:rsid w:val="00332FC3"/>
    <w:rsid w:val="00333350"/>
    <w:rsid w:val="00333760"/>
    <w:rsid w:val="00333DC1"/>
    <w:rsid w:val="00335E43"/>
    <w:rsid w:val="003367A6"/>
    <w:rsid w:val="00336D1E"/>
    <w:rsid w:val="00337B52"/>
    <w:rsid w:val="003407C3"/>
    <w:rsid w:val="00341E8B"/>
    <w:rsid w:val="00344D6E"/>
    <w:rsid w:val="003458C6"/>
    <w:rsid w:val="00347628"/>
    <w:rsid w:val="00347656"/>
    <w:rsid w:val="00351542"/>
    <w:rsid w:val="00351A43"/>
    <w:rsid w:val="0035377C"/>
    <w:rsid w:val="00354CD8"/>
    <w:rsid w:val="003562B4"/>
    <w:rsid w:val="00356B7C"/>
    <w:rsid w:val="00360042"/>
    <w:rsid w:val="00360204"/>
    <w:rsid w:val="00360597"/>
    <w:rsid w:val="00361CEE"/>
    <w:rsid w:val="003632A9"/>
    <w:rsid w:val="003632B3"/>
    <w:rsid w:val="003642B6"/>
    <w:rsid w:val="0036450B"/>
    <w:rsid w:val="00364558"/>
    <w:rsid w:val="0036511A"/>
    <w:rsid w:val="0036588B"/>
    <w:rsid w:val="003666DA"/>
    <w:rsid w:val="003677DF"/>
    <w:rsid w:val="003701B1"/>
    <w:rsid w:val="0037112D"/>
    <w:rsid w:val="003719DE"/>
    <w:rsid w:val="003735F6"/>
    <w:rsid w:val="0037408C"/>
    <w:rsid w:val="00374311"/>
    <w:rsid w:val="00374C04"/>
    <w:rsid w:val="00377E39"/>
    <w:rsid w:val="00380774"/>
    <w:rsid w:val="00381C3B"/>
    <w:rsid w:val="00382918"/>
    <w:rsid w:val="00382B0C"/>
    <w:rsid w:val="00383807"/>
    <w:rsid w:val="00385028"/>
    <w:rsid w:val="00386F32"/>
    <w:rsid w:val="00387634"/>
    <w:rsid w:val="00387E7B"/>
    <w:rsid w:val="00390B63"/>
    <w:rsid w:val="0039162F"/>
    <w:rsid w:val="00393EC1"/>
    <w:rsid w:val="00394865"/>
    <w:rsid w:val="00394E89"/>
    <w:rsid w:val="00395F15"/>
    <w:rsid w:val="00397D10"/>
    <w:rsid w:val="003A2321"/>
    <w:rsid w:val="003A3711"/>
    <w:rsid w:val="003A7571"/>
    <w:rsid w:val="003A775F"/>
    <w:rsid w:val="003A791A"/>
    <w:rsid w:val="003A7D71"/>
    <w:rsid w:val="003B2E2E"/>
    <w:rsid w:val="003B2F92"/>
    <w:rsid w:val="003B37C2"/>
    <w:rsid w:val="003B7ECE"/>
    <w:rsid w:val="003C14E4"/>
    <w:rsid w:val="003C181B"/>
    <w:rsid w:val="003C1C2F"/>
    <w:rsid w:val="003C2B0E"/>
    <w:rsid w:val="003C2D0C"/>
    <w:rsid w:val="003C37A5"/>
    <w:rsid w:val="003C3814"/>
    <w:rsid w:val="003C638F"/>
    <w:rsid w:val="003D0075"/>
    <w:rsid w:val="003D0D67"/>
    <w:rsid w:val="003D13D1"/>
    <w:rsid w:val="003D3060"/>
    <w:rsid w:val="003D5AF7"/>
    <w:rsid w:val="003D5EDE"/>
    <w:rsid w:val="003E0068"/>
    <w:rsid w:val="003E0E6C"/>
    <w:rsid w:val="003E2376"/>
    <w:rsid w:val="003E24B1"/>
    <w:rsid w:val="003E3E2C"/>
    <w:rsid w:val="003E5065"/>
    <w:rsid w:val="003E613D"/>
    <w:rsid w:val="003E7716"/>
    <w:rsid w:val="003F2BD2"/>
    <w:rsid w:val="003F2D7F"/>
    <w:rsid w:val="003F3180"/>
    <w:rsid w:val="003F31D0"/>
    <w:rsid w:val="003F676C"/>
    <w:rsid w:val="003F6B50"/>
    <w:rsid w:val="0040034E"/>
    <w:rsid w:val="00400DA4"/>
    <w:rsid w:val="00401042"/>
    <w:rsid w:val="00401182"/>
    <w:rsid w:val="00401562"/>
    <w:rsid w:val="00401A3A"/>
    <w:rsid w:val="00401FC2"/>
    <w:rsid w:val="0040219C"/>
    <w:rsid w:val="00402658"/>
    <w:rsid w:val="004028ED"/>
    <w:rsid w:val="00402F20"/>
    <w:rsid w:val="0040487B"/>
    <w:rsid w:val="0040719C"/>
    <w:rsid w:val="004130DD"/>
    <w:rsid w:val="0041405A"/>
    <w:rsid w:val="00414B70"/>
    <w:rsid w:val="0041640F"/>
    <w:rsid w:val="004167C7"/>
    <w:rsid w:val="00417712"/>
    <w:rsid w:val="00417783"/>
    <w:rsid w:val="0041792E"/>
    <w:rsid w:val="00420BE2"/>
    <w:rsid w:val="00421301"/>
    <w:rsid w:val="00423BCC"/>
    <w:rsid w:val="00424D84"/>
    <w:rsid w:val="004270DC"/>
    <w:rsid w:val="004275B6"/>
    <w:rsid w:val="00427EE2"/>
    <w:rsid w:val="00427F6C"/>
    <w:rsid w:val="004306F1"/>
    <w:rsid w:val="00430FAB"/>
    <w:rsid w:val="00431DCF"/>
    <w:rsid w:val="00432A08"/>
    <w:rsid w:val="00434C84"/>
    <w:rsid w:val="00434F0B"/>
    <w:rsid w:val="004401C0"/>
    <w:rsid w:val="004411DC"/>
    <w:rsid w:val="0044145D"/>
    <w:rsid w:val="0044171F"/>
    <w:rsid w:val="004452EF"/>
    <w:rsid w:val="00447873"/>
    <w:rsid w:val="00447E6A"/>
    <w:rsid w:val="00451DDF"/>
    <w:rsid w:val="00455A6E"/>
    <w:rsid w:val="00456633"/>
    <w:rsid w:val="00457E5F"/>
    <w:rsid w:val="004601C9"/>
    <w:rsid w:val="00460E57"/>
    <w:rsid w:val="00460E6B"/>
    <w:rsid w:val="00462975"/>
    <w:rsid w:val="00463B01"/>
    <w:rsid w:val="00466EBE"/>
    <w:rsid w:val="00467CD9"/>
    <w:rsid w:val="00471F54"/>
    <w:rsid w:val="004724ED"/>
    <w:rsid w:val="00472C3C"/>
    <w:rsid w:val="00473ADA"/>
    <w:rsid w:val="00473E6D"/>
    <w:rsid w:val="00474754"/>
    <w:rsid w:val="00474BB2"/>
    <w:rsid w:val="00475746"/>
    <w:rsid w:val="00476316"/>
    <w:rsid w:val="00477EDD"/>
    <w:rsid w:val="00483E31"/>
    <w:rsid w:val="0048477D"/>
    <w:rsid w:val="00484948"/>
    <w:rsid w:val="00485FC4"/>
    <w:rsid w:val="00486541"/>
    <w:rsid w:val="004866D2"/>
    <w:rsid w:val="00486797"/>
    <w:rsid w:val="00491660"/>
    <w:rsid w:val="00491FC6"/>
    <w:rsid w:val="0049251B"/>
    <w:rsid w:val="0049262F"/>
    <w:rsid w:val="004951E3"/>
    <w:rsid w:val="004A32ED"/>
    <w:rsid w:val="004A4551"/>
    <w:rsid w:val="004A466D"/>
    <w:rsid w:val="004A5E9E"/>
    <w:rsid w:val="004A6F69"/>
    <w:rsid w:val="004A75ED"/>
    <w:rsid w:val="004B0B68"/>
    <w:rsid w:val="004B1E83"/>
    <w:rsid w:val="004B2B1E"/>
    <w:rsid w:val="004B3BBA"/>
    <w:rsid w:val="004B4762"/>
    <w:rsid w:val="004B4C0C"/>
    <w:rsid w:val="004B7D0A"/>
    <w:rsid w:val="004C0B16"/>
    <w:rsid w:val="004C3462"/>
    <w:rsid w:val="004C36C8"/>
    <w:rsid w:val="004C4E13"/>
    <w:rsid w:val="004C56AE"/>
    <w:rsid w:val="004C5EA7"/>
    <w:rsid w:val="004C65B3"/>
    <w:rsid w:val="004C6D3E"/>
    <w:rsid w:val="004D0378"/>
    <w:rsid w:val="004D0622"/>
    <w:rsid w:val="004D09A7"/>
    <w:rsid w:val="004D146D"/>
    <w:rsid w:val="004D4AF5"/>
    <w:rsid w:val="004D4CB2"/>
    <w:rsid w:val="004D5D33"/>
    <w:rsid w:val="004D67A0"/>
    <w:rsid w:val="004E41CF"/>
    <w:rsid w:val="004E4DCF"/>
    <w:rsid w:val="004E507A"/>
    <w:rsid w:val="004E59AB"/>
    <w:rsid w:val="004E6F39"/>
    <w:rsid w:val="004E7CB0"/>
    <w:rsid w:val="004F0B9D"/>
    <w:rsid w:val="004F1AC2"/>
    <w:rsid w:val="004F23CD"/>
    <w:rsid w:val="004F382E"/>
    <w:rsid w:val="004F54C8"/>
    <w:rsid w:val="004F6D38"/>
    <w:rsid w:val="004F778A"/>
    <w:rsid w:val="00500C16"/>
    <w:rsid w:val="0050360A"/>
    <w:rsid w:val="00503C06"/>
    <w:rsid w:val="00504AEC"/>
    <w:rsid w:val="00507054"/>
    <w:rsid w:val="0051036D"/>
    <w:rsid w:val="005113B7"/>
    <w:rsid w:val="005125B5"/>
    <w:rsid w:val="00513DB1"/>
    <w:rsid w:val="005146A8"/>
    <w:rsid w:val="0051477B"/>
    <w:rsid w:val="005206B6"/>
    <w:rsid w:val="00526C30"/>
    <w:rsid w:val="00530D2D"/>
    <w:rsid w:val="00530ED5"/>
    <w:rsid w:val="00530F56"/>
    <w:rsid w:val="00531148"/>
    <w:rsid w:val="00532717"/>
    <w:rsid w:val="00534FA5"/>
    <w:rsid w:val="0053524B"/>
    <w:rsid w:val="00537410"/>
    <w:rsid w:val="00537FDB"/>
    <w:rsid w:val="00540699"/>
    <w:rsid w:val="005415B3"/>
    <w:rsid w:val="00543886"/>
    <w:rsid w:val="00544156"/>
    <w:rsid w:val="005447C7"/>
    <w:rsid w:val="005447D2"/>
    <w:rsid w:val="00544A25"/>
    <w:rsid w:val="0054615D"/>
    <w:rsid w:val="005512D3"/>
    <w:rsid w:val="0055322F"/>
    <w:rsid w:val="00555A23"/>
    <w:rsid w:val="00555B89"/>
    <w:rsid w:val="005606BC"/>
    <w:rsid w:val="00560ACF"/>
    <w:rsid w:val="0056117D"/>
    <w:rsid w:val="005615B7"/>
    <w:rsid w:val="005621AB"/>
    <w:rsid w:val="0056237D"/>
    <w:rsid w:val="00562EFF"/>
    <w:rsid w:val="00563CC3"/>
    <w:rsid w:val="0056566E"/>
    <w:rsid w:val="00566CFE"/>
    <w:rsid w:val="00567F11"/>
    <w:rsid w:val="00570EBB"/>
    <w:rsid w:val="00571CB4"/>
    <w:rsid w:val="00572E76"/>
    <w:rsid w:val="0057425B"/>
    <w:rsid w:val="0057429E"/>
    <w:rsid w:val="00574354"/>
    <w:rsid w:val="00574AE5"/>
    <w:rsid w:val="005760DF"/>
    <w:rsid w:val="00576642"/>
    <w:rsid w:val="0058021F"/>
    <w:rsid w:val="00581CEC"/>
    <w:rsid w:val="0058277B"/>
    <w:rsid w:val="00583322"/>
    <w:rsid w:val="0058388E"/>
    <w:rsid w:val="00584286"/>
    <w:rsid w:val="005844FC"/>
    <w:rsid w:val="0058614A"/>
    <w:rsid w:val="00586316"/>
    <w:rsid w:val="00586F05"/>
    <w:rsid w:val="00586FD2"/>
    <w:rsid w:val="00587A36"/>
    <w:rsid w:val="00591A4E"/>
    <w:rsid w:val="00592431"/>
    <w:rsid w:val="00592948"/>
    <w:rsid w:val="00593DFE"/>
    <w:rsid w:val="00594CCC"/>
    <w:rsid w:val="005A129A"/>
    <w:rsid w:val="005A12F8"/>
    <w:rsid w:val="005A367F"/>
    <w:rsid w:val="005A4050"/>
    <w:rsid w:val="005B3EBF"/>
    <w:rsid w:val="005B406D"/>
    <w:rsid w:val="005B40F0"/>
    <w:rsid w:val="005B53F6"/>
    <w:rsid w:val="005B55FD"/>
    <w:rsid w:val="005B5ABD"/>
    <w:rsid w:val="005B6068"/>
    <w:rsid w:val="005B6F0B"/>
    <w:rsid w:val="005B727D"/>
    <w:rsid w:val="005B765D"/>
    <w:rsid w:val="005B7A40"/>
    <w:rsid w:val="005C1E1B"/>
    <w:rsid w:val="005C2C59"/>
    <w:rsid w:val="005C5820"/>
    <w:rsid w:val="005C5D2C"/>
    <w:rsid w:val="005C5F6F"/>
    <w:rsid w:val="005C6B82"/>
    <w:rsid w:val="005C73A1"/>
    <w:rsid w:val="005D1472"/>
    <w:rsid w:val="005D15EE"/>
    <w:rsid w:val="005D233F"/>
    <w:rsid w:val="005D340C"/>
    <w:rsid w:val="005D3C18"/>
    <w:rsid w:val="005D448A"/>
    <w:rsid w:val="005D5383"/>
    <w:rsid w:val="005D595B"/>
    <w:rsid w:val="005D6629"/>
    <w:rsid w:val="005E17D3"/>
    <w:rsid w:val="005E20AC"/>
    <w:rsid w:val="005E59F9"/>
    <w:rsid w:val="005E696F"/>
    <w:rsid w:val="005F13E2"/>
    <w:rsid w:val="005F20FF"/>
    <w:rsid w:val="005F23FE"/>
    <w:rsid w:val="005F2809"/>
    <w:rsid w:val="005F4348"/>
    <w:rsid w:val="005F5C4D"/>
    <w:rsid w:val="005F7719"/>
    <w:rsid w:val="00600609"/>
    <w:rsid w:val="00600C35"/>
    <w:rsid w:val="006010CE"/>
    <w:rsid w:val="00601748"/>
    <w:rsid w:val="00602AE9"/>
    <w:rsid w:val="00603C48"/>
    <w:rsid w:val="00612245"/>
    <w:rsid w:val="00614006"/>
    <w:rsid w:val="00617B05"/>
    <w:rsid w:val="00622A69"/>
    <w:rsid w:val="006268DD"/>
    <w:rsid w:val="00627D9B"/>
    <w:rsid w:val="006329CB"/>
    <w:rsid w:val="00633965"/>
    <w:rsid w:val="00633FBD"/>
    <w:rsid w:val="0063458C"/>
    <w:rsid w:val="00635ABE"/>
    <w:rsid w:val="00637289"/>
    <w:rsid w:val="006374EF"/>
    <w:rsid w:val="00637B7C"/>
    <w:rsid w:val="006437AE"/>
    <w:rsid w:val="006442F8"/>
    <w:rsid w:val="006458D6"/>
    <w:rsid w:val="00646574"/>
    <w:rsid w:val="00647087"/>
    <w:rsid w:val="0064718B"/>
    <w:rsid w:val="00647350"/>
    <w:rsid w:val="006505A3"/>
    <w:rsid w:val="00650BD1"/>
    <w:rsid w:val="00650FC4"/>
    <w:rsid w:val="0065395B"/>
    <w:rsid w:val="006548BB"/>
    <w:rsid w:val="0065517A"/>
    <w:rsid w:val="00655B9B"/>
    <w:rsid w:val="00655DD6"/>
    <w:rsid w:val="00656AED"/>
    <w:rsid w:val="00660AB4"/>
    <w:rsid w:val="00662CED"/>
    <w:rsid w:val="00662F30"/>
    <w:rsid w:val="0066429D"/>
    <w:rsid w:val="00664D5F"/>
    <w:rsid w:val="00666EC9"/>
    <w:rsid w:val="00667007"/>
    <w:rsid w:val="006672E0"/>
    <w:rsid w:val="00672544"/>
    <w:rsid w:val="006733F9"/>
    <w:rsid w:val="00677D61"/>
    <w:rsid w:val="00680F18"/>
    <w:rsid w:val="00684981"/>
    <w:rsid w:val="00685BF5"/>
    <w:rsid w:val="00686F70"/>
    <w:rsid w:val="006872B2"/>
    <w:rsid w:val="00691455"/>
    <w:rsid w:val="0069302A"/>
    <w:rsid w:val="00693D21"/>
    <w:rsid w:val="006953FB"/>
    <w:rsid w:val="0069579B"/>
    <w:rsid w:val="00695D45"/>
    <w:rsid w:val="006972E2"/>
    <w:rsid w:val="00697A20"/>
    <w:rsid w:val="006A3144"/>
    <w:rsid w:val="006A4337"/>
    <w:rsid w:val="006A69C0"/>
    <w:rsid w:val="006A6A08"/>
    <w:rsid w:val="006B0B28"/>
    <w:rsid w:val="006B1EBF"/>
    <w:rsid w:val="006B2B4D"/>
    <w:rsid w:val="006B633F"/>
    <w:rsid w:val="006C0F68"/>
    <w:rsid w:val="006C0F9E"/>
    <w:rsid w:val="006C12CC"/>
    <w:rsid w:val="006C15DB"/>
    <w:rsid w:val="006C2381"/>
    <w:rsid w:val="006C440A"/>
    <w:rsid w:val="006C6989"/>
    <w:rsid w:val="006C7A3F"/>
    <w:rsid w:val="006D07B8"/>
    <w:rsid w:val="006D1B56"/>
    <w:rsid w:val="006D469D"/>
    <w:rsid w:val="006D7D4E"/>
    <w:rsid w:val="006E18B7"/>
    <w:rsid w:val="006E334E"/>
    <w:rsid w:val="006E39FC"/>
    <w:rsid w:val="006E4649"/>
    <w:rsid w:val="006E526C"/>
    <w:rsid w:val="006E5D90"/>
    <w:rsid w:val="006E6C11"/>
    <w:rsid w:val="006F02D0"/>
    <w:rsid w:val="006F09B0"/>
    <w:rsid w:val="006F0AE4"/>
    <w:rsid w:val="006F15F5"/>
    <w:rsid w:val="006F1BFC"/>
    <w:rsid w:val="006F27A9"/>
    <w:rsid w:val="006F3CFD"/>
    <w:rsid w:val="006F41FE"/>
    <w:rsid w:val="006F6ABA"/>
    <w:rsid w:val="006F7988"/>
    <w:rsid w:val="00700285"/>
    <w:rsid w:val="007002C3"/>
    <w:rsid w:val="007019B0"/>
    <w:rsid w:val="00701EB3"/>
    <w:rsid w:val="007021D4"/>
    <w:rsid w:val="00702E5F"/>
    <w:rsid w:val="00703998"/>
    <w:rsid w:val="00703E5F"/>
    <w:rsid w:val="00704EE7"/>
    <w:rsid w:val="007055F3"/>
    <w:rsid w:val="00706585"/>
    <w:rsid w:val="00707C58"/>
    <w:rsid w:val="007121D2"/>
    <w:rsid w:val="00712AFA"/>
    <w:rsid w:val="00713256"/>
    <w:rsid w:val="00714479"/>
    <w:rsid w:val="00714A61"/>
    <w:rsid w:val="00720F35"/>
    <w:rsid w:val="00720F7E"/>
    <w:rsid w:val="00722787"/>
    <w:rsid w:val="00723BF8"/>
    <w:rsid w:val="00724441"/>
    <w:rsid w:val="00725DF5"/>
    <w:rsid w:val="00726507"/>
    <w:rsid w:val="00727389"/>
    <w:rsid w:val="00733026"/>
    <w:rsid w:val="007331D8"/>
    <w:rsid w:val="007331F5"/>
    <w:rsid w:val="00733A76"/>
    <w:rsid w:val="007345BA"/>
    <w:rsid w:val="00734DB2"/>
    <w:rsid w:val="00736715"/>
    <w:rsid w:val="0073676F"/>
    <w:rsid w:val="00745C9D"/>
    <w:rsid w:val="00745CE8"/>
    <w:rsid w:val="00747145"/>
    <w:rsid w:val="007475AE"/>
    <w:rsid w:val="0075097E"/>
    <w:rsid w:val="007514B2"/>
    <w:rsid w:val="00752F7F"/>
    <w:rsid w:val="00753DB2"/>
    <w:rsid w:val="007607E6"/>
    <w:rsid w:val="00760A74"/>
    <w:rsid w:val="00761CAD"/>
    <w:rsid w:val="00762090"/>
    <w:rsid w:val="00762221"/>
    <w:rsid w:val="00762F0B"/>
    <w:rsid w:val="00765652"/>
    <w:rsid w:val="00765F43"/>
    <w:rsid w:val="00765F56"/>
    <w:rsid w:val="0076617E"/>
    <w:rsid w:val="00767AC3"/>
    <w:rsid w:val="0077036A"/>
    <w:rsid w:val="0077624D"/>
    <w:rsid w:val="00780214"/>
    <w:rsid w:val="0078027F"/>
    <w:rsid w:val="00780B8B"/>
    <w:rsid w:val="00782639"/>
    <w:rsid w:val="00782A40"/>
    <w:rsid w:val="00783A51"/>
    <w:rsid w:val="00784828"/>
    <w:rsid w:val="00784BCE"/>
    <w:rsid w:val="007866B1"/>
    <w:rsid w:val="00787F90"/>
    <w:rsid w:val="007901C5"/>
    <w:rsid w:val="00790F57"/>
    <w:rsid w:val="00791410"/>
    <w:rsid w:val="00791A4B"/>
    <w:rsid w:val="00792F6D"/>
    <w:rsid w:val="00794D56"/>
    <w:rsid w:val="00795036"/>
    <w:rsid w:val="00795159"/>
    <w:rsid w:val="0079553A"/>
    <w:rsid w:val="007A1743"/>
    <w:rsid w:val="007A4075"/>
    <w:rsid w:val="007A46BB"/>
    <w:rsid w:val="007A751D"/>
    <w:rsid w:val="007A7BBB"/>
    <w:rsid w:val="007A7C83"/>
    <w:rsid w:val="007A7D1A"/>
    <w:rsid w:val="007A7EE6"/>
    <w:rsid w:val="007B015C"/>
    <w:rsid w:val="007B1750"/>
    <w:rsid w:val="007B25F7"/>
    <w:rsid w:val="007B2E0E"/>
    <w:rsid w:val="007B3E91"/>
    <w:rsid w:val="007B43DA"/>
    <w:rsid w:val="007B5E20"/>
    <w:rsid w:val="007B684D"/>
    <w:rsid w:val="007B7140"/>
    <w:rsid w:val="007C18C5"/>
    <w:rsid w:val="007C1B0E"/>
    <w:rsid w:val="007C2157"/>
    <w:rsid w:val="007C4B1D"/>
    <w:rsid w:val="007C59B6"/>
    <w:rsid w:val="007C6071"/>
    <w:rsid w:val="007C73DA"/>
    <w:rsid w:val="007C7FDD"/>
    <w:rsid w:val="007D2E3B"/>
    <w:rsid w:val="007D309E"/>
    <w:rsid w:val="007D4A01"/>
    <w:rsid w:val="007D4DBF"/>
    <w:rsid w:val="007D66FD"/>
    <w:rsid w:val="007D686E"/>
    <w:rsid w:val="007D6967"/>
    <w:rsid w:val="007E11DB"/>
    <w:rsid w:val="007E2893"/>
    <w:rsid w:val="007E352E"/>
    <w:rsid w:val="007E390C"/>
    <w:rsid w:val="007E4806"/>
    <w:rsid w:val="007E7546"/>
    <w:rsid w:val="007E7A13"/>
    <w:rsid w:val="007F302B"/>
    <w:rsid w:val="007F3B61"/>
    <w:rsid w:val="007F57F3"/>
    <w:rsid w:val="007F6A2C"/>
    <w:rsid w:val="008004D1"/>
    <w:rsid w:val="00801E8E"/>
    <w:rsid w:val="008022CC"/>
    <w:rsid w:val="0080541C"/>
    <w:rsid w:val="00805B86"/>
    <w:rsid w:val="008078E5"/>
    <w:rsid w:val="00807DB5"/>
    <w:rsid w:val="00811372"/>
    <w:rsid w:val="00812E01"/>
    <w:rsid w:val="008134BB"/>
    <w:rsid w:val="00813922"/>
    <w:rsid w:val="0081404D"/>
    <w:rsid w:val="008149B1"/>
    <w:rsid w:val="0081537C"/>
    <w:rsid w:val="0081642B"/>
    <w:rsid w:val="00816FC0"/>
    <w:rsid w:val="00817BF8"/>
    <w:rsid w:val="00820C84"/>
    <w:rsid w:val="008218D6"/>
    <w:rsid w:val="0082272D"/>
    <w:rsid w:val="00822CE4"/>
    <w:rsid w:val="00822D60"/>
    <w:rsid w:val="008244FC"/>
    <w:rsid w:val="008245DF"/>
    <w:rsid w:val="008247BA"/>
    <w:rsid w:val="00824AC8"/>
    <w:rsid w:val="00824FF8"/>
    <w:rsid w:val="00825CCF"/>
    <w:rsid w:val="008262CA"/>
    <w:rsid w:val="00826339"/>
    <w:rsid w:val="00830011"/>
    <w:rsid w:val="008304CC"/>
    <w:rsid w:val="00830673"/>
    <w:rsid w:val="00830AE9"/>
    <w:rsid w:val="00830F2B"/>
    <w:rsid w:val="00831B4B"/>
    <w:rsid w:val="00832399"/>
    <w:rsid w:val="00832503"/>
    <w:rsid w:val="00833522"/>
    <w:rsid w:val="00834C11"/>
    <w:rsid w:val="008414A7"/>
    <w:rsid w:val="008420A4"/>
    <w:rsid w:val="00842BAF"/>
    <w:rsid w:val="00843B87"/>
    <w:rsid w:val="0084409F"/>
    <w:rsid w:val="00844278"/>
    <w:rsid w:val="0084462F"/>
    <w:rsid w:val="008453E0"/>
    <w:rsid w:val="008458DC"/>
    <w:rsid w:val="0084671A"/>
    <w:rsid w:val="0084697D"/>
    <w:rsid w:val="0084710F"/>
    <w:rsid w:val="00847A65"/>
    <w:rsid w:val="008503C0"/>
    <w:rsid w:val="00850489"/>
    <w:rsid w:val="00855AFF"/>
    <w:rsid w:val="00857958"/>
    <w:rsid w:val="00861A11"/>
    <w:rsid w:val="008654EA"/>
    <w:rsid w:val="00865C57"/>
    <w:rsid w:val="0086737E"/>
    <w:rsid w:val="00870870"/>
    <w:rsid w:val="00870CBC"/>
    <w:rsid w:val="00870CBF"/>
    <w:rsid w:val="00871EA4"/>
    <w:rsid w:val="008735D5"/>
    <w:rsid w:val="008735FF"/>
    <w:rsid w:val="00876EEC"/>
    <w:rsid w:val="00877740"/>
    <w:rsid w:val="008804F1"/>
    <w:rsid w:val="008806EA"/>
    <w:rsid w:val="0088089A"/>
    <w:rsid w:val="00881479"/>
    <w:rsid w:val="008817A9"/>
    <w:rsid w:val="008824BD"/>
    <w:rsid w:val="0088489B"/>
    <w:rsid w:val="0088620B"/>
    <w:rsid w:val="00887405"/>
    <w:rsid w:val="0089017D"/>
    <w:rsid w:val="00890D9E"/>
    <w:rsid w:val="00891EBA"/>
    <w:rsid w:val="00893544"/>
    <w:rsid w:val="008947D4"/>
    <w:rsid w:val="00894B39"/>
    <w:rsid w:val="008958AE"/>
    <w:rsid w:val="008971E7"/>
    <w:rsid w:val="00897959"/>
    <w:rsid w:val="008A1C3C"/>
    <w:rsid w:val="008A2F60"/>
    <w:rsid w:val="008A3AE5"/>
    <w:rsid w:val="008A4A40"/>
    <w:rsid w:val="008A52E5"/>
    <w:rsid w:val="008A5E11"/>
    <w:rsid w:val="008A73D0"/>
    <w:rsid w:val="008B0CEE"/>
    <w:rsid w:val="008B2FF6"/>
    <w:rsid w:val="008B4784"/>
    <w:rsid w:val="008B5D47"/>
    <w:rsid w:val="008B6529"/>
    <w:rsid w:val="008B6C4A"/>
    <w:rsid w:val="008B7D66"/>
    <w:rsid w:val="008C0BF4"/>
    <w:rsid w:val="008C3C80"/>
    <w:rsid w:val="008C41C0"/>
    <w:rsid w:val="008C5D84"/>
    <w:rsid w:val="008C6A7B"/>
    <w:rsid w:val="008D04A7"/>
    <w:rsid w:val="008D0B4F"/>
    <w:rsid w:val="008D1007"/>
    <w:rsid w:val="008D1A34"/>
    <w:rsid w:val="008D4C3A"/>
    <w:rsid w:val="008D6113"/>
    <w:rsid w:val="008D666F"/>
    <w:rsid w:val="008D703E"/>
    <w:rsid w:val="008D72AE"/>
    <w:rsid w:val="008E171D"/>
    <w:rsid w:val="008E1B70"/>
    <w:rsid w:val="008E51EB"/>
    <w:rsid w:val="008E61D2"/>
    <w:rsid w:val="008F005F"/>
    <w:rsid w:val="008F0903"/>
    <w:rsid w:val="008F0A5E"/>
    <w:rsid w:val="008F11FD"/>
    <w:rsid w:val="008F23D0"/>
    <w:rsid w:val="008F2AA1"/>
    <w:rsid w:val="008F4273"/>
    <w:rsid w:val="008F6F2C"/>
    <w:rsid w:val="00901D5A"/>
    <w:rsid w:val="009028B7"/>
    <w:rsid w:val="009030B1"/>
    <w:rsid w:val="0090393E"/>
    <w:rsid w:val="00904696"/>
    <w:rsid w:val="00904FC9"/>
    <w:rsid w:val="00906809"/>
    <w:rsid w:val="009126B6"/>
    <w:rsid w:val="00915159"/>
    <w:rsid w:val="00915913"/>
    <w:rsid w:val="009214F1"/>
    <w:rsid w:val="009222F1"/>
    <w:rsid w:val="00924CA0"/>
    <w:rsid w:val="00925B70"/>
    <w:rsid w:val="00926099"/>
    <w:rsid w:val="00927463"/>
    <w:rsid w:val="0093049B"/>
    <w:rsid w:val="00930BC0"/>
    <w:rsid w:val="00931624"/>
    <w:rsid w:val="00932CA8"/>
    <w:rsid w:val="00932F72"/>
    <w:rsid w:val="009330BA"/>
    <w:rsid w:val="00933232"/>
    <w:rsid w:val="009336C9"/>
    <w:rsid w:val="00935046"/>
    <w:rsid w:val="009354EF"/>
    <w:rsid w:val="00936C24"/>
    <w:rsid w:val="00942BDC"/>
    <w:rsid w:val="00943470"/>
    <w:rsid w:val="00946462"/>
    <w:rsid w:val="00951987"/>
    <w:rsid w:val="00951B5E"/>
    <w:rsid w:val="00952BC6"/>
    <w:rsid w:val="0095368C"/>
    <w:rsid w:val="00954690"/>
    <w:rsid w:val="00961740"/>
    <w:rsid w:val="009623D0"/>
    <w:rsid w:val="00964DE8"/>
    <w:rsid w:val="009655B0"/>
    <w:rsid w:val="00965DE2"/>
    <w:rsid w:val="00965FFC"/>
    <w:rsid w:val="009662B9"/>
    <w:rsid w:val="009665BE"/>
    <w:rsid w:val="009676A9"/>
    <w:rsid w:val="00967A68"/>
    <w:rsid w:val="00970E46"/>
    <w:rsid w:val="00971FDA"/>
    <w:rsid w:val="00972726"/>
    <w:rsid w:val="009736CC"/>
    <w:rsid w:val="00973969"/>
    <w:rsid w:val="0097535E"/>
    <w:rsid w:val="00976614"/>
    <w:rsid w:val="0098242F"/>
    <w:rsid w:val="00982766"/>
    <w:rsid w:val="00983676"/>
    <w:rsid w:val="00983F70"/>
    <w:rsid w:val="00987D89"/>
    <w:rsid w:val="00990251"/>
    <w:rsid w:val="009905C3"/>
    <w:rsid w:val="00991961"/>
    <w:rsid w:val="00992E31"/>
    <w:rsid w:val="00992FD1"/>
    <w:rsid w:val="0099314D"/>
    <w:rsid w:val="00993800"/>
    <w:rsid w:val="009941A0"/>
    <w:rsid w:val="00994F6C"/>
    <w:rsid w:val="00996444"/>
    <w:rsid w:val="00997BE8"/>
    <w:rsid w:val="009A170A"/>
    <w:rsid w:val="009A1817"/>
    <w:rsid w:val="009A194C"/>
    <w:rsid w:val="009A1E2E"/>
    <w:rsid w:val="009A2FCA"/>
    <w:rsid w:val="009A4BA5"/>
    <w:rsid w:val="009A5BC7"/>
    <w:rsid w:val="009A74B9"/>
    <w:rsid w:val="009B3E5B"/>
    <w:rsid w:val="009B4FD5"/>
    <w:rsid w:val="009B5287"/>
    <w:rsid w:val="009C07D0"/>
    <w:rsid w:val="009C0F08"/>
    <w:rsid w:val="009C10EE"/>
    <w:rsid w:val="009C15CC"/>
    <w:rsid w:val="009C478A"/>
    <w:rsid w:val="009C65D5"/>
    <w:rsid w:val="009C6ED9"/>
    <w:rsid w:val="009C71FF"/>
    <w:rsid w:val="009C72BC"/>
    <w:rsid w:val="009D0960"/>
    <w:rsid w:val="009D31F6"/>
    <w:rsid w:val="009D3F54"/>
    <w:rsid w:val="009D513D"/>
    <w:rsid w:val="009D5498"/>
    <w:rsid w:val="009D60F6"/>
    <w:rsid w:val="009D6109"/>
    <w:rsid w:val="009D7BE2"/>
    <w:rsid w:val="009E1A65"/>
    <w:rsid w:val="009E1FA1"/>
    <w:rsid w:val="009E3726"/>
    <w:rsid w:val="009E4A53"/>
    <w:rsid w:val="009F29A3"/>
    <w:rsid w:val="009F422C"/>
    <w:rsid w:val="009F4A72"/>
    <w:rsid w:val="009F4CC4"/>
    <w:rsid w:val="009F5D7B"/>
    <w:rsid w:val="009F63AD"/>
    <w:rsid w:val="009F690E"/>
    <w:rsid w:val="009F7592"/>
    <w:rsid w:val="009F7CB1"/>
    <w:rsid w:val="00A0184F"/>
    <w:rsid w:val="00A03C92"/>
    <w:rsid w:val="00A03F7B"/>
    <w:rsid w:val="00A060A4"/>
    <w:rsid w:val="00A07350"/>
    <w:rsid w:val="00A078D8"/>
    <w:rsid w:val="00A1121F"/>
    <w:rsid w:val="00A155EC"/>
    <w:rsid w:val="00A16DD2"/>
    <w:rsid w:val="00A175E3"/>
    <w:rsid w:val="00A22B09"/>
    <w:rsid w:val="00A32813"/>
    <w:rsid w:val="00A32FAB"/>
    <w:rsid w:val="00A338A4"/>
    <w:rsid w:val="00A34407"/>
    <w:rsid w:val="00A347F7"/>
    <w:rsid w:val="00A359AF"/>
    <w:rsid w:val="00A37333"/>
    <w:rsid w:val="00A4087D"/>
    <w:rsid w:val="00A41352"/>
    <w:rsid w:val="00A42498"/>
    <w:rsid w:val="00A426D0"/>
    <w:rsid w:val="00A439E4"/>
    <w:rsid w:val="00A44711"/>
    <w:rsid w:val="00A45514"/>
    <w:rsid w:val="00A46BD3"/>
    <w:rsid w:val="00A508D6"/>
    <w:rsid w:val="00A53008"/>
    <w:rsid w:val="00A5576F"/>
    <w:rsid w:val="00A55D97"/>
    <w:rsid w:val="00A55F0B"/>
    <w:rsid w:val="00A5731D"/>
    <w:rsid w:val="00A57B28"/>
    <w:rsid w:val="00A62030"/>
    <w:rsid w:val="00A63A52"/>
    <w:rsid w:val="00A63DEB"/>
    <w:rsid w:val="00A6776C"/>
    <w:rsid w:val="00A67E57"/>
    <w:rsid w:val="00A700FF"/>
    <w:rsid w:val="00A710DC"/>
    <w:rsid w:val="00A71C35"/>
    <w:rsid w:val="00A72A49"/>
    <w:rsid w:val="00A734DC"/>
    <w:rsid w:val="00A73633"/>
    <w:rsid w:val="00A7374B"/>
    <w:rsid w:val="00A739F4"/>
    <w:rsid w:val="00A755C1"/>
    <w:rsid w:val="00A828FD"/>
    <w:rsid w:val="00A86BBF"/>
    <w:rsid w:val="00A87847"/>
    <w:rsid w:val="00A87C87"/>
    <w:rsid w:val="00A90155"/>
    <w:rsid w:val="00A926D6"/>
    <w:rsid w:val="00A93237"/>
    <w:rsid w:val="00A93500"/>
    <w:rsid w:val="00A93675"/>
    <w:rsid w:val="00A93C02"/>
    <w:rsid w:val="00A93F2D"/>
    <w:rsid w:val="00A948B6"/>
    <w:rsid w:val="00A94E97"/>
    <w:rsid w:val="00A9507D"/>
    <w:rsid w:val="00A95ACD"/>
    <w:rsid w:val="00A96D4C"/>
    <w:rsid w:val="00A97012"/>
    <w:rsid w:val="00AA1499"/>
    <w:rsid w:val="00AA21A7"/>
    <w:rsid w:val="00AA2F90"/>
    <w:rsid w:val="00AA4ED8"/>
    <w:rsid w:val="00AA6AEB"/>
    <w:rsid w:val="00AB070D"/>
    <w:rsid w:val="00AB0F5A"/>
    <w:rsid w:val="00AB35FB"/>
    <w:rsid w:val="00AB3847"/>
    <w:rsid w:val="00AB4EC9"/>
    <w:rsid w:val="00AB5153"/>
    <w:rsid w:val="00AB5DDD"/>
    <w:rsid w:val="00AB70A2"/>
    <w:rsid w:val="00AC0451"/>
    <w:rsid w:val="00AC08F7"/>
    <w:rsid w:val="00AC0E46"/>
    <w:rsid w:val="00AC1057"/>
    <w:rsid w:val="00AC2826"/>
    <w:rsid w:val="00AC2EBB"/>
    <w:rsid w:val="00AC3B4A"/>
    <w:rsid w:val="00AC4225"/>
    <w:rsid w:val="00AC4B8B"/>
    <w:rsid w:val="00AC4D78"/>
    <w:rsid w:val="00AC5236"/>
    <w:rsid w:val="00AC572E"/>
    <w:rsid w:val="00AC5DA4"/>
    <w:rsid w:val="00AC7833"/>
    <w:rsid w:val="00AD047B"/>
    <w:rsid w:val="00AD073F"/>
    <w:rsid w:val="00AD12FF"/>
    <w:rsid w:val="00AD18F3"/>
    <w:rsid w:val="00AD3311"/>
    <w:rsid w:val="00AD33B1"/>
    <w:rsid w:val="00AD5770"/>
    <w:rsid w:val="00AD78E9"/>
    <w:rsid w:val="00AD7B76"/>
    <w:rsid w:val="00AE0296"/>
    <w:rsid w:val="00AE08BC"/>
    <w:rsid w:val="00AE0EC6"/>
    <w:rsid w:val="00AE3327"/>
    <w:rsid w:val="00AE51A9"/>
    <w:rsid w:val="00AE693D"/>
    <w:rsid w:val="00AE6942"/>
    <w:rsid w:val="00AE7104"/>
    <w:rsid w:val="00AE7217"/>
    <w:rsid w:val="00AF08E5"/>
    <w:rsid w:val="00AF251B"/>
    <w:rsid w:val="00AF2FC0"/>
    <w:rsid w:val="00AF4254"/>
    <w:rsid w:val="00AF4763"/>
    <w:rsid w:val="00AF5D99"/>
    <w:rsid w:val="00B0061C"/>
    <w:rsid w:val="00B02474"/>
    <w:rsid w:val="00B041D0"/>
    <w:rsid w:val="00B05B70"/>
    <w:rsid w:val="00B05E68"/>
    <w:rsid w:val="00B0665D"/>
    <w:rsid w:val="00B07242"/>
    <w:rsid w:val="00B10341"/>
    <w:rsid w:val="00B10469"/>
    <w:rsid w:val="00B112B6"/>
    <w:rsid w:val="00B13D61"/>
    <w:rsid w:val="00B143FE"/>
    <w:rsid w:val="00B16574"/>
    <w:rsid w:val="00B16C78"/>
    <w:rsid w:val="00B17346"/>
    <w:rsid w:val="00B20474"/>
    <w:rsid w:val="00B206E8"/>
    <w:rsid w:val="00B20ACF"/>
    <w:rsid w:val="00B20E53"/>
    <w:rsid w:val="00B224B0"/>
    <w:rsid w:val="00B22DA8"/>
    <w:rsid w:val="00B23676"/>
    <w:rsid w:val="00B23738"/>
    <w:rsid w:val="00B242CF"/>
    <w:rsid w:val="00B24988"/>
    <w:rsid w:val="00B24F02"/>
    <w:rsid w:val="00B2564C"/>
    <w:rsid w:val="00B25762"/>
    <w:rsid w:val="00B25B1C"/>
    <w:rsid w:val="00B272DC"/>
    <w:rsid w:val="00B275D6"/>
    <w:rsid w:val="00B325A1"/>
    <w:rsid w:val="00B3579F"/>
    <w:rsid w:val="00B366B3"/>
    <w:rsid w:val="00B370D4"/>
    <w:rsid w:val="00B37B70"/>
    <w:rsid w:val="00B37D4B"/>
    <w:rsid w:val="00B40A07"/>
    <w:rsid w:val="00B42634"/>
    <w:rsid w:val="00B439B1"/>
    <w:rsid w:val="00B43AEA"/>
    <w:rsid w:val="00B44496"/>
    <w:rsid w:val="00B44C3E"/>
    <w:rsid w:val="00B453B6"/>
    <w:rsid w:val="00B460F9"/>
    <w:rsid w:val="00B47A24"/>
    <w:rsid w:val="00B5103A"/>
    <w:rsid w:val="00B53CF3"/>
    <w:rsid w:val="00B5718C"/>
    <w:rsid w:val="00B5797B"/>
    <w:rsid w:val="00B618FE"/>
    <w:rsid w:val="00B6294D"/>
    <w:rsid w:val="00B6398A"/>
    <w:rsid w:val="00B639E1"/>
    <w:rsid w:val="00B662AE"/>
    <w:rsid w:val="00B664CB"/>
    <w:rsid w:val="00B6682A"/>
    <w:rsid w:val="00B67129"/>
    <w:rsid w:val="00B70CF7"/>
    <w:rsid w:val="00B711E6"/>
    <w:rsid w:val="00B720C6"/>
    <w:rsid w:val="00B72579"/>
    <w:rsid w:val="00B73A15"/>
    <w:rsid w:val="00B75900"/>
    <w:rsid w:val="00B760CE"/>
    <w:rsid w:val="00B77E90"/>
    <w:rsid w:val="00B80C4E"/>
    <w:rsid w:val="00B80DE1"/>
    <w:rsid w:val="00B80ECA"/>
    <w:rsid w:val="00B81569"/>
    <w:rsid w:val="00B821C5"/>
    <w:rsid w:val="00B84A23"/>
    <w:rsid w:val="00B84CE0"/>
    <w:rsid w:val="00B90883"/>
    <w:rsid w:val="00B90EDF"/>
    <w:rsid w:val="00B91103"/>
    <w:rsid w:val="00B91117"/>
    <w:rsid w:val="00B946EA"/>
    <w:rsid w:val="00B94AEE"/>
    <w:rsid w:val="00BA0BE9"/>
    <w:rsid w:val="00BA169D"/>
    <w:rsid w:val="00BA29FC"/>
    <w:rsid w:val="00BA2CB2"/>
    <w:rsid w:val="00BA31D7"/>
    <w:rsid w:val="00BA3932"/>
    <w:rsid w:val="00BA398A"/>
    <w:rsid w:val="00BA4562"/>
    <w:rsid w:val="00BA71B7"/>
    <w:rsid w:val="00BB038E"/>
    <w:rsid w:val="00BB2938"/>
    <w:rsid w:val="00BB2D85"/>
    <w:rsid w:val="00BB305E"/>
    <w:rsid w:val="00BB434B"/>
    <w:rsid w:val="00BB6175"/>
    <w:rsid w:val="00BB6D37"/>
    <w:rsid w:val="00BB6FA5"/>
    <w:rsid w:val="00BB787F"/>
    <w:rsid w:val="00BC222F"/>
    <w:rsid w:val="00BC40A8"/>
    <w:rsid w:val="00BC4B48"/>
    <w:rsid w:val="00BC5004"/>
    <w:rsid w:val="00BC717A"/>
    <w:rsid w:val="00BD213B"/>
    <w:rsid w:val="00BD2E34"/>
    <w:rsid w:val="00BD395F"/>
    <w:rsid w:val="00BD3B17"/>
    <w:rsid w:val="00BD43E2"/>
    <w:rsid w:val="00BD44C4"/>
    <w:rsid w:val="00BD5608"/>
    <w:rsid w:val="00BD6D9A"/>
    <w:rsid w:val="00BD774F"/>
    <w:rsid w:val="00BD7B64"/>
    <w:rsid w:val="00BE29FC"/>
    <w:rsid w:val="00BE4350"/>
    <w:rsid w:val="00BE49FC"/>
    <w:rsid w:val="00BE5C4D"/>
    <w:rsid w:val="00BE688F"/>
    <w:rsid w:val="00BE6988"/>
    <w:rsid w:val="00BE6BB2"/>
    <w:rsid w:val="00BF0ABB"/>
    <w:rsid w:val="00BF32A9"/>
    <w:rsid w:val="00BF5BDA"/>
    <w:rsid w:val="00BF5C94"/>
    <w:rsid w:val="00C00090"/>
    <w:rsid w:val="00C01961"/>
    <w:rsid w:val="00C01D81"/>
    <w:rsid w:val="00C02137"/>
    <w:rsid w:val="00C0217D"/>
    <w:rsid w:val="00C0260A"/>
    <w:rsid w:val="00C05C1B"/>
    <w:rsid w:val="00C102E5"/>
    <w:rsid w:val="00C12B7B"/>
    <w:rsid w:val="00C138AD"/>
    <w:rsid w:val="00C15B4A"/>
    <w:rsid w:val="00C17197"/>
    <w:rsid w:val="00C17878"/>
    <w:rsid w:val="00C17C71"/>
    <w:rsid w:val="00C17E8E"/>
    <w:rsid w:val="00C204B0"/>
    <w:rsid w:val="00C2066C"/>
    <w:rsid w:val="00C23DC9"/>
    <w:rsid w:val="00C23EDE"/>
    <w:rsid w:val="00C24B7E"/>
    <w:rsid w:val="00C24D6B"/>
    <w:rsid w:val="00C25D0E"/>
    <w:rsid w:val="00C302B1"/>
    <w:rsid w:val="00C31113"/>
    <w:rsid w:val="00C31AB7"/>
    <w:rsid w:val="00C32C92"/>
    <w:rsid w:val="00C32CE2"/>
    <w:rsid w:val="00C33AFA"/>
    <w:rsid w:val="00C347DF"/>
    <w:rsid w:val="00C34F99"/>
    <w:rsid w:val="00C3742A"/>
    <w:rsid w:val="00C3775D"/>
    <w:rsid w:val="00C3794D"/>
    <w:rsid w:val="00C37C56"/>
    <w:rsid w:val="00C40F1E"/>
    <w:rsid w:val="00C41BC3"/>
    <w:rsid w:val="00C41E9D"/>
    <w:rsid w:val="00C43A97"/>
    <w:rsid w:val="00C4465F"/>
    <w:rsid w:val="00C45252"/>
    <w:rsid w:val="00C45979"/>
    <w:rsid w:val="00C45A46"/>
    <w:rsid w:val="00C45F90"/>
    <w:rsid w:val="00C46F73"/>
    <w:rsid w:val="00C47BAD"/>
    <w:rsid w:val="00C500E9"/>
    <w:rsid w:val="00C50C1C"/>
    <w:rsid w:val="00C50F7B"/>
    <w:rsid w:val="00C53108"/>
    <w:rsid w:val="00C538E8"/>
    <w:rsid w:val="00C54D78"/>
    <w:rsid w:val="00C57580"/>
    <w:rsid w:val="00C6099F"/>
    <w:rsid w:val="00C60F09"/>
    <w:rsid w:val="00C61004"/>
    <w:rsid w:val="00C61306"/>
    <w:rsid w:val="00C62058"/>
    <w:rsid w:val="00C62319"/>
    <w:rsid w:val="00C62C70"/>
    <w:rsid w:val="00C631CE"/>
    <w:rsid w:val="00C63998"/>
    <w:rsid w:val="00C64DDA"/>
    <w:rsid w:val="00C66D4F"/>
    <w:rsid w:val="00C709A9"/>
    <w:rsid w:val="00C71930"/>
    <w:rsid w:val="00C7195F"/>
    <w:rsid w:val="00C75660"/>
    <w:rsid w:val="00C76A14"/>
    <w:rsid w:val="00C77F09"/>
    <w:rsid w:val="00C800C3"/>
    <w:rsid w:val="00C81B3F"/>
    <w:rsid w:val="00C82476"/>
    <w:rsid w:val="00C842BB"/>
    <w:rsid w:val="00C84511"/>
    <w:rsid w:val="00C8492D"/>
    <w:rsid w:val="00C86F41"/>
    <w:rsid w:val="00C87A51"/>
    <w:rsid w:val="00C87FF7"/>
    <w:rsid w:val="00C947E3"/>
    <w:rsid w:val="00C962C0"/>
    <w:rsid w:val="00C96F22"/>
    <w:rsid w:val="00CA0BA3"/>
    <w:rsid w:val="00CA112D"/>
    <w:rsid w:val="00CA1430"/>
    <w:rsid w:val="00CA23A3"/>
    <w:rsid w:val="00CA24AD"/>
    <w:rsid w:val="00CA3B9E"/>
    <w:rsid w:val="00CA462C"/>
    <w:rsid w:val="00CA4989"/>
    <w:rsid w:val="00CA5F55"/>
    <w:rsid w:val="00CA6AC6"/>
    <w:rsid w:val="00CA6E6E"/>
    <w:rsid w:val="00CB1023"/>
    <w:rsid w:val="00CB1DE6"/>
    <w:rsid w:val="00CB451F"/>
    <w:rsid w:val="00CB4C39"/>
    <w:rsid w:val="00CB57B7"/>
    <w:rsid w:val="00CB7332"/>
    <w:rsid w:val="00CB7DCE"/>
    <w:rsid w:val="00CC067E"/>
    <w:rsid w:val="00CC128A"/>
    <w:rsid w:val="00CC313D"/>
    <w:rsid w:val="00CC4D00"/>
    <w:rsid w:val="00CC4E91"/>
    <w:rsid w:val="00CC6454"/>
    <w:rsid w:val="00CC6557"/>
    <w:rsid w:val="00CC6A72"/>
    <w:rsid w:val="00CC7EA6"/>
    <w:rsid w:val="00CC7F3A"/>
    <w:rsid w:val="00CD1CAB"/>
    <w:rsid w:val="00CD29FA"/>
    <w:rsid w:val="00CD3417"/>
    <w:rsid w:val="00CD4F3E"/>
    <w:rsid w:val="00CD796D"/>
    <w:rsid w:val="00CE50E7"/>
    <w:rsid w:val="00CE6D2F"/>
    <w:rsid w:val="00CE78A7"/>
    <w:rsid w:val="00CE79DF"/>
    <w:rsid w:val="00CE7F15"/>
    <w:rsid w:val="00CF2C25"/>
    <w:rsid w:val="00CF3AF5"/>
    <w:rsid w:val="00CF4BC6"/>
    <w:rsid w:val="00CF634F"/>
    <w:rsid w:val="00CF65C7"/>
    <w:rsid w:val="00D003B5"/>
    <w:rsid w:val="00D011C6"/>
    <w:rsid w:val="00D06779"/>
    <w:rsid w:val="00D10752"/>
    <w:rsid w:val="00D10D47"/>
    <w:rsid w:val="00D1125D"/>
    <w:rsid w:val="00D12386"/>
    <w:rsid w:val="00D12399"/>
    <w:rsid w:val="00D1298F"/>
    <w:rsid w:val="00D136E3"/>
    <w:rsid w:val="00D13C3F"/>
    <w:rsid w:val="00D15AFE"/>
    <w:rsid w:val="00D15D22"/>
    <w:rsid w:val="00D21CDB"/>
    <w:rsid w:val="00D21F82"/>
    <w:rsid w:val="00D220D9"/>
    <w:rsid w:val="00D2385E"/>
    <w:rsid w:val="00D246E0"/>
    <w:rsid w:val="00D267BC"/>
    <w:rsid w:val="00D2761B"/>
    <w:rsid w:val="00D2776F"/>
    <w:rsid w:val="00D278A9"/>
    <w:rsid w:val="00D32591"/>
    <w:rsid w:val="00D32F2B"/>
    <w:rsid w:val="00D33AAB"/>
    <w:rsid w:val="00D34449"/>
    <w:rsid w:val="00D34967"/>
    <w:rsid w:val="00D34FAA"/>
    <w:rsid w:val="00D44485"/>
    <w:rsid w:val="00D4487D"/>
    <w:rsid w:val="00D4567F"/>
    <w:rsid w:val="00D46600"/>
    <w:rsid w:val="00D46659"/>
    <w:rsid w:val="00D51F48"/>
    <w:rsid w:val="00D52090"/>
    <w:rsid w:val="00D5262E"/>
    <w:rsid w:val="00D52F4A"/>
    <w:rsid w:val="00D56E19"/>
    <w:rsid w:val="00D57A51"/>
    <w:rsid w:val="00D601AE"/>
    <w:rsid w:val="00D60F17"/>
    <w:rsid w:val="00D619BF"/>
    <w:rsid w:val="00D622E5"/>
    <w:rsid w:val="00D63A73"/>
    <w:rsid w:val="00D64809"/>
    <w:rsid w:val="00D64FCC"/>
    <w:rsid w:val="00D70CB0"/>
    <w:rsid w:val="00D71A06"/>
    <w:rsid w:val="00D71F44"/>
    <w:rsid w:val="00D7258D"/>
    <w:rsid w:val="00D72BD5"/>
    <w:rsid w:val="00D74E57"/>
    <w:rsid w:val="00D7594C"/>
    <w:rsid w:val="00D77559"/>
    <w:rsid w:val="00D77AD9"/>
    <w:rsid w:val="00D77DF6"/>
    <w:rsid w:val="00D803E4"/>
    <w:rsid w:val="00D808BC"/>
    <w:rsid w:val="00D820A0"/>
    <w:rsid w:val="00D82191"/>
    <w:rsid w:val="00D824EE"/>
    <w:rsid w:val="00D824F5"/>
    <w:rsid w:val="00D84217"/>
    <w:rsid w:val="00D849A1"/>
    <w:rsid w:val="00D851DB"/>
    <w:rsid w:val="00D857A8"/>
    <w:rsid w:val="00D85F21"/>
    <w:rsid w:val="00D87965"/>
    <w:rsid w:val="00D91EFE"/>
    <w:rsid w:val="00D91F53"/>
    <w:rsid w:val="00D91F5B"/>
    <w:rsid w:val="00D9304D"/>
    <w:rsid w:val="00D9311B"/>
    <w:rsid w:val="00D93ADA"/>
    <w:rsid w:val="00D93E37"/>
    <w:rsid w:val="00D94158"/>
    <w:rsid w:val="00D9451D"/>
    <w:rsid w:val="00D94727"/>
    <w:rsid w:val="00D950C3"/>
    <w:rsid w:val="00D959EC"/>
    <w:rsid w:val="00D97341"/>
    <w:rsid w:val="00D975B2"/>
    <w:rsid w:val="00D975D6"/>
    <w:rsid w:val="00DA006D"/>
    <w:rsid w:val="00DA0B4F"/>
    <w:rsid w:val="00DA1639"/>
    <w:rsid w:val="00DA1A07"/>
    <w:rsid w:val="00DA1A8D"/>
    <w:rsid w:val="00DA389C"/>
    <w:rsid w:val="00DA3951"/>
    <w:rsid w:val="00DA466D"/>
    <w:rsid w:val="00DA5CE8"/>
    <w:rsid w:val="00DA626E"/>
    <w:rsid w:val="00DB2319"/>
    <w:rsid w:val="00DB2B37"/>
    <w:rsid w:val="00DB2BDD"/>
    <w:rsid w:val="00DB3357"/>
    <w:rsid w:val="00DB3A00"/>
    <w:rsid w:val="00DB510C"/>
    <w:rsid w:val="00DB6018"/>
    <w:rsid w:val="00DB7079"/>
    <w:rsid w:val="00DC157A"/>
    <w:rsid w:val="00DC189B"/>
    <w:rsid w:val="00DC1DE0"/>
    <w:rsid w:val="00DC3C9D"/>
    <w:rsid w:val="00DC3F29"/>
    <w:rsid w:val="00DC6112"/>
    <w:rsid w:val="00DC72F0"/>
    <w:rsid w:val="00DC7346"/>
    <w:rsid w:val="00DD17B4"/>
    <w:rsid w:val="00DD1990"/>
    <w:rsid w:val="00DD3AE4"/>
    <w:rsid w:val="00DD5574"/>
    <w:rsid w:val="00DD582F"/>
    <w:rsid w:val="00DD5AF0"/>
    <w:rsid w:val="00DD7778"/>
    <w:rsid w:val="00DD78E7"/>
    <w:rsid w:val="00DD7B8A"/>
    <w:rsid w:val="00DE00C9"/>
    <w:rsid w:val="00DE0B83"/>
    <w:rsid w:val="00DE28B5"/>
    <w:rsid w:val="00DE3681"/>
    <w:rsid w:val="00DE3FE8"/>
    <w:rsid w:val="00DE66FD"/>
    <w:rsid w:val="00DE7BFF"/>
    <w:rsid w:val="00DF037D"/>
    <w:rsid w:val="00DF1A26"/>
    <w:rsid w:val="00DF227F"/>
    <w:rsid w:val="00DF27BF"/>
    <w:rsid w:val="00DF5497"/>
    <w:rsid w:val="00DF5DD9"/>
    <w:rsid w:val="00E04E32"/>
    <w:rsid w:val="00E05E07"/>
    <w:rsid w:val="00E05EE2"/>
    <w:rsid w:val="00E066CD"/>
    <w:rsid w:val="00E06CAC"/>
    <w:rsid w:val="00E079BE"/>
    <w:rsid w:val="00E07BD2"/>
    <w:rsid w:val="00E07CE3"/>
    <w:rsid w:val="00E10727"/>
    <w:rsid w:val="00E10FA2"/>
    <w:rsid w:val="00E1588B"/>
    <w:rsid w:val="00E202FD"/>
    <w:rsid w:val="00E206CB"/>
    <w:rsid w:val="00E21D74"/>
    <w:rsid w:val="00E227B5"/>
    <w:rsid w:val="00E252B4"/>
    <w:rsid w:val="00E2663E"/>
    <w:rsid w:val="00E27E71"/>
    <w:rsid w:val="00E30A3E"/>
    <w:rsid w:val="00E31C76"/>
    <w:rsid w:val="00E32255"/>
    <w:rsid w:val="00E328A6"/>
    <w:rsid w:val="00E34D2E"/>
    <w:rsid w:val="00E37AE2"/>
    <w:rsid w:val="00E37EB5"/>
    <w:rsid w:val="00E40B2D"/>
    <w:rsid w:val="00E429DE"/>
    <w:rsid w:val="00E42DB7"/>
    <w:rsid w:val="00E43909"/>
    <w:rsid w:val="00E4493A"/>
    <w:rsid w:val="00E44B9E"/>
    <w:rsid w:val="00E44BCE"/>
    <w:rsid w:val="00E460BE"/>
    <w:rsid w:val="00E5152E"/>
    <w:rsid w:val="00E51A88"/>
    <w:rsid w:val="00E524AD"/>
    <w:rsid w:val="00E532B5"/>
    <w:rsid w:val="00E5392E"/>
    <w:rsid w:val="00E53934"/>
    <w:rsid w:val="00E542EE"/>
    <w:rsid w:val="00E55A1A"/>
    <w:rsid w:val="00E60F31"/>
    <w:rsid w:val="00E632F3"/>
    <w:rsid w:val="00E637A5"/>
    <w:rsid w:val="00E6503F"/>
    <w:rsid w:val="00E654DE"/>
    <w:rsid w:val="00E665C2"/>
    <w:rsid w:val="00E66D90"/>
    <w:rsid w:val="00E671F9"/>
    <w:rsid w:val="00E6784A"/>
    <w:rsid w:val="00E67D1E"/>
    <w:rsid w:val="00E706A7"/>
    <w:rsid w:val="00E72249"/>
    <w:rsid w:val="00E728B6"/>
    <w:rsid w:val="00E74A03"/>
    <w:rsid w:val="00E75B4E"/>
    <w:rsid w:val="00E7696C"/>
    <w:rsid w:val="00E80E59"/>
    <w:rsid w:val="00E8205D"/>
    <w:rsid w:val="00E83C9C"/>
    <w:rsid w:val="00E86B2A"/>
    <w:rsid w:val="00E874D3"/>
    <w:rsid w:val="00E879F5"/>
    <w:rsid w:val="00E87FE5"/>
    <w:rsid w:val="00E93D86"/>
    <w:rsid w:val="00E944CA"/>
    <w:rsid w:val="00E95B61"/>
    <w:rsid w:val="00E96421"/>
    <w:rsid w:val="00E968B2"/>
    <w:rsid w:val="00E9786F"/>
    <w:rsid w:val="00EA1920"/>
    <w:rsid w:val="00EA2E14"/>
    <w:rsid w:val="00EA2E29"/>
    <w:rsid w:val="00EA3364"/>
    <w:rsid w:val="00EA4A47"/>
    <w:rsid w:val="00EA4AFD"/>
    <w:rsid w:val="00EA5645"/>
    <w:rsid w:val="00EA62E5"/>
    <w:rsid w:val="00EA79C2"/>
    <w:rsid w:val="00EA7ECB"/>
    <w:rsid w:val="00EA7FD1"/>
    <w:rsid w:val="00EB01F7"/>
    <w:rsid w:val="00EB0F98"/>
    <w:rsid w:val="00EB1477"/>
    <w:rsid w:val="00EB1C3C"/>
    <w:rsid w:val="00EB34E0"/>
    <w:rsid w:val="00EB42B3"/>
    <w:rsid w:val="00EC00F7"/>
    <w:rsid w:val="00EC2DBE"/>
    <w:rsid w:val="00EC3FE0"/>
    <w:rsid w:val="00EC4B9B"/>
    <w:rsid w:val="00EC508D"/>
    <w:rsid w:val="00EC60F3"/>
    <w:rsid w:val="00EC6736"/>
    <w:rsid w:val="00EC726C"/>
    <w:rsid w:val="00EC7946"/>
    <w:rsid w:val="00EC7EF0"/>
    <w:rsid w:val="00ED1023"/>
    <w:rsid w:val="00ED115A"/>
    <w:rsid w:val="00ED156D"/>
    <w:rsid w:val="00ED2335"/>
    <w:rsid w:val="00ED4694"/>
    <w:rsid w:val="00ED53DF"/>
    <w:rsid w:val="00ED5AAA"/>
    <w:rsid w:val="00ED6747"/>
    <w:rsid w:val="00ED6A72"/>
    <w:rsid w:val="00ED76F3"/>
    <w:rsid w:val="00EE121E"/>
    <w:rsid w:val="00EE1C16"/>
    <w:rsid w:val="00EE1DA7"/>
    <w:rsid w:val="00EE4B53"/>
    <w:rsid w:val="00EE4DE6"/>
    <w:rsid w:val="00EE7A72"/>
    <w:rsid w:val="00EF1B52"/>
    <w:rsid w:val="00EF638F"/>
    <w:rsid w:val="00EF70EE"/>
    <w:rsid w:val="00EF783D"/>
    <w:rsid w:val="00F01D43"/>
    <w:rsid w:val="00F03122"/>
    <w:rsid w:val="00F04C11"/>
    <w:rsid w:val="00F1035B"/>
    <w:rsid w:val="00F113D5"/>
    <w:rsid w:val="00F11617"/>
    <w:rsid w:val="00F12CBE"/>
    <w:rsid w:val="00F15853"/>
    <w:rsid w:val="00F15EA0"/>
    <w:rsid w:val="00F16279"/>
    <w:rsid w:val="00F16534"/>
    <w:rsid w:val="00F16DF7"/>
    <w:rsid w:val="00F21932"/>
    <w:rsid w:val="00F22F14"/>
    <w:rsid w:val="00F23F51"/>
    <w:rsid w:val="00F263F4"/>
    <w:rsid w:val="00F34367"/>
    <w:rsid w:val="00F34BFD"/>
    <w:rsid w:val="00F35C26"/>
    <w:rsid w:val="00F35D9B"/>
    <w:rsid w:val="00F36540"/>
    <w:rsid w:val="00F411E7"/>
    <w:rsid w:val="00F4162F"/>
    <w:rsid w:val="00F4239A"/>
    <w:rsid w:val="00F44558"/>
    <w:rsid w:val="00F44958"/>
    <w:rsid w:val="00F46A2C"/>
    <w:rsid w:val="00F46A6D"/>
    <w:rsid w:val="00F507E6"/>
    <w:rsid w:val="00F51EE8"/>
    <w:rsid w:val="00F530C4"/>
    <w:rsid w:val="00F53C8D"/>
    <w:rsid w:val="00F53F2F"/>
    <w:rsid w:val="00F5416E"/>
    <w:rsid w:val="00F60F90"/>
    <w:rsid w:val="00F61FF5"/>
    <w:rsid w:val="00F627AF"/>
    <w:rsid w:val="00F628BD"/>
    <w:rsid w:val="00F64068"/>
    <w:rsid w:val="00F65B2D"/>
    <w:rsid w:val="00F65D03"/>
    <w:rsid w:val="00F661A8"/>
    <w:rsid w:val="00F66B98"/>
    <w:rsid w:val="00F66D50"/>
    <w:rsid w:val="00F700A1"/>
    <w:rsid w:val="00F70122"/>
    <w:rsid w:val="00F7247A"/>
    <w:rsid w:val="00F75223"/>
    <w:rsid w:val="00F767B9"/>
    <w:rsid w:val="00F77063"/>
    <w:rsid w:val="00F77EC0"/>
    <w:rsid w:val="00F80F7C"/>
    <w:rsid w:val="00F81632"/>
    <w:rsid w:val="00F824A5"/>
    <w:rsid w:val="00F86AB0"/>
    <w:rsid w:val="00F87E96"/>
    <w:rsid w:val="00F90E64"/>
    <w:rsid w:val="00F91053"/>
    <w:rsid w:val="00F923DF"/>
    <w:rsid w:val="00F938EB"/>
    <w:rsid w:val="00F974C2"/>
    <w:rsid w:val="00FA014D"/>
    <w:rsid w:val="00FA23B4"/>
    <w:rsid w:val="00FA2508"/>
    <w:rsid w:val="00FA3885"/>
    <w:rsid w:val="00FA64FF"/>
    <w:rsid w:val="00FA750C"/>
    <w:rsid w:val="00FB11B3"/>
    <w:rsid w:val="00FB31FC"/>
    <w:rsid w:val="00FB3248"/>
    <w:rsid w:val="00FB585A"/>
    <w:rsid w:val="00FB5B7A"/>
    <w:rsid w:val="00FB6D18"/>
    <w:rsid w:val="00FB6F1A"/>
    <w:rsid w:val="00FB775D"/>
    <w:rsid w:val="00FC0715"/>
    <w:rsid w:val="00FC0AED"/>
    <w:rsid w:val="00FC1401"/>
    <w:rsid w:val="00FC294C"/>
    <w:rsid w:val="00FC3144"/>
    <w:rsid w:val="00FC4C38"/>
    <w:rsid w:val="00FC511B"/>
    <w:rsid w:val="00FD1F79"/>
    <w:rsid w:val="00FD35DB"/>
    <w:rsid w:val="00FD3661"/>
    <w:rsid w:val="00FD408D"/>
    <w:rsid w:val="00FD499B"/>
    <w:rsid w:val="00FD565D"/>
    <w:rsid w:val="00FE1366"/>
    <w:rsid w:val="00FE19F9"/>
    <w:rsid w:val="00FE1AC8"/>
    <w:rsid w:val="00FE1ADC"/>
    <w:rsid w:val="00FE3D74"/>
    <w:rsid w:val="00FE6282"/>
    <w:rsid w:val="00FE7A0B"/>
    <w:rsid w:val="00FE7FC8"/>
    <w:rsid w:val="00FF1086"/>
    <w:rsid w:val="00FF179A"/>
    <w:rsid w:val="00FF239F"/>
    <w:rsid w:val="00FF2910"/>
    <w:rsid w:val="00FF3879"/>
    <w:rsid w:val="00FF3EBA"/>
    <w:rsid w:val="00FF40B0"/>
    <w:rsid w:val="00FF40D5"/>
    <w:rsid w:val="00FF55EA"/>
    <w:rsid w:val="00FF62AE"/>
    <w:rsid w:val="00FF64DE"/>
    <w:rsid w:val="00FF7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hsdate"/>
  <w:smartTagType w:namespaceuri="urn:schemas-microsoft-com:office:smarttags" w:name="chmetcnv"/>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E91A8BCB-B0E4-4925-B976-176610C4E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E7104"/>
    <w:rPr>
      <w:sz w:val="24"/>
      <w:szCs w:val="24"/>
    </w:rPr>
  </w:style>
  <w:style w:type="paragraph" w:styleId="1">
    <w:name w:val="heading 1"/>
    <w:basedOn w:val="a"/>
    <w:next w:val="a"/>
    <w:qFormat/>
    <w:rsid w:val="00A63A52"/>
    <w:pPr>
      <w:keepNext/>
      <w:spacing w:line="360" w:lineRule="auto"/>
      <w:outlineLvl w:val="0"/>
    </w:pPr>
    <w:rPr>
      <w:b/>
      <w:bCs/>
    </w:rPr>
  </w:style>
  <w:style w:type="paragraph" w:styleId="2">
    <w:name w:val="heading 2"/>
    <w:aliases w:val="Chapter X.X. Statement,h2,2,Header 2,l2,Level 2 Head,heading 2"/>
    <w:basedOn w:val="a"/>
    <w:next w:val="a"/>
    <w:qFormat/>
    <w:rsid w:val="00A63A5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A63A52"/>
    <w:pPr>
      <w:keepNext/>
      <w:keepLines/>
      <w:spacing w:before="260" w:after="260" w:line="416" w:lineRule="auto"/>
      <w:outlineLvl w:val="2"/>
    </w:pPr>
    <w:rPr>
      <w:b/>
      <w:bCs/>
      <w:sz w:val="32"/>
      <w:szCs w:val="32"/>
    </w:rPr>
  </w:style>
  <w:style w:type="paragraph" w:styleId="4">
    <w:name w:val="heading 4"/>
    <w:basedOn w:val="a"/>
    <w:next w:val="a"/>
    <w:qFormat/>
    <w:rsid w:val="00A63A52"/>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qFormat/>
    <w:rsid w:val="008804F1"/>
    <w:pPr>
      <w:keepNext/>
      <w:keepLines/>
      <w:spacing w:before="280" w:after="290" w:line="376" w:lineRule="auto"/>
      <w:outlineLvl w:val="4"/>
    </w:pPr>
    <w:rPr>
      <w:b/>
      <w:bCs/>
      <w:sz w:val="28"/>
      <w:szCs w:val="2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30">
    <w:name w:val="标题 3 字符"/>
    <w:basedOn w:val="a0"/>
    <w:link w:val="3"/>
    <w:rsid w:val="00A63A52"/>
    <w:rPr>
      <w:rFonts w:eastAsia="宋体"/>
      <w:b/>
      <w:bCs/>
      <w:sz w:val="32"/>
      <w:szCs w:val="32"/>
      <w:lang w:val="en-US" w:eastAsia="zh-CN" w:bidi="ar-SA"/>
    </w:rPr>
  </w:style>
  <w:style w:type="table" w:styleId="a3">
    <w:name w:val="Table Grid"/>
    <w:basedOn w:val="a1"/>
    <w:rsid w:val="00A63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样式"/>
    <w:basedOn w:val="a0"/>
    <w:rsid w:val="00A63A52"/>
  </w:style>
  <w:style w:type="paragraph" w:styleId="a5">
    <w:name w:val="Normal (Web)"/>
    <w:basedOn w:val="a"/>
    <w:rsid w:val="00A63A52"/>
    <w:pPr>
      <w:spacing w:before="100" w:beforeAutospacing="1" w:after="100" w:afterAutospacing="1"/>
    </w:pPr>
    <w:rPr>
      <w:rFonts w:ascii="宋体" w:hAnsi="宋体" w:cs="宋体"/>
    </w:rPr>
  </w:style>
  <w:style w:type="paragraph" w:styleId="HTML">
    <w:name w:val="HTML Preformatted"/>
    <w:basedOn w:val="a"/>
    <w:rsid w:val="00A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styleId="a6">
    <w:name w:val="Hyperlink"/>
    <w:basedOn w:val="a0"/>
    <w:rsid w:val="00A63A52"/>
    <w:rPr>
      <w:color w:val="0000FF"/>
      <w:u w:val="single"/>
    </w:rPr>
  </w:style>
  <w:style w:type="paragraph" w:styleId="20">
    <w:name w:val="Body Text Indent 2"/>
    <w:basedOn w:val="a"/>
    <w:rsid w:val="00A63A52"/>
    <w:pPr>
      <w:ind w:firstLine="720"/>
    </w:pPr>
    <w:rPr>
      <w:szCs w:val="20"/>
    </w:rPr>
  </w:style>
  <w:style w:type="paragraph" w:styleId="a7">
    <w:name w:val="header"/>
    <w:basedOn w:val="a"/>
    <w:rsid w:val="00A63A52"/>
    <w:pPr>
      <w:widowControl w:val="0"/>
      <w:pBdr>
        <w:bottom w:val="single" w:sz="6" w:space="1" w:color="auto"/>
      </w:pBdr>
      <w:tabs>
        <w:tab w:val="center" w:pos="4153"/>
        <w:tab w:val="right" w:pos="8306"/>
      </w:tabs>
      <w:snapToGrid w:val="0"/>
      <w:jc w:val="center"/>
    </w:pPr>
    <w:rPr>
      <w:kern w:val="2"/>
      <w:sz w:val="18"/>
      <w:szCs w:val="18"/>
    </w:rPr>
  </w:style>
  <w:style w:type="paragraph" w:customStyle="1" w:styleId="Normal0">
    <w:name w:val="Normal0"/>
    <w:rsid w:val="00A63A52"/>
    <w:rPr>
      <w:noProof/>
      <w:lang w:eastAsia="en-US"/>
    </w:rPr>
  </w:style>
  <w:style w:type="paragraph" w:styleId="TOC1">
    <w:name w:val="toc 1"/>
    <w:basedOn w:val="a"/>
    <w:next w:val="a"/>
    <w:autoRedefine/>
    <w:semiHidden/>
    <w:rsid w:val="00843B87"/>
    <w:pPr>
      <w:spacing w:before="120" w:after="120"/>
    </w:pPr>
    <w:rPr>
      <w:b/>
      <w:bCs/>
      <w:caps/>
      <w:sz w:val="20"/>
      <w:szCs w:val="20"/>
    </w:rPr>
  </w:style>
  <w:style w:type="paragraph" w:styleId="TOC2">
    <w:name w:val="toc 2"/>
    <w:basedOn w:val="a"/>
    <w:next w:val="a"/>
    <w:autoRedefine/>
    <w:semiHidden/>
    <w:rsid w:val="00A63A52"/>
    <w:pPr>
      <w:ind w:left="240"/>
    </w:pPr>
    <w:rPr>
      <w:smallCaps/>
      <w:sz w:val="20"/>
      <w:szCs w:val="20"/>
    </w:rPr>
  </w:style>
  <w:style w:type="character" w:styleId="a8">
    <w:name w:val="FollowedHyperlink"/>
    <w:basedOn w:val="a0"/>
    <w:rsid w:val="00A63A52"/>
    <w:rPr>
      <w:color w:val="800080"/>
      <w:u w:val="single"/>
    </w:rPr>
  </w:style>
  <w:style w:type="paragraph" w:customStyle="1" w:styleId="40">
    <w:name w:val="标题4"/>
    <w:basedOn w:val="a"/>
    <w:next w:val="a"/>
    <w:link w:val="4Char"/>
    <w:rsid w:val="00A63A52"/>
    <w:pPr>
      <w:adjustRightInd w:val="0"/>
      <w:snapToGrid w:val="0"/>
      <w:spacing w:line="360" w:lineRule="auto"/>
      <w:ind w:firstLine="794"/>
    </w:pPr>
    <w:rPr>
      <w:b/>
    </w:rPr>
  </w:style>
  <w:style w:type="character" w:customStyle="1" w:styleId="4Char">
    <w:name w:val="标题4 Char"/>
    <w:basedOn w:val="a0"/>
    <w:link w:val="40"/>
    <w:rsid w:val="00A63A52"/>
    <w:rPr>
      <w:rFonts w:eastAsia="宋体"/>
      <w:b/>
      <w:sz w:val="24"/>
      <w:szCs w:val="24"/>
      <w:lang w:val="en-US" w:eastAsia="zh-CN" w:bidi="ar-SA"/>
    </w:rPr>
  </w:style>
  <w:style w:type="paragraph" w:styleId="a9">
    <w:name w:val="Document Map"/>
    <w:basedOn w:val="a"/>
    <w:semiHidden/>
    <w:rsid w:val="00A63A52"/>
    <w:pPr>
      <w:widowControl w:val="0"/>
      <w:shd w:val="clear" w:color="auto" w:fill="000080"/>
      <w:jc w:val="both"/>
    </w:pPr>
    <w:rPr>
      <w:kern w:val="2"/>
      <w:sz w:val="21"/>
    </w:rPr>
  </w:style>
  <w:style w:type="character" w:styleId="aa">
    <w:name w:val="annotation reference"/>
    <w:basedOn w:val="a0"/>
    <w:semiHidden/>
    <w:rsid w:val="00A63A52"/>
    <w:rPr>
      <w:sz w:val="16"/>
      <w:szCs w:val="16"/>
    </w:rPr>
  </w:style>
  <w:style w:type="paragraph" w:styleId="ab">
    <w:name w:val="annotation text"/>
    <w:basedOn w:val="a"/>
    <w:semiHidden/>
    <w:rsid w:val="00A63A52"/>
    <w:pPr>
      <w:widowControl w:val="0"/>
      <w:jc w:val="both"/>
    </w:pPr>
    <w:rPr>
      <w:kern w:val="2"/>
      <w:sz w:val="20"/>
      <w:szCs w:val="20"/>
    </w:rPr>
  </w:style>
  <w:style w:type="paragraph" w:styleId="ac">
    <w:name w:val="Balloon Text"/>
    <w:basedOn w:val="a"/>
    <w:semiHidden/>
    <w:rsid w:val="00A63A52"/>
    <w:rPr>
      <w:sz w:val="18"/>
      <w:szCs w:val="18"/>
    </w:rPr>
  </w:style>
  <w:style w:type="paragraph" w:customStyle="1" w:styleId="10">
    <w:name w:val="标题1+二号+宋体+居中+粗"/>
    <w:basedOn w:val="1"/>
    <w:next w:val="1"/>
    <w:rsid w:val="00A63A52"/>
    <w:pPr>
      <w:keepLines/>
      <w:widowControl w:val="0"/>
      <w:spacing w:before="340" w:after="330" w:line="578" w:lineRule="auto"/>
      <w:jc w:val="center"/>
    </w:pPr>
    <w:rPr>
      <w:sz w:val="44"/>
      <w:szCs w:val="44"/>
    </w:rPr>
  </w:style>
  <w:style w:type="paragraph" w:customStyle="1" w:styleId="21">
    <w:name w:val="标题2+三号+宋体+加粗"/>
    <w:basedOn w:val="2"/>
    <w:next w:val="a"/>
    <w:rsid w:val="00A63A52"/>
    <w:pPr>
      <w:keepLines w:val="0"/>
      <w:adjustRightInd w:val="0"/>
      <w:snapToGrid w:val="0"/>
      <w:spacing w:beforeLines="50" w:before="156" w:after="60" w:line="240" w:lineRule="auto"/>
    </w:pPr>
    <w:rPr>
      <w:rFonts w:eastAsia="宋体" w:cs="Arial"/>
      <w:szCs w:val="28"/>
    </w:rPr>
  </w:style>
  <w:style w:type="paragraph" w:customStyle="1" w:styleId="31">
    <w:name w:val="标题3+四号+宋体+加粗"/>
    <w:basedOn w:val="3"/>
    <w:next w:val="a"/>
    <w:rsid w:val="00A63A52"/>
    <w:pPr>
      <w:keepLines w:val="0"/>
      <w:adjustRightInd w:val="0"/>
      <w:snapToGrid w:val="0"/>
      <w:spacing w:beforeLines="50" w:before="156" w:after="60" w:line="240" w:lineRule="auto"/>
    </w:pPr>
    <w:rPr>
      <w:rFonts w:ascii="Arial" w:hAnsi="Arial" w:cs="Arial"/>
      <w:sz w:val="28"/>
      <w:szCs w:val="21"/>
    </w:rPr>
  </w:style>
  <w:style w:type="paragraph" w:styleId="ad">
    <w:name w:val="Body Text Indent"/>
    <w:basedOn w:val="a"/>
    <w:rsid w:val="00A63A52"/>
    <w:pPr>
      <w:spacing w:after="120"/>
      <w:ind w:leftChars="200" w:left="420"/>
    </w:pPr>
  </w:style>
  <w:style w:type="paragraph" w:styleId="TOC3">
    <w:name w:val="toc 3"/>
    <w:basedOn w:val="a"/>
    <w:next w:val="a"/>
    <w:autoRedefine/>
    <w:semiHidden/>
    <w:rsid w:val="00030338"/>
    <w:pPr>
      <w:ind w:left="480"/>
    </w:pPr>
    <w:rPr>
      <w:i/>
      <w:iCs/>
      <w:sz w:val="20"/>
      <w:szCs w:val="20"/>
    </w:rPr>
  </w:style>
  <w:style w:type="paragraph" w:styleId="ae">
    <w:name w:val="footer"/>
    <w:basedOn w:val="a"/>
    <w:rsid w:val="00601748"/>
    <w:pPr>
      <w:tabs>
        <w:tab w:val="center" w:pos="4153"/>
        <w:tab w:val="right" w:pos="8306"/>
      </w:tabs>
      <w:snapToGrid w:val="0"/>
    </w:pPr>
    <w:rPr>
      <w:sz w:val="18"/>
      <w:szCs w:val="18"/>
    </w:rPr>
  </w:style>
  <w:style w:type="character" w:styleId="af">
    <w:name w:val="page number"/>
    <w:basedOn w:val="a0"/>
    <w:rsid w:val="00601748"/>
  </w:style>
  <w:style w:type="paragraph" w:customStyle="1" w:styleId="50">
    <w:name w:val="标题5"/>
    <w:basedOn w:val="5"/>
    <w:rsid w:val="008804F1"/>
    <w:pPr>
      <w:widowControl w:val="0"/>
      <w:jc w:val="both"/>
    </w:pPr>
    <w:rPr>
      <w:b w:val="0"/>
      <w:kern w:val="2"/>
      <w:sz w:val="21"/>
    </w:rPr>
  </w:style>
  <w:style w:type="paragraph" w:styleId="TOC4">
    <w:name w:val="toc 4"/>
    <w:basedOn w:val="a"/>
    <w:next w:val="a"/>
    <w:autoRedefine/>
    <w:semiHidden/>
    <w:rsid w:val="008B5D47"/>
    <w:pPr>
      <w:ind w:left="720"/>
    </w:pPr>
    <w:rPr>
      <w:sz w:val="18"/>
      <w:szCs w:val="18"/>
    </w:rPr>
  </w:style>
  <w:style w:type="paragraph" w:styleId="TOC5">
    <w:name w:val="toc 5"/>
    <w:basedOn w:val="a"/>
    <w:next w:val="a"/>
    <w:autoRedefine/>
    <w:semiHidden/>
    <w:rsid w:val="008B5D47"/>
    <w:pPr>
      <w:ind w:left="960"/>
    </w:pPr>
    <w:rPr>
      <w:sz w:val="18"/>
      <w:szCs w:val="18"/>
    </w:rPr>
  </w:style>
  <w:style w:type="paragraph" w:styleId="TOC6">
    <w:name w:val="toc 6"/>
    <w:basedOn w:val="a"/>
    <w:next w:val="a"/>
    <w:autoRedefine/>
    <w:semiHidden/>
    <w:rsid w:val="008B5D47"/>
    <w:pPr>
      <w:ind w:left="1200"/>
    </w:pPr>
    <w:rPr>
      <w:sz w:val="18"/>
      <w:szCs w:val="18"/>
    </w:rPr>
  </w:style>
  <w:style w:type="paragraph" w:styleId="TOC7">
    <w:name w:val="toc 7"/>
    <w:basedOn w:val="a"/>
    <w:next w:val="a"/>
    <w:autoRedefine/>
    <w:semiHidden/>
    <w:rsid w:val="008B5D47"/>
    <w:pPr>
      <w:ind w:left="1440"/>
    </w:pPr>
    <w:rPr>
      <w:sz w:val="18"/>
      <w:szCs w:val="18"/>
    </w:rPr>
  </w:style>
  <w:style w:type="paragraph" w:styleId="TOC8">
    <w:name w:val="toc 8"/>
    <w:basedOn w:val="a"/>
    <w:next w:val="a"/>
    <w:autoRedefine/>
    <w:semiHidden/>
    <w:rsid w:val="008B5D47"/>
    <w:pPr>
      <w:ind w:left="1680"/>
    </w:pPr>
    <w:rPr>
      <w:sz w:val="18"/>
      <w:szCs w:val="18"/>
    </w:rPr>
  </w:style>
  <w:style w:type="paragraph" w:styleId="TOC9">
    <w:name w:val="toc 9"/>
    <w:basedOn w:val="a"/>
    <w:next w:val="a"/>
    <w:autoRedefine/>
    <w:semiHidden/>
    <w:rsid w:val="008B5D47"/>
    <w:pPr>
      <w:ind w:left="1920"/>
    </w:pPr>
    <w:rPr>
      <w:sz w:val="18"/>
      <w:szCs w:val="18"/>
    </w:rPr>
  </w:style>
  <w:style w:type="paragraph" w:styleId="af0">
    <w:name w:val="annotation subject"/>
    <w:basedOn w:val="ab"/>
    <w:next w:val="ab"/>
    <w:semiHidden/>
    <w:rsid w:val="00BB434B"/>
    <w:pPr>
      <w:widowControl/>
      <w:jc w:val="left"/>
    </w:pPr>
    <w:rPr>
      <w:b/>
      <w:bCs/>
      <w:kern w:val="0"/>
      <w:sz w:val="24"/>
      <w:szCs w:val="24"/>
    </w:rPr>
  </w:style>
  <w:style w:type="paragraph" w:styleId="11">
    <w:name w:val="index 1"/>
    <w:basedOn w:val="a"/>
    <w:next w:val="a"/>
    <w:autoRedefine/>
    <w:semiHidden/>
    <w:rsid w:val="006B0B28"/>
  </w:style>
  <w:style w:type="character" w:customStyle="1" w:styleId="CharChar">
    <w:name w:val=" Char Char"/>
    <w:basedOn w:val="a0"/>
    <w:rsid w:val="00124A3B"/>
    <w:rPr>
      <w:rFonts w:eastAsia="宋体"/>
      <w:b/>
      <w:bCs/>
      <w:sz w:val="32"/>
      <w:szCs w:val="32"/>
      <w:lang w:val="en-US" w:eastAsia="zh-CN" w:bidi="ar-SA"/>
    </w:rPr>
  </w:style>
  <w:style w:type="paragraph" w:customStyle="1" w:styleId="1125">
    <w:name w:val="样式 标题 1 + 二号 行距: 多倍行距 1.25 字行"/>
    <w:basedOn w:val="1"/>
    <w:rsid w:val="000908B9"/>
    <w:pPr>
      <w:spacing w:before="480" w:after="360" w:line="300" w:lineRule="auto"/>
    </w:pPr>
    <w:rPr>
      <w:rFonts w:cs="宋体"/>
      <w:sz w:val="44"/>
      <w:szCs w:val="20"/>
    </w:rPr>
  </w:style>
  <w:style w:type="character" w:styleId="af1">
    <w:name w:val="Unresolved Mention"/>
    <w:basedOn w:val="a0"/>
    <w:uiPriority w:val="99"/>
    <w:semiHidden/>
    <w:unhideWhenUsed/>
    <w:rsid w:val="009753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2073">
      <w:bodyDiv w:val="1"/>
      <w:marLeft w:val="0"/>
      <w:marRight w:val="0"/>
      <w:marTop w:val="0"/>
      <w:marBottom w:val="0"/>
      <w:divBdr>
        <w:top w:val="none" w:sz="0" w:space="0" w:color="auto"/>
        <w:left w:val="none" w:sz="0" w:space="0" w:color="auto"/>
        <w:bottom w:val="none" w:sz="0" w:space="0" w:color="auto"/>
        <w:right w:val="none" w:sz="0" w:space="0" w:color="auto"/>
      </w:divBdr>
    </w:div>
    <w:div w:id="52892130">
      <w:bodyDiv w:val="1"/>
      <w:marLeft w:val="0"/>
      <w:marRight w:val="0"/>
      <w:marTop w:val="0"/>
      <w:marBottom w:val="0"/>
      <w:divBdr>
        <w:top w:val="none" w:sz="0" w:space="0" w:color="auto"/>
        <w:left w:val="none" w:sz="0" w:space="0" w:color="auto"/>
        <w:bottom w:val="none" w:sz="0" w:space="0" w:color="auto"/>
        <w:right w:val="none" w:sz="0" w:space="0" w:color="auto"/>
      </w:divBdr>
      <w:divsChild>
        <w:div w:id="739947">
          <w:marLeft w:val="0"/>
          <w:marRight w:val="0"/>
          <w:marTop w:val="0"/>
          <w:marBottom w:val="0"/>
          <w:divBdr>
            <w:top w:val="none" w:sz="0" w:space="0" w:color="auto"/>
            <w:left w:val="none" w:sz="0" w:space="0" w:color="auto"/>
            <w:bottom w:val="none" w:sz="0" w:space="0" w:color="auto"/>
            <w:right w:val="none" w:sz="0" w:space="0" w:color="auto"/>
          </w:divBdr>
        </w:div>
      </w:divsChild>
    </w:div>
    <w:div w:id="54940404">
      <w:bodyDiv w:val="1"/>
      <w:marLeft w:val="0"/>
      <w:marRight w:val="0"/>
      <w:marTop w:val="0"/>
      <w:marBottom w:val="0"/>
      <w:divBdr>
        <w:top w:val="none" w:sz="0" w:space="0" w:color="auto"/>
        <w:left w:val="none" w:sz="0" w:space="0" w:color="auto"/>
        <w:bottom w:val="none" w:sz="0" w:space="0" w:color="auto"/>
        <w:right w:val="none" w:sz="0" w:space="0" w:color="auto"/>
      </w:divBdr>
      <w:divsChild>
        <w:div w:id="400375319">
          <w:marLeft w:val="0"/>
          <w:marRight w:val="0"/>
          <w:marTop w:val="0"/>
          <w:marBottom w:val="0"/>
          <w:divBdr>
            <w:top w:val="none" w:sz="0" w:space="0" w:color="auto"/>
            <w:left w:val="none" w:sz="0" w:space="0" w:color="auto"/>
            <w:bottom w:val="none" w:sz="0" w:space="0" w:color="auto"/>
            <w:right w:val="none" w:sz="0" w:space="0" w:color="auto"/>
          </w:divBdr>
        </w:div>
      </w:divsChild>
    </w:div>
    <w:div w:id="72358294">
      <w:bodyDiv w:val="1"/>
      <w:marLeft w:val="0"/>
      <w:marRight w:val="0"/>
      <w:marTop w:val="0"/>
      <w:marBottom w:val="0"/>
      <w:divBdr>
        <w:top w:val="none" w:sz="0" w:space="0" w:color="auto"/>
        <w:left w:val="none" w:sz="0" w:space="0" w:color="auto"/>
        <w:bottom w:val="none" w:sz="0" w:space="0" w:color="auto"/>
        <w:right w:val="none" w:sz="0" w:space="0" w:color="auto"/>
      </w:divBdr>
    </w:div>
    <w:div w:id="81026000">
      <w:bodyDiv w:val="1"/>
      <w:marLeft w:val="0"/>
      <w:marRight w:val="0"/>
      <w:marTop w:val="0"/>
      <w:marBottom w:val="0"/>
      <w:divBdr>
        <w:top w:val="none" w:sz="0" w:space="0" w:color="auto"/>
        <w:left w:val="none" w:sz="0" w:space="0" w:color="auto"/>
        <w:bottom w:val="none" w:sz="0" w:space="0" w:color="auto"/>
        <w:right w:val="none" w:sz="0" w:space="0" w:color="auto"/>
      </w:divBdr>
      <w:divsChild>
        <w:div w:id="1110668046">
          <w:marLeft w:val="0"/>
          <w:marRight w:val="0"/>
          <w:marTop w:val="0"/>
          <w:marBottom w:val="0"/>
          <w:divBdr>
            <w:top w:val="none" w:sz="0" w:space="0" w:color="auto"/>
            <w:left w:val="none" w:sz="0" w:space="0" w:color="auto"/>
            <w:bottom w:val="none" w:sz="0" w:space="0" w:color="auto"/>
            <w:right w:val="none" w:sz="0" w:space="0" w:color="auto"/>
          </w:divBdr>
        </w:div>
        <w:div w:id="1806968124">
          <w:marLeft w:val="0"/>
          <w:marRight w:val="0"/>
          <w:marTop w:val="0"/>
          <w:marBottom w:val="0"/>
          <w:divBdr>
            <w:top w:val="none" w:sz="0" w:space="0" w:color="auto"/>
            <w:left w:val="none" w:sz="0" w:space="0" w:color="auto"/>
            <w:bottom w:val="none" w:sz="0" w:space="0" w:color="auto"/>
            <w:right w:val="none" w:sz="0" w:space="0" w:color="auto"/>
          </w:divBdr>
        </w:div>
        <w:div w:id="2137790729">
          <w:marLeft w:val="0"/>
          <w:marRight w:val="0"/>
          <w:marTop w:val="0"/>
          <w:marBottom w:val="0"/>
          <w:divBdr>
            <w:top w:val="none" w:sz="0" w:space="0" w:color="auto"/>
            <w:left w:val="none" w:sz="0" w:space="0" w:color="auto"/>
            <w:bottom w:val="none" w:sz="0" w:space="0" w:color="auto"/>
            <w:right w:val="none" w:sz="0" w:space="0" w:color="auto"/>
          </w:divBdr>
        </w:div>
      </w:divsChild>
    </w:div>
    <w:div w:id="98304673">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sChild>
        <w:div w:id="1043555921">
          <w:marLeft w:val="0"/>
          <w:marRight w:val="0"/>
          <w:marTop w:val="0"/>
          <w:marBottom w:val="0"/>
          <w:divBdr>
            <w:top w:val="none" w:sz="0" w:space="0" w:color="auto"/>
            <w:left w:val="none" w:sz="0" w:space="0" w:color="auto"/>
            <w:bottom w:val="none" w:sz="0" w:space="0" w:color="auto"/>
            <w:right w:val="none" w:sz="0" w:space="0" w:color="auto"/>
          </w:divBdr>
        </w:div>
        <w:div w:id="1514759639">
          <w:marLeft w:val="0"/>
          <w:marRight w:val="0"/>
          <w:marTop w:val="0"/>
          <w:marBottom w:val="0"/>
          <w:divBdr>
            <w:top w:val="none" w:sz="0" w:space="0" w:color="auto"/>
            <w:left w:val="none" w:sz="0" w:space="0" w:color="auto"/>
            <w:bottom w:val="none" w:sz="0" w:space="0" w:color="auto"/>
            <w:right w:val="none" w:sz="0" w:space="0" w:color="auto"/>
          </w:divBdr>
        </w:div>
        <w:div w:id="2009555846">
          <w:marLeft w:val="0"/>
          <w:marRight w:val="0"/>
          <w:marTop w:val="0"/>
          <w:marBottom w:val="0"/>
          <w:divBdr>
            <w:top w:val="none" w:sz="0" w:space="0" w:color="auto"/>
            <w:left w:val="none" w:sz="0" w:space="0" w:color="auto"/>
            <w:bottom w:val="none" w:sz="0" w:space="0" w:color="auto"/>
            <w:right w:val="none" w:sz="0" w:space="0" w:color="auto"/>
          </w:divBdr>
        </w:div>
      </w:divsChild>
    </w:div>
    <w:div w:id="173112266">
      <w:bodyDiv w:val="1"/>
      <w:marLeft w:val="0"/>
      <w:marRight w:val="0"/>
      <w:marTop w:val="0"/>
      <w:marBottom w:val="0"/>
      <w:divBdr>
        <w:top w:val="none" w:sz="0" w:space="0" w:color="auto"/>
        <w:left w:val="none" w:sz="0" w:space="0" w:color="auto"/>
        <w:bottom w:val="none" w:sz="0" w:space="0" w:color="auto"/>
        <w:right w:val="none" w:sz="0" w:space="0" w:color="auto"/>
      </w:divBdr>
      <w:divsChild>
        <w:div w:id="148063472">
          <w:marLeft w:val="0"/>
          <w:marRight w:val="0"/>
          <w:marTop w:val="0"/>
          <w:marBottom w:val="0"/>
          <w:divBdr>
            <w:top w:val="none" w:sz="0" w:space="0" w:color="auto"/>
            <w:left w:val="none" w:sz="0" w:space="0" w:color="auto"/>
            <w:bottom w:val="none" w:sz="0" w:space="0" w:color="auto"/>
            <w:right w:val="none" w:sz="0" w:space="0" w:color="auto"/>
          </w:divBdr>
        </w:div>
        <w:div w:id="1022634411">
          <w:marLeft w:val="0"/>
          <w:marRight w:val="0"/>
          <w:marTop w:val="0"/>
          <w:marBottom w:val="0"/>
          <w:divBdr>
            <w:top w:val="none" w:sz="0" w:space="0" w:color="auto"/>
            <w:left w:val="none" w:sz="0" w:space="0" w:color="auto"/>
            <w:bottom w:val="none" w:sz="0" w:space="0" w:color="auto"/>
            <w:right w:val="none" w:sz="0" w:space="0" w:color="auto"/>
          </w:divBdr>
        </w:div>
      </w:divsChild>
    </w:div>
    <w:div w:id="203717868">
      <w:bodyDiv w:val="1"/>
      <w:marLeft w:val="0"/>
      <w:marRight w:val="0"/>
      <w:marTop w:val="0"/>
      <w:marBottom w:val="0"/>
      <w:divBdr>
        <w:top w:val="none" w:sz="0" w:space="0" w:color="auto"/>
        <w:left w:val="none" w:sz="0" w:space="0" w:color="auto"/>
        <w:bottom w:val="none" w:sz="0" w:space="0" w:color="auto"/>
        <w:right w:val="none" w:sz="0" w:space="0" w:color="auto"/>
      </w:divBdr>
    </w:div>
    <w:div w:id="294675330">
      <w:bodyDiv w:val="1"/>
      <w:marLeft w:val="0"/>
      <w:marRight w:val="0"/>
      <w:marTop w:val="0"/>
      <w:marBottom w:val="0"/>
      <w:divBdr>
        <w:top w:val="none" w:sz="0" w:space="0" w:color="auto"/>
        <w:left w:val="none" w:sz="0" w:space="0" w:color="auto"/>
        <w:bottom w:val="none" w:sz="0" w:space="0" w:color="auto"/>
        <w:right w:val="none" w:sz="0" w:space="0" w:color="auto"/>
      </w:divBdr>
      <w:divsChild>
        <w:div w:id="1019965475">
          <w:marLeft w:val="0"/>
          <w:marRight w:val="0"/>
          <w:marTop w:val="0"/>
          <w:marBottom w:val="0"/>
          <w:divBdr>
            <w:top w:val="none" w:sz="0" w:space="0" w:color="auto"/>
            <w:left w:val="none" w:sz="0" w:space="0" w:color="auto"/>
            <w:bottom w:val="none" w:sz="0" w:space="0" w:color="auto"/>
            <w:right w:val="none" w:sz="0" w:space="0" w:color="auto"/>
          </w:divBdr>
        </w:div>
        <w:div w:id="1210921136">
          <w:marLeft w:val="0"/>
          <w:marRight w:val="0"/>
          <w:marTop w:val="0"/>
          <w:marBottom w:val="0"/>
          <w:divBdr>
            <w:top w:val="none" w:sz="0" w:space="0" w:color="auto"/>
            <w:left w:val="none" w:sz="0" w:space="0" w:color="auto"/>
            <w:bottom w:val="none" w:sz="0" w:space="0" w:color="auto"/>
            <w:right w:val="none" w:sz="0" w:space="0" w:color="auto"/>
          </w:divBdr>
        </w:div>
        <w:div w:id="1750421061">
          <w:marLeft w:val="0"/>
          <w:marRight w:val="0"/>
          <w:marTop w:val="0"/>
          <w:marBottom w:val="0"/>
          <w:divBdr>
            <w:top w:val="none" w:sz="0" w:space="0" w:color="auto"/>
            <w:left w:val="none" w:sz="0" w:space="0" w:color="auto"/>
            <w:bottom w:val="none" w:sz="0" w:space="0" w:color="auto"/>
            <w:right w:val="none" w:sz="0" w:space="0" w:color="auto"/>
          </w:divBdr>
        </w:div>
      </w:divsChild>
    </w:div>
    <w:div w:id="452946091">
      <w:bodyDiv w:val="1"/>
      <w:marLeft w:val="0"/>
      <w:marRight w:val="0"/>
      <w:marTop w:val="0"/>
      <w:marBottom w:val="0"/>
      <w:divBdr>
        <w:top w:val="none" w:sz="0" w:space="0" w:color="auto"/>
        <w:left w:val="none" w:sz="0" w:space="0" w:color="auto"/>
        <w:bottom w:val="none" w:sz="0" w:space="0" w:color="auto"/>
        <w:right w:val="none" w:sz="0" w:space="0" w:color="auto"/>
      </w:divBdr>
    </w:div>
    <w:div w:id="566844015">
      <w:bodyDiv w:val="1"/>
      <w:marLeft w:val="0"/>
      <w:marRight w:val="0"/>
      <w:marTop w:val="0"/>
      <w:marBottom w:val="0"/>
      <w:divBdr>
        <w:top w:val="none" w:sz="0" w:space="0" w:color="auto"/>
        <w:left w:val="none" w:sz="0" w:space="0" w:color="auto"/>
        <w:bottom w:val="none" w:sz="0" w:space="0" w:color="auto"/>
        <w:right w:val="none" w:sz="0" w:space="0" w:color="auto"/>
      </w:divBdr>
      <w:divsChild>
        <w:div w:id="289868234">
          <w:marLeft w:val="0"/>
          <w:marRight w:val="0"/>
          <w:marTop w:val="0"/>
          <w:marBottom w:val="0"/>
          <w:divBdr>
            <w:top w:val="none" w:sz="0" w:space="0" w:color="auto"/>
            <w:left w:val="none" w:sz="0" w:space="0" w:color="auto"/>
            <w:bottom w:val="none" w:sz="0" w:space="0" w:color="auto"/>
            <w:right w:val="none" w:sz="0" w:space="0" w:color="auto"/>
          </w:divBdr>
        </w:div>
      </w:divsChild>
    </w:div>
    <w:div w:id="856503778">
      <w:bodyDiv w:val="1"/>
      <w:marLeft w:val="0"/>
      <w:marRight w:val="0"/>
      <w:marTop w:val="0"/>
      <w:marBottom w:val="0"/>
      <w:divBdr>
        <w:top w:val="none" w:sz="0" w:space="0" w:color="auto"/>
        <w:left w:val="none" w:sz="0" w:space="0" w:color="auto"/>
        <w:bottom w:val="none" w:sz="0" w:space="0" w:color="auto"/>
        <w:right w:val="none" w:sz="0" w:space="0" w:color="auto"/>
      </w:divBdr>
      <w:divsChild>
        <w:div w:id="413820740">
          <w:marLeft w:val="0"/>
          <w:marRight w:val="0"/>
          <w:marTop w:val="0"/>
          <w:marBottom w:val="0"/>
          <w:divBdr>
            <w:top w:val="none" w:sz="0" w:space="0" w:color="auto"/>
            <w:left w:val="none" w:sz="0" w:space="0" w:color="auto"/>
            <w:bottom w:val="none" w:sz="0" w:space="0" w:color="auto"/>
            <w:right w:val="none" w:sz="0" w:space="0" w:color="auto"/>
          </w:divBdr>
        </w:div>
        <w:div w:id="461458698">
          <w:marLeft w:val="0"/>
          <w:marRight w:val="0"/>
          <w:marTop w:val="0"/>
          <w:marBottom w:val="0"/>
          <w:divBdr>
            <w:top w:val="none" w:sz="0" w:space="0" w:color="auto"/>
            <w:left w:val="none" w:sz="0" w:space="0" w:color="auto"/>
            <w:bottom w:val="none" w:sz="0" w:space="0" w:color="auto"/>
            <w:right w:val="none" w:sz="0" w:space="0" w:color="auto"/>
          </w:divBdr>
        </w:div>
        <w:div w:id="1678339517">
          <w:marLeft w:val="0"/>
          <w:marRight w:val="0"/>
          <w:marTop w:val="0"/>
          <w:marBottom w:val="0"/>
          <w:divBdr>
            <w:top w:val="none" w:sz="0" w:space="0" w:color="auto"/>
            <w:left w:val="none" w:sz="0" w:space="0" w:color="auto"/>
            <w:bottom w:val="none" w:sz="0" w:space="0" w:color="auto"/>
            <w:right w:val="none" w:sz="0" w:space="0" w:color="auto"/>
          </w:divBdr>
        </w:div>
      </w:divsChild>
    </w:div>
    <w:div w:id="866260506">
      <w:bodyDiv w:val="1"/>
      <w:marLeft w:val="0"/>
      <w:marRight w:val="0"/>
      <w:marTop w:val="0"/>
      <w:marBottom w:val="0"/>
      <w:divBdr>
        <w:top w:val="none" w:sz="0" w:space="0" w:color="auto"/>
        <w:left w:val="none" w:sz="0" w:space="0" w:color="auto"/>
        <w:bottom w:val="none" w:sz="0" w:space="0" w:color="auto"/>
        <w:right w:val="none" w:sz="0" w:space="0" w:color="auto"/>
      </w:divBdr>
      <w:divsChild>
        <w:div w:id="400059061">
          <w:marLeft w:val="0"/>
          <w:marRight w:val="0"/>
          <w:marTop w:val="0"/>
          <w:marBottom w:val="0"/>
          <w:divBdr>
            <w:top w:val="none" w:sz="0" w:space="0" w:color="auto"/>
            <w:left w:val="none" w:sz="0" w:space="0" w:color="auto"/>
            <w:bottom w:val="none" w:sz="0" w:space="0" w:color="auto"/>
            <w:right w:val="none" w:sz="0" w:space="0" w:color="auto"/>
          </w:divBdr>
        </w:div>
        <w:div w:id="1066150953">
          <w:marLeft w:val="0"/>
          <w:marRight w:val="0"/>
          <w:marTop w:val="0"/>
          <w:marBottom w:val="0"/>
          <w:divBdr>
            <w:top w:val="none" w:sz="0" w:space="0" w:color="auto"/>
            <w:left w:val="none" w:sz="0" w:space="0" w:color="auto"/>
            <w:bottom w:val="none" w:sz="0" w:space="0" w:color="auto"/>
            <w:right w:val="none" w:sz="0" w:space="0" w:color="auto"/>
          </w:divBdr>
        </w:div>
        <w:div w:id="1709529805">
          <w:marLeft w:val="0"/>
          <w:marRight w:val="0"/>
          <w:marTop w:val="0"/>
          <w:marBottom w:val="0"/>
          <w:divBdr>
            <w:top w:val="none" w:sz="0" w:space="0" w:color="auto"/>
            <w:left w:val="none" w:sz="0" w:space="0" w:color="auto"/>
            <w:bottom w:val="none" w:sz="0" w:space="0" w:color="auto"/>
            <w:right w:val="none" w:sz="0" w:space="0" w:color="auto"/>
          </w:divBdr>
        </w:div>
      </w:divsChild>
    </w:div>
    <w:div w:id="1214924270">
      <w:bodyDiv w:val="1"/>
      <w:marLeft w:val="0"/>
      <w:marRight w:val="0"/>
      <w:marTop w:val="0"/>
      <w:marBottom w:val="0"/>
      <w:divBdr>
        <w:top w:val="none" w:sz="0" w:space="0" w:color="auto"/>
        <w:left w:val="none" w:sz="0" w:space="0" w:color="auto"/>
        <w:bottom w:val="none" w:sz="0" w:space="0" w:color="auto"/>
        <w:right w:val="none" w:sz="0" w:space="0" w:color="auto"/>
      </w:divBdr>
      <w:divsChild>
        <w:div w:id="1106652235">
          <w:marLeft w:val="0"/>
          <w:marRight w:val="0"/>
          <w:marTop w:val="0"/>
          <w:marBottom w:val="0"/>
          <w:divBdr>
            <w:top w:val="none" w:sz="0" w:space="0" w:color="auto"/>
            <w:left w:val="none" w:sz="0" w:space="0" w:color="auto"/>
            <w:bottom w:val="none" w:sz="0" w:space="0" w:color="auto"/>
            <w:right w:val="none" w:sz="0" w:space="0" w:color="auto"/>
          </w:divBdr>
        </w:div>
      </w:divsChild>
    </w:div>
    <w:div w:id="1343778496">
      <w:bodyDiv w:val="1"/>
      <w:marLeft w:val="0"/>
      <w:marRight w:val="0"/>
      <w:marTop w:val="0"/>
      <w:marBottom w:val="0"/>
      <w:divBdr>
        <w:top w:val="none" w:sz="0" w:space="0" w:color="auto"/>
        <w:left w:val="none" w:sz="0" w:space="0" w:color="auto"/>
        <w:bottom w:val="none" w:sz="0" w:space="0" w:color="auto"/>
        <w:right w:val="none" w:sz="0" w:space="0" w:color="auto"/>
      </w:divBdr>
      <w:divsChild>
        <w:div w:id="685525553">
          <w:marLeft w:val="0"/>
          <w:marRight w:val="0"/>
          <w:marTop w:val="0"/>
          <w:marBottom w:val="0"/>
          <w:divBdr>
            <w:top w:val="none" w:sz="0" w:space="0" w:color="auto"/>
            <w:left w:val="none" w:sz="0" w:space="0" w:color="auto"/>
            <w:bottom w:val="none" w:sz="0" w:space="0" w:color="auto"/>
            <w:right w:val="none" w:sz="0" w:space="0" w:color="auto"/>
          </w:divBdr>
          <w:divsChild>
            <w:div w:id="775490526">
              <w:marLeft w:val="0"/>
              <w:marRight w:val="0"/>
              <w:marTop w:val="0"/>
              <w:marBottom w:val="0"/>
              <w:divBdr>
                <w:top w:val="none" w:sz="0" w:space="0" w:color="auto"/>
                <w:left w:val="none" w:sz="0" w:space="0" w:color="auto"/>
                <w:bottom w:val="none" w:sz="0" w:space="0" w:color="auto"/>
                <w:right w:val="none" w:sz="0" w:space="0" w:color="auto"/>
              </w:divBdr>
            </w:div>
            <w:div w:id="1435902775">
              <w:marLeft w:val="0"/>
              <w:marRight w:val="0"/>
              <w:marTop w:val="0"/>
              <w:marBottom w:val="0"/>
              <w:divBdr>
                <w:top w:val="none" w:sz="0" w:space="0" w:color="auto"/>
                <w:left w:val="none" w:sz="0" w:space="0" w:color="auto"/>
                <w:bottom w:val="none" w:sz="0" w:space="0" w:color="auto"/>
                <w:right w:val="none" w:sz="0" w:space="0" w:color="auto"/>
              </w:divBdr>
            </w:div>
            <w:div w:id="20786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7955">
      <w:bodyDiv w:val="1"/>
      <w:marLeft w:val="0"/>
      <w:marRight w:val="0"/>
      <w:marTop w:val="0"/>
      <w:marBottom w:val="0"/>
      <w:divBdr>
        <w:top w:val="none" w:sz="0" w:space="0" w:color="auto"/>
        <w:left w:val="none" w:sz="0" w:space="0" w:color="auto"/>
        <w:bottom w:val="none" w:sz="0" w:space="0" w:color="auto"/>
        <w:right w:val="none" w:sz="0" w:space="0" w:color="auto"/>
      </w:divBdr>
    </w:div>
    <w:div w:id="1527332931">
      <w:bodyDiv w:val="1"/>
      <w:marLeft w:val="0"/>
      <w:marRight w:val="0"/>
      <w:marTop w:val="0"/>
      <w:marBottom w:val="0"/>
      <w:divBdr>
        <w:top w:val="none" w:sz="0" w:space="0" w:color="auto"/>
        <w:left w:val="none" w:sz="0" w:space="0" w:color="auto"/>
        <w:bottom w:val="none" w:sz="0" w:space="0" w:color="auto"/>
        <w:right w:val="none" w:sz="0" w:space="0" w:color="auto"/>
      </w:divBdr>
      <w:divsChild>
        <w:div w:id="72820747">
          <w:marLeft w:val="0"/>
          <w:marRight w:val="0"/>
          <w:marTop w:val="0"/>
          <w:marBottom w:val="0"/>
          <w:divBdr>
            <w:top w:val="none" w:sz="0" w:space="0" w:color="auto"/>
            <w:left w:val="none" w:sz="0" w:space="0" w:color="auto"/>
            <w:bottom w:val="none" w:sz="0" w:space="0" w:color="auto"/>
            <w:right w:val="none" w:sz="0" w:space="0" w:color="auto"/>
          </w:divBdr>
        </w:div>
        <w:div w:id="320236551">
          <w:marLeft w:val="0"/>
          <w:marRight w:val="0"/>
          <w:marTop w:val="0"/>
          <w:marBottom w:val="0"/>
          <w:divBdr>
            <w:top w:val="none" w:sz="0" w:space="0" w:color="auto"/>
            <w:left w:val="none" w:sz="0" w:space="0" w:color="auto"/>
            <w:bottom w:val="none" w:sz="0" w:space="0" w:color="auto"/>
            <w:right w:val="none" w:sz="0" w:space="0" w:color="auto"/>
          </w:divBdr>
        </w:div>
        <w:div w:id="533616250">
          <w:marLeft w:val="0"/>
          <w:marRight w:val="0"/>
          <w:marTop w:val="0"/>
          <w:marBottom w:val="0"/>
          <w:divBdr>
            <w:top w:val="none" w:sz="0" w:space="0" w:color="auto"/>
            <w:left w:val="none" w:sz="0" w:space="0" w:color="auto"/>
            <w:bottom w:val="none" w:sz="0" w:space="0" w:color="auto"/>
            <w:right w:val="none" w:sz="0" w:space="0" w:color="auto"/>
          </w:divBdr>
        </w:div>
        <w:div w:id="563444101">
          <w:marLeft w:val="0"/>
          <w:marRight w:val="0"/>
          <w:marTop w:val="0"/>
          <w:marBottom w:val="0"/>
          <w:divBdr>
            <w:top w:val="none" w:sz="0" w:space="0" w:color="auto"/>
            <w:left w:val="none" w:sz="0" w:space="0" w:color="auto"/>
            <w:bottom w:val="none" w:sz="0" w:space="0" w:color="auto"/>
            <w:right w:val="none" w:sz="0" w:space="0" w:color="auto"/>
          </w:divBdr>
        </w:div>
        <w:div w:id="595405564">
          <w:marLeft w:val="0"/>
          <w:marRight w:val="0"/>
          <w:marTop w:val="0"/>
          <w:marBottom w:val="0"/>
          <w:divBdr>
            <w:top w:val="none" w:sz="0" w:space="0" w:color="auto"/>
            <w:left w:val="none" w:sz="0" w:space="0" w:color="auto"/>
            <w:bottom w:val="none" w:sz="0" w:space="0" w:color="auto"/>
            <w:right w:val="none" w:sz="0" w:space="0" w:color="auto"/>
          </w:divBdr>
        </w:div>
        <w:div w:id="596595233">
          <w:marLeft w:val="0"/>
          <w:marRight w:val="0"/>
          <w:marTop w:val="0"/>
          <w:marBottom w:val="0"/>
          <w:divBdr>
            <w:top w:val="none" w:sz="0" w:space="0" w:color="auto"/>
            <w:left w:val="none" w:sz="0" w:space="0" w:color="auto"/>
            <w:bottom w:val="none" w:sz="0" w:space="0" w:color="auto"/>
            <w:right w:val="none" w:sz="0" w:space="0" w:color="auto"/>
          </w:divBdr>
          <w:divsChild>
            <w:div w:id="665934195">
              <w:marLeft w:val="0"/>
              <w:marRight w:val="0"/>
              <w:marTop w:val="0"/>
              <w:marBottom w:val="0"/>
              <w:divBdr>
                <w:top w:val="none" w:sz="0" w:space="0" w:color="auto"/>
                <w:left w:val="none" w:sz="0" w:space="0" w:color="auto"/>
                <w:bottom w:val="none" w:sz="0" w:space="0" w:color="auto"/>
                <w:right w:val="none" w:sz="0" w:space="0" w:color="auto"/>
              </w:divBdr>
              <w:divsChild>
                <w:div w:id="529341044">
                  <w:marLeft w:val="0"/>
                  <w:marRight w:val="0"/>
                  <w:marTop w:val="0"/>
                  <w:marBottom w:val="0"/>
                  <w:divBdr>
                    <w:top w:val="none" w:sz="0" w:space="0" w:color="auto"/>
                    <w:left w:val="none" w:sz="0" w:space="0" w:color="auto"/>
                    <w:bottom w:val="none" w:sz="0" w:space="0" w:color="auto"/>
                    <w:right w:val="none" w:sz="0" w:space="0" w:color="auto"/>
                  </w:divBdr>
                </w:div>
                <w:div w:id="616060998">
                  <w:marLeft w:val="0"/>
                  <w:marRight w:val="0"/>
                  <w:marTop w:val="0"/>
                  <w:marBottom w:val="0"/>
                  <w:divBdr>
                    <w:top w:val="none" w:sz="0" w:space="0" w:color="auto"/>
                    <w:left w:val="none" w:sz="0" w:space="0" w:color="auto"/>
                    <w:bottom w:val="none" w:sz="0" w:space="0" w:color="auto"/>
                    <w:right w:val="none" w:sz="0" w:space="0" w:color="auto"/>
                  </w:divBdr>
                </w:div>
                <w:div w:id="1096249171">
                  <w:marLeft w:val="0"/>
                  <w:marRight w:val="0"/>
                  <w:marTop w:val="0"/>
                  <w:marBottom w:val="0"/>
                  <w:divBdr>
                    <w:top w:val="none" w:sz="0" w:space="0" w:color="auto"/>
                    <w:left w:val="none" w:sz="0" w:space="0" w:color="auto"/>
                    <w:bottom w:val="none" w:sz="0" w:space="0" w:color="auto"/>
                    <w:right w:val="none" w:sz="0" w:space="0" w:color="auto"/>
                  </w:divBdr>
                </w:div>
                <w:div w:id="1211040480">
                  <w:marLeft w:val="0"/>
                  <w:marRight w:val="0"/>
                  <w:marTop w:val="0"/>
                  <w:marBottom w:val="0"/>
                  <w:divBdr>
                    <w:top w:val="none" w:sz="0" w:space="0" w:color="auto"/>
                    <w:left w:val="none" w:sz="0" w:space="0" w:color="auto"/>
                    <w:bottom w:val="none" w:sz="0" w:space="0" w:color="auto"/>
                    <w:right w:val="none" w:sz="0" w:space="0" w:color="auto"/>
                  </w:divBdr>
                </w:div>
                <w:div w:id="1226140394">
                  <w:marLeft w:val="0"/>
                  <w:marRight w:val="0"/>
                  <w:marTop w:val="0"/>
                  <w:marBottom w:val="0"/>
                  <w:divBdr>
                    <w:top w:val="none" w:sz="0" w:space="0" w:color="auto"/>
                    <w:left w:val="none" w:sz="0" w:space="0" w:color="auto"/>
                    <w:bottom w:val="none" w:sz="0" w:space="0" w:color="auto"/>
                    <w:right w:val="none" w:sz="0" w:space="0" w:color="auto"/>
                  </w:divBdr>
                </w:div>
                <w:div w:id="1466659939">
                  <w:marLeft w:val="0"/>
                  <w:marRight w:val="0"/>
                  <w:marTop w:val="0"/>
                  <w:marBottom w:val="0"/>
                  <w:divBdr>
                    <w:top w:val="none" w:sz="0" w:space="0" w:color="auto"/>
                    <w:left w:val="none" w:sz="0" w:space="0" w:color="auto"/>
                    <w:bottom w:val="none" w:sz="0" w:space="0" w:color="auto"/>
                    <w:right w:val="none" w:sz="0" w:space="0" w:color="auto"/>
                  </w:divBdr>
                </w:div>
                <w:div w:id="1923222541">
                  <w:marLeft w:val="0"/>
                  <w:marRight w:val="0"/>
                  <w:marTop w:val="0"/>
                  <w:marBottom w:val="0"/>
                  <w:divBdr>
                    <w:top w:val="none" w:sz="0" w:space="0" w:color="auto"/>
                    <w:left w:val="none" w:sz="0" w:space="0" w:color="auto"/>
                    <w:bottom w:val="none" w:sz="0" w:space="0" w:color="auto"/>
                    <w:right w:val="none" w:sz="0" w:space="0" w:color="auto"/>
                  </w:divBdr>
                </w:div>
                <w:div w:id="1949120614">
                  <w:marLeft w:val="0"/>
                  <w:marRight w:val="0"/>
                  <w:marTop w:val="0"/>
                  <w:marBottom w:val="0"/>
                  <w:divBdr>
                    <w:top w:val="none" w:sz="0" w:space="0" w:color="auto"/>
                    <w:left w:val="none" w:sz="0" w:space="0" w:color="auto"/>
                    <w:bottom w:val="none" w:sz="0" w:space="0" w:color="auto"/>
                    <w:right w:val="none" w:sz="0" w:space="0" w:color="auto"/>
                  </w:divBdr>
                </w:div>
              </w:divsChild>
            </w:div>
            <w:div w:id="735519470">
              <w:marLeft w:val="0"/>
              <w:marRight w:val="0"/>
              <w:marTop w:val="0"/>
              <w:marBottom w:val="0"/>
              <w:divBdr>
                <w:top w:val="none" w:sz="0" w:space="0" w:color="auto"/>
                <w:left w:val="none" w:sz="0" w:space="0" w:color="auto"/>
                <w:bottom w:val="none" w:sz="0" w:space="0" w:color="auto"/>
                <w:right w:val="none" w:sz="0" w:space="0" w:color="auto"/>
              </w:divBdr>
            </w:div>
          </w:divsChild>
        </w:div>
        <w:div w:id="599997367">
          <w:marLeft w:val="0"/>
          <w:marRight w:val="0"/>
          <w:marTop w:val="0"/>
          <w:marBottom w:val="0"/>
          <w:divBdr>
            <w:top w:val="none" w:sz="0" w:space="0" w:color="auto"/>
            <w:left w:val="none" w:sz="0" w:space="0" w:color="auto"/>
            <w:bottom w:val="none" w:sz="0" w:space="0" w:color="auto"/>
            <w:right w:val="none" w:sz="0" w:space="0" w:color="auto"/>
          </w:divBdr>
        </w:div>
        <w:div w:id="651567850">
          <w:marLeft w:val="0"/>
          <w:marRight w:val="0"/>
          <w:marTop w:val="0"/>
          <w:marBottom w:val="0"/>
          <w:divBdr>
            <w:top w:val="none" w:sz="0" w:space="0" w:color="auto"/>
            <w:left w:val="none" w:sz="0" w:space="0" w:color="auto"/>
            <w:bottom w:val="none" w:sz="0" w:space="0" w:color="auto"/>
            <w:right w:val="none" w:sz="0" w:space="0" w:color="auto"/>
          </w:divBdr>
        </w:div>
        <w:div w:id="755829758">
          <w:marLeft w:val="0"/>
          <w:marRight w:val="0"/>
          <w:marTop w:val="0"/>
          <w:marBottom w:val="0"/>
          <w:divBdr>
            <w:top w:val="none" w:sz="0" w:space="0" w:color="auto"/>
            <w:left w:val="none" w:sz="0" w:space="0" w:color="auto"/>
            <w:bottom w:val="none" w:sz="0" w:space="0" w:color="auto"/>
            <w:right w:val="none" w:sz="0" w:space="0" w:color="auto"/>
          </w:divBdr>
        </w:div>
        <w:div w:id="1001931192">
          <w:marLeft w:val="0"/>
          <w:marRight w:val="0"/>
          <w:marTop w:val="0"/>
          <w:marBottom w:val="0"/>
          <w:divBdr>
            <w:top w:val="none" w:sz="0" w:space="0" w:color="auto"/>
            <w:left w:val="none" w:sz="0" w:space="0" w:color="auto"/>
            <w:bottom w:val="none" w:sz="0" w:space="0" w:color="auto"/>
            <w:right w:val="none" w:sz="0" w:space="0" w:color="auto"/>
          </w:divBdr>
        </w:div>
        <w:div w:id="1138647943">
          <w:marLeft w:val="0"/>
          <w:marRight w:val="0"/>
          <w:marTop w:val="0"/>
          <w:marBottom w:val="0"/>
          <w:divBdr>
            <w:top w:val="none" w:sz="0" w:space="0" w:color="auto"/>
            <w:left w:val="none" w:sz="0" w:space="0" w:color="auto"/>
            <w:bottom w:val="none" w:sz="0" w:space="0" w:color="auto"/>
            <w:right w:val="none" w:sz="0" w:space="0" w:color="auto"/>
          </w:divBdr>
        </w:div>
        <w:div w:id="1194727138">
          <w:marLeft w:val="0"/>
          <w:marRight w:val="0"/>
          <w:marTop w:val="0"/>
          <w:marBottom w:val="0"/>
          <w:divBdr>
            <w:top w:val="none" w:sz="0" w:space="0" w:color="auto"/>
            <w:left w:val="none" w:sz="0" w:space="0" w:color="auto"/>
            <w:bottom w:val="none" w:sz="0" w:space="0" w:color="auto"/>
            <w:right w:val="none" w:sz="0" w:space="0" w:color="auto"/>
          </w:divBdr>
        </w:div>
        <w:div w:id="1236355876">
          <w:marLeft w:val="0"/>
          <w:marRight w:val="0"/>
          <w:marTop w:val="0"/>
          <w:marBottom w:val="0"/>
          <w:divBdr>
            <w:top w:val="none" w:sz="0" w:space="0" w:color="auto"/>
            <w:left w:val="none" w:sz="0" w:space="0" w:color="auto"/>
            <w:bottom w:val="none" w:sz="0" w:space="0" w:color="auto"/>
            <w:right w:val="none" w:sz="0" w:space="0" w:color="auto"/>
          </w:divBdr>
        </w:div>
        <w:div w:id="1341740391">
          <w:marLeft w:val="0"/>
          <w:marRight w:val="0"/>
          <w:marTop w:val="0"/>
          <w:marBottom w:val="0"/>
          <w:divBdr>
            <w:top w:val="none" w:sz="0" w:space="0" w:color="auto"/>
            <w:left w:val="none" w:sz="0" w:space="0" w:color="auto"/>
            <w:bottom w:val="none" w:sz="0" w:space="0" w:color="auto"/>
            <w:right w:val="none" w:sz="0" w:space="0" w:color="auto"/>
          </w:divBdr>
        </w:div>
        <w:div w:id="1403866656">
          <w:marLeft w:val="0"/>
          <w:marRight w:val="0"/>
          <w:marTop w:val="0"/>
          <w:marBottom w:val="0"/>
          <w:divBdr>
            <w:top w:val="none" w:sz="0" w:space="0" w:color="auto"/>
            <w:left w:val="none" w:sz="0" w:space="0" w:color="auto"/>
            <w:bottom w:val="none" w:sz="0" w:space="0" w:color="auto"/>
            <w:right w:val="none" w:sz="0" w:space="0" w:color="auto"/>
          </w:divBdr>
        </w:div>
        <w:div w:id="1622106882">
          <w:marLeft w:val="0"/>
          <w:marRight w:val="0"/>
          <w:marTop w:val="0"/>
          <w:marBottom w:val="0"/>
          <w:divBdr>
            <w:top w:val="none" w:sz="0" w:space="0" w:color="auto"/>
            <w:left w:val="none" w:sz="0" w:space="0" w:color="auto"/>
            <w:bottom w:val="none" w:sz="0" w:space="0" w:color="auto"/>
            <w:right w:val="none" w:sz="0" w:space="0" w:color="auto"/>
          </w:divBdr>
        </w:div>
        <w:div w:id="1725526042">
          <w:marLeft w:val="0"/>
          <w:marRight w:val="0"/>
          <w:marTop w:val="0"/>
          <w:marBottom w:val="0"/>
          <w:divBdr>
            <w:top w:val="none" w:sz="0" w:space="0" w:color="auto"/>
            <w:left w:val="none" w:sz="0" w:space="0" w:color="auto"/>
            <w:bottom w:val="none" w:sz="0" w:space="0" w:color="auto"/>
            <w:right w:val="none" w:sz="0" w:space="0" w:color="auto"/>
          </w:divBdr>
        </w:div>
        <w:div w:id="1773163988">
          <w:marLeft w:val="0"/>
          <w:marRight w:val="0"/>
          <w:marTop w:val="0"/>
          <w:marBottom w:val="0"/>
          <w:divBdr>
            <w:top w:val="none" w:sz="0" w:space="0" w:color="auto"/>
            <w:left w:val="none" w:sz="0" w:space="0" w:color="auto"/>
            <w:bottom w:val="none" w:sz="0" w:space="0" w:color="auto"/>
            <w:right w:val="none" w:sz="0" w:space="0" w:color="auto"/>
          </w:divBdr>
        </w:div>
        <w:div w:id="1818186685">
          <w:marLeft w:val="0"/>
          <w:marRight w:val="0"/>
          <w:marTop w:val="0"/>
          <w:marBottom w:val="0"/>
          <w:divBdr>
            <w:top w:val="none" w:sz="0" w:space="0" w:color="auto"/>
            <w:left w:val="none" w:sz="0" w:space="0" w:color="auto"/>
            <w:bottom w:val="none" w:sz="0" w:space="0" w:color="auto"/>
            <w:right w:val="none" w:sz="0" w:space="0" w:color="auto"/>
          </w:divBdr>
        </w:div>
        <w:div w:id="1980766056">
          <w:marLeft w:val="0"/>
          <w:marRight w:val="0"/>
          <w:marTop w:val="0"/>
          <w:marBottom w:val="0"/>
          <w:divBdr>
            <w:top w:val="none" w:sz="0" w:space="0" w:color="auto"/>
            <w:left w:val="none" w:sz="0" w:space="0" w:color="auto"/>
            <w:bottom w:val="none" w:sz="0" w:space="0" w:color="auto"/>
            <w:right w:val="none" w:sz="0" w:space="0" w:color="auto"/>
          </w:divBdr>
        </w:div>
        <w:div w:id="2049258738">
          <w:marLeft w:val="0"/>
          <w:marRight w:val="0"/>
          <w:marTop w:val="0"/>
          <w:marBottom w:val="0"/>
          <w:divBdr>
            <w:top w:val="none" w:sz="0" w:space="0" w:color="auto"/>
            <w:left w:val="none" w:sz="0" w:space="0" w:color="auto"/>
            <w:bottom w:val="none" w:sz="0" w:space="0" w:color="auto"/>
            <w:right w:val="none" w:sz="0" w:space="0" w:color="auto"/>
          </w:divBdr>
        </w:div>
        <w:div w:id="2052917166">
          <w:marLeft w:val="0"/>
          <w:marRight w:val="0"/>
          <w:marTop w:val="0"/>
          <w:marBottom w:val="0"/>
          <w:divBdr>
            <w:top w:val="none" w:sz="0" w:space="0" w:color="auto"/>
            <w:left w:val="none" w:sz="0" w:space="0" w:color="auto"/>
            <w:bottom w:val="none" w:sz="0" w:space="0" w:color="auto"/>
            <w:right w:val="none" w:sz="0" w:space="0" w:color="auto"/>
          </w:divBdr>
        </w:div>
      </w:divsChild>
    </w:div>
    <w:div w:id="1624534803">
      <w:bodyDiv w:val="1"/>
      <w:marLeft w:val="0"/>
      <w:marRight w:val="0"/>
      <w:marTop w:val="0"/>
      <w:marBottom w:val="0"/>
      <w:divBdr>
        <w:top w:val="none" w:sz="0" w:space="0" w:color="auto"/>
        <w:left w:val="none" w:sz="0" w:space="0" w:color="auto"/>
        <w:bottom w:val="none" w:sz="0" w:space="0" w:color="auto"/>
        <w:right w:val="none" w:sz="0" w:space="0" w:color="auto"/>
      </w:divBdr>
      <w:divsChild>
        <w:div w:id="1655450586">
          <w:marLeft w:val="0"/>
          <w:marRight w:val="0"/>
          <w:marTop w:val="0"/>
          <w:marBottom w:val="0"/>
          <w:divBdr>
            <w:top w:val="none" w:sz="0" w:space="0" w:color="auto"/>
            <w:left w:val="none" w:sz="0" w:space="0" w:color="auto"/>
            <w:bottom w:val="none" w:sz="0" w:space="0" w:color="auto"/>
            <w:right w:val="none" w:sz="0" w:space="0" w:color="auto"/>
          </w:divBdr>
        </w:div>
      </w:divsChild>
    </w:div>
    <w:div w:id="1766804894">
      <w:bodyDiv w:val="1"/>
      <w:marLeft w:val="0"/>
      <w:marRight w:val="0"/>
      <w:marTop w:val="0"/>
      <w:marBottom w:val="0"/>
      <w:divBdr>
        <w:top w:val="none" w:sz="0" w:space="0" w:color="auto"/>
        <w:left w:val="none" w:sz="0" w:space="0" w:color="auto"/>
        <w:bottom w:val="none" w:sz="0" w:space="0" w:color="auto"/>
        <w:right w:val="none" w:sz="0" w:space="0" w:color="auto"/>
      </w:divBdr>
    </w:div>
    <w:div w:id="1798333670">
      <w:bodyDiv w:val="1"/>
      <w:marLeft w:val="0"/>
      <w:marRight w:val="0"/>
      <w:marTop w:val="0"/>
      <w:marBottom w:val="0"/>
      <w:divBdr>
        <w:top w:val="none" w:sz="0" w:space="0" w:color="auto"/>
        <w:left w:val="none" w:sz="0" w:space="0" w:color="auto"/>
        <w:bottom w:val="none" w:sz="0" w:space="0" w:color="auto"/>
        <w:right w:val="none" w:sz="0" w:space="0" w:color="auto"/>
      </w:divBdr>
      <w:divsChild>
        <w:div w:id="1232809973">
          <w:marLeft w:val="0"/>
          <w:marRight w:val="0"/>
          <w:marTop w:val="0"/>
          <w:marBottom w:val="0"/>
          <w:divBdr>
            <w:top w:val="none" w:sz="0" w:space="0" w:color="auto"/>
            <w:left w:val="none" w:sz="0" w:space="0" w:color="auto"/>
            <w:bottom w:val="none" w:sz="0" w:space="0" w:color="auto"/>
            <w:right w:val="none" w:sz="0" w:space="0" w:color="auto"/>
          </w:divBdr>
          <w:divsChild>
            <w:div w:id="16191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7459">
      <w:bodyDiv w:val="1"/>
      <w:marLeft w:val="0"/>
      <w:marRight w:val="0"/>
      <w:marTop w:val="0"/>
      <w:marBottom w:val="0"/>
      <w:divBdr>
        <w:top w:val="none" w:sz="0" w:space="0" w:color="auto"/>
        <w:left w:val="none" w:sz="0" w:space="0" w:color="auto"/>
        <w:bottom w:val="none" w:sz="0" w:space="0" w:color="auto"/>
        <w:right w:val="none" w:sz="0" w:space="0" w:color="auto"/>
      </w:divBdr>
      <w:divsChild>
        <w:div w:id="48042906">
          <w:marLeft w:val="0"/>
          <w:marRight w:val="0"/>
          <w:marTop w:val="0"/>
          <w:marBottom w:val="0"/>
          <w:divBdr>
            <w:top w:val="none" w:sz="0" w:space="0" w:color="auto"/>
            <w:left w:val="none" w:sz="0" w:space="0" w:color="auto"/>
            <w:bottom w:val="none" w:sz="0" w:space="0" w:color="auto"/>
            <w:right w:val="none" w:sz="0" w:space="0" w:color="auto"/>
          </w:divBdr>
        </w:div>
        <w:div w:id="102040081">
          <w:marLeft w:val="0"/>
          <w:marRight w:val="0"/>
          <w:marTop w:val="0"/>
          <w:marBottom w:val="0"/>
          <w:divBdr>
            <w:top w:val="none" w:sz="0" w:space="0" w:color="auto"/>
            <w:left w:val="none" w:sz="0" w:space="0" w:color="auto"/>
            <w:bottom w:val="none" w:sz="0" w:space="0" w:color="auto"/>
            <w:right w:val="none" w:sz="0" w:space="0" w:color="auto"/>
          </w:divBdr>
        </w:div>
        <w:div w:id="112482949">
          <w:marLeft w:val="0"/>
          <w:marRight w:val="0"/>
          <w:marTop w:val="0"/>
          <w:marBottom w:val="0"/>
          <w:divBdr>
            <w:top w:val="none" w:sz="0" w:space="0" w:color="auto"/>
            <w:left w:val="none" w:sz="0" w:space="0" w:color="auto"/>
            <w:bottom w:val="none" w:sz="0" w:space="0" w:color="auto"/>
            <w:right w:val="none" w:sz="0" w:space="0" w:color="auto"/>
          </w:divBdr>
        </w:div>
        <w:div w:id="281574035">
          <w:marLeft w:val="0"/>
          <w:marRight w:val="0"/>
          <w:marTop w:val="0"/>
          <w:marBottom w:val="0"/>
          <w:divBdr>
            <w:top w:val="none" w:sz="0" w:space="0" w:color="auto"/>
            <w:left w:val="none" w:sz="0" w:space="0" w:color="auto"/>
            <w:bottom w:val="none" w:sz="0" w:space="0" w:color="auto"/>
            <w:right w:val="none" w:sz="0" w:space="0" w:color="auto"/>
          </w:divBdr>
        </w:div>
        <w:div w:id="307367230">
          <w:marLeft w:val="0"/>
          <w:marRight w:val="0"/>
          <w:marTop w:val="0"/>
          <w:marBottom w:val="0"/>
          <w:divBdr>
            <w:top w:val="none" w:sz="0" w:space="0" w:color="auto"/>
            <w:left w:val="none" w:sz="0" w:space="0" w:color="auto"/>
            <w:bottom w:val="none" w:sz="0" w:space="0" w:color="auto"/>
            <w:right w:val="none" w:sz="0" w:space="0" w:color="auto"/>
          </w:divBdr>
        </w:div>
        <w:div w:id="379404251">
          <w:marLeft w:val="0"/>
          <w:marRight w:val="0"/>
          <w:marTop w:val="0"/>
          <w:marBottom w:val="0"/>
          <w:divBdr>
            <w:top w:val="none" w:sz="0" w:space="0" w:color="auto"/>
            <w:left w:val="none" w:sz="0" w:space="0" w:color="auto"/>
            <w:bottom w:val="none" w:sz="0" w:space="0" w:color="auto"/>
            <w:right w:val="none" w:sz="0" w:space="0" w:color="auto"/>
          </w:divBdr>
        </w:div>
        <w:div w:id="418871935">
          <w:marLeft w:val="0"/>
          <w:marRight w:val="0"/>
          <w:marTop w:val="0"/>
          <w:marBottom w:val="0"/>
          <w:divBdr>
            <w:top w:val="none" w:sz="0" w:space="0" w:color="auto"/>
            <w:left w:val="none" w:sz="0" w:space="0" w:color="auto"/>
            <w:bottom w:val="none" w:sz="0" w:space="0" w:color="auto"/>
            <w:right w:val="none" w:sz="0" w:space="0" w:color="auto"/>
          </w:divBdr>
        </w:div>
        <w:div w:id="433209125">
          <w:marLeft w:val="0"/>
          <w:marRight w:val="0"/>
          <w:marTop w:val="0"/>
          <w:marBottom w:val="0"/>
          <w:divBdr>
            <w:top w:val="none" w:sz="0" w:space="0" w:color="auto"/>
            <w:left w:val="none" w:sz="0" w:space="0" w:color="auto"/>
            <w:bottom w:val="none" w:sz="0" w:space="0" w:color="auto"/>
            <w:right w:val="none" w:sz="0" w:space="0" w:color="auto"/>
          </w:divBdr>
        </w:div>
        <w:div w:id="459229109">
          <w:marLeft w:val="0"/>
          <w:marRight w:val="0"/>
          <w:marTop w:val="0"/>
          <w:marBottom w:val="0"/>
          <w:divBdr>
            <w:top w:val="none" w:sz="0" w:space="0" w:color="auto"/>
            <w:left w:val="none" w:sz="0" w:space="0" w:color="auto"/>
            <w:bottom w:val="none" w:sz="0" w:space="0" w:color="auto"/>
            <w:right w:val="none" w:sz="0" w:space="0" w:color="auto"/>
          </w:divBdr>
          <w:divsChild>
            <w:div w:id="133565293">
              <w:marLeft w:val="0"/>
              <w:marRight w:val="0"/>
              <w:marTop w:val="0"/>
              <w:marBottom w:val="0"/>
              <w:divBdr>
                <w:top w:val="none" w:sz="0" w:space="0" w:color="auto"/>
                <w:left w:val="none" w:sz="0" w:space="0" w:color="auto"/>
                <w:bottom w:val="none" w:sz="0" w:space="0" w:color="auto"/>
                <w:right w:val="none" w:sz="0" w:space="0" w:color="auto"/>
              </w:divBdr>
            </w:div>
            <w:div w:id="821770361">
              <w:marLeft w:val="0"/>
              <w:marRight w:val="0"/>
              <w:marTop w:val="0"/>
              <w:marBottom w:val="0"/>
              <w:divBdr>
                <w:top w:val="none" w:sz="0" w:space="0" w:color="auto"/>
                <w:left w:val="none" w:sz="0" w:space="0" w:color="auto"/>
                <w:bottom w:val="none" w:sz="0" w:space="0" w:color="auto"/>
                <w:right w:val="none" w:sz="0" w:space="0" w:color="auto"/>
              </w:divBdr>
              <w:divsChild>
                <w:div w:id="197623449">
                  <w:marLeft w:val="0"/>
                  <w:marRight w:val="0"/>
                  <w:marTop w:val="0"/>
                  <w:marBottom w:val="0"/>
                  <w:divBdr>
                    <w:top w:val="none" w:sz="0" w:space="0" w:color="auto"/>
                    <w:left w:val="none" w:sz="0" w:space="0" w:color="auto"/>
                    <w:bottom w:val="none" w:sz="0" w:space="0" w:color="auto"/>
                    <w:right w:val="none" w:sz="0" w:space="0" w:color="auto"/>
                  </w:divBdr>
                </w:div>
                <w:div w:id="415249866">
                  <w:marLeft w:val="0"/>
                  <w:marRight w:val="0"/>
                  <w:marTop w:val="0"/>
                  <w:marBottom w:val="0"/>
                  <w:divBdr>
                    <w:top w:val="none" w:sz="0" w:space="0" w:color="auto"/>
                    <w:left w:val="none" w:sz="0" w:space="0" w:color="auto"/>
                    <w:bottom w:val="none" w:sz="0" w:space="0" w:color="auto"/>
                    <w:right w:val="none" w:sz="0" w:space="0" w:color="auto"/>
                  </w:divBdr>
                </w:div>
                <w:div w:id="519785185">
                  <w:marLeft w:val="0"/>
                  <w:marRight w:val="0"/>
                  <w:marTop w:val="0"/>
                  <w:marBottom w:val="0"/>
                  <w:divBdr>
                    <w:top w:val="none" w:sz="0" w:space="0" w:color="auto"/>
                    <w:left w:val="none" w:sz="0" w:space="0" w:color="auto"/>
                    <w:bottom w:val="none" w:sz="0" w:space="0" w:color="auto"/>
                    <w:right w:val="none" w:sz="0" w:space="0" w:color="auto"/>
                  </w:divBdr>
                </w:div>
                <w:div w:id="766315128">
                  <w:marLeft w:val="0"/>
                  <w:marRight w:val="0"/>
                  <w:marTop w:val="0"/>
                  <w:marBottom w:val="0"/>
                  <w:divBdr>
                    <w:top w:val="none" w:sz="0" w:space="0" w:color="auto"/>
                    <w:left w:val="none" w:sz="0" w:space="0" w:color="auto"/>
                    <w:bottom w:val="none" w:sz="0" w:space="0" w:color="auto"/>
                    <w:right w:val="none" w:sz="0" w:space="0" w:color="auto"/>
                  </w:divBdr>
                </w:div>
                <w:div w:id="856114015">
                  <w:marLeft w:val="0"/>
                  <w:marRight w:val="0"/>
                  <w:marTop w:val="0"/>
                  <w:marBottom w:val="0"/>
                  <w:divBdr>
                    <w:top w:val="none" w:sz="0" w:space="0" w:color="auto"/>
                    <w:left w:val="none" w:sz="0" w:space="0" w:color="auto"/>
                    <w:bottom w:val="none" w:sz="0" w:space="0" w:color="auto"/>
                    <w:right w:val="none" w:sz="0" w:space="0" w:color="auto"/>
                  </w:divBdr>
                </w:div>
                <w:div w:id="1005286072">
                  <w:marLeft w:val="0"/>
                  <w:marRight w:val="0"/>
                  <w:marTop w:val="0"/>
                  <w:marBottom w:val="0"/>
                  <w:divBdr>
                    <w:top w:val="none" w:sz="0" w:space="0" w:color="auto"/>
                    <w:left w:val="none" w:sz="0" w:space="0" w:color="auto"/>
                    <w:bottom w:val="none" w:sz="0" w:space="0" w:color="auto"/>
                    <w:right w:val="none" w:sz="0" w:space="0" w:color="auto"/>
                  </w:divBdr>
                </w:div>
                <w:div w:id="1657151574">
                  <w:marLeft w:val="0"/>
                  <w:marRight w:val="0"/>
                  <w:marTop w:val="0"/>
                  <w:marBottom w:val="0"/>
                  <w:divBdr>
                    <w:top w:val="none" w:sz="0" w:space="0" w:color="auto"/>
                    <w:left w:val="none" w:sz="0" w:space="0" w:color="auto"/>
                    <w:bottom w:val="none" w:sz="0" w:space="0" w:color="auto"/>
                    <w:right w:val="none" w:sz="0" w:space="0" w:color="auto"/>
                  </w:divBdr>
                </w:div>
                <w:div w:id="18562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5367">
          <w:marLeft w:val="0"/>
          <w:marRight w:val="0"/>
          <w:marTop w:val="0"/>
          <w:marBottom w:val="0"/>
          <w:divBdr>
            <w:top w:val="none" w:sz="0" w:space="0" w:color="auto"/>
            <w:left w:val="none" w:sz="0" w:space="0" w:color="auto"/>
            <w:bottom w:val="none" w:sz="0" w:space="0" w:color="auto"/>
            <w:right w:val="none" w:sz="0" w:space="0" w:color="auto"/>
          </w:divBdr>
        </w:div>
        <w:div w:id="593586867">
          <w:marLeft w:val="0"/>
          <w:marRight w:val="0"/>
          <w:marTop w:val="0"/>
          <w:marBottom w:val="0"/>
          <w:divBdr>
            <w:top w:val="none" w:sz="0" w:space="0" w:color="auto"/>
            <w:left w:val="none" w:sz="0" w:space="0" w:color="auto"/>
            <w:bottom w:val="none" w:sz="0" w:space="0" w:color="auto"/>
            <w:right w:val="none" w:sz="0" w:space="0" w:color="auto"/>
          </w:divBdr>
        </w:div>
        <w:div w:id="682048483">
          <w:marLeft w:val="0"/>
          <w:marRight w:val="0"/>
          <w:marTop w:val="0"/>
          <w:marBottom w:val="0"/>
          <w:divBdr>
            <w:top w:val="none" w:sz="0" w:space="0" w:color="auto"/>
            <w:left w:val="none" w:sz="0" w:space="0" w:color="auto"/>
            <w:bottom w:val="none" w:sz="0" w:space="0" w:color="auto"/>
            <w:right w:val="none" w:sz="0" w:space="0" w:color="auto"/>
          </w:divBdr>
        </w:div>
        <w:div w:id="844903470">
          <w:marLeft w:val="0"/>
          <w:marRight w:val="0"/>
          <w:marTop w:val="0"/>
          <w:marBottom w:val="0"/>
          <w:divBdr>
            <w:top w:val="none" w:sz="0" w:space="0" w:color="auto"/>
            <w:left w:val="none" w:sz="0" w:space="0" w:color="auto"/>
            <w:bottom w:val="none" w:sz="0" w:space="0" w:color="auto"/>
            <w:right w:val="none" w:sz="0" w:space="0" w:color="auto"/>
          </w:divBdr>
        </w:div>
        <w:div w:id="1167939860">
          <w:marLeft w:val="0"/>
          <w:marRight w:val="0"/>
          <w:marTop w:val="0"/>
          <w:marBottom w:val="0"/>
          <w:divBdr>
            <w:top w:val="none" w:sz="0" w:space="0" w:color="auto"/>
            <w:left w:val="none" w:sz="0" w:space="0" w:color="auto"/>
            <w:bottom w:val="none" w:sz="0" w:space="0" w:color="auto"/>
            <w:right w:val="none" w:sz="0" w:space="0" w:color="auto"/>
          </w:divBdr>
        </w:div>
        <w:div w:id="1212841777">
          <w:marLeft w:val="0"/>
          <w:marRight w:val="0"/>
          <w:marTop w:val="0"/>
          <w:marBottom w:val="0"/>
          <w:divBdr>
            <w:top w:val="none" w:sz="0" w:space="0" w:color="auto"/>
            <w:left w:val="none" w:sz="0" w:space="0" w:color="auto"/>
            <w:bottom w:val="none" w:sz="0" w:space="0" w:color="auto"/>
            <w:right w:val="none" w:sz="0" w:space="0" w:color="auto"/>
          </w:divBdr>
        </w:div>
        <w:div w:id="1429042557">
          <w:marLeft w:val="0"/>
          <w:marRight w:val="0"/>
          <w:marTop w:val="0"/>
          <w:marBottom w:val="0"/>
          <w:divBdr>
            <w:top w:val="none" w:sz="0" w:space="0" w:color="auto"/>
            <w:left w:val="none" w:sz="0" w:space="0" w:color="auto"/>
            <w:bottom w:val="none" w:sz="0" w:space="0" w:color="auto"/>
            <w:right w:val="none" w:sz="0" w:space="0" w:color="auto"/>
          </w:divBdr>
        </w:div>
        <w:div w:id="1472014879">
          <w:marLeft w:val="0"/>
          <w:marRight w:val="0"/>
          <w:marTop w:val="0"/>
          <w:marBottom w:val="0"/>
          <w:divBdr>
            <w:top w:val="none" w:sz="0" w:space="0" w:color="auto"/>
            <w:left w:val="none" w:sz="0" w:space="0" w:color="auto"/>
            <w:bottom w:val="none" w:sz="0" w:space="0" w:color="auto"/>
            <w:right w:val="none" w:sz="0" w:space="0" w:color="auto"/>
          </w:divBdr>
        </w:div>
        <w:div w:id="1477798900">
          <w:marLeft w:val="0"/>
          <w:marRight w:val="0"/>
          <w:marTop w:val="0"/>
          <w:marBottom w:val="0"/>
          <w:divBdr>
            <w:top w:val="none" w:sz="0" w:space="0" w:color="auto"/>
            <w:left w:val="none" w:sz="0" w:space="0" w:color="auto"/>
            <w:bottom w:val="none" w:sz="0" w:space="0" w:color="auto"/>
            <w:right w:val="none" w:sz="0" w:space="0" w:color="auto"/>
          </w:divBdr>
        </w:div>
        <w:div w:id="1536193039">
          <w:marLeft w:val="0"/>
          <w:marRight w:val="0"/>
          <w:marTop w:val="0"/>
          <w:marBottom w:val="0"/>
          <w:divBdr>
            <w:top w:val="none" w:sz="0" w:space="0" w:color="auto"/>
            <w:left w:val="none" w:sz="0" w:space="0" w:color="auto"/>
            <w:bottom w:val="none" w:sz="0" w:space="0" w:color="auto"/>
            <w:right w:val="none" w:sz="0" w:space="0" w:color="auto"/>
          </w:divBdr>
        </w:div>
        <w:div w:id="1764254464">
          <w:marLeft w:val="0"/>
          <w:marRight w:val="0"/>
          <w:marTop w:val="0"/>
          <w:marBottom w:val="0"/>
          <w:divBdr>
            <w:top w:val="none" w:sz="0" w:space="0" w:color="auto"/>
            <w:left w:val="none" w:sz="0" w:space="0" w:color="auto"/>
            <w:bottom w:val="none" w:sz="0" w:space="0" w:color="auto"/>
            <w:right w:val="none" w:sz="0" w:space="0" w:color="auto"/>
          </w:divBdr>
        </w:div>
        <w:div w:id="1870144972">
          <w:marLeft w:val="0"/>
          <w:marRight w:val="0"/>
          <w:marTop w:val="0"/>
          <w:marBottom w:val="0"/>
          <w:divBdr>
            <w:top w:val="none" w:sz="0" w:space="0" w:color="auto"/>
            <w:left w:val="none" w:sz="0" w:space="0" w:color="auto"/>
            <w:bottom w:val="none" w:sz="0" w:space="0" w:color="auto"/>
            <w:right w:val="none" w:sz="0" w:space="0" w:color="auto"/>
          </w:divBdr>
        </w:div>
        <w:div w:id="1985961833">
          <w:marLeft w:val="0"/>
          <w:marRight w:val="0"/>
          <w:marTop w:val="0"/>
          <w:marBottom w:val="0"/>
          <w:divBdr>
            <w:top w:val="none" w:sz="0" w:space="0" w:color="auto"/>
            <w:left w:val="none" w:sz="0" w:space="0" w:color="auto"/>
            <w:bottom w:val="none" w:sz="0" w:space="0" w:color="auto"/>
            <w:right w:val="none" w:sz="0" w:space="0" w:color="auto"/>
          </w:divBdr>
        </w:div>
      </w:divsChild>
    </w:div>
    <w:div w:id="2040545634">
      <w:bodyDiv w:val="1"/>
      <w:marLeft w:val="0"/>
      <w:marRight w:val="0"/>
      <w:marTop w:val="0"/>
      <w:marBottom w:val="0"/>
      <w:divBdr>
        <w:top w:val="none" w:sz="0" w:space="0" w:color="auto"/>
        <w:left w:val="none" w:sz="0" w:space="0" w:color="auto"/>
        <w:bottom w:val="none" w:sz="0" w:space="0" w:color="auto"/>
        <w:right w:val="none" w:sz="0" w:space="0" w:color="auto"/>
      </w:divBdr>
      <w:divsChild>
        <w:div w:id="1364863799">
          <w:marLeft w:val="0"/>
          <w:marRight w:val="0"/>
          <w:marTop w:val="0"/>
          <w:marBottom w:val="0"/>
          <w:divBdr>
            <w:top w:val="none" w:sz="0" w:space="0" w:color="auto"/>
            <w:left w:val="none" w:sz="0" w:space="0" w:color="auto"/>
            <w:bottom w:val="none" w:sz="0" w:space="0" w:color="auto"/>
            <w:right w:val="none" w:sz="0" w:space="0" w:color="auto"/>
          </w:divBdr>
        </w:div>
      </w:divsChild>
    </w:div>
    <w:div w:id="2047943364">
      <w:bodyDiv w:val="1"/>
      <w:marLeft w:val="0"/>
      <w:marRight w:val="0"/>
      <w:marTop w:val="0"/>
      <w:marBottom w:val="0"/>
      <w:divBdr>
        <w:top w:val="none" w:sz="0" w:space="0" w:color="auto"/>
        <w:left w:val="none" w:sz="0" w:space="0" w:color="auto"/>
        <w:bottom w:val="none" w:sz="0" w:space="0" w:color="auto"/>
        <w:right w:val="none" w:sz="0" w:space="0" w:color="auto"/>
      </w:divBdr>
      <w:divsChild>
        <w:div w:id="118691678">
          <w:marLeft w:val="0"/>
          <w:marRight w:val="0"/>
          <w:marTop w:val="0"/>
          <w:marBottom w:val="0"/>
          <w:divBdr>
            <w:top w:val="none" w:sz="0" w:space="0" w:color="auto"/>
            <w:left w:val="none" w:sz="0" w:space="0" w:color="auto"/>
            <w:bottom w:val="none" w:sz="0" w:space="0" w:color="auto"/>
            <w:right w:val="none" w:sz="0" w:space="0" w:color="auto"/>
          </w:divBdr>
        </w:div>
      </w:divsChild>
    </w:div>
    <w:div w:id="2085715883">
      <w:bodyDiv w:val="1"/>
      <w:marLeft w:val="0"/>
      <w:marRight w:val="0"/>
      <w:marTop w:val="0"/>
      <w:marBottom w:val="0"/>
      <w:divBdr>
        <w:top w:val="none" w:sz="0" w:space="0" w:color="auto"/>
        <w:left w:val="none" w:sz="0" w:space="0" w:color="auto"/>
        <w:bottom w:val="none" w:sz="0" w:space="0" w:color="auto"/>
        <w:right w:val="none" w:sz="0" w:space="0" w:color="auto"/>
      </w:divBdr>
      <w:divsChild>
        <w:div w:id="1986200309">
          <w:marLeft w:val="0"/>
          <w:marRight w:val="0"/>
          <w:marTop w:val="0"/>
          <w:marBottom w:val="0"/>
          <w:divBdr>
            <w:top w:val="none" w:sz="0" w:space="0" w:color="auto"/>
            <w:left w:val="none" w:sz="0" w:space="0" w:color="auto"/>
            <w:bottom w:val="none" w:sz="0" w:space="0" w:color="auto"/>
            <w:right w:val="none" w:sz="0" w:space="0" w:color="auto"/>
          </w:divBdr>
        </w:div>
      </w:divsChild>
    </w:div>
    <w:div w:id="2086494068">
      <w:bodyDiv w:val="1"/>
      <w:marLeft w:val="0"/>
      <w:marRight w:val="0"/>
      <w:marTop w:val="0"/>
      <w:marBottom w:val="0"/>
      <w:divBdr>
        <w:top w:val="none" w:sz="0" w:space="0" w:color="auto"/>
        <w:left w:val="none" w:sz="0" w:space="0" w:color="auto"/>
        <w:bottom w:val="none" w:sz="0" w:space="0" w:color="auto"/>
        <w:right w:val="none" w:sz="0" w:space="0" w:color="auto"/>
      </w:divBdr>
      <w:divsChild>
        <w:div w:id="1856646857">
          <w:marLeft w:val="0"/>
          <w:marRight w:val="0"/>
          <w:marTop w:val="0"/>
          <w:marBottom w:val="0"/>
          <w:divBdr>
            <w:top w:val="none" w:sz="0" w:space="0" w:color="auto"/>
            <w:left w:val="none" w:sz="0" w:space="0" w:color="auto"/>
            <w:bottom w:val="none" w:sz="0" w:space="0" w:color="auto"/>
            <w:right w:val="none" w:sz="0" w:space="0" w:color="auto"/>
          </w:divBdr>
        </w:div>
      </w:divsChild>
    </w:div>
    <w:div w:id="2094158284">
      <w:bodyDiv w:val="1"/>
      <w:marLeft w:val="0"/>
      <w:marRight w:val="0"/>
      <w:marTop w:val="0"/>
      <w:marBottom w:val="0"/>
      <w:divBdr>
        <w:top w:val="none" w:sz="0" w:space="0" w:color="auto"/>
        <w:left w:val="none" w:sz="0" w:space="0" w:color="auto"/>
        <w:bottom w:val="none" w:sz="0" w:space="0" w:color="auto"/>
        <w:right w:val="none" w:sz="0" w:space="0" w:color="auto"/>
      </w:divBdr>
      <w:divsChild>
        <w:div w:id="2116824994">
          <w:marLeft w:val="0"/>
          <w:marRight w:val="0"/>
          <w:marTop w:val="0"/>
          <w:marBottom w:val="0"/>
          <w:divBdr>
            <w:top w:val="none" w:sz="0" w:space="0" w:color="auto"/>
            <w:left w:val="none" w:sz="0" w:space="0" w:color="auto"/>
            <w:bottom w:val="none" w:sz="0" w:space="0" w:color="auto"/>
            <w:right w:val="none" w:sz="0" w:space="0" w:color="auto"/>
          </w:divBdr>
        </w:div>
      </w:divsChild>
    </w:div>
    <w:div w:id="212673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42" Type="http://schemas.openxmlformats.org/officeDocument/2006/relationships/image" Target="media/image27.emf"/><Relationship Id="rId47" Type="http://schemas.openxmlformats.org/officeDocument/2006/relationships/oleObject" Target="embeddings/Microsoft_Visio_2003-2010_Drawing4.vsd"/><Relationship Id="rId63" Type="http://schemas.openxmlformats.org/officeDocument/2006/relationships/image" Target="media/image38.wmf"/><Relationship Id="rId68" Type="http://schemas.openxmlformats.org/officeDocument/2006/relationships/oleObject" Target="embeddings/oleObject4.bin"/><Relationship Id="rId84" Type="http://schemas.openxmlformats.org/officeDocument/2006/relationships/footer" Target="footer5.xml"/><Relationship Id="rId16" Type="http://schemas.openxmlformats.org/officeDocument/2006/relationships/oleObject" Target="embeddings/Microsoft_Visio_2003-2010_Drawing.vsd"/><Relationship Id="rId11"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oleObject" Target="embeddings/Microsoft_Visio_2003-2010_Drawing7.vsd"/><Relationship Id="rId58" Type="http://schemas.openxmlformats.org/officeDocument/2006/relationships/oleObject" Target="embeddings/Microsoft_Visio_2003-2010_Drawing8.vsd"/><Relationship Id="rId74" Type="http://schemas.openxmlformats.org/officeDocument/2006/relationships/image" Target="media/image45.png"/><Relationship Id="rId79" Type="http://schemas.openxmlformats.org/officeDocument/2006/relationships/image" Target="media/image48.png"/><Relationship Id="rId5" Type="http://schemas.openxmlformats.org/officeDocument/2006/relationships/footnotes" Target="footnotes.xml"/><Relationship Id="rId19" Type="http://schemas.openxmlformats.org/officeDocument/2006/relationships/image" Target="media/image7.png"/><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Microsoft_Visio_2003-2010_Drawing2.vsd"/><Relationship Id="rId48" Type="http://schemas.openxmlformats.org/officeDocument/2006/relationships/image" Target="media/image30.emf"/><Relationship Id="rId56" Type="http://schemas.openxmlformats.org/officeDocument/2006/relationships/image" Target="media/image34.png"/><Relationship Id="rId64" Type="http://schemas.openxmlformats.org/officeDocument/2006/relationships/oleObject" Target="embeddings/oleObject2.bin"/><Relationship Id="rId69" Type="http://schemas.openxmlformats.org/officeDocument/2006/relationships/image" Target="media/image41.wmf"/><Relationship Id="rId77" Type="http://schemas.openxmlformats.org/officeDocument/2006/relationships/image" Target="media/image47.emf"/><Relationship Id="rId8" Type="http://schemas.openxmlformats.org/officeDocument/2006/relationships/image" Target="media/image2.png"/><Relationship Id="rId51" Type="http://schemas.openxmlformats.org/officeDocument/2006/relationships/oleObject" Target="embeddings/Microsoft_Visio_2003-2010_Drawing6.vsd"/><Relationship Id="rId72" Type="http://schemas.openxmlformats.org/officeDocument/2006/relationships/image" Target="media/image43.png"/><Relationship Id="rId80" Type="http://schemas.openxmlformats.org/officeDocument/2006/relationships/hyperlink" Target="mk:@MSITStore:E:\elastos\Document\newElastos20Chs.chm::/resource_debug_kits/tools/mkpkg.htm"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emf"/><Relationship Id="rId59" Type="http://schemas.openxmlformats.org/officeDocument/2006/relationships/image" Target="media/image36.emf"/><Relationship Id="rId67" Type="http://schemas.openxmlformats.org/officeDocument/2006/relationships/image" Target="media/image40.wmf"/><Relationship Id="rId20" Type="http://schemas.openxmlformats.org/officeDocument/2006/relationships/image" Target="media/image8.jpeg"/><Relationship Id="rId41" Type="http://schemas.openxmlformats.org/officeDocument/2006/relationships/oleObject" Target="embeddings/Microsoft_Visio_2003-2010_Drawing1.vsd"/><Relationship Id="rId54" Type="http://schemas.openxmlformats.org/officeDocument/2006/relationships/image" Target="media/image33.wmf"/><Relationship Id="rId62" Type="http://schemas.openxmlformats.org/officeDocument/2006/relationships/oleObject" Target="embeddings/Microsoft_Visio_2003-2010_Drawing10.vsd"/><Relationship Id="rId70" Type="http://schemas.openxmlformats.org/officeDocument/2006/relationships/oleObject" Target="embeddings/oleObject5.bin"/><Relationship Id="rId75" Type="http://schemas.openxmlformats.org/officeDocument/2006/relationships/image" Target="media/image46.emf"/><Relationship Id="rId83"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oleObject" Target="embeddings/Microsoft_Visio_2003-2010_Drawing5.vsd"/><Relationship Id="rId57" Type="http://schemas.openxmlformats.org/officeDocument/2006/relationships/image" Target="media/image35.emf"/><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oleObject" Target="embeddings/Microsoft_Visio_2003-2010_Drawing9.vsd"/><Relationship Id="rId65" Type="http://schemas.openxmlformats.org/officeDocument/2006/relationships/image" Target="media/image39.wmf"/><Relationship Id="rId73" Type="http://schemas.openxmlformats.org/officeDocument/2006/relationships/image" Target="media/image44.png"/><Relationship Id="rId78" Type="http://schemas.openxmlformats.org/officeDocument/2006/relationships/oleObject" Target="embeddings/Microsoft_Visio_2003-2010_Drawing12.vsd"/><Relationship Id="rId81" Type="http://schemas.openxmlformats.org/officeDocument/2006/relationships/hyperlink" Target="mk:@MSITStore:E:\elastos\Document\newElastos20Chs.chm::/car_technology/speciality/cache/use_ccm.htm"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hyperlink" Target="http://www.sun.com" TargetMode="External"/><Relationship Id="rId34" Type="http://schemas.openxmlformats.org/officeDocument/2006/relationships/image" Target="media/image21.png"/><Relationship Id="rId50" Type="http://schemas.openxmlformats.org/officeDocument/2006/relationships/image" Target="media/image31.emf"/><Relationship Id="rId55" Type="http://schemas.openxmlformats.org/officeDocument/2006/relationships/oleObject" Target="embeddings/oleObject1.bin"/><Relationship Id="rId76" Type="http://schemas.openxmlformats.org/officeDocument/2006/relationships/oleObject" Target="embeddings/Microsoft_Visio_2003-2010_Drawing11.vsd"/><Relationship Id="rId7" Type="http://schemas.openxmlformats.org/officeDocument/2006/relationships/image" Target="media/image1.jpe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file:///E:\OpenElastos\&#32593;&#39029;&#32032;&#26448;\Elastos21Documents\TechnicalDocuments\UserGuides\CAR\basetype.htm" TargetMode="External"/><Relationship Id="rId40" Type="http://schemas.openxmlformats.org/officeDocument/2006/relationships/image" Target="media/image26.emf"/><Relationship Id="rId45" Type="http://schemas.openxmlformats.org/officeDocument/2006/relationships/oleObject" Target="embeddings/Microsoft_Visio_2003-2010_Drawing3.vsd"/><Relationship Id="rId66" Type="http://schemas.openxmlformats.org/officeDocument/2006/relationships/oleObject" Target="embeddings/oleObject3.bin"/><Relationship Id="rId61" Type="http://schemas.openxmlformats.org/officeDocument/2006/relationships/image" Target="media/image37.emf"/><Relationship Id="rId82"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301</Pages>
  <Words>39122</Words>
  <Characters>223002</Characters>
  <Application>Microsoft Office Word</Application>
  <DocSecurity>0</DocSecurity>
  <Lines>1858</Lines>
  <Paragraphs>523</Paragraphs>
  <ScaleCrop>false</ScaleCrop>
  <Company>ELASTOS</Company>
  <LinksUpToDate>false</LinksUpToDate>
  <CharactersWithSpaces>261601</CharactersWithSpaces>
  <SharedDoc>false</SharedDoc>
  <HLinks>
    <vt:vector size="54" baseType="variant">
      <vt:variant>
        <vt:i4>5111829</vt:i4>
      </vt:variant>
      <vt:variant>
        <vt:i4>831</vt:i4>
      </vt:variant>
      <vt:variant>
        <vt:i4>0</vt:i4>
      </vt:variant>
      <vt:variant>
        <vt:i4>5</vt:i4>
      </vt:variant>
      <vt:variant>
        <vt:lpwstr>mk:@MSITStore:E:\elastos\Document\newElastos20Chs.chm::/car_technology/speciality/cache/use_ccm.htm</vt:lpwstr>
      </vt:variant>
      <vt:variant>
        <vt:lpwstr>ccm</vt:lpwstr>
      </vt:variant>
      <vt:variant>
        <vt:i4>2490412</vt:i4>
      </vt:variant>
      <vt:variant>
        <vt:i4>828</vt:i4>
      </vt:variant>
      <vt:variant>
        <vt:i4>0</vt:i4>
      </vt:variant>
      <vt:variant>
        <vt:i4>5</vt:i4>
      </vt:variant>
      <vt:variant>
        <vt:lpwstr>mk:@MSITStore:E:\elastos\Document\newElastos20Chs.chm::/resource_debug_kits/tools/mkpkg.htm</vt:lpwstr>
      </vt:variant>
      <vt:variant>
        <vt:lpwstr/>
      </vt:variant>
      <vt:variant>
        <vt:i4>3670116</vt:i4>
      </vt:variant>
      <vt:variant>
        <vt:i4>768</vt:i4>
      </vt:variant>
      <vt:variant>
        <vt:i4>0</vt:i4>
      </vt:variant>
      <vt:variant>
        <vt:i4>5</vt:i4>
      </vt:variant>
      <vt:variant>
        <vt:lpwstr>http://www.sun.com/</vt:lpwstr>
      </vt:variant>
      <vt:variant>
        <vt:lpwstr/>
      </vt:variant>
      <vt:variant>
        <vt:i4>1900623</vt:i4>
      </vt:variant>
      <vt:variant>
        <vt:i4>738</vt:i4>
      </vt:variant>
      <vt:variant>
        <vt:i4>0</vt:i4>
      </vt:variant>
      <vt:variant>
        <vt:i4>5</vt:i4>
      </vt:variant>
      <vt:variant>
        <vt:lpwstr>basetype.htm</vt:lpwstr>
      </vt:variant>
      <vt:variant>
        <vt:lpwstr/>
      </vt:variant>
      <vt:variant>
        <vt:i4>3735676</vt:i4>
      </vt:variant>
      <vt:variant>
        <vt:i4>735</vt:i4>
      </vt:variant>
      <vt:variant>
        <vt:i4>0</vt:i4>
      </vt:variant>
      <vt:variant>
        <vt:i4>5</vt:i4>
      </vt:variant>
      <vt:variant>
        <vt:lpwstr/>
      </vt:variant>
      <vt:variant>
        <vt:lpwstr>_5.3.3_ArrayOf</vt:lpwstr>
      </vt:variant>
      <vt:variant>
        <vt:i4>3735676</vt:i4>
      </vt:variant>
      <vt:variant>
        <vt:i4>732</vt:i4>
      </vt:variant>
      <vt:variant>
        <vt:i4>0</vt:i4>
      </vt:variant>
      <vt:variant>
        <vt:i4>5</vt:i4>
      </vt:variant>
      <vt:variant>
        <vt:lpwstr/>
      </vt:variant>
      <vt:variant>
        <vt:lpwstr>_5.3.3_ArrayOf</vt:lpwstr>
      </vt:variant>
      <vt:variant>
        <vt:i4>3801185</vt:i4>
      </vt:variant>
      <vt:variant>
        <vt:i4>729</vt:i4>
      </vt:variant>
      <vt:variant>
        <vt:i4>0</vt:i4>
      </vt:variant>
      <vt:variant>
        <vt:i4>5</vt:i4>
      </vt:variant>
      <vt:variant>
        <vt:lpwstr/>
      </vt:variant>
      <vt:variant>
        <vt:lpwstr>_5.3.2_BufferOf</vt:lpwstr>
      </vt:variant>
      <vt:variant>
        <vt:i4>1572883</vt:i4>
      </vt:variant>
      <vt:variant>
        <vt:i4>726</vt:i4>
      </vt:variant>
      <vt:variant>
        <vt:i4>0</vt:i4>
      </vt:variant>
      <vt:variant>
        <vt:i4>5</vt:i4>
      </vt:variant>
      <vt:variant>
        <vt:lpwstr/>
      </vt:variant>
      <vt:variant>
        <vt:lpwstr>_5.3.4_AStringBuf/WStringBuf</vt:lpwstr>
      </vt:variant>
      <vt:variant>
        <vt:i4>2424879</vt:i4>
      </vt:variant>
      <vt:variant>
        <vt:i4>723</vt:i4>
      </vt:variant>
      <vt:variant>
        <vt:i4>0</vt:i4>
      </vt:variant>
      <vt:variant>
        <vt:i4>5</vt:i4>
      </vt:variant>
      <vt:variant>
        <vt:lpwstr/>
      </vt:variant>
      <vt:variant>
        <vt:lpwstr>_5.3.5_AString/WString</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CAR原理及应用</dc:title>
  <dc:subject/>
  <dc:creator>yiting</dc:creator>
  <cp:keywords/>
  <cp:lastModifiedBy>xilongpei</cp:lastModifiedBy>
  <cp:revision>2</cp:revision>
  <dcterms:created xsi:type="dcterms:W3CDTF">2020-12-26T05:48:00Z</dcterms:created>
  <dcterms:modified xsi:type="dcterms:W3CDTF">2020-12-26T05:48:00Z</dcterms:modified>
</cp:coreProperties>
</file>